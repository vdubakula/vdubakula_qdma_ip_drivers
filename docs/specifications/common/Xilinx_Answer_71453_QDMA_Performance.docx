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73E00" w14:textId="50F8E843" w:rsidR="006B73C5" w:rsidRPr="00181E7F" w:rsidRDefault="00DA356B" w:rsidP="003F6606">
      <w:pPr>
        <w:pStyle w:val="Title"/>
        <w:rPr>
          <w:rFonts w:cs="Arial"/>
          <w:b w:val="0"/>
          <w:color w:val="EA2A16"/>
          <w:sz w:val="28"/>
          <w:szCs w:val="28"/>
        </w:rPr>
      </w:pPr>
      <w:r>
        <w:rPr>
          <w:rFonts w:cs="Arial"/>
          <w:b w:val="0"/>
          <w:color w:val="EA2A16"/>
          <w:sz w:val="28"/>
          <w:szCs w:val="28"/>
        </w:rPr>
        <w:t>Xilinx Answer 71453</w:t>
      </w:r>
    </w:p>
    <w:p w14:paraId="77BBD11D" w14:textId="6D8E137A" w:rsidR="00485552" w:rsidRPr="005044C0" w:rsidRDefault="00C37F7D" w:rsidP="005044C0">
      <w:pPr>
        <w:pStyle w:val="Title"/>
        <w:rPr>
          <w:rFonts w:cs="Arial"/>
          <w:b w:val="0"/>
          <w:color w:val="EA2A16"/>
          <w:sz w:val="28"/>
          <w:szCs w:val="28"/>
        </w:rPr>
      </w:pPr>
      <w:r>
        <w:rPr>
          <w:rFonts w:cs="Arial"/>
          <w:b w:val="0"/>
          <w:color w:val="EA2A16"/>
          <w:sz w:val="28"/>
          <w:szCs w:val="28"/>
        </w:rPr>
        <w:t xml:space="preserve">QDMA Performance </w:t>
      </w:r>
      <w:r w:rsidR="00E861F7">
        <w:rPr>
          <w:rFonts w:cs="Arial"/>
          <w:b w:val="0"/>
          <w:color w:val="EA2A16"/>
          <w:sz w:val="28"/>
          <w:szCs w:val="28"/>
        </w:rPr>
        <w:t>Report</w:t>
      </w:r>
    </w:p>
    <w:p w14:paraId="7B524C67" w14:textId="77777777" w:rsidR="00EC5608" w:rsidRDefault="001A242A" w:rsidP="00EC5608">
      <w:r>
        <w:pict w14:anchorId="5B4066FA">
          <v:rect id="_x0000_i1025" style="width:523.3pt;height:2pt" o:hralign="center" o:hrstd="t" o:hr="t" fillcolor="#a0a0a0" stroked="f"/>
        </w:pict>
      </w:r>
    </w:p>
    <w:p w14:paraId="1F4A09D3" w14:textId="1C6A6D17" w:rsidR="00485552" w:rsidRPr="00171E26" w:rsidRDefault="00B542A8" w:rsidP="00EC5608">
      <w:pPr>
        <w:rPr>
          <w:rFonts w:cs="Arial"/>
          <w:szCs w:val="20"/>
        </w:rPr>
      </w:pPr>
      <w:r>
        <w:rPr>
          <w:rFonts w:cs="Arial"/>
          <w:b/>
          <w:szCs w:val="20"/>
        </w:rPr>
        <w:t xml:space="preserve">Important </w:t>
      </w:r>
      <w:r w:rsidR="00EC5608" w:rsidRPr="00171E26">
        <w:rPr>
          <w:rFonts w:cs="Arial"/>
          <w:b/>
          <w:szCs w:val="20"/>
        </w:rPr>
        <w:t>Note:</w:t>
      </w:r>
      <w:r>
        <w:rPr>
          <w:rFonts w:cs="Arial"/>
          <w:szCs w:val="20"/>
        </w:rPr>
        <w:t xml:space="preserve">  This </w:t>
      </w:r>
      <w:r w:rsidR="001644E6">
        <w:rPr>
          <w:rFonts w:cs="Arial"/>
          <w:szCs w:val="20"/>
        </w:rPr>
        <w:t xml:space="preserve">downloadable </w:t>
      </w:r>
      <w:r w:rsidR="005044C0">
        <w:rPr>
          <w:rFonts w:cs="Arial"/>
          <w:szCs w:val="20"/>
        </w:rPr>
        <w:t xml:space="preserve">PDF of </w:t>
      </w:r>
      <w:r w:rsidR="00856D7C" w:rsidRPr="00171E26">
        <w:rPr>
          <w:rFonts w:cs="Arial"/>
          <w:szCs w:val="20"/>
        </w:rPr>
        <w:t>an Answer</w:t>
      </w:r>
      <w:r w:rsidR="00EC5608" w:rsidRPr="00171E26">
        <w:rPr>
          <w:rFonts w:cs="Arial"/>
          <w:szCs w:val="20"/>
        </w:rPr>
        <w:t xml:space="preserve"> Record is provided to enhance its usability and readability.  It is important to note that Answer Records are Web-based content that are frequently updated as new information becomes available.  You are reminded to visit the Xilinx Technical Support Website and </w:t>
      </w:r>
      <w:r w:rsidR="00C37329" w:rsidRPr="00171E26">
        <w:rPr>
          <w:rFonts w:cs="Arial"/>
          <w:szCs w:val="20"/>
        </w:rPr>
        <w:t xml:space="preserve">review </w:t>
      </w:r>
      <w:r w:rsidR="00CB3F1D" w:rsidRPr="00DC1828">
        <w:rPr>
          <w:rFonts w:cs="Arial"/>
          <w:szCs w:val="20"/>
        </w:rPr>
        <w:t>(</w:t>
      </w:r>
      <w:hyperlink r:id="rId12" w:history="1">
        <w:r>
          <w:rPr>
            <w:rStyle w:val="Hyperlink"/>
            <w:rFonts w:cs="Arial"/>
            <w:szCs w:val="20"/>
          </w:rPr>
          <w:t>Xilinx Answer 7</w:t>
        </w:r>
        <w:r w:rsidR="00DA356B" w:rsidRPr="00DA356B">
          <w:rPr>
            <w:rStyle w:val="Hyperlink"/>
            <w:rFonts w:cs="Arial"/>
            <w:szCs w:val="20"/>
          </w:rPr>
          <w:t>1453</w:t>
        </w:r>
      </w:hyperlink>
      <w:r w:rsidR="00CB3F1D" w:rsidRPr="00DC1828">
        <w:rPr>
          <w:rFonts w:cs="Arial"/>
          <w:szCs w:val="20"/>
        </w:rPr>
        <w:t>)</w:t>
      </w:r>
      <w:r w:rsidR="00EC5608" w:rsidRPr="00171E26">
        <w:rPr>
          <w:rFonts w:cs="Arial"/>
          <w:szCs w:val="20"/>
        </w:rPr>
        <w:t xml:space="preserve"> for the latest version of this Answer.</w:t>
      </w:r>
    </w:p>
    <w:p w14:paraId="7667A79C" w14:textId="77777777" w:rsidR="00DA356B" w:rsidRDefault="001A242A" w:rsidP="00AA47C1">
      <w:r>
        <w:pict w14:anchorId="50BB6028">
          <v:rect id="_x0000_i1026" style="width:523.3pt;height:2pt" o:hralign="center" o:hrstd="t" o:hr="t" fillcolor="#a0a0a0" stroked="f"/>
        </w:pict>
      </w:r>
    </w:p>
    <w:p w14:paraId="2AD87362" w14:textId="77777777" w:rsidR="005044C0" w:rsidRDefault="005044C0" w:rsidP="005044C0">
      <w:pPr>
        <w:pStyle w:val="Heading1"/>
      </w:pPr>
      <w:r>
        <w:t>Revision History</w:t>
      </w:r>
    </w:p>
    <w:p w14:paraId="44A4BAE2" w14:textId="7665969C" w:rsidR="005044C0" w:rsidRDefault="005044C0" w:rsidP="005044C0">
      <w:r>
        <w:t>The following table shows the revision history for this document.</w:t>
      </w:r>
    </w:p>
    <w:p w14:paraId="324FDD4D" w14:textId="77777777" w:rsidR="005044C0" w:rsidRDefault="005044C0" w:rsidP="005044C0"/>
    <w:tbl>
      <w:tblPr>
        <w:tblStyle w:val="TableGrid"/>
        <w:tblW w:w="0" w:type="auto"/>
        <w:tblInd w:w="726" w:type="dxa"/>
        <w:tblLook w:val="04A0" w:firstRow="1" w:lastRow="0" w:firstColumn="1" w:lastColumn="0" w:noHBand="0" w:noVBand="1"/>
      </w:tblPr>
      <w:tblGrid>
        <w:gridCol w:w="1180"/>
        <w:gridCol w:w="783"/>
        <w:gridCol w:w="3219"/>
      </w:tblGrid>
      <w:tr w:rsidR="005044C0" w14:paraId="63F6F5DC" w14:textId="77777777" w:rsidTr="009D27EB">
        <w:tc>
          <w:tcPr>
            <w:tcW w:w="0" w:type="auto"/>
          </w:tcPr>
          <w:p w14:paraId="7EA24A3D" w14:textId="77777777" w:rsidR="005044C0" w:rsidRPr="00CB36A6" w:rsidRDefault="005044C0" w:rsidP="00817E14">
            <w:pPr>
              <w:pStyle w:val="NormalWeb"/>
              <w:rPr>
                <w:b/>
                <w:color w:val="000000"/>
              </w:rPr>
            </w:pPr>
            <w:r w:rsidRPr="00CB36A6">
              <w:rPr>
                <w:b/>
                <w:color w:val="000000"/>
              </w:rPr>
              <w:t>Date</w:t>
            </w:r>
          </w:p>
        </w:tc>
        <w:tc>
          <w:tcPr>
            <w:tcW w:w="0" w:type="auto"/>
          </w:tcPr>
          <w:p w14:paraId="3306F3B5" w14:textId="77777777" w:rsidR="005044C0" w:rsidRPr="00CB36A6" w:rsidRDefault="005044C0" w:rsidP="00817E14">
            <w:pPr>
              <w:pStyle w:val="NormalWeb"/>
              <w:rPr>
                <w:b/>
                <w:color w:val="000000"/>
              </w:rPr>
            </w:pPr>
            <w:r w:rsidRPr="00CB36A6">
              <w:rPr>
                <w:b/>
                <w:color w:val="000000"/>
              </w:rPr>
              <w:t>Version</w:t>
            </w:r>
          </w:p>
        </w:tc>
        <w:tc>
          <w:tcPr>
            <w:tcW w:w="0" w:type="auto"/>
          </w:tcPr>
          <w:p w14:paraId="2CC02FCF" w14:textId="77777777" w:rsidR="005044C0" w:rsidRPr="00CB36A6" w:rsidRDefault="005044C0" w:rsidP="00817E14">
            <w:pPr>
              <w:pStyle w:val="NormalWeb"/>
              <w:rPr>
                <w:b/>
                <w:color w:val="000000"/>
              </w:rPr>
            </w:pPr>
            <w:r w:rsidRPr="00CB36A6">
              <w:rPr>
                <w:b/>
                <w:color w:val="000000"/>
              </w:rPr>
              <w:t>Description</w:t>
            </w:r>
          </w:p>
        </w:tc>
      </w:tr>
      <w:tr w:rsidR="00340867" w:rsidDel="00794BD1" w14:paraId="4230A669" w14:textId="21EDC3CD" w:rsidTr="009D27EB">
        <w:trPr>
          <w:del w:id="0" w:author="Author"/>
        </w:trPr>
        <w:tc>
          <w:tcPr>
            <w:tcW w:w="0" w:type="auto"/>
          </w:tcPr>
          <w:p w14:paraId="2FA0FCB0" w14:textId="2414B21C" w:rsidR="00340867" w:rsidDel="00794BD1" w:rsidRDefault="007C7CB9" w:rsidP="00DE726C">
            <w:pPr>
              <w:pStyle w:val="NormalWeb"/>
              <w:rPr>
                <w:del w:id="1" w:author="Author"/>
                <w:color w:val="000000"/>
              </w:rPr>
            </w:pPr>
            <w:del w:id="2" w:author="Author">
              <w:r w:rsidDel="00794BD1">
                <w:rPr>
                  <w:color w:val="000000"/>
                </w:rPr>
                <w:delText>08</w:delText>
              </w:r>
              <w:r w:rsidR="00340867" w:rsidDel="00794BD1">
                <w:rPr>
                  <w:color w:val="000000"/>
                </w:rPr>
                <w:delText>-</w:delText>
              </w:r>
              <w:r w:rsidDel="00794BD1">
                <w:rPr>
                  <w:color w:val="000000"/>
                </w:rPr>
                <w:delText>Sep</w:delText>
              </w:r>
              <w:r w:rsidR="00340867" w:rsidDel="00794BD1">
                <w:rPr>
                  <w:color w:val="000000"/>
                </w:rPr>
                <w:delText>-2020</w:delText>
              </w:r>
            </w:del>
          </w:p>
        </w:tc>
        <w:tc>
          <w:tcPr>
            <w:tcW w:w="0" w:type="auto"/>
          </w:tcPr>
          <w:p w14:paraId="4E0AB5D1" w14:textId="3F2E1BF9" w:rsidR="00340867" w:rsidDel="00794BD1" w:rsidRDefault="00340867" w:rsidP="00DE726C">
            <w:pPr>
              <w:pStyle w:val="NormalWeb"/>
              <w:rPr>
                <w:del w:id="3" w:author="Author"/>
                <w:color w:val="000000"/>
              </w:rPr>
            </w:pPr>
            <w:del w:id="4" w:author="Author">
              <w:r w:rsidDel="00794BD1">
                <w:rPr>
                  <w:color w:val="000000"/>
                </w:rPr>
                <w:delText>1.</w:delText>
              </w:r>
              <w:r w:rsidR="00EB63ED" w:rsidDel="00794BD1">
                <w:rPr>
                  <w:color w:val="000000"/>
                </w:rPr>
                <w:delText>0</w:delText>
              </w:r>
            </w:del>
          </w:p>
        </w:tc>
        <w:tc>
          <w:tcPr>
            <w:tcW w:w="0" w:type="auto"/>
          </w:tcPr>
          <w:p w14:paraId="0BEDF084" w14:textId="68C3284B" w:rsidR="00340867" w:rsidDel="00794BD1" w:rsidRDefault="00340867" w:rsidP="00DE726C">
            <w:pPr>
              <w:pStyle w:val="NormalWeb"/>
              <w:rPr>
                <w:del w:id="5" w:author="Author"/>
                <w:color w:val="000000"/>
              </w:rPr>
            </w:pPr>
            <w:del w:id="6" w:author="Author">
              <w:r w:rsidDel="00794BD1">
                <w:rPr>
                  <w:color w:val="000000"/>
                </w:rPr>
                <w:delText>QDMA</w:delText>
              </w:r>
              <w:r w:rsidR="000B19E7" w:rsidDel="00794BD1">
                <w:rPr>
                  <w:color w:val="000000"/>
                </w:rPr>
                <w:delText>4.0</w:delText>
              </w:r>
              <w:r w:rsidDel="00794BD1">
                <w:rPr>
                  <w:color w:val="000000"/>
                </w:rPr>
                <w:delText xml:space="preserve"> 2020.1 patch performance report</w:delText>
              </w:r>
            </w:del>
          </w:p>
        </w:tc>
      </w:tr>
      <w:tr w:rsidR="00747E01" w14:paraId="00BD8E92" w14:textId="77777777" w:rsidTr="009D27EB">
        <w:trPr>
          <w:ins w:id="7" w:author="Author"/>
        </w:trPr>
        <w:tc>
          <w:tcPr>
            <w:tcW w:w="0" w:type="auto"/>
          </w:tcPr>
          <w:p w14:paraId="1DA6FDCA" w14:textId="5BCA710B" w:rsidR="00747E01" w:rsidRDefault="00747E01" w:rsidP="00DE726C">
            <w:pPr>
              <w:pStyle w:val="NormalWeb"/>
              <w:rPr>
                <w:ins w:id="8" w:author="Author"/>
                <w:color w:val="000000"/>
              </w:rPr>
            </w:pPr>
            <w:ins w:id="9" w:author="Author">
              <w:r>
                <w:rPr>
                  <w:color w:val="000000"/>
                </w:rPr>
                <w:t>2</w:t>
              </w:r>
              <w:r w:rsidR="00FD3955">
                <w:rPr>
                  <w:color w:val="000000"/>
                </w:rPr>
                <w:t>2</w:t>
              </w:r>
              <w:del w:id="10" w:author="Author">
                <w:r w:rsidDel="00FD3955">
                  <w:rPr>
                    <w:color w:val="000000"/>
                  </w:rPr>
                  <w:delText>4</w:delText>
                </w:r>
              </w:del>
              <w:r>
                <w:rPr>
                  <w:color w:val="000000"/>
                </w:rPr>
                <w:t>-Feb-2023</w:t>
              </w:r>
            </w:ins>
          </w:p>
        </w:tc>
        <w:tc>
          <w:tcPr>
            <w:tcW w:w="0" w:type="auto"/>
          </w:tcPr>
          <w:p w14:paraId="2A62EE39" w14:textId="75165B82" w:rsidR="00747E01" w:rsidRDefault="00747E01" w:rsidP="00DE726C">
            <w:pPr>
              <w:pStyle w:val="NormalWeb"/>
              <w:rPr>
                <w:ins w:id="11" w:author="Author"/>
                <w:color w:val="000000"/>
              </w:rPr>
            </w:pPr>
            <w:ins w:id="12" w:author="Author">
              <w:r>
                <w:rPr>
                  <w:color w:val="000000"/>
                </w:rPr>
                <w:t>2.0</w:t>
              </w:r>
            </w:ins>
          </w:p>
        </w:tc>
        <w:tc>
          <w:tcPr>
            <w:tcW w:w="0" w:type="auto"/>
          </w:tcPr>
          <w:p w14:paraId="3059D142" w14:textId="7B375B54" w:rsidR="00747E01" w:rsidRDefault="00747E01" w:rsidP="00DE726C">
            <w:pPr>
              <w:pStyle w:val="NormalWeb"/>
              <w:rPr>
                <w:ins w:id="13" w:author="Author"/>
                <w:color w:val="000000"/>
              </w:rPr>
            </w:pPr>
            <w:ins w:id="14" w:author="Author">
              <w:r>
                <w:rPr>
                  <w:color w:val="000000"/>
                </w:rPr>
                <w:t>Q</w:t>
              </w:r>
              <w:del w:id="15" w:author="Author">
                <w:r w:rsidDel="00E93B2A">
                  <w:rPr>
                    <w:color w:val="000000"/>
                  </w:rPr>
                  <w:delText>D</w:delText>
                </w:r>
              </w:del>
              <w:r>
                <w:rPr>
                  <w:color w:val="000000"/>
                </w:rPr>
                <w:t>MA5.0 2023.1. performance report</w:t>
              </w:r>
            </w:ins>
          </w:p>
        </w:tc>
      </w:tr>
    </w:tbl>
    <w:p w14:paraId="567AEDB4" w14:textId="77777777" w:rsidR="00EF5B99" w:rsidRDefault="00EF5B99">
      <w:pPr>
        <w:jc w:val="left"/>
        <w:rPr>
          <w:b/>
          <w:bCs/>
          <w:color w:val="FF8001"/>
          <w:kern w:val="32"/>
          <w:sz w:val="28"/>
          <w:szCs w:val="28"/>
        </w:rPr>
      </w:pPr>
      <w:r>
        <w:rPr>
          <w:sz w:val="28"/>
          <w:szCs w:val="28"/>
        </w:rPr>
        <w:br w:type="page"/>
      </w:r>
    </w:p>
    <w:p w14:paraId="01960236" w14:textId="3D0A7D6F" w:rsidR="00DA356B" w:rsidRPr="001B3D53" w:rsidRDefault="00DA356B" w:rsidP="00C37F7D">
      <w:pPr>
        <w:pStyle w:val="Heading1"/>
        <w:rPr>
          <w:sz w:val="28"/>
          <w:szCs w:val="28"/>
        </w:rPr>
      </w:pPr>
      <w:r w:rsidRPr="001B3D53">
        <w:rPr>
          <w:sz w:val="28"/>
          <w:szCs w:val="28"/>
        </w:rPr>
        <w:lastRenderedPageBreak/>
        <w:t>Overview</w:t>
      </w:r>
    </w:p>
    <w:p w14:paraId="311CA075" w14:textId="1DF23B39" w:rsidR="005D0DA9" w:rsidRPr="00DF22AC" w:rsidRDefault="005D0DA9" w:rsidP="00EA76A1">
      <w:pPr>
        <w:rPr>
          <w:rFonts w:cs="Arial"/>
          <w:color w:val="000000" w:themeColor="text1"/>
          <w:szCs w:val="20"/>
        </w:rPr>
      </w:pPr>
      <w:r w:rsidRPr="00543CED">
        <w:rPr>
          <w:rFonts w:cs="Arial"/>
          <w:color w:val="000000" w:themeColor="text1"/>
          <w:szCs w:val="20"/>
        </w:rPr>
        <w:t xml:space="preserve">Xilinx QDMA (Queue Direct Memory Access) Subsystem for PCI Express® (PCIe®) is a high-performance DMA for use with the PCI Express® </w:t>
      </w:r>
      <w:r w:rsidR="00463B2F">
        <w:rPr>
          <w:rFonts w:cs="Arial"/>
          <w:color w:val="000000" w:themeColor="text1"/>
          <w:szCs w:val="20"/>
        </w:rPr>
        <w:t>3</w:t>
      </w:r>
      <w:r w:rsidRPr="00543CED">
        <w:rPr>
          <w:rFonts w:cs="Arial"/>
          <w:color w:val="000000" w:themeColor="text1"/>
          <w:szCs w:val="20"/>
        </w:rPr>
        <w:t xml:space="preserve">.x Integrated Block(s) which can work with AXI Memory Mapped or Streaming interfaces and uses multiple queues optimized for both high bandwidth and high packet count data transfers. (Please refer </w:t>
      </w:r>
      <w:r w:rsidR="00F871A4">
        <w:fldChar w:fldCharType="begin"/>
      </w:r>
      <w:ins w:id="16" w:author="Author">
        <w:r w:rsidR="00DA6728">
          <w:instrText>HYPERLINK "https://www.xilinx.com/content/dam/xilinx/support/documents/ip_documentation/qdma/v5_0/pg302-qdma.pdf"</w:instrText>
        </w:r>
        <w:del w:id="17" w:author="Author">
          <w:r w:rsidR="00D52D2A" w:rsidDel="00DA6728">
            <w:delInstrText>HYPERLINK "https://www.xilinx.com/content/dam/xilinx/support/documents/ip_documentation/qdma/v4_0/pg302-qdma.pdf"</w:delInstrText>
          </w:r>
        </w:del>
      </w:ins>
      <w:del w:id="18" w:author="Author">
        <w:r w:rsidR="00F871A4" w:rsidDel="00DA6728">
          <w:delInstrText>HYPERLINK "file:///C:\\Users\\sbanoth\\AppData\\Local\\Microsoft\\Windows\\INetCache\\Content.Outlook\\IP23V13K\\Xilinx_Answer_71453_QDMA_Performance.docx"</w:delInstrText>
        </w:r>
      </w:del>
      <w:r w:rsidR="00F871A4">
        <w:fldChar w:fldCharType="separate"/>
      </w:r>
      <w:del w:id="19" w:author="Author">
        <w:r w:rsidR="00311C0D" w:rsidDel="00DA6728">
          <w:rPr>
            <w:rStyle w:val="Hyperlink"/>
          </w:rPr>
          <w:delText>QDMA Subsystem for PCI Express v4.0 - PG302</w:delText>
        </w:r>
      </w:del>
      <w:ins w:id="20" w:author="Author">
        <w:r w:rsidR="00DA6728">
          <w:rPr>
            <w:rStyle w:val="Hyperlink"/>
          </w:rPr>
          <w:t xml:space="preserve">QDMA Subsystem for PCI Express </w:t>
        </w:r>
        <w:r w:rsidR="00DA6728">
          <w:rPr>
            <w:rStyle w:val="Hyperlink"/>
          </w:rPr>
          <w:t>v</w:t>
        </w:r>
        <w:r w:rsidR="00DA6728">
          <w:rPr>
            <w:rStyle w:val="Hyperlink"/>
          </w:rPr>
          <w:t>5.0 - PG302</w:t>
        </w:r>
      </w:ins>
      <w:r w:rsidR="00F871A4">
        <w:rPr>
          <w:rStyle w:val="Hyperlink"/>
        </w:rPr>
        <w:fldChar w:fldCharType="end"/>
      </w:r>
      <w:r w:rsidR="00543CED">
        <w:rPr>
          <w:rStyle w:val="Hyperlink"/>
        </w:rPr>
        <w:t xml:space="preserve"> </w:t>
      </w:r>
      <w:r w:rsidRPr="00DF22AC">
        <w:rPr>
          <w:rFonts w:cs="Arial"/>
          <w:color w:val="000000" w:themeColor="text1"/>
          <w:szCs w:val="20"/>
        </w:rPr>
        <w:t>for additional details).</w:t>
      </w:r>
    </w:p>
    <w:p w14:paraId="32446B31" w14:textId="77777777" w:rsidR="005D0DA9" w:rsidRPr="00DF22AC" w:rsidRDefault="005D0DA9" w:rsidP="005D0DA9">
      <w:pPr>
        <w:rPr>
          <w:rFonts w:cs="Arial"/>
          <w:color w:val="000000" w:themeColor="text1"/>
          <w:szCs w:val="20"/>
        </w:rPr>
      </w:pPr>
    </w:p>
    <w:p w14:paraId="05D1039B" w14:textId="77777777" w:rsidR="005D0DA9" w:rsidRPr="00DF22AC" w:rsidRDefault="005D0DA9" w:rsidP="005D0DA9">
      <w:pPr>
        <w:rPr>
          <w:rFonts w:cs="Arial"/>
          <w:color w:val="000000" w:themeColor="text1"/>
          <w:szCs w:val="20"/>
        </w:rPr>
      </w:pPr>
      <w:r w:rsidRPr="00DF22AC">
        <w:rPr>
          <w:rFonts w:cs="Arial"/>
          <w:color w:val="000000" w:themeColor="text1"/>
          <w:szCs w:val="20"/>
        </w:rPr>
        <w:t>Xilinx provides two reference drivers for QDMA IP</w:t>
      </w:r>
    </w:p>
    <w:p w14:paraId="3E840BC1" w14:textId="77777777" w:rsidR="005D0DA9" w:rsidRPr="00DF22AC" w:rsidRDefault="005D0DA9" w:rsidP="005D0DA9">
      <w:pPr>
        <w:pStyle w:val="ListParagraph"/>
        <w:numPr>
          <w:ilvl w:val="0"/>
          <w:numId w:val="41"/>
        </w:numPr>
        <w:contextualSpacing/>
        <w:jc w:val="left"/>
        <w:rPr>
          <w:rFonts w:cs="Arial"/>
          <w:color w:val="000000" w:themeColor="text1"/>
          <w:szCs w:val="20"/>
        </w:rPr>
      </w:pPr>
      <w:r w:rsidRPr="00DF22AC">
        <w:rPr>
          <w:rFonts w:cs="Arial"/>
          <w:color w:val="000000" w:themeColor="text1"/>
          <w:szCs w:val="20"/>
        </w:rPr>
        <w:t>Linux Kernel driver (Linux Driver)</w:t>
      </w:r>
    </w:p>
    <w:p w14:paraId="6AC3B8A9" w14:textId="77777777" w:rsidR="005D0DA9" w:rsidRPr="00DF22AC" w:rsidRDefault="005D0DA9" w:rsidP="005D0DA9">
      <w:pPr>
        <w:pStyle w:val="ListParagraph"/>
        <w:numPr>
          <w:ilvl w:val="0"/>
          <w:numId w:val="41"/>
        </w:numPr>
        <w:contextualSpacing/>
        <w:jc w:val="left"/>
        <w:rPr>
          <w:rFonts w:cs="Arial"/>
          <w:color w:val="000000" w:themeColor="text1"/>
          <w:szCs w:val="20"/>
        </w:rPr>
      </w:pPr>
      <w:r w:rsidRPr="00DF22AC">
        <w:rPr>
          <w:rFonts w:cs="Arial"/>
          <w:color w:val="000000" w:themeColor="text1"/>
          <w:szCs w:val="20"/>
        </w:rPr>
        <w:t>DPDK Poll Mode driver (DPDK Driver)</w:t>
      </w:r>
    </w:p>
    <w:p w14:paraId="71902B85" w14:textId="77777777" w:rsidR="005D0DA9" w:rsidRPr="00DF22AC" w:rsidRDefault="005D0DA9" w:rsidP="005D0DA9">
      <w:pPr>
        <w:rPr>
          <w:rFonts w:cs="Arial"/>
          <w:color w:val="000000" w:themeColor="text1"/>
          <w:szCs w:val="20"/>
        </w:rPr>
      </w:pPr>
    </w:p>
    <w:p w14:paraId="42E27E62" w14:textId="77777777" w:rsidR="005D0DA9" w:rsidRPr="00DF22AC" w:rsidRDefault="005D0DA9" w:rsidP="005D0DA9">
      <w:pPr>
        <w:pStyle w:val="NormalWeb"/>
        <w:spacing w:line="280" w:lineRule="atLeast"/>
        <w:rPr>
          <w:rFonts w:ascii="Arial" w:hAnsi="Arial" w:cs="Arial"/>
          <w:color w:val="000000" w:themeColor="text1"/>
          <w:sz w:val="20"/>
          <w:szCs w:val="20"/>
        </w:rPr>
      </w:pPr>
      <w:r w:rsidRPr="00DF22AC">
        <w:rPr>
          <w:rFonts w:ascii="Arial" w:hAnsi="Arial" w:cs="Arial"/>
          <w:color w:val="000000" w:themeColor="text1"/>
          <w:sz w:val="20"/>
          <w:szCs w:val="20"/>
        </w:rPr>
        <w:t xml:space="preserve">This performance report provides the measurement of the DMA bandwidth of the QDMA IP using the reference Linux and DPDK drivers. This report provides the measured DMA bandwidth with different DMA configurations that can be extrapolated to target application. </w:t>
      </w:r>
    </w:p>
    <w:p w14:paraId="06175331" w14:textId="77777777" w:rsidR="005D0DA9" w:rsidRPr="00DF22AC" w:rsidRDefault="005D0DA9" w:rsidP="005D0DA9">
      <w:pPr>
        <w:pStyle w:val="NormalWeb"/>
        <w:spacing w:line="280" w:lineRule="atLeast"/>
        <w:rPr>
          <w:rFonts w:ascii="Arial" w:hAnsi="Arial" w:cs="Arial"/>
          <w:color w:val="000000" w:themeColor="text1"/>
          <w:sz w:val="20"/>
          <w:szCs w:val="20"/>
        </w:rPr>
      </w:pPr>
    </w:p>
    <w:p w14:paraId="47DF2D42" w14:textId="5B5F272E" w:rsidR="005D0DA9" w:rsidRPr="00DF22AC" w:rsidRDefault="005D0DA9" w:rsidP="005D0DA9">
      <w:pPr>
        <w:pStyle w:val="NormalWeb"/>
        <w:spacing w:line="280" w:lineRule="atLeast"/>
        <w:rPr>
          <w:rFonts w:ascii="Arial" w:hAnsi="Arial" w:cs="Arial"/>
          <w:color w:val="000000" w:themeColor="text1"/>
          <w:sz w:val="20"/>
          <w:szCs w:val="20"/>
        </w:rPr>
      </w:pPr>
      <w:r w:rsidRPr="00DF22AC">
        <w:rPr>
          <w:rFonts w:ascii="Arial" w:hAnsi="Arial" w:cs="Arial"/>
          <w:color w:val="000000" w:themeColor="text1"/>
          <w:sz w:val="20"/>
          <w:szCs w:val="20"/>
        </w:rPr>
        <w:t xml:space="preserve">The reference design is targeted at PCIe Gen </w:t>
      </w:r>
      <w:r w:rsidR="00D57908">
        <w:rPr>
          <w:rFonts w:ascii="Arial" w:hAnsi="Arial" w:cs="Arial"/>
          <w:color w:val="000000" w:themeColor="text1"/>
          <w:sz w:val="20"/>
          <w:szCs w:val="20"/>
        </w:rPr>
        <w:t>3</w:t>
      </w:r>
      <w:r w:rsidRPr="00DF22AC">
        <w:rPr>
          <w:rFonts w:ascii="Arial" w:hAnsi="Arial" w:cs="Arial"/>
          <w:color w:val="000000" w:themeColor="text1"/>
          <w:sz w:val="20"/>
          <w:szCs w:val="20"/>
        </w:rPr>
        <w:t xml:space="preserve"> x16 design on Xilinx </w:t>
      </w:r>
      <w:r w:rsidR="006338A0">
        <w:rPr>
          <w:rFonts w:ascii="Arial" w:hAnsi="Arial" w:cs="Arial"/>
          <w:color w:val="000000" w:themeColor="text1"/>
          <w:sz w:val="20"/>
          <w:szCs w:val="20"/>
        </w:rPr>
        <w:t>QDMA</w:t>
      </w:r>
      <w:ins w:id="21" w:author="Author">
        <w:r w:rsidR="00896456">
          <w:rPr>
            <w:rFonts w:ascii="Arial" w:hAnsi="Arial" w:cs="Arial"/>
            <w:color w:val="000000" w:themeColor="text1"/>
            <w:sz w:val="20"/>
            <w:szCs w:val="20"/>
          </w:rPr>
          <w:t>5</w:t>
        </w:r>
      </w:ins>
      <w:del w:id="22" w:author="Author">
        <w:r w:rsidR="00CC2ED2" w:rsidDel="00896456">
          <w:rPr>
            <w:rFonts w:ascii="Arial" w:hAnsi="Arial" w:cs="Arial"/>
            <w:color w:val="000000" w:themeColor="text1"/>
            <w:sz w:val="20"/>
            <w:szCs w:val="20"/>
          </w:rPr>
          <w:delText>4</w:delText>
        </w:r>
      </w:del>
      <w:r w:rsidR="006338A0">
        <w:rPr>
          <w:rFonts w:ascii="Arial" w:hAnsi="Arial" w:cs="Arial"/>
          <w:color w:val="000000" w:themeColor="text1"/>
          <w:sz w:val="20"/>
          <w:szCs w:val="20"/>
        </w:rPr>
        <w:t>.</w:t>
      </w:r>
      <w:r w:rsidR="00CC2ED2">
        <w:rPr>
          <w:rFonts w:ascii="Arial" w:hAnsi="Arial" w:cs="Arial"/>
          <w:color w:val="000000" w:themeColor="text1"/>
          <w:sz w:val="20"/>
          <w:szCs w:val="20"/>
        </w:rPr>
        <w:t>0</w:t>
      </w:r>
      <w:r w:rsidR="006338A0">
        <w:rPr>
          <w:rFonts w:ascii="Arial" w:hAnsi="Arial" w:cs="Arial"/>
          <w:color w:val="000000" w:themeColor="text1"/>
          <w:sz w:val="20"/>
          <w:szCs w:val="20"/>
        </w:rPr>
        <w:t xml:space="preserve"> VU9P device </w:t>
      </w:r>
      <w:r w:rsidRPr="00DF22AC">
        <w:rPr>
          <w:rFonts w:ascii="Arial" w:hAnsi="Arial" w:cs="Arial"/>
          <w:color w:val="000000" w:themeColor="text1"/>
          <w:sz w:val="20"/>
          <w:szCs w:val="20"/>
        </w:rPr>
        <w:t>on VCU1525 board. The reference design can be ported to other Xilinx cards too.</w:t>
      </w:r>
    </w:p>
    <w:p w14:paraId="6FC0223B" w14:textId="77777777" w:rsidR="00BC2F0A" w:rsidRPr="00006FD3" w:rsidRDefault="00BC2F0A" w:rsidP="00C7751B">
      <w:pPr>
        <w:rPr>
          <w:i/>
        </w:rPr>
      </w:pPr>
    </w:p>
    <w:p w14:paraId="10339D62" w14:textId="5B57946D" w:rsidR="008141BF" w:rsidRPr="008141BF" w:rsidRDefault="00BC2F0A" w:rsidP="008141BF">
      <w:pPr>
        <w:jc w:val="left"/>
        <w:rPr>
          <w:i/>
        </w:rPr>
      </w:pPr>
      <w:r w:rsidRPr="00C90544">
        <w:rPr>
          <w:b/>
          <w:i/>
        </w:rPr>
        <w:t>Note</w:t>
      </w:r>
      <w:r w:rsidRPr="00006FD3">
        <w:rPr>
          <w:i/>
        </w:rPr>
        <w:t xml:space="preserve">: </w:t>
      </w:r>
      <w:r w:rsidRPr="00BC2F0A">
        <w:rPr>
          <w:i/>
        </w:rPr>
        <w:t>The QDMA DPDK Driver</w:t>
      </w:r>
      <w:r w:rsidR="006205A2">
        <w:rPr>
          <w:i/>
        </w:rPr>
        <w:t xml:space="preserve"> and Linux Driver</w:t>
      </w:r>
      <w:r w:rsidRPr="00BC2F0A">
        <w:rPr>
          <w:i/>
        </w:rPr>
        <w:t xml:space="preserve"> </w:t>
      </w:r>
      <w:r w:rsidR="008141BF">
        <w:rPr>
          <w:i/>
        </w:rPr>
        <w:t>are hosted</w:t>
      </w:r>
      <w:r w:rsidRPr="00BC2F0A">
        <w:rPr>
          <w:i/>
        </w:rPr>
        <w:t xml:space="preserve"> </w:t>
      </w:r>
      <w:bookmarkStart w:id="23" w:name="_Hlk525894551"/>
      <w:r w:rsidR="00F05410">
        <w:rPr>
          <w:i/>
        </w:rPr>
        <w:t>a</w:t>
      </w:r>
      <w:r w:rsidR="008141BF">
        <w:rPr>
          <w:i/>
        </w:rPr>
        <w:t>t</w:t>
      </w:r>
      <w:r w:rsidR="00F05410">
        <w:rPr>
          <w:i/>
        </w:rPr>
        <w:t xml:space="preserve"> </w:t>
      </w:r>
      <w:hyperlink r:id="rId13" w:history="1">
        <w:r w:rsidR="008141BF" w:rsidRPr="00930177">
          <w:rPr>
            <w:rStyle w:val="Hyperlink"/>
          </w:rPr>
          <w:t>https://github.com/Xilinx/dma_ip_drivers/</w:t>
        </w:r>
      </w:hyperlink>
      <w:bookmarkEnd w:id="23"/>
      <w:r w:rsidR="008141BF">
        <w:rPr>
          <w:i/>
        </w:rPr>
        <w:t>,under directory QDMA.</w:t>
      </w:r>
      <w:r w:rsidRPr="00BC2F0A">
        <w:rPr>
          <w:i/>
        </w:rPr>
        <w:t xml:space="preserve"> For known issues and other information on QDMA IP see </w:t>
      </w:r>
      <w:r w:rsidR="00F871A4">
        <w:fldChar w:fldCharType="begin"/>
      </w:r>
      <w:ins w:id="24" w:author="Author">
        <w:r w:rsidR="002232DB">
          <w:instrText>HYPERLINK "https://www.xilinx.com/support/answers/70927.html"</w:instrText>
        </w:r>
      </w:ins>
      <w:del w:id="25" w:author="Author">
        <w:r w:rsidR="00F871A4" w:rsidDel="002232DB">
          <w:delInstrText>HYPERLINK "https://www.xilinx.com/support/answers/70927.htm"</w:delInstrText>
        </w:r>
      </w:del>
      <w:r w:rsidR="00F871A4">
        <w:fldChar w:fldCharType="separate"/>
      </w:r>
      <w:r w:rsidRPr="00C70925">
        <w:rPr>
          <w:rStyle w:val="Hyperlink"/>
          <w:i/>
        </w:rPr>
        <w:t>(Xilinx Answer 7</w:t>
      </w:r>
      <w:r w:rsidRPr="00C70925">
        <w:rPr>
          <w:rStyle w:val="Hyperlink"/>
          <w:i/>
        </w:rPr>
        <w:t>0</w:t>
      </w:r>
      <w:r w:rsidRPr="00C70925">
        <w:rPr>
          <w:rStyle w:val="Hyperlink"/>
          <w:i/>
        </w:rPr>
        <w:t>927)</w:t>
      </w:r>
      <w:r w:rsidR="00F871A4">
        <w:rPr>
          <w:rStyle w:val="Hyperlink"/>
          <w:i/>
        </w:rPr>
        <w:fldChar w:fldCharType="end"/>
      </w:r>
      <w:r w:rsidR="008141BF">
        <w:rPr>
          <w:rStyle w:val="Hyperlink"/>
          <w:i/>
          <w:color w:val="auto"/>
          <w:u w:val="none"/>
        </w:rPr>
        <w:t>.</w:t>
      </w:r>
    </w:p>
    <w:p w14:paraId="27297166" w14:textId="77777777" w:rsidR="008141BF" w:rsidRDefault="008141BF" w:rsidP="008141BF">
      <w:pPr>
        <w:jc w:val="left"/>
        <w:rPr>
          <w:rFonts w:cs="Arial"/>
          <w:szCs w:val="20"/>
        </w:rPr>
      </w:pPr>
    </w:p>
    <w:p w14:paraId="67E301C9" w14:textId="30F39DC0" w:rsidR="006D68E1" w:rsidRDefault="008141BF" w:rsidP="00DA356B">
      <w:pPr>
        <w:pStyle w:val="Heading2"/>
      </w:pPr>
      <w:r>
        <w:t>A</w:t>
      </w:r>
      <w:r w:rsidR="006D68E1">
        <w:t>udience</w:t>
      </w:r>
    </w:p>
    <w:p w14:paraId="091A4470" w14:textId="2028BBA7" w:rsidR="00C90544" w:rsidRDefault="006D68E1" w:rsidP="006D68E1">
      <w:r>
        <w:t>The pre-requisite for understanding this document is that the user has gone through</w:t>
      </w:r>
      <w:r w:rsidR="009571CD">
        <w:t xml:space="preserve"> the following i</w:t>
      </w:r>
      <w:r w:rsidR="009571CD" w:rsidRPr="00B973D0">
        <w:rPr>
          <w:rFonts w:cs="Arial"/>
          <w:color w:val="000000" w:themeColor="text1"/>
          <w:szCs w:val="20"/>
        </w:rPr>
        <w:t>n</w:t>
      </w:r>
      <w:r w:rsidR="009571CD" w:rsidRPr="00B973D0">
        <w:t xml:space="preserve"> </w:t>
      </w:r>
      <w:r w:rsidR="00F871A4">
        <w:fldChar w:fldCharType="begin"/>
      </w:r>
      <w:ins w:id="26" w:author="Author">
        <w:r w:rsidR="002232DB">
          <w:instrText>HYPERLINK "https://www.xilinx.com/support/answers/70928.html"</w:instrText>
        </w:r>
      </w:ins>
      <w:del w:id="27" w:author="Author">
        <w:r w:rsidR="00F871A4" w:rsidDel="002232DB">
          <w:delInstrText>HYPERLINK "https://www.xilinx.com/support/answers/70928.htm"</w:delInstrText>
        </w:r>
      </w:del>
      <w:r w:rsidR="00F871A4">
        <w:fldChar w:fldCharType="separate"/>
      </w:r>
      <w:r w:rsidR="009571CD" w:rsidRPr="0039079A">
        <w:rPr>
          <w:rStyle w:val="Hyperlink"/>
        </w:rPr>
        <w:t>Xilinx Answer 70928</w:t>
      </w:r>
      <w:r w:rsidR="00F871A4">
        <w:rPr>
          <w:rStyle w:val="Hyperlink"/>
        </w:rPr>
        <w:fldChar w:fldCharType="end"/>
      </w:r>
      <w:r w:rsidR="009571CD">
        <w:rPr>
          <w:rStyle w:val="Hyperlink"/>
        </w:rPr>
        <w:t>:</w:t>
      </w:r>
    </w:p>
    <w:p w14:paraId="427BDB91" w14:textId="1BDB6664" w:rsidR="00C90544" w:rsidRDefault="00F871A4" w:rsidP="00C90544">
      <w:pPr>
        <w:pStyle w:val="ListParagraph"/>
        <w:numPr>
          <w:ilvl w:val="0"/>
          <w:numId w:val="42"/>
        </w:numPr>
        <w:rPr>
          <w:rFonts w:cs="Arial"/>
          <w:color w:val="000000" w:themeColor="text1"/>
          <w:szCs w:val="20"/>
        </w:rPr>
      </w:pPr>
      <w:r>
        <w:fldChar w:fldCharType="begin"/>
      </w:r>
      <w:ins w:id="28" w:author="Author">
        <w:r w:rsidR="00DA6728">
          <w:instrText>HYPERLINK "https://www.xilinx.com/content/dam/xilinx/support/documents/ip_documentation/qdma/v5_0/pg302-qdma.pdf"</w:instrText>
        </w:r>
        <w:del w:id="29" w:author="Author">
          <w:r w:rsidR="00D52D2A" w:rsidDel="00DA6728">
            <w:delInstrText>HYPERLINK "https://www.xilinx.com/content/dam/xilinx/support/documents/ip_documentation/qdma/v4_0/pg302-qdma.pdf"</w:delInstrText>
          </w:r>
        </w:del>
      </w:ins>
      <w:del w:id="30" w:author="Author">
        <w:r w:rsidDel="00DA6728">
          <w:delInstrText>HYPERLINK "https://www.xilinx.com/support/documentation/ip_documentation/qdma/v4_0/pg302-qdma.pdf"</w:delInstrText>
        </w:r>
      </w:del>
      <w:r>
        <w:fldChar w:fldCharType="separate"/>
      </w:r>
      <w:del w:id="31" w:author="Author">
        <w:r w:rsidR="006D31F9" w:rsidDel="00DA6728">
          <w:rPr>
            <w:rStyle w:val="Hyperlink"/>
          </w:rPr>
          <w:delText>QDMA Subsystem for PCI Express v4.0 - PG302</w:delText>
        </w:r>
      </w:del>
      <w:ins w:id="32" w:author="Author">
        <w:r w:rsidR="00DA6728">
          <w:rPr>
            <w:rStyle w:val="Hyperlink"/>
          </w:rPr>
          <w:t>QDMA Subsystem for PCI Express v5.0 - PG302</w:t>
        </w:r>
      </w:ins>
      <w:r>
        <w:rPr>
          <w:rStyle w:val="Hyperlink"/>
        </w:rPr>
        <w:fldChar w:fldCharType="end"/>
      </w:r>
      <w:r w:rsidR="006D68E1" w:rsidRPr="00C90544">
        <w:rPr>
          <w:rFonts w:cs="Arial"/>
          <w:color w:val="000000" w:themeColor="text1"/>
          <w:szCs w:val="20"/>
        </w:rPr>
        <w:t xml:space="preserve">, </w:t>
      </w:r>
    </w:p>
    <w:p w14:paraId="2FF5046B" w14:textId="47DA0461" w:rsidR="00D57908" w:rsidRDefault="00F871A4" w:rsidP="00C90544">
      <w:pPr>
        <w:pStyle w:val="ListParagraph"/>
        <w:numPr>
          <w:ilvl w:val="0"/>
          <w:numId w:val="42"/>
        </w:numPr>
        <w:rPr>
          <w:rFonts w:cs="Arial"/>
          <w:color w:val="000000" w:themeColor="text1"/>
          <w:szCs w:val="20"/>
        </w:rPr>
      </w:pPr>
      <w:r>
        <w:fldChar w:fldCharType="begin"/>
      </w:r>
      <w:ins w:id="33" w:author="Author">
        <w:r w:rsidR="002232DB">
          <w:instrText>HYPERLINK "https://xilinx.github.io/dma_ip_drivers/master/QDMA/linux-kernel/html/index.html"</w:instrText>
        </w:r>
      </w:ins>
      <w:del w:id="34" w:author="Author">
        <w:r w:rsidDel="002232DB">
          <w:delInstrText>HYPERLINK "https://xilinx.github.io/dma_ip_drivers/master/linux-kernel/html/index.html"</w:delInstrText>
        </w:r>
      </w:del>
      <w:r>
        <w:fldChar w:fldCharType="separate"/>
      </w:r>
      <w:r w:rsidR="000615B0" w:rsidRPr="000615B0">
        <w:rPr>
          <w:rStyle w:val="Hyperlink"/>
          <w:rFonts w:cs="Arial"/>
          <w:szCs w:val="20"/>
        </w:rPr>
        <w:t>QDMA Linux kernel reference driver user guide</w:t>
      </w:r>
      <w:r>
        <w:rPr>
          <w:rStyle w:val="Hyperlink"/>
          <w:rFonts w:cs="Arial"/>
          <w:szCs w:val="20"/>
        </w:rPr>
        <w:fldChar w:fldCharType="end"/>
      </w:r>
      <w:r w:rsidR="000615B0">
        <w:rPr>
          <w:rFonts w:cs="Arial"/>
          <w:color w:val="000000" w:themeColor="text1"/>
          <w:szCs w:val="20"/>
        </w:rPr>
        <w:t xml:space="preserve"> and</w:t>
      </w:r>
    </w:p>
    <w:p w14:paraId="001C6E2C" w14:textId="6648CFB9" w:rsidR="00B973D0" w:rsidRPr="00A416AE" w:rsidRDefault="00F871A4" w:rsidP="00980F31">
      <w:pPr>
        <w:pStyle w:val="ListParagraph"/>
        <w:numPr>
          <w:ilvl w:val="0"/>
          <w:numId w:val="42"/>
        </w:numPr>
        <w:rPr>
          <w:rFonts w:cs="Arial"/>
          <w:color w:val="000000" w:themeColor="text1"/>
          <w:szCs w:val="20"/>
        </w:rPr>
      </w:pPr>
      <w:r>
        <w:fldChar w:fldCharType="begin"/>
      </w:r>
      <w:ins w:id="35" w:author="Author">
        <w:r w:rsidR="008301EC">
          <w:instrText>HYPERLINK "https://xilinx.github.io/dma_ip_drivers/master/QDMA/DPDK/html/index.html"</w:instrText>
        </w:r>
      </w:ins>
      <w:del w:id="36" w:author="Author">
        <w:r w:rsidDel="008301EC">
          <w:delInstrText>HYPERLINK "https://xilinx.github.io/dma_ip_drivers/master/DPDK/html/index.html"</w:delInstrText>
        </w:r>
      </w:del>
      <w:r>
        <w:fldChar w:fldCharType="separate"/>
      </w:r>
      <w:r w:rsidR="000615B0" w:rsidRPr="00A416AE">
        <w:rPr>
          <w:rStyle w:val="Hyperlink"/>
          <w:rFonts w:cs="Arial"/>
          <w:szCs w:val="20"/>
        </w:rPr>
        <w:t>DPDK driver User guide</w:t>
      </w:r>
      <w:r>
        <w:rPr>
          <w:rStyle w:val="Hyperlink"/>
          <w:rFonts w:cs="Arial"/>
          <w:szCs w:val="20"/>
        </w:rPr>
        <w:fldChar w:fldCharType="end"/>
      </w:r>
      <w:r w:rsidR="00B973D0">
        <w:br w:type="page"/>
      </w:r>
    </w:p>
    <w:p w14:paraId="252109E5" w14:textId="599339C7" w:rsidR="00DA356B" w:rsidRDefault="00DA356B" w:rsidP="00DA356B">
      <w:pPr>
        <w:pStyle w:val="Heading2"/>
      </w:pPr>
      <w:r>
        <w:lastRenderedPageBreak/>
        <w:t>System Overview</w:t>
      </w:r>
    </w:p>
    <w:p w14:paraId="6AE6E8E7" w14:textId="3781C886" w:rsidR="00D92C9A" w:rsidRDefault="00DA356B" w:rsidP="00D92C9A">
      <w:r>
        <w:t xml:space="preserve">The system overview is presented in the </w:t>
      </w:r>
    </w:p>
    <w:p w14:paraId="08F69805" w14:textId="77777777" w:rsidR="00D92C9A" w:rsidRDefault="00D92C9A" w:rsidP="00D92C9A"/>
    <w:p w14:paraId="51FCF6AC" w14:textId="42AE519A" w:rsidR="00516151" w:rsidRDefault="00817E14" w:rsidP="00516151">
      <w:pPr>
        <w:pStyle w:val="Caption"/>
        <w:keepNext/>
        <w:jc w:val="center"/>
      </w:pPr>
      <w:bookmarkStart w:id="37" w:name="_Ref522790490"/>
      <w:r w:rsidRPr="00817E14">
        <w:rPr>
          <w:b w:val="0"/>
          <w:bCs w:val="0"/>
          <w:noProof/>
          <w:szCs w:val="24"/>
        </w:rPr>
        <mc:AlternateContent>
          <mc:Choice Requires="wpg">
            <w:drawing>
              <wp:inline distT="0" distB="0" distL="0" distR="0" wp14:anchorId="347D6640" wp14:editId="018ABACB">
                <wp:extent cx="6143913" cy="4991100"/>
                <wp:effectExtent l="0" t="0" r="28575" b="19050"/>
                <wp:docPr id="6" name="Group 128"/>
                <wp:cNvGraphicFramePr/>
                <a:graphic xmlns:a="http://schemas.openxmlformats.org/drawingml/2006/main">
                  <a:graphicData uri="http://schemas.microsoft.com/office/word/2010/wordprocessingGroup">
                    <wpg:wgp>
                      <wpg:cNvGrpSpPr/>
                      <wpg:grpSpPr>
                        <a:xfrm>
                          <a:off x="0" y="0"/>
                          <a:ext cx="6143913" cy="4991100"/>
                          <a:chOff x="-78686" y="0"/>
                          <a:chExt cx="7700161" cy="4820005"/>
                        </a:xfrm>
                      </wpg:grpSpPr>
                      <wps:wsp>
                        <wps:cNvPr id="7" name="Rectangle 7"/>
                        <wps:cNvSpPr/>
                        <wps:spPr>
                          <a:xfrm>
                            <a:off x="485227" y="4501025"/>
                            <a:ext cx="7073941" cy="318980"/>
                          </a:xfrm>
                          <a:prstGeom prst="rect">
                            <a:avLst/>
                          </a:prstGeom>
                          <a:solidFill>
                            <a:sysClr val="window" lastClr="FFFFFF"/>
                          </a:solidFill>
                          <a:ln w="12700" cap="flat" cmpd="sng" algn="ctr">
                            <a:solidFill>
                              <a:sysClr val="windowText" lastClr="000000"/>
                            </a:solidFill>
                            <a:prstDash val="solid"/>
                          </a:ln>
                          <a:effectLst/>
                        </wps:spPr>
                        <wps:txbx>
                          <w:txbxContent>
                            <w:p w14:paraId="1A0FA9CC" w14:textId="77777777" w:rsidR="004810B7" w:rsidRDefault="004810B7" w:rsidP="00817E14">
                              <w:pPr>
                                <w:pStyle w:val="NormalWeb"/>
                                <w:spacing w:before="0" w:after="0"/>
                                <w:jc w:val="center"/>
                                <w:rPr>
                                  <w:sz w:val="24"/>
                                  <w:szCs w:val="24"/>
                                </w:rPr>
                              </w:pPr>
                              <w:r>
                                <w:rPr>
                                  <w:rFonts w:ascii="Arial" w:hAnsi="Arial"/>
                                  <w:color w:val="000000"/>
                                  <w:sz w:val="20"/>
                                  <w:szCs w:val="20"/>
                                </w:rPr>
                                <w:t>Packet Generator + Capture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490198" y="2847041"/>
                            <a:ext cx="7074018" cy="772517"/>
                          </a:xfrm>
                          <a:prstGeom prst="rect">
                            <a:avLst/>
                          </a:prstGeom>
                          <a:solidFill>
                            <a:sysClr val="window" lastClr="FFFFFF"/>
                          </a:solidFill>
                          <a:ln w="12700" cap="flat" cmpd="sng" algn="ctr">
                            <a:solidFill>
                              <a:sysClr val="windowText" lastClr="000000"/>
                            </a:solidFill>
                            <a:prstDash val="solid"/>
                          </a:ln>
                          <a:effectLst/>
                        </wps:spPr>
                        <wps:txbx>
                          <w:txbxContent>
                            <w:p w14:paraId="03102F55" w14:textId="77777777" w:rsidR="004810B7" w:rsidRDefault="004810B7" w:rsidP="00817E14">
                              <w:pPr>
                                <w:pStyle w:val="NormalWeb"/>
                                <w:spacing w:before="0" w:after="0"/>
                                <w:jc w:val="center"/>
                                <w:rPr>
                                  <w:sz w:val="24"/>
                                  <w:szCs w:val="24"/>
                                </w:rPr>
                              </w:pPr>
                              <w:r>
                                <w:rPr>
                                  <w:rFonts w:ascii="Arial" w:hAnsi="Arial"/>
                                  <w:color w:val="000000"/>
                                  <w:sz w:val="20"/>
                                  <w:szCs w:val="20"/>
                                </w:rPr>
                                <w:t>Host</w:t>
                              </w:r>
                            </w:p>
                            <w:p w14:paraId="1EF481A2" w14:textId="77777777" w:rsidR="004810B7" w:rsidRDefault="004810B7" w:rsidP="00817E14">
                              <w:pPr>
                                <w:pStyle w:val="NormalWeb"/>
                                <w:spacing w:before="0" w:after="0"/>
                                <w:jc w:val="center"/>
                              </w:pPr>
                              <w:r>
                                <w:rPr>
                                  <w:rFonts w:ascii="Arial" w:hAnsi="Arial"/>
                                  <w:color w:val="000000"/>
                                  <w:sz w:val="20"/>
                                  <w:szCs w:val="20"/>
                                </w:rPr>
                                <w:t>Memory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1" name="Group 11"/>
                        <wpg:cNvGrpSpPr/>
                        <wpg:grpSpPr>
                          <a:xfrm>
                            <a:off x="691618" y="2962470"/>
                            <a:ext cx="1001718" cy="601619"/>
                            <a:chOff x="691618" y="2962470"/>
                            <a:chExt cx="780241" cy="526045"/>
                          </a:xfrm>
                        </wpg:grpSpPr>
                        <wps:wsp>
                          <wps:cNvPr id="12" name="Rectangle 12"/>
                          <wps:cNvSpPr/>
                          <wps:spPr>
                            <a:xfrm>
                              <a:off x="691618" y="2962470"/>
                              <a:ext cx="780241" cy="526045"/>
                            </a:xfrm>
                            <a:prstGeom prst="rect">
                              <a:avLst/>
                            </a:prstGeom>
                            <a:solidFill>
                              <a:sysClr val="window" lastClr="FFFFFF"/>
                            </a:solidFill>
                            <a:ln w="12700" cap="flat" cmpd="sng" algn="ctr">
                              <a:solidFill>
                                <a:srgbClr val="4F81BD"/>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Text Box 81"/>
                          <wps:cNvSpPr txBox="1"/>
                          <wps:spPr>
                            <a:xfrm>
                              <a:off x="747969" y="2969210"/>
                              <a:ext cx="305442" cy="177505"/>
                            </a:xfrm>
                            <a:prstGeom prst="rect">
                              <a:avLst/>
                            </a:prstGeom>
                            <a:solidFill>
                              <a:sysClr val="window" lastClr="FFFFFF"/>
                            </a:solidFill>
                            <a:ln w="6350">
                              <a:noFill/>
                            </a:ln>
                          </wps:spPr>
                          <wps:txbx>
                            <w:txbxContent>
                              <w:p w14:paraId="085B71D8" w14:textId="77777777" w:rsidR="004810B7" w:rsidRDefault="004810B7" w:rsidP="00817E14">
                                <w:pPr>
                                  <w:pStyle w:val="NormalWeb"/>
                                  <w:spacing w:before="0" w:after="0"/>
                                  <w:rPr>
                                    <w:sz w:val="24"/>
                                    <w:szCs w:val="24"/>
                                  </w:rPr>
                                </w:pPr>
                                <w:r>
                                  <w:rPr>
                                    <w:rFonts w:ascii="Arial" w:hAnsi="Arial"/>
                                    <w:color w:val="000000"/>
                                    <w:sz w:val="10"/>
                                    <w:szCs w:val="10"/>
                                  </w:rPr>
                                  <w:t>C2H</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g:cNvPr id="14" name="Group 14"/>
                          <wpg:cNvGrpSpPr/>
                          <wpg:grpSpPr>
                            <a:xfrm>
                              <a:off x="794004" y="3107221"/>
                              <a:ext cx="222421" cy="342458"/>
                              <a:chOff x="794004" y="3107221"/>
                              <a:chExt cx="222421" cy="409538"/>
                            </a:xfrm>
                          </wpg:grpSpPr>
                          <wps:wsp>
                            <wps:cNvPr id="15" name="Rectangle 15"/>
                            <wps:cNvSpPr/>
                            <wps:spPr>
                              <a:xfrm>
                                <a:off x="794004" y="3107221"/>
                                <a:ext cx="215360" cy="409538"/>
                              </a:xfrm>
                              <a:prstGeom prst="rect">
                                <a:avLst/>
                              </a:prstGeom>
                              <a:solidFill>
                                <a:sysClr val="window" lastClr="FFFFFF"/>
                              </a:solid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 name="Straight Connector 22"/>
                            <wps:cNvCnPr/>
                            <wps:spPr>
                              <a:xfrm>
                                <a:off x="804595" y="3446149"/>
                                <a:ext cx="211830" cy="0"/>
                              </a:xfrm>
                              <a:prstGeom prst="line">
                                <a:avLst/>
                              </a:prstGeom>
                              <a:noFill/>
                              <a:ln w="9525" cap="flat" cmpd="sng" algn="ctr">
                                <a:solidFill>
                                  <a:srgbClr val="4F81BD">
                                    <a:shade val="95000"/>
                                    <a:satMod val="105000"/>
                                  </a:srgbClr>
                                </a:solidFill>
                                <a:prstDash val="solid"/>
                              </a:ln>
                              <a:effectLst/>
                            </wps:spPr>
                            <wps:bodyPr/>
                          </wps:wsp>
                          <wps:wsp>
                            <wps:cNvPr id="23" name="Straight Connector 23"/>
                            <wps:cNvCnPr/>
                            <wps:spPr>
                              <a:xfrm>
                                <a:off x="794004" y="3385763"/>
                                <a:ext cx="211455" cy="0"/>
                              </a:xfrm>
                              <a:prstGeom prst="line">
                                <a:avLst/>
                              </a:prstGeom>
                              <a:noFill/>
                              <a:ln w="9525" cap="flat" cmpd="sng" algn="ctr">
                                <a:solidFill>
                                  <a:srgbClr val="4F81BD">
                                    <a:shade val="95000"/>
                                    <a:satMod val="105000"/>
                                  </a:srgbClr>
                                </a:solidFill>
                                <a:prstDash val="solid"/>
                              </a:ln>
                              <a:effectLst/>
                            </wps:spPr>
                            <wps:bodyPr/>
                          </wps:wsp>
                          <wps:wsp>
                            <wps:cNvPr id="27" name="Straight Connector 27"/>
                            <wps:cNvCnPr/>
                            <wps:spPr>
                              <a:xfrm>
                                <a:off x="794004" y="3321908"/>
                                <a:ext cx="211455" cy="0"/>
                              </a:xfrm>
                              <a:prstGeom prst="line">
                                <a:avLst/>
                              </a:prstGeom>
                              <a:noFill/>
                              <a:ln w="9525" cap="flat" cmpd="sng" algn="ctr">
                                <a:solidFill>
                                  <a:srgbClr val="4F81BD">
                                    <a:shade val="95000"/>
                                    <a:satMod val="105000"/>
                                  </a:srgbClr>
                                </a:solidFill>
                                <a:prstDash val="solid"/>
                              </a:ln>
                              <a:effectLst/>
                            </wps:spPr>
                            <wps:bodyPr/>
                          </wps:wsp>
                        </wpg:grpSp>
                        <wps:wsp>
                          <wps:cNvPr id="28" name="Text Box 37"/>
                          <wps:cNvSpPr txBox="1"/>
                          <wps:spPr>
                            <a:xfrm>
                              <a:off x="1111474" y="2969839"/>
                              <a:ext cx="305442" cy="175334"/>
                            </a:xfrm>
                            <a:prstGeom prst="rect">
                              <a:avLst/>
                            </a:prstGeom>
                            <a:solidFill>
                              <a:sysClr val="window" lastClr="FFFFFF"/>
                            </a:solidFill>
                            <a:ln w="6350">
                              <a:noFill/>
                            </a:ln>
                          </wps:spPr>
                          <wps:txbx>
                            <w:txbxContent>
                              <w:p w14:paraId="0DAACBF1" w14:textId="77777777" w:rsidR="004810B7" w:rsidRDefault="004810B7" w:rsidP="00817E14">
                                <w:pPr>
                                  <w:pStyle w:val="NormalWeb"/>
                                  <w:spacing w:before="0" w:after="0"/>
                                  <w:rPr>
                                    <w:sz w:val="24"/>
                                    <w:szCs w:val="24"/>
                                  </w:rPr>
                                </w:pPr>
                                <w:r>
                                  <w:rPr>
                                    <w:rFonts w:ascii="Arial" w:hAnsi="Arial"/>
                                    <w:color w:val="000000"/>
                                    <w:sz w:val="10"/>
                                    <w:szCs w:val="10"/>
                                  </w:rPr>
                                  <w:t>H2C</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g:cNvPr id="29" name="Group 29"/>
                          <wpg:cNvGrpSpPr/>
                          <wpg:grpSpPr>
                            <a:xfrm>
                              <a:off x="1164651" y="3107220"/>
                              <a:ext cx="222250" cy="341861"/>
                              <a:chOff x="1164651" y="3107220"/>
                              <a:chExt cx="222421" cy="409538"/>
                            </a:xfrm>
                          </wpg:grpSpPr>
                          <wps:wsp>
                            <wps:cNvPr id="448" name="Rectangle 448"/>
                            <wps:cNvSpPr/>
                            <wps:spPr>
                              <a:xfrm>
                                <a:off x="1164651" y="3107220"/>
                                <a:ext cx="215360" cy="409538"/>
                              </a:xfrm>
                              <a:prstGeom prst="rect">
                                <a:avLst/>
                              </a:prstGeom>
                              <a:solidFill>
                                <a:sysClr val="window" lastClr="FFFFFF"/>
                              </a:solid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49" name="Straight Connector 449"/>
                            <wps:cNvCnPr/>
                            <wps:spPr>
                              <a:xfrm>
                                <a:off x="1175242" y="3446148"/>
                                <a:ext cx="211830" cy="0"/>
                              </a:xfrm>
                              <a:prstGeom prst="line">
                                <a:avLst/>
                              </a:prstGeom>
                              <a:noFill/>
                              <a:ln w="9525" cap="flat" cmpd="sng" algn="ctr">
                                <a:solidFill>
                                  <a:srgbClr val="4F81BD">
                                    <a:shade val="95000"/>
                                    <a:satMod val="105000"/>
                                  </a:srgbClr>
                                </a:solidFill>
                                <a:prstDash val="solid"/>
                              </a:ln>
                              <a:effectLst/>
                            </wps:spPr>
                            <wps:bodyPr/>
                          </wps:wsp>
                          <wps:wsp>
                            <wps:cNvPr id="450" name="Straight Connector 450"/>
                            <wps:cNvCnPr/>
                            <wps:spPr>
                              <a:xfrm>
                                <a:off x="1164651" y="3385762"/>
                                <a:ext cx="211455" cy="0"/>
                              </a:xfrm>
                              <a:prstGeom prst="line">
                                <a:avLst/>
                              </a:prstGeom>
                              <a:noFill/>
                              <a:ln w="9525" cap="flat" cmpd="sng" algn="ctr">
                                <a:solidFill>
                                  <a:srgbClr val="4F81BD">
                                    <a:shade val="95000"/>
                                    <a:satMod val="105000"/>
                                  </a:srgbClr>
                                </a:solidFill>
                                <a:prstDash val="solid"/>
                              </a:ln>
                              <a:effectLst/>
                            </wps:spPr>
                            <wps:bodyPr/>
                          </wps:wsp>
                          <wps:wsp>
                            <wps:cNvPr id="451" name="Straight Connector 451"/>
                            <wps:cNvCnPr/>
                            <wps:spPr>
                              <a:xfrm>
                                <a:off x="1164651" y="3321907"/>
                                <a:ext cx="211455" cy="0"/>
                              </a:xfrm>
                              <a:prstGeom prst="line">
                                <a:avLst/>
                              </a:prstGeom>
                              <a:noFill/>
                              <a:ln w="9525" cap="flat" cmpd="sng" algn="ctr">
                                <a:solidFill>
                                  <a:srgbClr val="4F81BD">
                                    <a:shade val="95000"/>
                                    <a:satMod val="105000"/>
                                  </a:srgbClr>
                                </a:solidFill>
                                <a:prstDash val="solid"/>
                              </a:ln>
                              <a:effectLst/>
                            </wps:spPr>
                            <wps:bodyPr/>
                          </wps:wsp>
                        </wpg:grpSp>
                      </wpg:grpSp>
                      <wpg:grpSp>
                        <wpg:cNvPr id="452" name="Group 452"/>
                        <wpg:cNvGrpSpPr/>
                        <wpg:grpSpPr>
                          <a:xfrm>
                            <a:off x="2323685" y="2970849"/>
                            <a:ext cx="1001126" cy="601316"/>
                            <a:chOff x="2323685" y="2970849"/>
                            <a:chExt cx="780241" cy="526045"/>
                          </a:xfrm>
                        </wpg:grpSpPr>
                        <wps:wsp>
                          <wps:cNvPr id="453" name="Rectangle 453"/>
                          <wps:cNvSpPr/>
                          <wps:spPr>
                            <a:xfrm>
                              <a:off x="2323685" y="2970849"/>
                              <a:ext cx="780241" cy="526045"/>
                            </a:xfrm>
                            <a:prstGeom prst="rect">
                              <a:avLst/>
                            </a:prstGeom>
                            <a:solidFill>
                              <a:sysClr val="window" lastClr="FFFFFF"/>
                            </a:solidFill>
                            <a:ln w="12700" cap="flat" cmpd="sng" algn="ctr">
                              <a:solidFill>
                                <a:srgbClr val="4F81BD"/>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54" name="Text Box 3"/>
                          <wps:cNvSpPr txBox="1"/>
                          <wps:spPr>
                            <a:xfrm>
                              <a:off x="2379757" y="2977585"/>
                              <a:ext cx="305623" cy="175965"/>
                            </a:xfrm>
                            <a:prstGeom prst="rect">
                              <a:avLst/>
                            </a:prstGeom>
                            <a:solidFill>
                              <a:sysClr val="window" lastClr="FFFFFF"/>
                            </a:solidFill>
                            <a:ln w="6350">
                              <a:noFill/>
                            </a:ln>
                          </wps:spPr>
                          <wps:txbx>
                            <w:txbxContent>
                              <w:p w14:paraId="02B9CEDE" w14:textId="77777777" w:rsidR="004810B7" w:rsidRDefault="004810B7" w:rsidP="00817E14">
                                <w:pPr>
                                  <w:pStyle w:val="NormalWeb"/>
                                  <w:spacing w:before="0" w:after="0"/>
                                  <w:rPr>
                                    <w:sz w:val="24"/>
                                    <w:szCs w:val="24"/>
                                  </w:rPr>
                                </w:pPr>
                                <w:r>
                                  <w:rPr>
                                    <w:rFonts w:ascii="Arial" w:hAnsi="Arial"/>
                                    <w:color w:val="000000"/>
                                    <w:sz w:val="10"/>
                                    <w:szCs w:val="10"/>
                                  </w:rPr>
                                  <w:t>C2H</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g:cNvPr id="456" name="Group 456"/>
                          <wpg:cNvGrpSpPr/>
                          <wpg:grpSpPr>
                            <a:xfrm>
                              <a:off x="2426071" y="3115600"/>
                              <a:ext cx="222421" cy="342458"/>
                              <a:chOff x="2426071" y="3115600"/>
                              <a:chExt cx="222421" cy="409538"/>
                            </a:xfrm>
                          </wpg:grpSpPr>
                          <wps:wsp>
                            <wps:cNvPr id="457" name="Rectangle 457"/>
                            <wps:cNvSpPr/>
                            <wps:spPr>
                              <a:xfrm>
                                <a:off x="2426071" y="3115600"/>
                                <a:ext cx="215360" cy="409538"/>
                              </a:xfrm>
                              <a:prstGeom prst="rect">
                                <a:avLst/>
                              </a:prstGeom>
                              <a:solidFill>
                                <a:sysClr val="window" lastClr="FFFFFF"/>
                              </a:solid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58" name="Straight Connector 458"/>
                            <wps:cNvCnPr/>
                            <wps:spPr>
                              <a:xfrm>
                                <a:off x="2436662" y="3454528"/>
                                <a:ext cx="211830" cy="0"/>
                              </a:xfrm>
                              <a:prstGeom prst="line">
                                <a:avLst/>
                              </a:prstGeom>
                              <a:noFill/>
                              <a:ln w="9525" cap="flat" cmpd="sng" algn="ctr">
                                <a:solidFill>
                                  <a:srgbClr val="4F81BD">
                                    <a:shade val="95000"/>
                                    <a:satMod val="105000"/>
                                  </a:srgbClr>
                                </a:solidFill>
                                <a:prstDash val="solid"/>
                              </a:ln>
                              <a:effectLst/>
                            </wps:spPr>
                            <wps:bodyPr/>
                          </wps:wsp>
                          <wps:wsp>
                            <wps:cNvPr id="459" name="Straight Connector 459"/>
                            <wps:cNvCnPr/>
                            <wps:spPr>
                              <a:xfrm>
                                <a:off x="2426071" y="3394142"/>
                                <a:ext cx="211455" cy="0"/>
                              </a:xfrm>
                              <a:prstGeom prst="line">
                                <a:avLst/>
                              </a:prstGeom>
                              <a:noFill/>
                              <a:ln w="9525" cap="flat" cmpd="sng" algn="ctr">
                                <a:solidFill>
                                  <a:srgbClr val="4F81BD">
                                    <a:shade val="95000"/>
                                    <a:satMod val="105000"/>
                                  </a:srgbClr>
                                </a:solidFill>
                                <a:prstDash val="solid"/>
                              </a:ln>
                              <a:effectLst/>
                            </wps:spPr>
                            <wps:bodyPr/>
                          </wps:wsp>
                          <wps:wsp>
                            <wps:cNvPr id="460" name="Straight Connector 460"/>
                            <wps:cNvCnPr/>
                            <wps:spPr>
                              <a:xfrm>
                                <a:off x="2426071" y="3330287"/>
                                <a:ext cx="211455" cy="0"/>
                              </a:xfrm>
                              <a:prstGeom prst="line">
                                <a:avLst/>
                              </a:prstGeom>
                              <a:noFill/>
                              <a:ln w="9525" cap="flat" cmpd="sng" algn="ctr">
                                <a:solidFill>
                                  <a:srgbClr val="4F81BD">
                                    <a:shade val="95000"/>
                                    <a:satMod val="105000"/>
                                  </a:srgbClr>
                                </a:solidFill>
                                <a:prstDash val="solid"/>
                              </a:ln>
                              <a:effectLst/>
                            </wps:spPr>
                            <wps:bodyPr/>
                          </wps:wsp>
                        </wpg:grpSp>
                        <wps:wsp>
                          <wps:cNvPr id="461" name="Text Box 37"/>
                          <wps:cNvSpPr txBox="1"/>
                          <wps:spPr>
                            <a:xfrm>
                              <a:off x="2743262" y="2978217"/>
                              <a:ext cx="305623" cy="175965"/>
                            </a:xfrm>
                            <a:prstGeom prst="rect">
                              <a:avLst/>
                            </a:prstGeom>
                            <a:solidFill>
                              <a:sysClr val="window" lastClr="FFFFFF"/>
                            </a:solidFill>
                            <a:ln w="6350">
                              <a:noFill/>
                            </a:ln>
                          </wps:spPr>
                          <wps:txbx>
                            <w:txbxContent>
                              <w:p w14:paraId="4DD5D298" w14:textId="77777777" w:rsidR="004810B7" w:rsidRDefault="004810B7" w:rsidP="00817E14">
                                <w:pPr>
                                  <w:pStyle w:val="NormalWeb"/>
                                  <w:spacing w:before="0" w:after="0"/>
                                  <w:rPr>
                                    <w:sz w:val="24"/>
                                    <w:szCs w:val="24"/>
                                  </w:rPr>
                                </w:pPr>
                                <w:r>
                                  <w:rPr>
                                    <w:rFonts w:ascii="Arial" w:hAnsi="Arial"/>
                                    <w:color w:val="000000"/>
                                    <w:sz w:val="10"/>
                                    <w:szCs w:val="10"/>
                                  </w:rPr>
                                  <w:t>H2C</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g:cNvPr id="462" name="Group 462"/>
                          <wpg:cNvGrpSpPr/>
                          <wpg:grpSpPr>
                            <a:xfrm>
                              <a:off x="2796718" y="3115599"/>
                              <a:ext cx="222250" cy="341861"/>
                              <a:chOff x="2796718" y="3115599"/>
                              <a:chExt cx="222421" cy="409538"/>
                            </a:xfrm>
                          </wpg:grpSpPr>
                          <wps:wsp>
                            <wps:cNvPr id="463" name="Rectangle 463"/>
                            <wps:cNvSpPr/>
                            <wps:spPr>
                              <a:xfrm>
                                <a:off x="2796718" y="3115599"/>
                                <a:ext cx="215360" cy="409538"/>
                              </a:xfrm>
                              <a:prstGeom prst="rect">
                                <a:avLst/>
                              </a:prstGeom>
                              <a:solidFill>
                                <a:sysClr val="window" lastClr="FFFFFF"/>
                              </a:solid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64" name="Straight Connector 464"/>
                            <wps:cNvCnPr/>
                            <wps:spPr>
                              <a:xfrm>
                                <a:off x="2807309" y="3454528"/>
                                <a:ext cx="211830" cy="0"/>
                              </a:xfrm>
                              <a:prstGeom prst="line">
                                <a:avLst/>
                              </a:prstGeom>
                              <a:noFill/>
                              <a:ln w="9525" cap="flat" cmpd="sng" algn="ctr">
                                <a:solidFill>
                                  <a:srgbClr val="4F81BD">
                                    <a:shade val="95000"/>
                                    <a:satMod val="105000"/>
                                  </a:srgbClr>
                                </a:solidFill>
                                <a:prstDash val="solid"/>
                              </a:ln>
                              <a:effectLst/>
                            </wps:spPr>
                            <wps:bodyPr/>
                          </wps:wsp>
                          <wps:wsp>
                            <wps:cNvPr id="465" name="Straight Connector 465"/>
                            <wps:cNvCnPr/>
                            <wps:spPr>
                              <a:xfrm>
                                <a:off x="2796718" y="3394141"/>
                                <a:ext cx="211455" cy="0"/>
                              </a:xfrm>
                              <a:prstGeom prst="line">
                                <a:avLst/>
                              </a:prstGeom>
                              <a:noFill/>
                              <a:ln w="9525" cap="flat" cmpd="sng" algn="ctr">
                                <a:solidFill>
                                  <a:srgbClr val="4F81BD">
                                    <a:shade val="95000"/>
                                    <a:satMod val="105000"/>
                                  </a:srgbClr>
                                </a:solidFill>
                                <a:prstDash val="solid"/>
                              </a:ln>
                              <a:effectLst/>
                            </wps:spPr>
                            <wps:bodyPr/>
                          </wps:wsp>
                          <wps:wsp>
                            <wps:cNvPr id="466" name="Straight Connector 466"/>
                            <wps:cNvCnPr/>
                            <wps:spPr>
                              <a:xfrm>
                                <a:off x="2796718" y="3330286"/>
                                <a:ext cx="211455" cy="0"/>
                              </a:xfrm>
                              <a:prstGeom prst="line">
                                <a:avLst/>
                              </a:prstGeom>
                              <a:noFill/>
                              <a:ln w="9525" cap="flat" cmpd="sng" algn="ctr">
                                <a:solidFill>
                                  <a:srgbClr val="4F81BD">
                                    <a:shade val="95000"/>
                                    <a:satMod val="105000"/>
                                  </a:srgbClr>
                                </a:solidFill>
                                <a:prstDash val="solid"/>
                              </a:ln>
                              <a:effectLst/>
                            </wps:spPr>
                            <wps:bodyPr/>
                          </wps:wsp>
                        </wpg:grpSp>
                      </wpg:grpSp>
                      <wpg:grpSp>
                        <wpg:cNvPr id="467" name="Group 467"/>
                        <wpg:cNvGrpSpPr/>
                        <wpg:grpSpPr>
                          <a:xfrm>
                            <a:off x="4677693" y="2962470"/>
                            <a:ext cx="1001126" cy="601316"/>
                            <a:chOff x="4677693" y="2962470"/>
                            <a:chExt cx="780241" cy="526045"/>
                          </a:xfrm>
                        </wpg:grpSpPr>
                        <wps:wsp>
                          <wps:cNvPr id="468" name="Rectangle 468"/>
                          <wps:cNvSpPr/>
                          <wps:spPr>
                            <a:xfrm>
                              <a:off x="4677693" y="2962470"/>
                              <a:ext cx="780241" cy="526045"/>
                            </a:xfrm>
                            <a:prstGeom prst="rect">
                              <a:avLst/>
                            </a:prstGeom>
                            <a:solidFill>
                              <a:sysClr val="window" lastClr="FFFFFF"/>
                            </a:solidFill>
                            <a:ln w="12700" cap="flat" cmpd="sng" algn="ctr">
                              <a:solidFill>
                                <a:srgbClr val="4F81BD"/>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69" name="Text Box 3"/>
                          <wps:cNvSpPr txBox="1"/>
                          <wps:spPr>
                            <a:xfrm>
                              <a:off x="4733364" y="2969208"/>
                              <a:ext cx="305623" cy="177051"/>
                            </a:xfrm>
                            <a:prstGeom prst="rect">
                              <a:avLst/>
                            </a:prstGeom>
                            <a:solidFill>
                              <a:sysClr val="window" lastClr="FFFFFF"/>
                            </a:solidFill>
                            <a:ln w="6350">
                              <a:noFill/>
                            </a:ln>
                          </wps:spPr>
                          <wps:txbx>
                            <w:txbxContent>
                              <w:p w14:paraId="6B2DE973" w14:textId="77777777" w:rsidR="004810B7" w:rsidRDefault="004810B7" w:rsidP="00817E14">
                                <w:pPr>
                                  <w:pStyle w:val="NormalWeb"/>
                                  <w:spacing w:before="0" w:after="0"/>
                                  <w:rPr>
                                    <w:sz w:val="24"/>
                                    <w:szCs w:val="24"/>
                                  </w:rPr>
                                </w:pPr>
                                <w:r>
                                  <w:rPr>
                                    <w:rFonts w:ascii="Arial" w:hAnsi="Arial"/>
                                    <w:color w:val="000000"/>
                                    <w:sz w:val="10"/>
                                    <w:szCs w:val="10"/>
                                  </w:rPr>
                                  <w:t>C2H</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g:cNvPr id="470" name="Group 470"/>
                          <wpg:cNvGrpSpPr/>
                          <wpg:grpSpPr>
                            <a:xfrm>
                              <a:off x="4780079" y="3107221"/>
                              <a:ext cx="222421" cy="342458"/>
                              <a:chOff x="4780079" y="3107221"/>
                              <a:chExt cx="222421" cy="409538"/>
                            </a:xfrm>
                          </wpg:grpSpPr>
                          <wps:wsp>
                            <wps:cNvPr id="471" name="Rectangle 471"/>
                            <wps:cNvSpPr/>
                            <wps:spPr>
                              <a:xfrm>
                                <a:off x="4780079" y="3107221"/>
                                <a:ext cx="215360" cy="409538"/>
                              </a:xfrm>
                              <a:prstGeom prst="rect">
                                <a:avLst/>
                              </a:prstGeom>
                              <a:solidFill>
                                <a:sysClr val="window" lastClr="FFFFFF"/>
                              </a:solid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72" name="Straight Connector 472"/>
                            <wps:cNvCnPr/>
                            <wps:spPr>
                              <a:xfrm>
                                <a:off x="4790670" y="3446149"/>
                                <a:ext cx="211830" cy="0"/>
                              </a:xfrm>
                              <a:prstGeom prst="line">
                                <a:avLst/>
                              </a:prstGeom>
                              <a:noFill/>
                              <a:ln w="9525" cap="flat" cmpd="sng" algn="ctr">
                                <a:solidFill>
                                  <a:srgbClr val="4F81BD">
                                    <a:shade val="95000"/>
                                    <a:satMod val="105000"/>
                                  </a:srgbClr>
                                </a:solidFill>
                                <a:prstDash val="solid"/>
                              </a:ln>
                              <a:effectLst/>
                            </wps:spPr>
                            <wps:bodyPr/>
                          </wps:wsp>
                          <wps:wsp>
                            <wps:cNvPr id="473" name="Straight Connector 473"/>
                            <wps:cNvCnPr/>
                            <wps:spPr>
                              <a:xfrm>
                                <a:off x="4780079" y="3385763"/>
                                <a:ext cx="211455" cy="0"/>
                              </a:xfrm>
                              <a:prstGeom prst="line">
                                <a:avLst/>
                              </a:prstGeom>
                              <a:noFill/>
                              <a:ln w="9525" cap="flat" cmpd="sng" algn="ctr">
                                <a:solidFill>
                                  <a:srgbClr val="4F81BD">
                                    <a:shade val="95000"/>
                                    <a:satMod val="105000"/>
                                  </a:srgbClr>
                                </a:solidFill>
                                <a:prstDash val="solid"/>
                              </a:ln>
                              <a:effectLst/>
                            </wps:spPr>
                            <wps:bodyPr/>
                          </wps:wsp>
                          <wps:wsp>
                            <wps:cNvPr id="474" name="Straight Connector 474"/>
                            <wps:cNvCnPr/>
                            <wps:spPr>
                              <a:xfrm>
                                <a:off x="4780079" y="3321908"/>
                                <a:ext cx="211455" cy="0"/>
                              </a:xfrm>
                              <a:prstGeom prst="line">
                                <a:avLst/>
                              </a:prstGeom>
                              <a:noFill/>
                              <a:ln w="9525" cap="flat" cmpd="sng" algn="ctr">
                                <a:solidFill>
                                  <a:srgbClr val="4F81BD">
                                    <a:shade val="95000"/>
                                    <a:satMod val="105000"/>
                                  </a:srgbClr>
                                </a:solidFill>
                                <a:prstDash val="solid"/>
                              </a:ln>
                              <a:effectLst/>
                            </wps:spPr>
                            <wps:bodyPr/>
                          </wps:wsp>
                        </wpg:grpSp>
                        <wps:wsp>
                          <wps:cNvPr id="475" name="Text Box 37"/>
                          <wps:cNvSpPr txBox="1"/>
                          <wps:spPr>
                            <a:xfrm>
                              <a:off x="5096867" y="2969840"/>
                              <a:ext cx="305623" cy="175422"/>
                            </a:xfrm>
                            <a:prstGeom prst="rect">
                              <a:avLst/>
                            </a:prstGeom>
                            <a:solidFill>
                              <a:sysClr val="window" lastClr="FFFFFF"/>
                            </a:solidFill>
                            <a:ln w="6350">
                              <a:noFill/>
                            </a:ln>
                          </wps:spPr>
                          <wps:txbx>
                            <w:txbxContent>
                              <w:p w14:paraId="54403785" w14:textId="77777777" w:rsidR="004810B7" w:rsidRDefault="004810B7" w:rsidP="00817E14">
                                <w:pPr>
                                  <w:pStyle w:val="NormalWeb"/>
                                  <w:spacing w:before="0" w:after="0"/>
                                  <w:rPr>
                                    <w:sz w:val="24"/>
                                    <w:szCs w:val="24"/>
                                  </w:rPr>
                                </w:pPr>
                                <w:r>
                                  <w:rPr>
                                    <w:rFonts w:ascii="Arial" w:hAnsi="Arial"/>
                                    <w:color w:val="000000"/>
                                    <w:sz w:val="10"/>
                                    <w:szCs w:val="10"/>
                                  </w:rPr>
                                  <w:t>H2C</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g:cNvPr id="476" name="Group 476"/>
                          <wpg:cNvGrpSpPr/>
                          <wpg:grpSpPr>
                            <a:xfrm>
                              <a:off x="5150726" y="3107220"/>
                              <a:ext cx="222250" cy="341861"/>
                              <a:chOff x="5150726" y="3107220"/>
                              <a:chExt cx="222421" cy="409538"/>
                            </a:xfrm>
                          </wpg:grpSpPr>
                          <wps:wsp>
                            <wps:cNvPr id="477" name="Rectangle 477"/>
                            <wps:cNvSpPr/>
                            <wps:spPr>
                              <a:xfrm>
                                <a:off x="5150726" y="3107220"/>
                                <a:ext cx="215360" cy="409538"/>
                              </a:xfrm>
                              <a:prstGeom prst="rect">
                                <a:avLst/>
                              </a:prstGeom>
                              <a:solidFill>
                                <a:sysClr val="window" lastClr="FFFFFF"/>
                              </a:solid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78" name="Straight Connector 478"/>
                            <wps:cNvCnPr/>
                            <wps:spPr>
                              <a:xfrm>
                                <a:off x="5161317" y="3446149"/>
                                <a:ext cx="211830" cy="0"/>
                              </a:xfrm>
                              <a:prstGeom prst="line">
                                <a:avLst/>
                              </a:prstGeom>
                              <a:noFill/>
                              <a:ln w="9525" cap="flat" cmpd="sng" algn="ctr">
                                <a:solidFill>
                                  <a:srgbClr val="4F81BD">
                                    <a:shade val="95000"/>
                                    <a:satMod val="105000"/>
                                  </a:srgbClr>
                                </a:solidFill>
                                <a:prstDash val="solid"/>
                              </a:ln>
                              <a:effectLst/>
                            </wps:spPr>
                            <wps:bodyPr/>
                          </wps:wsp>
                          <wps:wsp>
                            <wps:cNvPr id="479" name="Straight Connector 479"/>
                            <wps:cNvCnPr/>
                            <wps:spPr>
                              <a:xfrm>
                                <a:off x="5150726" y="3385762"/>
                                <a:ext cx="211455" cy="0"/>
                              </a:xfrm>
                              <a:prstGeom prst="line">
                                <a:avLst/>
                              </a:prstGeom>
                              <a:noFill/>
                              <a:ln w="9525" cap="flat" cmpd="sng" algn="ctr">
                                <a:solidFill>
                                  <a:srgbClr val="4F81BD">
                                    <a:shade val="95000"/>
                                    <a:satMod val="105000"/>
                                  </a:srgbClr>
                                </a:solidFill>
                                <a:prstDash val="solid"/>
                              </a:ln>
                              <a:effectLst/>
                            </wps:spPr>
                            <wps:bodyPr/>
                          </wps:wsp>
                          <wps:wsp>
                            <wps:cNvPr id="64" name="Straight Connector 64"/>
                            <wps:cNvCnPr/>
                            <wps:spPr>
                              <a:xfrm>
                                <a:off x="5150726" y="3321907"/>
                                <a:ext cx="211455" cy="0"/>
                              </a:xfrm>
                              <a:prstGeom prst="line">
                                <a:avLst/>
                              </a:prstGeom>
                              <a:noFill/>
                              <a:ln w="9525" cap="flat" cmpd="sng" algn="ctr">
                                <a:solidFill>
                                  <a:srgbClr val="4F81BD">
                                    <a:shade val="95000"/>
                                    <a:satMod val="105000"/>
                                  </a:srgbClr>
                                </a:solidFill>
                                <a:prstDash val="solid"/>
                              </a:ln>
                              <a:effectLst/>
                            </wps:spPr>
                            <wps:bodyPr/>
                          </wps:wsp>
                        </wpg:grpSp>
                      </wpg:grpSp>
                      <wpg:grpSp>
                        <wpg:cNvPr id="65" name="Group 65"/>
                        <wpg:cNvGrpSpPr/>
                        <wpg:grpSpPr>
                          <a:xfrm>
                            <a:off x="6299658" y="2962470"/>
                            <a:ext cx="1001126" cy="601316"/>
                            <a:chOff x="6299658" y="2962470"/>
                            <a:chExt cx="780241" cy="526045"/>
                          </a:xfrm>
                        </wpg:grpSpPr>
                        <wps:wsp>
                          <wps:cNvPr id="66" name="Rectangle 66"/>
                          <wps:cNvSpPr/>
                          <wps:spPr>
                            <a:xfrm>
                              <a:off x="6299658" y="2962470"/>
                              <a:ext cx="780241" cy="526045"/>
                            </a:xfrm>
                            <a:prstGeom prst="rect">
                              <a:avLst/>
                            </a:prstGeom>
                            <a:solidFill>
                              <a:sysClr val="window" lastClr="FFFFFF"/>
                            </a:solidFill>
                            <a:ln w="12700" cap="flat" cmpd="sng" algn="ctr">
                              <a:solidFill>
                                <a:srgbClr val="4F81BD"/>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7" name="Text Box 3"/>
                          <wps:cNvSpPr txBox="1"/>
                          <wps:spPr>
                            <a:xfrm>
                              <a:off x="6355052" y="2969208"/>
                              <a:ext cx="305623" cy="177051"/>
                            </a:xfrm>
                            <a:prstGeom prst="rect">
                              <a:avLst/>
                            </a:prstGeom>
                            <a:solidFill>
                              <a:sysClr val="window" lastClr="FFFFFF"/>
                            </a:solidFill>
                            <a:ln w="6350">
                              <a:noFill/>
                            </a:ln>
                          </wps:spPr>
                          <wps:txbx>
                            <w:txbxContent>
                              <w:p w14:paraId="6CC2BAEA" w14:textId="77777777" w:rsidR="004810B7" w:rsidRDefault="004810B7" w:rsidP="00817E14">
                                <w:pPr>
                                  <w:pStyle w:val="NormalWeb"/>
                                  <w:spacing w:before="0" w:after="0"/>
                                  <w:rPr>
                                    <w:sz w:val="24"/>
                                    <w:szCs w:val="24"/>
                                  </w:rPr>
                                </w:pPr>
                                <w:r>
                                  <w:rPr>
                                    <w:rFonts w:ascii="Arial" w:hAnsi="Arial"/>
                                    <w:color w:val="000000"/>
                                    <w:sz w:val="10"/>
                                    <w:szCs w:val="10"/>
                                  </w:rPr>
                                  <w:t>C2H</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g:cNvPr id="68" name="Group 68"/>
                          <wpg:cNvGrpSpPr/>
                          <wpg:grpSpPr>
                            <a:xfrm>
                              <a:off x="6402044" y="3107221"/>
                              <a:ext cx="222421" cy="342458"/>
                              <a:chOff x="6402044" y="3107221"/>
                              <a:chExt cx="222421" cy="409538"/>
                            </a:xfrm>
                          </wpg:grpSpPr>
                          <wps:wsp>
                            <wps:cNvPr id="69" name="Rectangle 69"/>
                            <wps:cNvSpPr/>
                            <wps:spPr>
                              <a:xfrm>
                                <a:off x="6402044" y="3107221"/>
                                <a:ext cx="215360" cy="409538"/>
                              </a:xfrm>
                              <a:prstGeom prst="rect">
                                <a:avLst/>
                              </a:prstGeom>
                              <a:solidFill>
                                <a:sysClr val="window" lastClr="FFFFFF"/>
                              </a:solid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0" name="Straight Connector 70"/>
                            <wps:cNvCnPr/>
                            <wps:spPr>
                              <a:xfrm>
                                <a:off x="6412635" y="3446149"/>
                                <a:ext cx="211830" cy="0"/>
                              </a:xfrm>
                              <a:prstGeom prst="line">
                                <a:avLst/>
                              </a:prstGeom>
                              <a:noFill/>
                              <a:ln w="9525" cap="flat" cmpd="sng" algn="ctr">
                                <a:solidFill>
                                  <a:srgbClr val="4F81BD">
                                    <a:shade val="95000"/>
                                    <a:satMod val="105000"/>
                                  </a:srgbClr>
                                </a:solidFill>
                                <a:prstDash val="solid"/>
                              </a:ln>
                              <a:effectLst/>
                            </wps:spPr>
                            <wps:bodyPr/>
                          </wps:wsp>
                          <wps:wsp>
                            <wps:cNvPr id="71" name="Straight Connector 71"/>
                            <wps:cNvCnPr/>
                            <wps:spPr>
                              <a:xfrm>
                                <a:off x="6402044" y="3385763"/>
                                <a:ext cx="211455" cy="0"/>
                              </a:xfrm>
                              <a:prstGeom prst="line">
                                <a:avLst/>
                              </a:prstGeom>
                              <a:noFill/>
                              <a:ln w="9525" cap="flat" cmpd="sng" algn="ctr">
                                <a:solidFill>
                                  <a:srgbClr val="4F81BD">
                                    <a:shade val="95000"/>
                                    <a:satMod val="105000"/>
                                  </a:srgbClr>
                                </a:solidFill>
                                <a:prstDash val="solid"/>
                              </a:ln>
                              <a:effectLst/>
                            </wps:spPr>
                            <wps:bodyPr/>
                          </wps:wsp>
                          <wps:wsp>
                            <wps:cNvPr id="72" name="Straight Connector 72"/>
                            <wps:cNvCnPr/>
                            <wps:spPr>
                              <a:xfrm>
                                <a:off x="6402044" y="3321908"/>
                                <a:ext cx="211455" cy="0"/>
                              </a:xfrm>
                              <a:prstGeom prst="line">
                                <a:avLst/>
                              </a:prstGeom>
                              <a:noFill/>
                              <a:ln w="9525" cap="flat" cmpd="sng" algn="ctr">
                                <a:solidFill>
                                  <a:srgbClr val="4F81BD">
                                    <a:shade val="95000"/>
                                    <a:satMod val="105000"/>
                                  </a:srgbClr>
                                </a:solidFill>
                                <a:prstDash val="solid"/>
                              </a:ln>
                              <a:effectLst/>
                            </wps:spPr>
                            <wps:bodyPr/>
                          </wps:wsp>
                        </wpg:grpSp>
                        <wps:wsp>
                          <wps:cNvPr id="73" name="Text Box 37"/>
                          <wps:cNvSpPr txBox="1"/>
                          <wps:spPr>
                            <a:xfrm>
                              <a:off x="6718556" y="2969840"/>
                              <a:ext cx="305623" cy="175422"/>
                            </a:xfrm>
                            <a:prstGeom prst="rect">
                              <a:avLst/>
                            </a:prstGeom>
                            <a:solidFill>
                              <a:sysClr val="window" lastClr="FFFFFF"/>
                            </a:solidFill>
                            <a:ln w="6350">
                              <a:noFill/>
                            </a:ln>
                          </wps:spPr>
                          <wps:txbx>
                            <w:txbxContent>
                              <w:p w14:paraId="0B080EA6" w14:textId="77777777" w:rsidR="004810B7" w:rsidRDefault="004810B7" w:rsidP="00817E14">
                                <w:pPr>
                                  <w:pStyle w:val="NormalWeb"/>
                                  <w:spacing w:before="0" w:after="0"/>
                                  <w:rPr>
                                    <w:sz w:val="24"/>
                                    <w:szCs w:val="24"/>
                                  </w:rPr>
                                </w:pPr>
                                <w:r>
                                  <w:rPr>
                                    <w:rFonts w:ascii="Arial" w:hAnsi="Arial"/>
                                    <w:color w:val="000000"/>
                                    <w:sz w:val="10"/>
                                    <w:szCs w:val="10"/>
                                  </w:rPr>
                                  <w:t>H2C</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g:cNvPr id="74" name="Group 74"/>
                          <wpg:cNvGrpSpPr/>
                          <wpg:grpSpPr>
                            <a:xfrm>
                              <a:off x="6772691" y="3107220"/>
                              <a:ext cx="222250" cy="341861"/>
                              <a:chOff x="6772691" y="3107220"/>
                              <a:chExt cx="222421" cy="409538"/>
                            </a:xfrm>
                          </wpg:grpSpPr>
                          <wps:wsp>
                            <wps:cNvPr id="75" name="Rectangle 75"/>
                            <wps:cNvSpPr/>
                            <wps:spPr>
                              <a:xfrm>
                                <a:off x="6772691" y="3107220"/>
                                <a:ext cx="215360" cy="409538"/>
                              </a:xfrm>
                              <a:prstGeom prst="rect">
                                <a:avLst/>
                              </a:prstGeom>
                              <a:solidFill>
                                <a:sysClr val="window" lastClr="FFFFFF"/>
                              </a:solid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6783282" y="3446149"/>
                                <a:ext cx="211830" cy="0"/>
                              </a:xfrm>
                              <a:prstGeom prst="line">
                                <a:avLst/>
                              </a:prstGeom>
                              <a:noFill/>
                              <a:ln w="9525" cap="flat" cmpd="sng" algn="ctr">
                                <a:solidFill>
                                  <a:srgbClr val="4F81BD">
                                    <a:shade val="95000"/>
                                    <a:satMod val="105000"/>
                                  </a:srgbClr>
                                </a:solidFill>
                                <a:prstDash val="solid"/>
                              </a:ln>
                              <a:effectLst/>
                            </wps:spPr>
                            <wps:bodyPr/>
                          </wps:wsp>
                          <wps:wsp>
                            <wps:cNvPr id="77" name="Straight Connector 77"/>
                            <wps:cNvCnPr/>
                            <wps:spPr>
                              <a:xfrm>
                                <a:off x="6772691" y="3385762"/>
                                <a:ext cx="211455" cy="0"/>
                              </a:xfrm>
                              <a:prstGeom prst="line">
                                <a:avLst/>
                              </a:prstGeom>
                              <a:noFill/>
                              <a:ln w="9525" cap="flat" cmpd="sng" algn="ctr">
                                <a:solidFill>
                                  <a:srgbClr val="4F81BD">
                                    <a:shade val="95000"/>
                                    <a:satMod val="105000"/>
                                  </a:srgbClr>
                                </a:solidFill>
                                <a:prstDash val="solid"/>
                              </a:ln>
                              <a:effectLst/>
                            </wps:spPr>
                            <wps:bodyPr/>
                          </wps:wsp>
                          <wps:wsp>
                            <wps:cNvPr id="78" name="Straight Connector 78"/>
                            <wps:cNvCnPr/>
                            <wps:spPr>
                              <a:xfrm>
                                <a:off x="6772691" y="3321907"/>
                                <a:ext cx="211455" cy="0"/>
                              </a:xfrm>
                              <a:prstGeom prst="line">
                                <a:avLst/>
                              </a:prstGeom>
                              <a:noFill/>
                              <a:ln w="9525" cap="flat" cmpd="sng" algn="ctr">
                                <a:solidFill>
                                  <a:srgbClr val="4F81BD">
                                    <a:shade val="95000"/>
                                    <a:satMod val="105000"/>
                                  </a:srgbClr>
                                </a:solidFill>
                                <a:prstDash val="solid"/>
                              </a:ln>
                              <a:effectLst/>
                            </wps:spPr>
                            <wps:bodyPr/>
                          </wps:wsp>
                        </wpg:grpSp>
                      </wpg:grpSp>
                      <wps:wsp>
                        <wps:cNvPr id="79" name="Straight Connector 79"/>
                        <wps:cNvCnPr/>
                        <wps:spPr>
                          <a:xfrm>
                            <a:off x="123665" y="2649689"/>
                            <a:ext cx="7492919" cy="16517"/>
                          </a:xfrm>
                          <a:prstGeom prst="line">
                            <a:avLst/>
                          </a:prstGeom>
                          <a:noFill/>
                          <a:ln w="9525" cap="flat" cmpd="sng" algn="ctr">
                            <a:solidFill>
                              <a:sysClr val="windowText" lastClr="000000"/>
                            </a:solidFill>
                            <a:prstDash val="dash"/>
                            <a:round/>
                            <a:headEnd type="none" w="med" len="med"/>
                            <a:tailEnd type="none" w="med" len="med"/>
                          </a:ln>
                          <a:effectLst/>
                        </wps:spPr>
                        <wps:bodyPr/>
                      </wps:wsp>
                      <wpg:grpSp>
                        <wpg:cNvPr id="80" name="Group 80"/>
                        <wpg:cNvGrpSpPr/>
                        <wpg:grpSpPr>
                          <a:xfrm>
                            <a:off x="132490" y="1549365"/>
                            <a:ext cx="7488985" cy="639800"/>
                            <a:chOff x="132490" y="1809295"/>
                            <a:chExt cx="10175847" cy="639800"/>
                          </a:xfrm>
                        </wpg:grpSpPr>
                        <wps:wsp>
                          <wps:cNvPr id="81" name="Straight Connector 81"/>
                          <wps:cNvCnPr/>
                          <wps:spPr>
                            <a:xfrm>
                              <a:off x="132490" y="1809295"/>
                              <a:ext cx="10175847" cy="0"/>
                            </a:xfrm>
                            <a:prstGeom prst="line">
                              <a:avLst/>
                            </a:prstGeom>
                            <a:noFill/>
                            <a:ln w="9525" cap="flat" cmpd="sng" algn="ctr">
                              <a:solidFill>
                                <a:sysClr val="windowText" lastClr="000000"/>
                              </a:solidFill>
                              <a:prstDash val="dash"/>
                              <a:round/>
                              <a:headEnd type="none" w="med" len="med"/>
                              <a:tailEnd type="none" w="med" len="med"/>
                            </a:ln>
                            <a:effectLst/>
                          </wps:spPr>
                          <wps:bodyPr/>
                        </wps:wsp>
                        <wps:wsp>
                          <wps:cNvPr id="82" name="Rectangle 82"/>
                          <wps:cNvSpPr/>
                          <wps:spPr>
                            <a:xfrm>
                              <a:off x="5687535" y="1914936"/>
                              <a:ext cx="4444366" cy="534159"/>
                            </a:xfrm>
                            <a:prstGeom prst="rect">
                              <a:avLst/>
                            </a:prstGeom>
                            <a:solidFill>
                              <a:sysClr val="window" lastClr="FFFFFF"/>
                            </a:solidFill>
                            <a:ln w="12700" cap="flat" cmpd="sng" algn="ctr">
                              <a:solidFill>
                                <a:sysClr val="windowText" lastClr="000000"/>
                              </a:solidFill>
                              <a:prstDash val="solid"/>
                            </a:ln>
                            <a:effectLst/>
                          </wps:spPr>
                          <wps:txbx>
                            <w:txbxContent>
                              <w:p w14:paraId="18CAD527" w14:textId="77777777" w:rsidR="004810B7" w:rsidRDefault="004810B7" w:rsidP="00817E14">
                                <w:pPr>
                                  <w:pStyle w:val="NormalWeb"/>
                                  <w:spacing w:before="0" w:after="0"/>
                                  <w:jc w:val="center"/>
                                  <w:rPr>
                                    <w:sz w:val="24"/>
                                    <w:szCs w:val="24"/>
                                  </w:rPr>
                                </w:pPr>
                                <w:r>
                                  <w:rPr>
                                    <w:rFonts w:ascii="Arial" w:hAnsi="Arial"/>
                                    <w:color w:val="000000"/>
                                    <w:sz w:val="20"/>
                                    <w:szCs w:val="20"/>
                                  </w:rPr>
                                  <w:t>QDMA Driver</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83" name="Rectangle 83"/>
                          <wps:cNvSpPr/>
                          <wps:spPr>
                            <a:xfrm>
                              <a:off x="5882094" y="1915245"/>
                              <a:ext cx="949705" cy="252062"/>
                            </a:xfrm>
                            <a:prstGeom prst="rect">
                              <a:avLst/>
                            </a:prstGeom>
                            <a:solidFill>
                              <a:sysClr val="window" lastClr="FFFFFF"/>
                            </a:solidFill>
                            <a:ln w="12700" cap="flat" cmpd="sng" algn="ctr">
                              <a:solidFill>
                                <a:srgbClr val="C0504D"/>
                              </a:solidFill>
                              <a:prstDash val="solid"/>
                            </a:ln>
                            <a:effectLst/>
                          </wps:spPr>
                          <wps:txbx>
                            <w:txbxContent>
                              <w:p w14:paraId="5200B362" w14:textId="77777777" w:rsidR="004810B7" w:rsidRDefault="004810B7" w:rsidP="00817E14">
                                <w:pPr>
                                  <w:pStyle w:val="NormalWeb"/>
                                  <w:spacing w:before="0" w:after="0"/>
                                  <w:jc w:val="center"/>
                                  <w:rPr>
                                    <w:sz w:val="24"/>
                                    <w:szCs w:val="24"/>
                                  </w:rPr>
                                </w:pPr>
                                <w:r>
                                  <w:rPr>
                                    <w:rFonts w:ascii="Arial" w:hAnsi="Arial"/>
                                    <w:color w:val="000000"/>
                                    <w:sz w:val="14"/>
                                    <w:szCs w:val="14"/>
                                  </w:rPr>
                                  <w:t>Sysfs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7378323" y="1915304"/>
                              <a:ext cx="949325" cy="252093"/>
                            </a:xfrm>
                            <a:prstGeom prst="rect">
                              <a:avLst/>
                            </a:prstGeom>
                            <a:solidFill>
                              <a:sysClr val="window" lastClr="FFFFFF"/>
                            </a:solidFill>
                            <a:ln w="12700" cap="flat" cmpd="sng" algn="ctr">
                              <a:solidFill>
                                <a:srgbClr val="C0504D"/>
                              </a:solidFill>
                              <a:prstDash val="solid"/>
                            </a:ln>
                            <a:effectLst/>
                          </wps:spPr>
                          <wps:txbx>
                            <w:txbxContent>
                              <w:p w14:paraId="7CCC405E" w14:textId="77777777" w:rsidR="004810B7" w:rsidRDefault="004810B7" w:rsidP="00817E14">
                                <w:pPr>
                                  <w:pStyle w:val="NormalWeb"/>
                                  <w:spacing w:before="0" w:after="0"/>
                                  <w:jc w:val="center"/>
                                  <w:rPr>
                                    <w:sz w:val="24"/>
                                    <w:szCs w:val="24"/>
                                  </w:rPr>
                                </w:pPr>
                                <w:r>
                                  <w:rPr>
                                    <w:rFonts w:ascii="Arial" w:hAnsi="Arial"/>
                                    <w:color w:val="000000"/>
                                    <w:sz w:val="14"/>
                                    <w:szCs w:val="14"/>
                                  </w:rPr>
                                  <w:t>nl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8815632" y="1915166"/>
                              <a:ext cx="1137407" cy="251983"/>
                            </a:xfrm>
                            <a:prstGeom prst="rect">
                              <a:avLst/>
                            </a:prstGeom>
                            <a:solidFill>
                              <a:sysClr val="window" lastClr="FFFFFF"/>
                            </a:solidFill>
                            <a:ln w="12700" cap="flat" cmpd="sng" algn="ctr">
                              <a:solidFill>
                                <a:srgbClr val="C0504D"/>
                              </a:solidFill>
                              <a:prstDash val="solid"/>
                            </a:ln>
                            <a:effectLst/>
                          </wps:spPr>
                          <wps:txbx>
                            <w:txbxContent>
                              <w:p w14:paraId="00C24D39" w14:textId="77777777" w:rsidR="004810B7" w:rsidRDefault="004810B7" w:rsidP="00817E14">
                                <w:pPr>
                                  <w:pStyle w:val="NormalWeb"/>
                                  <w:spacing w:before="0" w:after="0"/>
                                  <w:jc w:val="center"/>
                                  <w:rPr>
                                    <w:sz w:val="24"/>
                                    <w:szCs w:val="24"/>
                                  </w:rPr>
                                </w:pPr>
                                <w:r>
                                  <w:rPr>
                                    <w:rFonts w:ascii="Arial" w:hAnsi="Arial"/>
                                    <w:color w:val="000000"/>
                                    <w:sz w:val="14"/>
                                    <w:szCs w:val="14"/>
                                  </w:rPr>
                                  <w:t>Char dev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86" name="Rectangle 86"/>
                        <wps:cNvSpPr/>
                        <wps:spPr>
                          <a:xfrm>
                            <a:off x="4195305" y="535300"/>
                            <a:ext cx="3240729" cy="318813"/>
                          </a:xfrm>
                          <a:prstGeom prst="rect">
                            <a:avLst/>
                          </a:prstGeom>
                          <a:solidFill>
                            <a:sysClr val="window" lastClr="FFFFFF"/>
                          </a:solidFill>
                          <a:ln w="12700" cap="flat" cmpd="sng" algn="ctr">
                            <a:solidFill>
                              <a:sysClr val="windowText" lastClr="000000"/>
                            </a:solidFill>
                            <a:prstDash val="solid"/>
                          </a:ln>
                          <a:effectLst/>
                        </wps:spPr>
                        <wps:txbx>
                          <w:txbxContent>
                            <w:p w14:paraId="1655C409" w14:textId="1B151AE9" w:rsidR="004810B7" w:rsidRDefault="004810B7" w:rsidP="00817E14">
                              <w:pPr>
                                <w:pStyle w:val="NormalWeb"/>
                                <w:spacing w:before="0" w:after="0"/>
                                <w:jc w:val="center"/>
                                <w:rPr>
                                  <w:sz w:val="24"/>
                                  <w:szCs w:val="24"/>
                                </w:rPr>
                              </w:pPr>
                              <w:r>
                                <w:rPr>
                                  <w:rFonts w:ascii="Arial" w:hAnsi="Arial"/>
                                  <w:color w:val="000000"/>
                                  <w:sz w:val="20"/>
                                  <w:szCs w:val="20"/>
                                </w:rPr>
                                <w:t>dma-perf application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a:endCxn id="83" idx="0"/>
                        </wps:cNvCnPr>
                        <wps:spPr>
                          <a:xfrm>
                            <a:off x="4712974" y="854112"/>
                            <a:ext cx="224" cy="801204"/>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88" name="Rectangle 88"/>
                        <wps:cNvSpPr/>
                        <wps:spPr>
                          <a:xfrm>
                            <a:off x="4859401" y="1156239"/>
                            <a:ext cx="1919653" cy="318087"/>
                          </a:xfrm>
                          <a:prstGeom prst="rect">
                            <a:avLst/>
                          </a:prstGeom>
                          <a:solidFill>
                            <a:sysClr val="window" lastClr="FFFFFF"/>
                          </a:solidFill>
                          <a:ln w="12700" cap="flat" cmpd="sng" algn="ctr">
                            <a:solidFill>
                              <a:sysClr val="windowText" lastClr="000000"/>
                            </a:solidFill>
                            <a:prstDash val="solid"/>
                          </a:ln>
                          <a:effectLst/>
                        </wps:spPr>
                        <wps:txbx>
                          <w:txbxContent>
                            <w:p w14:paraId="1EEB1079" w14:textId="77777777" w:rsidR="004810B7" w:rsidRDefault="004810B7" w:rsidP="00817E14">
                              <w:pPr>
                                <w:pStyle w:val="NormalWeb"/>
                                <w:spacing w:before="0" w:after="0"/>
                                <w:jc w:val="center"/>
                                <w:rPr>
                                  <w:sz w:val="24"/>
                                  <w:szCs w:val="24"/>
                                </w:rPr>
                              </w:pPr>
                              <w:r>
                                <w:rPr>
                                  <w:rFonts w:ascii="Arial" w:hAnsi="Arial"/>
                                  <w:color w:val="000000"/>
                                  <w:sz w:val="20"/>
                                  <w:szCs w:val="20"/>
                                </w:rPr>
                                <w:t>dmactl application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Straight Arrow Connector 89"/>
                        <wps:cNvCnPr>
                          <a:endCxn id="85" idx="0"/>
                        </wps:cNvCnPr>
                        <wps:spPr>
                          <a:xfrm>
                            <a:off x="6940792" y="854113"/>
                            <a:ext cx="658" cy="801124"/>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91" name="Text Box 18"/>
                        <wps:cNvSpPr txBox="1"/>
                        <wps:spPr>
                          <a:xfrm rot="16200000">
                            <a:off x="-222192" y="3854019"/>
                            <a:ext cx="714415" cy="330698"/>
                          </a:xfrm>
                          <a:prstGeom prst="rect">
                            <a:avLst/>
                          </a:prstGeom>
                          <a:solidFill>
                            <a:sysClr val="window" lastClr="FFFFFF"/>
                          </a:solidFill>
                          <a:ln w="6350">
                            <a:noFill/>
                          </a:ln>
                        </wps:spPr>
                        <wps:txbx>
                          <w:txbxContent>
                            <w:p w14:paraId="49DB6A2B" w14:textId="77777777" w:rsidR="004810B7" w:rsidRDefault="004810B7" w:rsidP="00817E14">
                              <w:pPr>
                                <w:pStyle w:val="NormalWeb"/>
                                <w:spacing w:before="0" w:after="0"/>
                                <w:rPr>
                                  <w:sz w:val="24"/>
                                  <w:szCs w:val="24"/>
                                </w:rPr>
                              </w:pPr>
                              <w:r>
                                <w:rPr>
                                  <w:rFonts w:ascii="Arial" w:hAnsi="Arial"/>
                                  <w:color w:val="000000"/>
                                  <w:sz w:val="20"/>
                                  <w:szCs w:val="20"/>
                                </w:rPr>
                                <w:t>Hardware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 name="Text Box 19"/>
                        <wps:cNvSpPr txBox="1"/>
                        <wps:spPr>
                          <a:xfrm rot="16200000">
                            <a:off x="-102117" y="2190319"/>
                            <a:ext cx="537805" cy="341748"/>
                          </a:xfrm>
                          <a:prstGeom prst="rect">
                            <a:avLst/>
                          </a:prstGeom>
                          <a:solidFill>
                            <a:sysClr val="window" lastClr="FFFFFF"/>
                          </a:solidFill>
                          <a:ln w="6350">
                            <a:noFill/>
                          </a:ln>
                        </wps:spPr>
                        <wps:txbx>
                          <w:txbxContent>
                            <w:p w14:paraId="606EA6A8" w14:textId="77777777" w:rsidR="004810B7" w:rsidRDefault="004810B7" w:rsidP="00817E14">
                              <w:pPr>
                                <w:pStyle w:val="NormalWeb"/>
                                <w:spacing w:before="0" w:after="0"/>
                                <w:rPr>
                                  <w:sz w:val="24"/>
                                  <w:szCs w:val="24"/>
                                </w:rPr>
                              </w:pPr>
                              <w:r>
                                <w:rPr>
                                  <w:rFonts w:ascii="Arial" w:hAnsi="Arial"/>
                                  <w:color w:val="000000"/>
                                  <w:sz w:val="20"/>
                                  <w:szCs w:val="20"/>
                                </w:rPr>
                                <w:t>Kernel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Text Box 20"/>
                        <wps:cNvSpPr txBox="1"/>
                        <wps:spPr>
                          <a:xfrm rot="16200000">
                            <a:off x="-293442" y="935959"/>
                            <a:ext cx="783098" cy="353586"/>
                          </a:xfrm>
                          <a:prstGeom prst="rect">
                            <a:avLst/>
                          </a:prstGeom>
                          <a:solidFill>
                            <a:sysClr val="window" lastClr="FFFFFF"/>
                          </a:solidFill>
                          <a:ln w="6350">
                            <a:noFill/>
                          </a:ln>
                        </wps:spPr>
                        <wps:txbx>
                          <w:txbxContent>
                            <w:p w14:paraId="601137F9" w14:textId="77777777" w:rsidR="004810B7" w:rsidRDefault="004810B7" w:rsidP="00817E14">
                              <w:pPr>
                                <w:pStyle w:val="NormalWeb"/>
                                <w:spacing w:before="0" w:after="0"/>
                                <w:rPr>
                                  <w:sz w:val="24"/>
                                  <w:szCs w:val="24"/>
                                </w:rPr>
                              </w:pPr>
                              <w:r>
                                <w:rPr>
                                  <w:rFonts w:ascii="Arial" w:hAnsi="Arial"/>
                                  <w:color w:val="000000"/>
                                  <w:sz w:val="20"/>
                                  <w:szCs w:val="20"/>
                                </w:rPr>
                                <w:t>Application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4" name="Rectangle 94"/>
                        <wps:cNvSpPr/>
                        <wps:spPr>
                          <a:xfrm>
                            <a:off x="1485657" y="1973981"/>
                            <a:ext cx="1056002" cy="509452"/>
                          </a:xfrm>
                          <a:prstGeom prst="rect">
                            <a:avLst/>
                          </a:prstGeom>
                          <a:solidFill>
                            <a:sysClr val="window" lastClr="FFFFFF"/>
                          </a:solidFill>
                          <a:ln w="12700" cap="flat" cmpd="sng" algn="ctr">
                            <a:solidFill>
                              <a:sysClr val="windowText" lastClr="000000"/>
                            </a:solidFill>
                            <a:prstDash val="solid"/>
                          </a:ln>
                          <a:effectLst/>
                        </wps:spPr>
                        <wps:txbx>
                          <w:txbxContent>
                            <w:p w14:paraId="1ACC44DC" w14:textId="77777777" w:rsidR="004810B7" w:rsidRDefault="004810B7" w:rsidP="00817E14">
                              <w:pPr>
                                <w:pStyle w:val="NormalWeb"/>
                                <w:spacing w:before="0" w:after="0"/>
                                <w:jc w:val="center"/>
                                <w:rPr>
                                  <w:sz w:val="24"/>
                                  <w:szCs w:val="24"/>
                                </w:rPr>
                              </w:pPr>
                              <w:r>
                                <w:rPr>
                                  <w:rFonts w:ascii="Arial" w:hAnsi="Arial"/>
                                  <w:color w:val="000000"/>
                                  <w:kern w:val="24"/>
                                  <w:sz w:val="20"/>
                                  <w:szCs w:val="20"/>
                                </w:rPr>
                                <w:t>igb_uio driver</w:t>
                              </w:r>
                            </w:p>
                          </w:txbxContent>
                        </wps:txbx>
                        <wps:bodyPr rtlCol="0" anchor="ctr"/>
                      </wps:wsp>
                      <wps:wsp>
                        <wps:cNvPr id="95" name="Rectangle 95"/>
                        <wps:cNvSpPr/>
                        <wps:spPr>
                          <a:xfrm>
                            <a:off x="412530" y="379281"/>
                            <a:ext cx="1510104" cy="326508"/>
                          </a:xfrm>
                          <a:prstGeom prst="rect">
                            <a:avLst/>
                          </a:prstGeom>
                          <a:solidFill>
                            <a:sysClr val="window" lastClr="FFFFFF"/>
                          </a:solidFill>
                          <a:ln w="12700" cap="flat" cmpd="sng" algn="ctr">
                            <a:solidFill>
                              <a:sysClr val="windowText" lastClr="000000"/>
                            </a:solidFill>
                            <a:prstDash val="solid"/>
                          </a:ln>
                          <a:effectLst/>
                        </wps:spPr>
                        <wps:txbx>
                          <w:txbxContent>
                            <w:p w14:paraId="5B4DC850" w14:textId="77777777" w:rsidR="004810B7" w:rsidRPr="00B516A6" w:rsidRDefault="004810B7" w:rsidP="00817E14">
                              <w:pPr>
                                <w:pStyle w:val="NormalWeb"/>
                                <w:spacing w:before="0" w:after="0"/>
                                <w:jc w:val="center"/>
                                <w:rPr>
                                  <w:sz w:val="16"/>
                                  <w:szCs w:val="16"/>
                                </w:rPr>
                              </w:pPr>
                              <w:r w:rsidRPr="00B516A6">
                                <w:rPr>
                                  <w:rFonts w:ascii="Arial" w:hAnsi="Arial"/>
                                  <w:color w:val="000000"/>
                                  <w:kern w:val="24"/>
                                  <w:sz w:val="16"/>
                                  <w:szCs w:val="16"/>
                                </w:rPr>
                                <w:t>DPDK testpmd application</w:t>
                              </w:r>
                            </w:p>
                          </w:txbxContent>
                        </wps:txbx>
                        <wps:bodyPr rtlCol="0" anchor="ctr"/>
                      </wps:wsp>
                      <wps:wsp>
                        <wps:cNvPr id="512" name="Rectangle 512"/>
                        <wps:cNvSpPr/>
                        <wps:spPr>
                          <a:xfrm>
                            <a:off x="459157" y="913196"/>
                            <a:ext cx="3072708" cy="323389"/>
                          </a:xfrm>
                          <a:prstGeom prst="rect">
                            <a:avLst/>
                          </a:prstGeom>
                          <a:solidFill>
                            <a:sysClr val="window" lastClr="FFFFFF"/>
                          </a:solidFill>
                          <a:ln w="12700" cap="flat" cmpd="sng" algn="ctr">
                            <a:solidFill>
                              <a:sysClr val="windowText" lastClr="000000"/>
                            </a:solidFill>
                            <a:prstDash val="solid"/>
                          </a:ln>
                          <a:effectLst/>
                        </wps:spPr>
                        <wps:txbx>
                          <w:txbxContent>
                            <w:p w14:paraId="7B482C55" w14:textId="77777777" w:rsidR="004810B7" w:rsidRDefault="004810B7" w:rsidP="00817E14">
                              <w:pPr>
                                <w:pStyle w:val="NormalWeb"/>
                                <w:spacing w:before="0" w:after="0"/>
                                <w:jc w:val="center"/>
                                <w:rPr>
                                  <w:sz w:val="24"/>
                                  <w:szCs w:val="24"/>
                                </w:rPr>
                              </w:pPr>
                              <w:r>
                                <w:rPr>
                                  <w:rFonts w:ascii="Arial" w:hAnsi="Arial"/>
                                  <w:color w:val="000000"/>
                                  <w:kern w:val="24"/>
                                  <w:sz w:val="20"/>
                                  <w:szCs w:val="20"/>
                                </w:rPr>
                                <w:t>DPDK Environment</w:t>
                              </w:r>
                            </w:p>
                          </w:txbxContent>
                        </wps:txbx>
                        <wps:bodyPr rtlCol="0" anchor="ctr"/>
                      </wps:wsp>
                      <wps:wsp>
                        <wps:cNvPr id="513" name="Rectangle 513"/>
                        <wps:cNvSpPr/>
                        <wps:spPr>
                          <a:xfrm>
                            <a:off x="499981" y="1382091"/>
                            <a:ext cx="3113553" cy="281740"/>
                          </a:xfrm>
                          <a:prstGeom prst="rect">
                            <a:avLst/>
                          </a:prstGeom>
                          <a:solidFill>
                            <a:sysClr val="window" lastClr="FFFFFF"/>
                          </a:solidFill>
                          <a:ln w="12700" cap="flat" cmpd="sng" algn="ctr">
                            <a:solidFill>
                              <a:sysClr val="windowText" lastClr="000000"/>
                            </a:solidFill>
                            <a:prstDash val="solid"/>
                          </a:ln>
                          <a:effectLst/>
                        </wps:spPr>
                        <wps:txbx>
                          <w:txbxContent>
                            <w:p w14:paraId="2C031ECC" w14:textId="77777777" w:rsidR="004810B7" w:rsidRDefault="004810B7" w:rsidP="00817E14">
                              <w:pPr>
                                <w:pStyle w:val="NormalWeb"/>
                                <w:spacing w:before="0" w:after="0"/>
                                <w:jc w:val="center"/>
                                <w:rPr>
                                  <w:sz w:val="24"/>
                                  <w:szCs w:val="24"/>
                                </w:rPr>
                              </w:pPr>
                              <w:r>
                                <w:rPr>
                                  <w:rFonts w:ascii="Arial" w:hAnsi="Arial"/>
                                  <w:color w:val="000000"/>
                                  <w:kern w:val="24"/>
                                  <w:sz w:val="20"/>
                                  <w:szCs w:val="20"/>
                                </w:rPr>
                                <w:t>Xilinx QDMA DPDK PMD</w:t>
                              </w:r>
                            </w:p>
                          </w:txbxContent>
                        </wps:txbx>
                        <wps:bodyPr rtlCol="0" anchor="ctr"/>
                      </wps:wsp>
                      <wps:wsp>
                        <wps:cNvPr id="514" name="Rectangle 514"/>
                        <wps:cNvSpPr/>
                        <wps:spPr>
                          <a:xfrm>
                            <a:off x="2063832" y="386773"/>
                            <a:ext cx="1492333" cy="331316"/>
                          </a:xfrm>
                          <a:prstGeom prst="rect">
                            <a:avLst/>
                          </a:prstGeom>
                          <a:solidFill>
                            <a:sysClr val="window" lastClr="FFFFFF"/>
                          </a:solidFill>
                          <a:ln w="12700" cap="flat" cmpd="sng" algn="ctr">
                            <a:solidFill>
                              <a:sysClr val="windowText" lastClr="000000"/>
                            </a:solidFill>
                            <a:prstDash val="solid"/>
                          </a:ln>
                          <a:effectLst/>
                        </wps:spPr>
                        <wps:txbx>
                          <w:txbxContent>
                            <w:p w14:paraId="25B47404" w14:textId="77777777" w:rsidR="004810B7" w:rsidRPr="00B516A6" w:rsidRDefault="004810B7" w:rsidP="00817E14">
                              <w:pPr>
                                <w:pStyle w:val="NormalWeb"/>
                                <w:spacing w:before="0" w:after="0"/>
                                <w:jc w:val="center"/>
                                <w:rPr>
                                  <w:sz w:val="16"/>
                                  <w:szCs w:val="16"/>
                                </w:rPr>
                              </w:pPr>
                              <w:r w:rsidRPr="00B516A6">
                                <w:rPr>
                                  <w:rFonts w:ascii="Arial" w:hAnsi="Arial"/>
                                  <w:color w:val="000000"/>
                                  <w:kern w:val="24"/>
                                  <w:sz w:val="16"/>
                                  <w:szCs w:val="16"/>
                                </w:rPr>
                                <w:t>dpdk-pktgen application</w:t>
                              </w:r>
                            </w:p>
                          </w:txbxContent>
                        </wps:txbx>
                        <wps:bodyPr rtlCol="0" anchor="ctr"/>
                      </wps:wsp>
                      <wps:wsp>
                        <wps:cNvPr id="515" name="Straight Arrow Connector 515"/>
                        <wps:cNvCnPr/>
                        <wps:spPr>
                          <a:xfrm>
                            <a:off x="938949" y="655721"/>
                            <a:ext cx="520624" cy="0"/>
                          </a:xfrm>
                          <a:prstGeom prst="straightConnector1">
                            <a:avLst/>
                          </a:prstGeom>
                          <a:noFill/>
                          <a:ln w="9525" cap="flat" cmpd="sng" algn="ctr">
                            <a:solidFill>
                              <a:srgbClr val="C0504D">
                                <a:shade val="95000"/>
                                <a:satMod val="105000"/>
                              </a:srgbClr>
                            </a:solidFill>
                            <a:prstDash val="solid"/>
                            <a:tailEnd type="triangle"/>
                          </a:ln>
                          <a:effectLst/>
                        </wps:spPr>
                        <wps:bodyPr/>
                      </wps:wsp>
                      <wps:wsp>
                        <wps:cNvPr id="516" name="Straight Connector 516"/>
                        <wps:cNvCnPr/>
                        <wps:spPr>
                          <a:xfrm>
                            <a:off x="3899365" y="0"/>
                            <a:ext cx="10208" cy="2818893"/>
                          </a:xfrm>
                          <a:prstGeom prst="line">
                            <a:avLst/>
                          </a:prstGeom>
                          <a:noFill/>
                          <a:ln w="12700" cap="flat" cmpd="sng" algn="ctr">
                            <a:solidFill>
                              <a:sysClr val="windowText" lastClr="000000">
                                <a:shade val="95000"/>
                                <a:satMod val="105000"/>
                              </a:sysClr>
                            </a:solidFill>
                            <a:prstDash val="dash"/>
                          </a:ln>
                          <a:effectLst/>
                        </wps:spPr>
                        <wps:bodyPr/>
                      </wps:wsp>
                      <wps:wsp>
                        <wps:cNvPr id="517" name="Text Box 34"/>
                        <wps:cNvSpPr txBox="1"/>
                        <wps:spPr>
                          <a:xfrm>
                            <a:off x="1321063" y="21738"/>
                            <a:ext cx="1337291" cy="281907"/>
                          </a:xfrm>
                          <a:prstGeom prst="rect">
                            <a:avLst/>
                          </a:prstGeom>
                          <a:solidFill>
                            <a:sysClr val="window" lastClr="FFFFFF"/>
                          </a:solidFill>
                          <a:ln w="6350">
                            <a:solidFill>
                              <a:sysClr val="window" lastClr="FFFFFF"/>
                            </a:solidFill>
                          </a:ln>
                        </wps:spPr>
                        <wps:txbx>
                          <w:txbxContent>
                            <w:p w14:paraId="4CFE59D3" w14:textId="77777777" w:rsidR="004810B7" w:rsidRDefault="004810B7" w:rsidP="00817E14">
                              <w:pPr>
                                <w:pStyle w:val="NormalWeb"/>
                                <w:spacing w:before="0" w:after="0"/>
                                <w:jc w:val="center"/>
                                <w:rPr>
                                  <w:sz w:val="24"/>
                                  <w:szCs w:val="24"/>
                                </w:rPr>
                              </w:pPr>
                              <w:r>
                                <w:rPr>
                                  <w:rFonts w:ascii="Arial" w:hAnsi="Arial"/>
                                  <w:color w:val="000000"/>
                                  <w:sz w:val="20"/>
                                  <w:szCs w:val="20"/>
                                </w:rPr>
                                <w:t>DPDK Driver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 Box 100"/>
                        <wps:cNvSpPr txBox="1"/>
                        <wps:spPr>
                          <a:xfrm>
                            <a:off x="5055464" y="21738"/>
                            <a:ext cx="1337008" cy="327227"/>
                          </a:xfrm>
                          <a:prstGeom prst="rect">
                            <a:avLst/>
                          </a:prstGeom>
                          <a:solidFill>
                            <a:sysClr val="window" lastClr="FFFFFF"/>
                          </a:solidFill>
                          <a:ln w="6350">
                            <a:solidFill>
                              <a:sysClr val="window" lastClr="FFFFFF"/>
                            </a:solidFill>
                          </a:ln>
                        </wps:spPr>
                        <wps:txbx>
                          <w:txbxContent>
                            <w:p w14:paraId="37A83F20" w14:textId="77777777" w:rsidR="004810B7" w:rsidRDefault="004810B7" w:rsidP="00817E14">
                              <w:pPr>
                                <w:pStyle w:val="NormalWeb"/>
                                <w:spacing w:before="0" w:after="0"/>
                                <w:jc w:val="center"/>
                                <w:rPr>
                                  <w:sz w:val="24"/>
                                  <w:szCs w:val="24"/>
                                </w:rPr>
                              </w:pPr>
                              <w:r>
                                <w:rPr>
                                  <w:rFonts w:ascii="Arial" w:hAnsi="Arial" w:cs="Arial"/>
                                  <w:color w:val="000000"/>
                                  <w:sz w:val="20"/>
                                  <w:szCs w:val="20"/>
                                </w:rPr>
                                <w:t>Linux Driver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Straight Arrow Connector 519"/>
                        <wps:cNvCnPr/>
                        <wps:spPr>
                          <a:xfrm>
                            <a:off x="5815670" y="854112"/>
                            <a:ext cx="3559" cy="302126"/>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520" name="Straight Arrow Connector 520"/>
                        <wps:cNvCnPr>
                          <a:endCxn id="84" idx="0"/>
                        </wps:cNvCnPr>
                        <wps:spPr>
                          <a:xfrm flipH="1">
                            <a:off x="5814167" y="1474325"/>
                            <a:ext cx="4785" cy="181049"/>
                          </a:xfrm>
                          <a:prstGeom prst="straightConnector1">
                            <a:avLst/>
                          </a:prstGeom>
                          <a:noFill/>
                          <a:ln w="9525" cap="flat" cmpd="sng" algn="ctr">
                            <a:solidFill>
                              <a:srgbClr val="4F81BD">
                                <a:shade val="95000"/>
                                <a:satMod val="105000"/>
                              </a:srgbClr>
                            </a:solidFill>
                            <a:prstDash val="solid"/>
                            <a:tailEnd type="triangle"/>
                          </a:ln>
                          <a:effectLst/>
                        </wps:spPr>
                        <wps:bodyPr/>
                      </wps:wsp>
                      <wpg:grpSp>
                        <wpg:cNvPr id="521" name="Group 521"/>
                        <wpg:cNvGrpSpPr/>
                        <wpg:grpSpPr>
                          <a:xfrm>
                            <a:off x="485228" y="3840010"/>
                            <a:ext cx="7078987" cy="513233"/>
                            <a:chOff x="485228" y="3840010"/>
                            <a:chExt cx="6970798" cy="513233"/>
                          </a:xfrm>
                        </wpg:grpSpPr>
                        <wps:wsp>
                          <wps:cNvPr id="522" name="Rectangle 522"/>
                          <wps:cNvSpPr/>
                          <wps:spPr>
                            <a:xfrm>
                              <a:off x="490197" y="3840010"/>
                              <a:ext cx="6965829" cy="259399"/>
                            </a:xfrm>
                            <a:prstGeom prst="rect">
                              <a:avLst/>
                            </a:prstGeom>
                            <a:solidFill>
                              <a:sysClr val="window" lastClr="FFFFFF"/>
                            </a:solidFill>
                            <a:ln w="12700" cap="flat" cmpd="sng" algn="ctr">
                              <a:solidFill>
                                <a:sysClr val="windowText" lastClr="000000"/>
                              </a:solidFill>
                              <a:prstDash val="solid"/>
                            </a:ln>
                            <a:effectLst/>
                          </wps:spPr>
                          <wps:txbx>
                            <w:txbxContent>
                              <w:p w14:paraId="7931F3F1" w14:textId="77777777" w:rsidR="004810B7" w:rsidRDefault="004810B7" w:rsidP="00817E14">
                                <w:pPr>
                                  <w:pStyle w:val="NormalWeb"/>
                                  <w:spacing w:before="0" w:after="0"/>
                                  <w:ind w:left="446"/>
                                  <w:jc w:val="center"/>
                                  <w:rPr>
                                    <w:sz w:val="24"/>
                                    <w:szCs w:val="24"/>
                                  </w:rPr>
                                </w:pPr>
                                <w:r>
                                  <w:rPr>
                                    <w:rFonts w:ascii="Arial" w:hAnsi="Arial"/>
                                    <w:color w:val="000000"/>
                                    <w:sz w:val="20"/>
                                    <w:szCs w:val="20"/>
                                  </w:rPr>
                                  <w:t>PCIe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3" name="Rectangle 523"/>
                          <wps:cNvSpPr/>
                          <wps:spPr>
                            <a:xfrm>
                              <a:off x="485228" y="4093844"/>
                              <a:ext cx="6965829" cy="259399"/>
                            </a:xfrm>
                            <a:prstGeom prst="rect">
                              <a:avLst/>
                            </a:prstGeom>
                            <a:solidFill>
                              <a:sysClr val="window" lastClr="FFFFFF"/>
                            </a:solidFill>
                            <a:ln w="12700" cap="flat" cmpd="sng" algn="ctr">
                              <a:solidFill>
                                <a:sysClr val="windowText" lastClr="000000"/>
                              </a:solidFill>
                              <a:prstDash val="solid"/>
                            </a:ln>
                            <a:effectLst/>
                          </wps:spPr>
                          <wps:txbx>
                            <w:txbxContent>
                              <w:p w14:paraId="1CF3A62B" w14:textId="77777777" w:rsidR="004810B7" w:rsidRDefault="004810B7" w:rsidP="00817E14">
                                <w:pPr>
                                  <w:pStyle w:val="NormalWeb"/>
                                  <w:spacing w:before="0" w:after="0"/>
                                  <w:ind w:left="446"/>
                                  <w:jc w:val="center"/>
                                  <w:rPr>
                                    <w:sz w:val="24"/>
                                    <w:szCs w:val="24"/>
                                  </w:rPr>
                                </w:pPr>
                                <w:r>
                                  <w:rPr>
                                    <w:rFonts w:ascii="Arial" w:hAnsi="Arial"/>
                                    <w:color w:val="000000"/>
                                    <w:sz w:val="20"/>
                                    <w:szCs w:val="20"/>
                                  </w:rPr>
                                  <w:t>QDMA Subsystem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524" name="Straight Arrow Connector 524"/>
                        <wps:cNvCnPr>
                          <a:cxnSpLocks/>
                        </wps:cNvCnPr>
                        <wps:spPr>
                          <a:xfrm flipH="1" flipV="1">
                            <a:off x="938951" y="637711"/>
                            <a:ext cx="7964" cy="3863314"/>
                          </a:xfrm>
                          <a:prstGeom prst="straightConnector1">
                            <a:avLst/>
                          </a:prstGeom>
                          <a:noFill/>
                          <a:ln w="9525" cap="flat" cmpd="sng" algn="ctr">
                            <a:solidFill>
                              <a:srgbClr val="C0504D">
                                <a:shade val="95000"/>
                                <a:satMod val="105000"/>
                              </a:srgbClr>
                            </a:solidFill>
                            <a:prstDash val="solid"/>
                            <a:tailEnd type="triangle"/>
                          </a:ln>
                          <a:effectLst/>
                        </wps:spPr>
                        <wps:bodyPr/>
                      </wps:wsp>
                      <wps:wsp>
                        <wps:cNvPr id="525" name="Straight Arrow Connector 525"/>
                        <wps:cNvCnPr>
                          <a:cxnSpLocks/>
                        </wps:cNvCnPr>
                        <wps:spPr>
                          <a:xfrm>
                            <a:off x="1435424" y="654703"/>
                            <a:ext cx="0" cy="3846322"/>
                          </a:xfrm>
                          <a:prstGeom prst="straightConnector1">
                            <a:avLst/>
                          </a:prstGeom>
                          <a:noFill/>
                          <a:ln w="9525" cap="flat" cmpd="sng" algn="ctr">
                            <a:solidFill>
                              <a:srgbClr val="C0504D">
                                <a:shade val="95000"/>
                                <a:satMod val="105000"/>
                              </a:srgbClr>
                            </a:solidFill>
                            <a:prstDash val="solid"/>
                            <a:tailEnd type="triangle"/>
                          </a:ln>
                          <a:effectLst/>
                        </wps:spPr>
                        <wps:bodyPr/>
                      </wps:wsp>
                      <wps:wsp>
                        <wps:cNvPr id="526" name="Straight Arrow Connector 526"/>
                        <wps:cNvCnPr>
                          <a:cxnSpLocks/>
                        </wps:cNvCnPr>
                        <wps:spPr>
                          <a:xfrm flipH="1" flipV="1">
                            <a:off x="2562074" y="705751"/>
                            <a:ext cx="13393" cy="3795274"/>
                          </a:xfrm>
                          <a:prstGeom prst="straightConnector1">
                            <a:avLst/>
                          </a:prstGeom>
                          <a:noFill/>
                          <a:ln w="9525" cap="flat" cmpd="sng" algn="ctr">
                            <a:solidFill>
                              <a:srgbClr val="F79646">
                                <a:shade val="95000"/>
                                <a:satMod val="105000"/>
                              </a:srgbClr>
                            </a:solidFill>
                            <a:prstDash val="solid"/>
                            <a:tailEnd type="triangle"/>
                          </a:ln>
                          <a:effectLst/>
                        </wps:spPr>
                        <wps:bodyPr/>
                      </wps:wsp>
                      <wps:wsp>
                        <wps:cNvPr id="527" name="Straight Arrow Connector 527"/>
                        <wps:cNvCnPr>
                          <a:cxnSpLocks noChangeAspect="1"/>
                        </wps:cNvCnPr>
                        <wps:spPr>
                          <a:xfrm>
                            <a:off x="3052079" y="727443"/>
                            <a:ext cx="33791" cy="3773582"/>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528" name="Connector: Elbow 528"/>
                        <wps:cNvCnPr>
                          <a:cxnSpLocks/>
                          <a:endCxn id="85" idx="2"/>
                        </wps:cNvCnPr>
                        <wps:spPr>
                          <a:xfrm rot="5400000" flipH="1" flipV="1">
                            <a:off x="4652678" y="2212521"/>
                            <a:ext cx="2593742" cy="1983142"/>
                          </a:xfrm>
                          <a:prstGeom prst="bentConnector3">
                            <a:avLst>
                              <a:gd name="adj1" fmla="val 50000"/>
                            </a:avLst>
                          </a:prstGeom>
                          <a:noFill/>
                          <a:ln w="9525" cap="flat" cmpd="sng" algn="ctr">
                            <a:solidFill>
                              <a:srgbClr val="F79646">
                                <a:shade val="95000"/>
                                <a:satMod val="105000"/>
                              </a:srgbClr>
                            </a:solidFill>
                            <a:prstDash val="solid"/>
                            <a:tailEnd type="triangle"/>
                          </a:ln>
                          <a:effectLst/>
                        </wps:spPr>
                        <wps:bodyPr/>
                      </wps:wsp>
                      <wps:wsp>
                        <wps:cNvPr id="529" name="Connector: Elbow 529"/>
                        <wps:cNvCnPr>
                          <a:cxnSpLocks/>
                        </wps:cNvCnPr>
                        <wps:spPr>
                          <a:xfrm rot="5400000">
                            <a:off x="4873189" y="2432969"/>
                            <a:ext cx="2593309" cy="1542557"/>
                          </a:xfrm>
                          <a:prstGeom prst="bentConnector3">
                            <a:avLst>
                              <a:gd name="adj1" fmla="val 50000"/>
                            </a:avLst>
                          </a:prstGeom>
                          <a:noFill/>
                          <a:ln w="9525" cap="flat" cmpd="sng" algn="ctr">
                            <a:solidFill>
                              <a:srgbClr val="4BACC6">
                                <a:shade val="95000"/>
                                <a:satMod val="105000"/>
                              </a:srgbClr>
                            </a:solidFill>
                            <a:prstDash val="solid"/>
                            <a:tailEnd type="triangle"/>
                          </a:ln>
                          <a:effectLst/>
                        </wps:spPr>
                        <wps:bodyPr/>
                      </wps:wsp>
                      <wps:wsp>
                        <wps:cNvPr id="530" name="Connector: Elbow 530"/>
                        <wps:cNvCnPr>
                          <a:cxnSpLocks/>
                        </wps:cNvCnPr>
                        <wps:spPr>
                          <a:xfrm rot="5400000" flipH="1" flipV="1">
                            <a:off x="5441427" y="3032185"/>
                            <a:ext cx="2624076" cy="374642"/>
                          </a:xfrm>
                          <a:prstGeom prst="bentConnector3">
                            <a:avLst>
                              <a:gd name="adj1" fmla="val 50551"/>
                            </a:avLst>
                          </a:prstGeom>
                          <a:noFill/>
                          <a:ln w="9525" cap="flat" cmpd="sng" algn="ctr">
                            <a:solidFill>
                              <a:srgbClr val="F79646">
                                <a:shade val="95000"/>
                                <a:satMod val="105000"/>
                              </a:srgbClr>
                            </a:solidFill>
                            <a:prstDash val="solid"/>
                            <a:tailEnd type="triangle"/>
                          </a:ln>
                          <a:effectLst/>
                        </wps:spPr>
                        <wps:bodyPr/>
                      </wps:wsp>
                      <wps:wsp>
                        <wps:cNvPr id="531" name="Connector: Elbow 531"/>
                        <wps:cNvCnPr>
                          <a:cxnSpLocks/>
                          <a:stCxn id="85" idx="2"/>
                        </wps:cNvCnPr>
                        <wps:spPr>
                          <a:xfrm rot="16200000" flipH="1">
                            <a:off x="5715554" y="3132785"/>
                            <a:ext cx="2593624" cy="142491"/>
                          </a:xfrm>
                          <a:prstGeom prst="bentConnector3">
                            <a:avLst>
                              <a:gd name="adj1" fmla="val 50000"/>
                            </a:avLst>
                          </a:prstGeom>
                          <a:noFill/>
                          <a:ln w="9525" cap="flat" cmpd="sng" algn="ctr">
                            <a:solidFill>
                              <a:srgbClr val="4BACC6">
                                <a:shade val="95000"/>
                                <a:satMod val="105000"/>
                              </a:srgbClr>
                            </a:solidFill>
                            <a:prstDash val="solid"/>
                            <a:tailEnd type="triangle"/>
                          </a:ln>
                          <a:effectLst/>
                        </wps:spPr>
                        <wps:bodyPr/>
                      </wps:wsp>
                    </wpg:wgp>
                  </a:graphicData>
                </a:graphic>
              </wp:inline>
            </w:drawing>
          </mc:Choice>
          <mc:Fallback>
            <w:pict>
              <v:group w14:anchorId="347D6640" id="Group 128" o:spid="_x0000_s1026" style="width:483.75pt;height:393pt;mso-position-horizontal-relative:char;mso-position-vertical-relative:line" coordorigin="-786" coordsize="77001,4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">
                <v:rect id="Rectangle 7" o:spid="_x0000_s1027" style="position:absolute;left:4852;top:45010;width:70739;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" fillcolor="window" strokecolor="windowText" strokeweight="1pt">
                  <v:textbox>
                    <w:txbxContent>
                      <w:p w14:paraId="1A0FA9CC" w14:textId="77777777" w:rsidR="004810B7" w:rsidRDefault="004810B7" w:rsidP="00817E14">
                        <w:pPr>
                          <w:pStyle w:val="NormalWeb"/>
                          <w:spacing w:before="0" w:after="0"/>
                          <w:jc w:val="center"/>
                          <w:rPr>
                            <w:sz w:val="24"/>
                            <w:szCs w:val="24"/>
                          </w:rPr>
                        </w:pPr>
                        <w:r>
                          <w:rPr>
                            <w:rFonts w:ascii="Arial" w:hAnsi="Arial"/>
                            <w:color w:val="000000"/>
                            <w:sz w:val="20"/>
                            <w:szCs w:val="20"/>
                          </w:rPr>
                          <w:t>Packet Generator + Capture</w:t>
                        </w:r>
                      </w:p>
                    </w:txbxContent>
                  </v:textbox>
                </v:rect>
                <v:rect id="Rectangle 10" o:spid="_x0000_s1028" style="position:absolute;left:4901;top:28470;width:70741;height:7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" fillcolor="window" strokecolor="windowText" strokeweight="1pt">
                  <v:textbox>
                    <w:txbxContent>
                      <w:p w14:paraId="03102F55" w14:textId="77777777" w:rsidR="004810B7" w:rsidRDefault="004810B7" w:rsidP="00817E14">
                        <w:pPr>
                          <w:pStyle w:val="NormalWeb"/>
                          <w:spacing w:before="0" w:after="0"/>
                          <w:jc w:val="center"/>
                          <w:rPr>
                            <w:sz w:val="24"/>
                            <w:szCs w:val="24"/>
                          </w:rPr>
                        </w:pPr>
                        <w:r>
                          <w:rPr>
                            <w:rFonts w:ascii="Arial" w:hAnsi="Arial"/>
                            <w:color w:val="000000"/>
                            <w:sz w:val="20"/>
                            <w:szCs w:val="20"/>
                          </w:rPr>
                          <w:t>Host</w:t>
                        </w:r>
                      </w:p>
                      <w:p w14:paraId="1EF481A2" w14:textId="77777777" w:rsidR="004810B7" w:rsidRDefault="004810B7" w:rsidP="00817E14">
                        <w:pPr>
                          <w:pStyle w:val="NormalWeb"/>
                          <w:spacing w:before="0" w:after="0"/>
                          <w:jc w:val="center"/>
                        </w:pPr>
                        <w:r>
                          <w:rPr>
                            <w:rFonts w:ascii="Arial" w:hAnsi="Arial"/>
                            <w:color w:val="000000"/>
                            <w:sz w:val="20"/>
                            <w:szCs w:val="20"/>
                          </w:rPr>
                          <w:t>Memory</w:t>
                        </w:r>
                      </w:p>
                    </w:txbxContent>
                  </v:textbox>
                </v:rect>
                <v:group id="Group 11" o:spid="_x0000_s1029" style="position:absolute;left:6916;top:29624;width:10017;height:6016" coordorigin="6916,29624" coordsize="7802,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30" style="position:absolute;left:6916;top:29624;width:7802;height:5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" fillcolor="window" strokecolor="#4f81bd" strokeweight="1pt"/>
                  <v:shapetype id="_x0000_t202" coordsize="21600,21600" o:spt="202" path="m,l,21600r21600,l21600,xe">
                    <v:stroke joinstyle="miter"/>
                    <v:path gradientshapeok="t" o:connecttype="rect"/>
                  </v:shapetype>
                  <v:shape id="Text Box 81" o:spid="_x0000_s1031" type="#_x0000_t202" style="position:absolute;left:7479;top:29692;width:3055;height:1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" fillcolor="window" stroked="f" strokeweight=".5pt">
                    <v:textbox>
                      <w:txbxContent>
                        <w:p w14:paraId="085B71D8" w14:textId="77777777" w:rsidR="004810B7" w:rsidRDefault="004810B7" w:rsidP="00817E14">
                          <w:pPr>
                            <w:pStyle w:val="NormalWeb"/>
                            <w:spacing w:before="0" w:after="0"/>
                            <w:rPr>
                              <w:sz w:val="24"/>
                              <w:szCs w:val="24"/>
                            </w:rPr>
                          </w:pPr>
                          <w:r>
                            <w:rPr>
                              <w:rFonts w:ascii="Arial" w:hAnsi="Arial"/>
                              <w:color w:val="000000"/>
                              <w:sz w:val="10"/>
                              <w:szCs w:val="10"/>
                            </w:rPr>
                            <w:t>C2H</w:t>
                          </w:r>
                        </w:p>
                      </w:txbxContent>
                    </v:textbox>
                  </v:shape>
                  <v:group id="Group 14" o:spid="_x0000_s1032" style="position:absolute;left:7940;top:31072;width:2224;height:3424" coordorigin="7940,31072" coordsize="2224,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33" style="position:absolute;left:7940;top:31072;width:2153;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" fillcolor="window" strokecolor="windowText" strokeweight="1pt"/>
                    <v:line id="Straight Connector 22" o:spid="_x0000_s1034" style="position:absolute;visibility:visible;mso-wrap-style:square" from="8045,34461" to="10164,34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" strokecolor="#4a7ebb"/>
                    <v:line id="Straight Connector 23" o:spid="_x0000_s1035" style="position:absolute;visibility:visible;mso-wrap-style:square" from="7940,33857" to="10054,3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" strokecolor="#4a7ebb"/>
                    <v:line id="Straight Connector 27" o:spid="_x0000_s1036" style="position:absolute;visibility:visible;mso-wrap-style:square" from="7940,33219" to="10054,33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" strokecolor="#4a7ebb"/>
                  </v:group>
                  <v:shape id="Text Box 37" o:spid="_x0000_s1037" type="#_x0000_t202" style="position:absolute;left:11114;top:29698;width:3055;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" fillcolor="window" stroked="f" strokeweight=".5pt">
                    <v:textbox>
                      <w:txbxContent>
                        <w:p w14:paraId="0DAACBF1" w14:textId="77777777" w:rsidR="004810B7" w:rsidRDefault="004810B7" w:rsidP="00817E14">
                          <w:pPr>
                            <w:pStyle w:val="NormalWeb"/>
                            <w:spacing w:before="0" w:after="0"/>
                            <w:rPr>
                              <w:sz w:val="24"/>
                              <w:szCs w:val="24"/>
                            </w:rPr>
                          </w:pPr>
                          <w:r>
                            <w:rPr>
                              <w:rFonts w:ascii="Arial" w:hAnsi="Arial"/>
                              <w:color w:val="000000"/>
                              <w:sz w:val="10"/>
                              <w:szCs w:val="10"/>
                            </w:rPr>
                            <w:t>H2C</w:t>
                          </w:r>
                        </w:p>
                      </w:txbxContent>
                    </v:textbox>
                  </v:shape>
                  <v:group id="Group 29" o:spid="_x0000_s1038" style="position:absolute;left:11646;top:31072;width:2223;height:3418" coordorigin="11646,31072" coordsize="2224,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448" o:spid="_x0000_s1039" style="position:absolute;left:11646;top:31072;width:2154;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" fillcolor="window" strokecolor="windowText" strokeweight="1pt"/>
                    <v:line id="Straight Connector 449" o:spid="_x0000_s1040" style="position:absolute;visibility:visible;mso-wrap-style:square" from="11752,34461" to="13870,34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" strokecolor="#4a7ebb"/>
                    <v:line id="Straight Connector 450" o:spid="_x0000_s1041" style="position:absolute;visibility:visible;mso-wrap-style:square" from="11646,33857" to="13761,3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" strokecolor="#4a7ebb"/>
                    <v:line id="Straight Connector 451" o:spid="_x0000_s1042" style="position:absolute;visibility:visible;mso-wrap-style:square" from="11646,33219" to="13761,33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" strokecolor="#4a7ebb"/>
                  </v:group>
                </v:group>
                <v:group id="Group 452" o:spid="_x0000_s1043" style="position:absolute;left:23236;top:29708;width:10012;height:6013" coordorigin="23236,29708" coordsize="7802,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rect id="Rectangle 453" o:spid="_x0000_s1044" style="position:absolute;left:23236;top:29708;width:7803;height:5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" fillcolor="window" strokecolor="#4f81bd" strokeweight="1pt"/>
                  <v:shape id="Text Box 3" o:spid="_x0000_s1045" type="#_x0000_t202" style="position:absolute;left:23797;top:29775;width:3056;height:17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" fillcolor="window" stroked="f" strokeweight=".5pt">
                    <v:textbox>
                      <w:txbxContent>
                        <w:p w14:paraId="02B9CEDE" w14:textId="77777777" w:rsidR="004810B7" w:rsidRDefault="004810B7" w:rsidP="00817E14">
                          <w:pPr>
                            <w:pStyle w:val="NormalWeb"/>
                            <w:spacing w:before="0" w:after="0"/>
                            <w:rPr>
                              <w:sz w:val="24"/>
                              <w:szCs w:val="24"/>
                            </w:rPr>
                          </w:pPr>
                          <w:r>
                            <w:rPr>
                              <w:rFonts w:ascii="Arial" w:hAnsi="Arial"/>
                              <w:color w:val="000000"/>
                              <w:sz w:val="10"/>
                              <w:szCs w:val="10"/>
                            </w:rPr>
                            <w:t>C2H</w:t>
                          </w:r>
                        </w:p>
                      </w:txbxContent>
                    </v:textbox>
                  </v:shape>
                  <v:group id="Group 456" o:spid="_x0000_s1046" style="position:absolute;left:24260;top:31156;width:2224;height:3424" coordorigin="24260,31156" coordsize="2224,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rect id="Rectangle 457" o:spid="_x0000_s1047" style="position:absolute;left:24260;top:31156;width:2154;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" fillcolor="window" strokecolor="windowText" strokeweight="1pt"/>
                    <v:line id="Straight Connector 458" o:spid="_x0000_s1048" style="position:absolute;visibility:visible;mso-wrap-style:square" from="24366,34545" to="26484,34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" strokecolor="#4a7ebb"/>
                    <v:line id="Straight Connector 459" o:spid="_x0000_s1049" style="position:absolute;visibility:visible;mso-wrap-style:square" from="24260,33941" to="26375,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" strokecolor="#4a7ebb"/>
                    <v:line id="Straight Connector 460" o:spid="_x0000_s1050" style="position:absolute;visibility:visible;mso-wrap-style:square" from="24260,33302" to="26375,33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" strokecolor="#4a7ebb"/>
                  </v:group>
                  <v:shape id="Text Box 37" o:spid="_x0000_s1051" type="#_x0000_t202" style="position:absolute;left:27432;top:29782;width:3056;height:17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" fillcolor="window" stroked="f" strokeweight=".5pt">
                    <v:textbox>
                      <w:txbxContent>
                        <w:p w14:paraId="4DD5D298" w14:textId="77777777" w:rsidR="004810B7" w:rsidRDefault="004810B7" w:rsidP="00817E14">
                          <w:pPr>
                            <w:pStyle w:val="NormalWeb"/>
                            <w:spacing w:before="0" w:after="0"/>
                            <w:rPr>
                              <w:sz w:val="24"/>
                              <w:szCs w:val="24"/>
                            </w:rPr>
                          </w:pPr>
                          <w:r>
                            <w:rPr>
                              <w:rFonts w:ascii="Arial" w:hAnsi="Arial"/>
                              <w:color w:val="000000"/>
                              <w:sz w:val="10"/>
                              <w:szCs w:val="10"/>
                            </w:rPr>
                            <w:t>H2C</w:t>
                          </w:r>
                        </w:p>
                      </w:txbxContent>
                    </v:textbox>
                  </v:shape>
                  <v:group id="Group 462" o:spid="_x0000_s1052" style="position:absolute;left:27967;top:31155;width:2222;height:3419" coordorigin="27967,31155" coordsize="2224,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">
                    <v:rect id="Rectangle 463" o:spid="_x0000_s1053" style="position:absolute;left:27967;top:31155;width:215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" fillcolor="window" strokecolor="windowText" strokeweight="1pt"/>
                    <v:line id="Straight Connector 464" o:spid="_x0000_s1054" style="position:absolute;visibility:visible;mso-wrap-style:square" from="28073,34545" to="30191,34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" strokecolor="#4a7ebb"/>
                    <v:line id="Straight Connector 465" o:spid="_x0000_s1055" style="position:absolute;visibility:visible;mso-wrap-style:square" from="27967,33941" to="3008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" strokecolor="#4a7ebb"/>
                    <v:line id="Straight Connector 466" o:spid="_x0000_s1056" style="position:absolute;visibility:visible;mso-wrap-style:square" from="27967,33302" to="30081,33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" strokecolor="#4a7ebb"/>
                  </v:group>
                </v:group>
                <v:group id="Group 467" o:spid="_x0000_s1057" style="position:absolute;left:46776;top:29624;width:10012;height:6013" coordorigin="46776,29624" coordsize="7802,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">
                  <v:rect id="Rectangle 468" o:spid="_x0000_s1058" style="position:absolute;left:46776;top:29624;width:7803;height:5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" fillcolor="window" strokecolor="#4f81bd" strokeweight="1pt"/>
                  <v:shape id="Text Box 3" o:spid="_x0000_s1059" type="#_x0000_t202" style="position:absolute;left:47333;top:29692;width:3056;height:17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" fillcolor="window" stroked="f" strokeweight=".5pt">
                    <v:textbox>
                      <w:txbxContent>
                        <w:p w14:paraId="6B2DE973" w14:textId="77777777" w:rsidR="004810B7" w:rsidRDefault="004810B7" w:rsidP="00817E14">
                          <w:pPr>
                            <w:pStyle w:val="NormalWeb"/>
                            <w:spacing w:before="0" w:after="0"/>
                            <w:rPr>
                              <w:sz w:val="24"/>
                              <w:szCs w:val="24"/>
                            </w:rPr>
                          </w:pPr>
                          <w:r>
                            <w:rPr>
                              <w:rFonts w:ascii="Arial" w:hAnsi="Arial"/>
                              <w:color w:val="000000"/>
                              <w:sz w:val="10"/>
                              <w:szCs w:val="10"/>
                            </w:rPr>
                            <w:t>C2H</w:t>
                          </w:r>
                        </w:p>
                      </w:txbxContent>
                    </v:textbox>
                  </v:shape>
                  <v:group id="Group 470" o:spid="_x0000_s1060" style="position:absolute;left:47800;top:31072;width:2225;height:3424" coordorigin="47800,31072" coordsize="2224,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rect id="Rectangle 471" o:spid="_x0000_s1061" style="position:absolute;left:47800;top:31072;width:2154;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" fillcolor="window" strokecolor="windowText" strokeweight="1pt"/>
                    <v:line id="Straight Connector 472" o:spid="_x0000_s1062" style="position:absolute;visibility:visible;mso-wrap-style:square" from="47906,34461" to="50025,34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" strokecolor="#4a7ebb"/>
                    <v:line id="Straight Connector 473" o:spid="_x0000_s1063" style="position:absolute;visibility:visible;mso-wrap-style:square" from="47800,33857" to="49915,3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" strokecolor="#4a7ebb"/>
                    <v:line id="Straight Connector 474" o:spid="_x0000_s1064" style="position:absolute;visibility:visible;mso-wrap-style:square" from="47800,33219" to="49915,33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" strokecolor="#4a7ebb"/>
                  </v:group>
                  <v:shape id="Text Box 37" o:spid="_x0000_s1065" type="#_x0000_t202" style="position:absolute;left:50968;top:29698;width:3056;height:17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" fillcolor="window" stroked="f" strokeweight=".5pt">
                    <v:textbox>
                      <w:txbxContent>
                        <w:p w14:paraId="54403785" w14:textId="77777777" w:rsidR="004810B7" w:rsidRDefault="004810B7" w:rsidP="00817E14">
                          <w:pPr>
                            <w:pStyle w:val="NormalWeb"/>
                            <w:spacing w:before="0" w:after="0"/>
                            <w:rPr>
                              <w:sz w:val="24"/>
                              <w:szCs w:val="24"/>
                            </w:rPr>
                          </w:pPr>
                          <w:r>
                            <w:rPr>
                              <w:rFonts w:ascii="Arial" w:hAnsi="Arial"/>
                              <w:color w:val="000000"/>
                              <w:sz w:val="10"/>
                              <w:szCs w:val="10"/>
                            </w:rPr>
                            <w:t>H2C</w:t>
                          </w:r>
                        </w:p>
                      </w:txbxContent>
                    </v:textbox>
                  </v:shape>
                  <v:group id="Group 476" o:spid="_x0000_s1066" style="position:absolute;left:51507;top:31072;width:2222;height:3418" coordorigin="51507,31072" coordsize="2224,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rect id="Rectangle 477" o:spid="_x0000_s1067" style="position:absolute;left:51507;top:31072;width:2153;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" fillcolor="window" strokecolor="windowText" strokeweight="1pt"/>
                    <v:line id="Straight Connector 478" o:spid="_x0000_s1068" style="position:absolute;visibility:visible;mso-wrap-style:square" from="51613,34461" to="53731,34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" strokecolor="#4a7ebb"/>
                    <v:line id="Straight Connector 479" o:spid="_x0000_s1069" style="position:absolute;visibility:visible;mso-wrap-style:square" from="51507,33857" to="53621,3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" strokecolor="#4a7ebb"/>
                    <v:line id="Straight Connector 64" o:spid="_x0000_s1070" style="position:absolute;visibility:visible;mso-wrap-style:square" from="51507,33219" to="53621,33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" strokecolor="#4a7ebb"/>
                  </v:group>
                </v:group>
                <v:group id="Group 65" o:spid="_x0000_s1071" style="position:absolute;left:62996;top:29624;width:10011;height:6013" coordorigin="62996,29624" coordsize="7802,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66" o:spid="_x0000_s1072" style="position:absolute;left:62996;top:29624;width:7802;height:5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" fillcolor="window" strokecolor="#4f81bd" strokeweight="1pt"/>
                  <v:shape id="Text Box 3" o:spid="_x0000_s1073" type="#_x0000_t202" style="position:absolute;left:63550;top:29692;width:3056;height:17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" fillcolor="window" stroked="f" strokeweight=".5pt">
                    <v:textbox>
                      <w:txbxContent>
                        <w:p w14:paraId="6CC2BAEA" w14:textId="77777777" w:rsidR="004810B7" w:rsidRDefault="004810B7" w:rsidP="00817E14">
                          <w:pPr>
                            <w:pStyle w:val="NormalWeb"/>
                            <w:spacing w:before="0" w:after="0"/>
                            <w:rPr>
                              <w:sz w:val="24"/>
                              <w:szCs w:val="24"/>
                            </w:rPr>
                          </w:pPr>
                          <w:r>
                            <w:rPr>
                              <w:rFonts w:ascii="Arial" w:hAnsi="Arial"/>
                              <w:color w:val="000000"/>
                              <w:sz w:val="10"/>
                              <w:szCs w:val="10"/>
                            </w:rPr>
                            <w:t>C2H</w:t>
                          </w:r>
                        </w:p>
                      </w:txbxContent>
                    </v:textbox>
                  </v:shape>
                  <v:group id="Group 68" o:spid="_x0000_s1074" style="position:absolute;left:64020;top:31072;width:2224;height:3424" coordorigin="64020,31072" coordsize="2224,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69" o:spid="_x0000_s1075" style="position:absolute;left:64020;top:31072;width:2154;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" fillcolor="window" strokecolor="windowText" strokeweight="1pt"/>
                    <v:line id="Straight Connector 70" o:spid="_x0000_s1076" style="position:absolute;visibility:visible;mso-wrap-style:square" from="64126,34461" to="66244,34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" strokecolor="#4a7ebb"/>
                    <v:line id="Straight Connector 71" o:spid="_x0000_s1077" style="position:absolute;visibility:visible;mso-wrap-style:square" from="64020,33857" to="66134,3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" strokecolor="#4a7ebb"/>
                    <v:line id="Straight Connector 72" o:spid="_x0000_s1078" style="position:absolute;visibility:visible;mso-wrap-style:square" from="64020,33219" to="66134,33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" strokecolor="#4a7ebb"/>
                  </v:group>
                  <v:shape id="Text Box 37" o:spid="_x0000_s1079" type="#_x0000_t202" style="position:absolute;left:67185;top:29698;width:3056;height:17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" fillcolor="window" stroked="f" strokeweight=".5pt">
                    <v:textbox>
                      <w:txbxContent>
                        <w:p w14:paraId="0B080EA6" w14:textId="77777777" w:rsidR="004810B7" w:rsidRDefault="004810B7" w:rsidP="00817E14">
                          <w:pPr>
                            <w:pStyle w:val="NormalWeb"/>
                            <w:spacing w:before="0" w:after="0"/>
                            <w:rPr>
                              <w:sz w:val="24"/>
                              <w:szCs w:val="24"/>
                            </w:rPr>
                          </w:pPr>
                          <w:r>
                            <w:rPr>
                              <w:rFonts w:ascii="Arial" w:hAnsi="Arial"/>
                              <w:color w:val="000000"/>
                              <w:sz w:val="10"/>
                              <w:szCs w:val="10"/>
                            </w:rPr>
                            <w:t>H2C</w:t>
                          </w:r>
                        </w:p>
                      </w:txbxContent>
                    </v:textbox>
                  </v:shape>
                  <v:group id="Group 74" o:spid="_x0000_s1080" style="position:absolute;left:67726;top:31072;width:2223;height:3418" coordorigin="67726,31072" coordsize="2224,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75" o:spid="_x0000_s1081" style="position:absolute;left:67726;top:31072;width:2154;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" fillcolor="window" strokecolor="windowText" strokeweight="1pt"/>
                    <v:line id="Straight Connector 76" o:spid="_x0000_s1082" style="position:absolute;visibility:visible;mso-wrap-style:square" from="67832,34461" to="69951,34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" strokecolor="#4a7ebb"/>
                    <v:line id="Straight Connector 77" o:spid="_x0000_s1083" style="position:absolute;visibility:visible;mso-wrap-style:square" from="67726,33857" to="69841,3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" strokecolor="#4a7ebb"/>
                    <v:line id="Straight Connector 78" o:spid="_x0000_s1084" style="position:absolute;visibility:visible;mso-wrap-style:square" from="67726,33219" to="69841,33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" strokecolor="#4a7ebb"/>
                  </v:group>
                </v:group>
                <v:line id="Straight Connector 79" o:spid="_x0000_s1085" style="position:absolute;visibility:visible;mso-wrap-style:square" from="1236,26496" to="76165,26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" strokecolor="windowText">
                  <v:stroke dashstyle="dash"/>
                </v:line>
                <v:group id="Group 80" o:spid="_x0000_s1086" style="position:absolute;left:1324;top:15493;width:74890;height:6398" coordorigin="1324,18092" coordsize="101758,6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line id="Straight Connector 81" o:spid="_x0000_s1087" style="position:absolute;visibility:visible;mso-wrap-style:square" from="1324,18092" to="103083,18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" strokecolor="windowText">
                    <v:stroke dashstyle="dash"/>
                  </v:line>
                  <v:rect id="Rectangle 82" o:spid="_x0000_s1088" style="position:absolute;left:56875;top:19149;width:44444;height:534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" fillcolor="window" strokecolor="windowText" strokeweight="1pt">
                    <v:textbox>
                      <w:txbxContent>
                        <w:p w14:paraId="18CAD527" w14:textId="77777777" w:rsidR="004810B7" w:rsidRDefault="004810B7" w:rsidP="00817E14">
                          <w:pPr>
                            <w:pStyle w:val="NormalWeb"/>
                            <w:spacing w:before="0" w:after="0"/>
                            <w:jc w:val="center"/>
                            <w:rPr>
                              <w:sz w:val="24"/>
                              <w:szCs w:val="24"/>
                            </w:rPr>
                          </w:pPr>
                          <w:r>
                            <w:rPr>
                              <w:rFonts w:ascii="Arial" w:hAnsi="Arial"/>
                              <w:color w:val="000000"/>
                              <w:sz w:val="20"/>
                              <w:szCs w:val="20"/>
                            </w:rPr>
                            <w:t>QDMA Driver</w:t>
                          </w:r>
                        </w:p>
                      </w:txbxContent>
                    </v:textbox>
                  </v:rect>
                  <v:rect id="Rectangle 83" o:spid="_x0000_s1089" style="position:absolute;left:58820;top:19152;width:9497;height:2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" fillcolor="window" strokecolor="#c0504d" strokeweight="1pt">
                    <v:textbox>
                      <w:txbxContent>
                        <w:p w14:paraId="5200B362" w14:textId="77777777" w:rsidR="004810B7" w:rsidRDefault="004810B7" w:rsidP="00817E14">
                          <w:pPr>
                            <w:pStyle w:val="NormalWeb"/>
                            <w:spacing w:before="0" w:after="0"/>
                            <w:jc w:val="center"/>
                            <w:rPr>
                              <w:sz w:val="24"/>
                              <w:szCs w:val="24"/>
                            </w:rPr>
                          </w:pPr>
                          <w:r>
                            <w:rPr>
                              <w:rFonts w:ascii="Arial" w:hAnsi="Arial"/>
                              <w:color w:val="000000"/>
                              <w:sz w:val="14"/>
                              <w:szCs w:val="14"/>
                            </w:rPr>
                            <w:t>Sysfs</w:t>
                          </w:r>
                        </w:p>
                      </w:txbxContent>
                    </v:textbox>
                  </v:rect>
                  <v:rect id="Rectangle 84" o:spid="_x0000_s1090" style="position:absolute;left:73783;top:19153;width:9493;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" fillcolor="window" strokecolor="#c0504d" strokeweight="1pt">
                    <v:textbox>
                      <w:txbxContent>
                        <w:p w14:paraId="7CCC405E" w14:textId="77777777" w:rsidR="004810B7" w:rsidRDefault="004810B7" w:rsidP="00817E14">
                          <w:pPr>
                            <w:pStyle w:val="NormalWeb"/>
                            <w:spacing w:before="0" w:after="0"/>
                            <w:jc w:val="center"/>
                            <w:rPr>
                              <w:sz w:val="24"/>
                              <w:szCs w:val="24"/>
                            </w:rPr>
                          </w:pPr>
                          <w:r>
                            <w:rPr>
                              <w:rFonts w:ascii="Arial" w:hAnsi="Arial"/>
                              <w:color w:val="000000"/>
                              <w:sz w:val="14"/>
                              <w:szCs w:val="14"/>
                            </w:rPr>
                            <w:t>nl</w:t>
                          </w:r>
                        </w:p>
                      </w:txbxContent>
                    </v:textbox>
                  </v:rect>
                  <v:rect id="Rectangle 85" o:spid="_x0000_s1091" style="position:absolute;left:88156;top:19151;width:11374;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" fillcolor="window" strokecolor="#c0504d" strokeweight="1pt">
                    <v:textbox>
                      <w:txbxContent>
                        <w:p w14:paraId="00C24D39" w14:textId="77777777" w:rsidR="004810B7" w:rsidRDefault="004810B7" w:rsidP="00817E14">
                          <w:pPr>
                            <w:pStyle w:val="NormalWeb"/>
                            <w:spacing w:before="0" w:after="0"/>
                            <w:jc w:val="center"/>
                            <w:rPr>
                              <w:sz w:val="24"/>
                              <w:szCs w:val="24"/>
                            </w:rPr>
                          </w:pPr>
                          <w:r>
                            <w:rPr>
                              <w:rFonts w:ascii="Arial" w:hAnsi="Arial"/>
                              <w:color w:val="000000"/>
                              <w:sz w:val="14"/>
                              <w:szCs w:val="14"/>
                            </w:rPr>
                            <w:t>Char dev</w:t>
                          </w:r>
                        </w:p>
                      </w:txbxContent>
                    </v:textbox>
                  </v:rect>
                </v:group>
                <v:rect id="Rectangle 86" o:spid="_x0000_s1092" style="position:absolute;left:41953;top:5353;width:32407;height:3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" fillcolor="window" strokecolor="windowText" strokeweight="1pt">
                  <v:textbox>
                    <w:txbxContent>
                      <w:p w14:paraId="1655C409" w14:textId="1B151AE9" w:rsidR="004810B7" w:rsidRDefault="004810B7" w:rsidP="00817E14">
                        <w:pPr>
                          <w:pStyle w:val="NormalWeb"/>
                          <w:spacing w:before="0" w:after="0"/>
                          <w:jc w:val="center"/>
                          <w:rPr>
                            <w:sz w:val="24"/>
                            <w:szCs w:val="24"/>
                          </w:rPr>
                        </w:pPr>
                        <w:r>
                          <w:rPr>
                            <w:rFonts w:ascii="Arial" w:hAnsi="Arial"/>
                            <w:color w:val="000000"/>
                            <w:sz w:val="20"/>
                            <w:szCs w:val="20"/>
                          </w:rPr>
                          <w:t>dma-perf application</w:t>
                        </w:r>
                      </w:p>
                    </w:txbxContent>
                  </v:textbox>
                </v:rect>
                <v:shapetype id="_x0000_t32" coordsize="21600,21600" o:spt="32" o:oned="t" path="m,l21600,21600e" filled="f">
                  <v:path arrowok="t" fillok="f" o:connecttype="none"/>
                  <o:lock v:ext="edit" shapetype="t"/>
                </v:shapetype>
                <v:shape id="Straight Arrow Connector 87" o:spid="_x0000_s1093" type="#_x0000_t32" style="position:absolute;left:47129;top:8541;width:2;height:80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" strokecolor="#4a7ebb">
                  <v:stroke endarrow="block"/>
                </v:shape>
                <v:rect id="Rectangle 88" o:spid="_x0000_s1094" style="position:absolute;left:48594;top:11562;width:19196;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" fillcolor="window" strokecolor="windowText" strokeweight="1pt">
                  <v:textbox>
                    <w:txbxContent>
                      <w:p w14:paraId="1EEB1079" w14:textId="77777777" w:rsidR="004810B7" w:rsidRDefault="004810B7" w:rsidP="00817E14">
                        <w:pPr>
                          <w:pStyle w:val="NormalWeb"/>
                          <w:spacing w:before="0" w:after="0"/>
                          <w:jc w:val="center"/>
                          <w:rPr>
                            <w:sz w:val="24"/>
                            <w:szCs w:val="24"/>
                          </w:rPr>
                        </w:pPr>
                        <w:r>
                          <w:rPr>
                            <w:rFonts w:ascii="Arial" w:hAnsi="Arial"/>
                            <w:color w:val="000000"/>
                            <w:sz w:val="20"/>
                            <w:szCs w:val="20"/>
                          </w:rPr>
                          <w:t>dmactl application</w:t>
                        </w:r>
                      </w:p>
                    </w:txbxContent>
                  </v:textbox>
                </v:rect>
                <v:shape id="Straight Arrow Connector 89" o:spid="_x0000_s1095" type="#_x0000_t32" style="position:absolute;left:69407;top:8541;width:7;height:80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" strokecolor="#4a7ebb">
                  <v:stroke endarrow="block"/>
                </v:shape>
                <v:shape id="Text Box 18" o:spid="_x0000_s1096" type="#_x0000_t202" style="position:absolute;left:-2222;top:38540;width:7144;height:3306;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" fillcolor="window" stroked="f" strokeweight=".5pt">
                  <v:textbox>
                    <w:txbxContent>
                      <w:p w14:paraId="49DB6A2B" w14:textId="77777777" w:rsidR="004810B7" w:rsidRDefault="004810B7" w:rsidP="00817E14">
                        <w:pPr>
                          <w:pStyle w:val="NormalWeb"/>
                          <w:spacing w:before="0" w:after="0"/>
                          <w:rPr>
                            <w:sz w:val="24"/>
                            <w:szCs w:val="24"/>
                          </w:rPr>
                        </w:pPr>
                        <w:r>
                          <w:rPr>
                            <w:rFonts w:ascii="Arial" w:hAnsi="Arial"/>
                            <w:color w:val="000000"/>
                            <w:sz w:val="20"/>
                            <w:szCs w:val="20"/>
                          </w:rPr>
                          <w:t>Hardware</w:t>
                        </w:r>
                      </w:p>
                    </w:txbxContent>
                  </v:textbox>
                </v:shape>
                <v:shape id="Text Box 19" o:spid="_x0000_s1097" type="#_x0000_t202" style="position:absolute;left:-1021;top:21903;width:5378;height:3416;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" fillcolor="window" stroked="f" strokeweight=".5pt">
                  <v:textbox>
                    <w:txbxContent>
                      <w:p w14:paraId="606EA6A8" w14:textId="77777777" w:rsidR="004810B7" w:rsidRDefault="004810B7" w:rsidP="00817E14">
                        <w:pPr>
                          <w:pStyle w:val="NormalWeb"/>
                          <w:spacing w:before="0" w:after="0"/>
                          <w:rPr>
                            <w:sz w:val="24"/>
                            <w:szCs w:val="24"/>
                          </w:rPr>
                        </w:pPr>
                        <w:r>
                          <w:rPr>
                            <w:rFonts w:ascii="Arial" w:hAnsi="Arial"/>
                            <w:color w:val="000000"/>
                            <w:sz w:val="20"/>
                            <w:szCs w:val="20"/>
                          </w:rPr>
                          <w:t>Kernel</w:t>
                        </w:r>
                      </w:p>
                    </w:txbxContent>
                  </v:textbox>
                </v:shape>
                <v:shape id="Text Box 20" o:spid="_x0000_s1098" type="#_x0000_t202" style="position:absolute;left:-2934;top:9360;width:7831;height:3535;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" fillcolor="window" stroked="f" strokeweight=".5pt">
                  <v:textbox>
                    <w:txbxContent>
                      <w:p w14:paraId="601137F9" w14:textId="77777777" w:rsidR="004810B7" w:rsidRDefault="004810B7" w:rsidP="00817E14">
                        <w:pPr>
                          <w:pStyle w:val="NormalWeb"/>
                          <w:spacing w:before="0" w:after="0"/>
                          <w:rPr>
                            <w:sz w:val="24"/>
                            <w:szCs w:val="24"/>
                          </w:rPr>
                        </w:pPr>
                        <w:r>
                          <w:rPr>
                            <w:rFonts w:ascii="Arial" w:hAnsi="Arial"/>
                            <w:color w:val="000000"/>
                            <w:sz w:val="20"/>
                            <w:szCs w:val="20"/>
                          </w:rPr>
                          <w:t>Application</w:t>
                        </w:r>
                      </w:p>
                    </w:txbxContent>
                  </v:textbox>
                </v:shape>
                <v:rect id="Rectangle 94" o:spid="_x0000_s1099" style="position:absolute;left:14856;top:19739;width:10560;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" fillcolor="window" strokecolor="windowText" strokeweight="1pt">
                  <v:textbox>
                    <w:txbxContent>
                      <w:p w14:paraId="1ACC44DC" w14:textId="77777777" w:rsidR="004810B7" w:rsidRDefault="004810B7" w:rsidP="00817E14">
                        <w:pPr>
                          <w:pStyle w:val="NormalWeb"/>
                          <w:spacing w:before="0" w:after="0"/>
                          <w:jc w:val="center"/>
                          <w:rPr>
                            <w:sz w:val="24"/>
                            <w:szCs w:val="24"/>
                          </w:rPr>
                        </w:pPr>
                        <w:r>
                          <w:rPr>
                            <w:rFonts w:ascii="Arial" w:hAnsi="Arial"/>
                            <w:color w:val="000000"/>
                            <w:kern w:val="24"/>
                            <w:sz w:val="20"/>
                            <w:szCs w:val="20"/>
                          </w:rPr>
                          <w:t>igb_uio driver</w:t>
                        </w:r>
                      </w:p>
                    </w:txbxContent>
                  </v:textbox>
                </v:rect>
                <v:rect id="Rectangle 95" o:spid="_x0000_s1100" style="position:absolute;left:4125;top:3792;width:15101;height:32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" fillcolor="window" strokecolor="windowText" strokeweight="1pt">
                  <v:textbox>
                    <w:txbxContent>
                      <w:p w14:paraId="5B4DC850" w14:textId="77777777" w:rsidR="004810B7" w:rsidRPr="00B516A6" w:rsidRDefault="004810B7" w:rsidP="00817E14">
                        <w:pPr>
                          <w:pStyle w:val="NormalWeb"/>
                          <w:spacing w:before="0" w:after="0"/>
                          <w:jc w:val="center"/>
                          <w:rPr>
                            <w:sz w:val="16"/>
                            <w:szCs w:val="16"/>
                          </w:rPr>
                        </w:pPr>
                        <w:r w:rsidRPr="00B516A6">
                          <w:rPr>
                            <w:rFonts w:ascii="Arial" w:hAnsi="Arial"/>
                            <w:color w:val="000000"/>
                            <w:kern w:val="24"/>
                            <w:sz w:val="16"/>
                            <w:szCs w:val="16"/>
                          </w:rPr>
                          <w:t>DPDK testpmd application</w:t>
                        </w:r>
                      </w:p>
                    </w:txbxContent>
                  </v:textbox>
                </v:rect>
                <v:rect id="Rectangle 512" o:spid="_x0000_s1101" style="position:absolute;left:4591;top:9131;width:30727;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" fillcolor="window" strokecolor="windowText" strokeweight="1pt">
                  <v:textbox>
                    <w:txbxContent>
                      <w:p w14:paraId="7B482C55" w14:textId="77777777" w:rsidR="004810B7" w:rsidRDefault="004810B7" w:rsidP="00817E14">
                        <w:pPr>
                          <w:pStyle w:val="NormalWeb"/>
                          <w:spacing w:before="0" w:after="0"/>
                          <w:jc w:val="center"/>
                          <w:rPr>
                            <w:sz w:val="24"/>
                            <w:szCs w:val="24"/>
                          </w:rPr>
                        </w:pPr>
                        <w:r>
                          <w:rPr>
                            <w:rFonts w:ascii="Arial" w:hAnsi="Arial"/>
                            <w:color w:val="000000"/>
                            <w:kern w:val="24"/>
                            <w:sz w:val="20"/>
                            <w:szCs w:val="20"/>
                          </w:rPr>
                          <w:t>DPDK Environment</w:t>
                        </w:r>
                      </w:p>
                    </w:txbxContent>
                  </v:textbox>
                </v:rect>
                <v:rect id="Rectangle 513" o:spid="_x0000_s1102" style="position:absolute;left:4999;top:13820;width:31136;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" fillcolor="window" strokecolor="windowText" strokeweight="1pt">
                  <v:textbox>
                    <w:txbxContent>
                      <w:p w14:paraId="2C031ECC" w14:textId="77777777" w:rsidR="004810B7" w:rsidRDefault="004810B7" w:rsidP="00817E14">
                        <w:pPr>
                          <w:pStyle w:val="NormalWeb"/>
                          <w:spacing w:before="0" w:after="0"/>
                          <w:jc w:val="center"/>
                          <w:rPr>
                            <w:sz w:val="24"/>
                            <w:szCs w:val="24"/>
                          </w:rPr>
                        </w:pPr>
                        <w:r>
                          <w:rPr>
                            <w:rFonts w:ascii="Arial" w:hAnsi="Arial"/>
                            <w:color w:val="000000"/>
                            <w:kern w:val="24"/>
                            <w:sz w:val="20"/>
                            <w:szCs w:val="20"/>
                          </w:rPr>
                          <w:t>Xilinx QDMA DPDK PMD</w:t>
                        </w:r>
                      </w:p>
                    </w:txbxContent>
                  </v:textbox>
                </v:rect>
                <v:rect id="Rectangle 514" o:spid="_x0000_s1103" style="position:absolute;left:20638;top:3867;width:14923;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" fillcolor="window" strokecolor="windowText" strokeweight="1pt">
                  <v:textbox>
                    <w:txbxContent>
                      <w:p w14:paraId="25B47404" w14:textId="77777777" w:rsidR="004810B7" w:rsidRPr="00B516A6" w:rsidRDefault="004810B7" w:rsidP="00817E14">
                        <w:pPr>
                          <w:pStyle w:val="NormalWeb"/>
                          <w:spacing w:before="0" w:after="0"/>
                          <w:jc w:val="center"/>
                          <w:rPr>
                            <w:sz w:val="16"/>
                            <w:szCs w:val="16"/>
                          </w:rPr>
                        </w:pPr>
                        <w:r w:rsidRPr="00B516A6">
                          <w:rPr>
                            <w:rFonts w:ascii="Arial" w:hAnsi="Arial"/>
                            <w:color w:val="000000"/>
                            <w:kern w:val="24"/>
                            <w:sz w:val="16"/>
                            <w:szCs w:val="16"/>
                          </w:rPr>
                          <w:t>dpdk-pktgen application</w:t>
                        </w:r>
                      </w:p>
                    </w:txbxContent>
                  </v:textbox>
                </v:rect>
                <v:shape id="Straight Arrow Connector 515" o:spid="_x0000_s1104" type="#_x0000_t32" style="position:absolute;left:9389;top:6557;width:52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" strokecolor="#be4b48">
                  <v:stroke endarrow="block"/>
                </v:shape>
                <v:line id="Straight Connector 516" o:spid="_x0000_s1105" style="position:absolute;visibility:visible;mso-wrap-style:square" from="38993,0" to="39095,28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" strokeweight="1pt">
                  <v:stroke dashstyle="dash"/>
                </v:line>
                <v:shape id="Text Box 34" o:spid="_x0000_s1106" type="#_x0000_t202" style="position:absolute;left:13210;top:217;width:13373;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" fillcolor="window" strokecolor="window" strokeweight=".5pt">
                  <v:textbox>
                    <w:txbxContent>
                      <w:p w14:paraId="4CFE59D3" w14:textId="77777777" w:rsidR="004810B7" w:rsidRDefault="004810B7" w:rsidP="00817E14">
                        <w:pPr>
                          <w:pStyle w:val="NormalWeb"/>
                          <w:spacing w:before="0" w:after="0"/>
                          <w:jc w:val="center"/>
                          <w:rPr>
                            <w:sz w:val="24"/>
                            <w:szCs w:val="24"/>
                          </w:rPr>
                        </w:pPr>
                        <w:r>
                          <w:rPr>
                            <w:rFonts w:ascii="Arial" w:hAnsi="Arial"/>
                            <w:color w:val="000000"/>
                            <w:sz w:val="20"/>
                            <w:szCs w:val="20"/>
                          </w:rPr>
                          <w:t>DPDK Driver</w:t>
                        </w:r>
                      </w:p>
                    </w:txbxContent>
                  </v:textbox>
                </v:shape>
                <v:shape id="Text Box 100" o:spid="_x0000_s1107" type="#_x0000_t202" style="position:absolute;left:50554;top:217;width:13370;height:3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" fillcolor="window" strokecolor="window" strokeweight=".5pt">
                  <v:textbox>
                    <w:txbxContent>
                      <w:p w14:paraId="37A83F20" w14:textId="77777777" w:rsidR="004810B7" w:rsidRDefault="004810B7" w:rsidP="00817E14">
                        <w:pPr>
                          <w:pStyle w:val="NormalWeb"/>
                          <w:spacing w:before="0" w:after="0"/>
                          <w:jc w:val="center"/>
                          <w:rPr>
                            <w:sz w:val="24"/>
                            <w:szCs w:val="24"/>
                          </w:rPr>
                        </w:pPr>
                        <w:r>
                          <w:rPr>
                            <w:rFonts w:ascii="Arial" w:hAnsi="Arial" w:cs="Arial"/>
                            <w:color w:val="000000"/>
                            <w:sz w:val="20"/>
                            <w:szCs w:val="20"/>
                          </w:rPr>
                          <w:t>Linux Driver</w:t>
                        </w:r>
                      </w:p>
                    </w:txbxContent>
                  </v:textbox>
                </v:shape>
                <v:shape id="Straight Arrow Connector 519" o:spid="_x0000_s1108" type="#_x0000_t32" style="position:absolute;left:58156;top:8541;width:36;height:30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" strokecolor="#4a7ebb">
                  <v:stroke endarrow="block"/>
                </v:shape>
                <v:shape id="Straight Arrow Connector 520" o:spid="_x0000_s1109" type="#_x0000_t32" style="position:absolute;left:58141;top:14743;width:48;height:1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" strokecolor="#4a7ebb">
                  <v:stroke endarrow="block"/>
                </v:shape>
                <v:group id="Group 521" o:spid="_x0000_s1110" style="position:absolute;left:4852;top:38400;width:70790;height:5132" coordorigin="4852,38400" coordsize="69707,5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">
                  <v:rect id="Rectangle 522" o:spid="_x0000_s1111" style="position:absolute;left:4901;top:38400;width:69659;height:2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" fillcolor="window" strokecolor="windowText" strokeweight="1pt">
                    <v:textbox>
                      <w:txbxContent>
                        <w:p w14:paraId="7931F3F1" w14:textId="77777777" w:rsidR="004810B7" w:rsidRDefault="004810B7" w:rsidP="00817E14">
                          <w:pPr>
                            <w:pStyle w:val="NormalWeb"/>
                            <w:spacing w:before="0" w:after="0"/>
                            <w:ind w:left="446"/>
                            <w:jc w:val="center"/>
                            <w:rPr>
                              <w:sz w:val="24"/>
                              <w:szCs w:val="24"/>
                            </w:rPr>
                          </w:pPr>
                          <w:r>
                            <w:rPr>
                              <w:rFonts w:ascii="Arial" w:hAnsi="Arial"/>
                              <w:color w:val="000000"/>
                              <w:sz w:val="20"/>
                              <w:szCs w:val="20"/>
                            </w:rPr>
                            <w:t>PCIe</w:t>
                          </w:r>
                        </w:p>
                      </w:txbxContent>
                    </v:textbox>
                  </v:rect>
                  <v:rect id="Rectangle 523" o:spid="_x0000_s1112" style="position:absolute;left:4852;top:40938;width:69658;height:2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" fillcolor="window" strokecolor="windowText" strokeweight="1pt">
                    <v:textbox>
                      <w:txbxContent>
                        <w:p w14:paraId="1CF3A62B" w14:textId="77777777" w:rsidR="004810B7" w:rsidRDefault="004810B7" w:rsidP="00817E14">
                          <w:pPr>
                            <w:pStyle w:val="NormalWeb"/>
                            <w:spacing w:before="0" w:after="0"/>
                            <w:ind w:left="446"/>
                            <w:jc w:val="center"/>
                            <w:rPr>
                              <w:sz w:val="24"/>
                              <w:szCs w:val="24"/>
                            </w:rPr>
                          </w:pPr>
                          <w:r>
                            <w:rPr>
                              <w:rFonts w:ascii="Arial" w:hAnsi="Arial"/>
                              <w:color w:val="000000"/>
                              <w:sz w:val="20"/>
                              <w:szCs w:val="20"/>
                            </w:rPr>
                            <w:t>QDMA Subsystem</w:t>
                          </w:r>
                        </w:p>
                      </w:txbxContent>
                    </v:textbox>
                  </v:rect>
                </v:group>
                <v:shape id="Straight Arrow Connector 524" o:spid="_x0000_s1113" type="#_x0000_t32" style="position:absolute;left:9389;top:6377;width:80;height:386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" strokecolor="#be4b48">
                  <v:stroke endarrow="block"/>
                  <o:lock v:ext="edit" shapetype="f"/>
                </v:shape>
                <v:shape id="Straight Arrow Connector 525" o:spid="_x0000_s1114" type="#_x0000_t32" style="position:absolute;left:14354;top:6547;width:0;height:384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" strokecolor="#be4b48">
                  <v:stroke endarrow="block"/>
                  <o:lock v:ext="edit" shapetype="f"/>
                </v:shape>
                <v:shape id="Straight Arrow Connector 526" o:spid="_x0000_s1115" type="#_x0000_t32" style="position:absolute;left:25620;top:7057;width:134;height:379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" strokecolor="#f69240">
                  <v:stroke endarrow="block"/>
                  <o:lock v:ext="edit" shapetype="f"/>
                </v:shape>
                <v:shape id="Straight Arrow Connector 527" o:spid="_x0000_s1116" type="#_x0000_t32" style="position:absolute;left:30520;top:7274;width:338;height:37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" strokecolor="#4a7ebb">
                  <v:stroke endarrow="block"/>
                  <o:lock v:ext="edit" aspectratio="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28" o:spid="_x0000_s1117" type="#_x0000_t34" style="position:absolute;left:46526;top:22125;width:25937;height:1983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" strokecolor="#f69240">
                  <v:stroke endarrow="block"/>
                  <o:lock v:ext="edit" shapetype="f"/>
                </v:shape>
                <v:shape id="Connector: Elbow 529" o:spid="_x0000_s1118" type="#_x0000_t34" style="position:absolute;left:48731;top:24329;width:25934;height:1542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" strokecolor="#46aac5">
                  <v:stroke endarrow="block"/>
                  <o:lock v:ext="edit" shapetype="f"/>
                </v:shape>
                <v:shape id="Connector: Elbow 530" o:spid="_x0000_s1119" type="#_x0000_t34" style="position:absolute;left:54413;top:30322;width:26241;height:374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" adj="10919" strokecolor="#f69240">
                  <v:stroke endarrow="block"/>
                  <o:lock v:ext="edit" shapetype="f"/>
                </v:shape>
                <v:shape id="Connector: Elbow 531" o:spid="_x0000_s1120" type="#_x0000_t34" style="position:absolute;left:57156;top:31327;width:25936;height:142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" strokecolor="#46aac5">
                  <v:stroke endarrow="block"/>
                  <o:lock v:ext="edit" shapetype="f"/>
                </v:shape>
                <w10:anchorlock/>
              </v:group>
            </w:pict>
          </mc:Fallback>
        </mc:AlternateContent>
      </w:r>
    </w:p>
    <w:p w14:paraId="2B2582A7" w14:textId="6F6B690E" w:rsidR="00DA356B" w:rsidRPr="002B19E4" w:rsidRDefault="00516151" w:rsidP="001B7CF8">
      <w:pPr>
        <w:pStyle w:val="Caption"/>
        <w:jc w:val="center"/>
      </w:pPr>
      <w:bookmarkStart w:id="38" w:name="_Ref531691528"/>
      <w:r>
        <w:t xml:space="preserve">Figure </w:t>
      </w:r>
      <w:r>
        <w:fldChar w:fldCharType="begin"/>
      </w:r>
      <w:r>
        <w:instrText xml:space="preserve"> SEQ Figure \* ARABIC </w:instrText>
      </w:r>
      <w:r>
        <w:fldChar w:fldCharType="separate"/>
      </w:r>
      <w:r w:rsidR="005C3FF7">
        <w:rPr>
          <w:noProof/>
        </w:rPr>
        <w:t>1</w:t>
      </w:r>
      <w:r>
        <w:fldChar w:fldCharType="end"/>
      </w:r>
      <w:bookmarkEnd w:id="38"/>
      <w:r>
        <w:t>:</w:t>
      </w:r>
      <w:bookmarkEnd w:id="37"/>
      <w:r>
        <w:t xml:space="preserve"> </w:t>
      </w:r>
      <w:r w:rsidR="00DA356B">
        <w:t>System Diagram</w:t>
      </w:r>
    </w:p>
    <w:p w14:paraId="5912006E" w14:textId="77777777" w:rsidR="00DA356B" w:rsidRDefault="00DA356B" w:rsidP="001B7CF8">
      <w:pPr>
        <w:pStyle w:val="Heading2"/>
      </w:pPr>
      <w:r w:rsidRPr="007110D1">
        <w:t xml:space="preserve">Hardware </w:t>
      </w:r>
    </w:p>
    <w:p w14:paraId="22A76BE8" w14:textId="77777777" w:rsidR="003079AA" w:rsidRPr="003079AA" w:rsidRDefault="003079AA" w:rsidP="003079AA">
      <w:r w:rsidRPr="003079AA">
        <w:t>Xilinx provides sample reference designs for Streaming</w:t>
      </w:r>
      <w:r>
        <w:t xml:space="preserve"> </w:t>
      </w:r>
      <w:r w:rsidRPr="003079AA">
        <w:t>(ST) mode and Memory Mapped (MM)</w:t>
      </w:r>
      <w:r>
        <w:t xml:space="preserve"> </w:t>
      </w:r>
      <w:r w:rsidRPr="003079AA">
        <w:t xml:space="preserve">mode. </w:t>
      </w:r>
    </w:p>
    <w:p w14:paraId="0BE364FF" w14:textId="77777777" w:rsidR="003079AA" w:rsidRDefault="003079AA" w:rsidP="00C7751B"/>
    <w:p w14:paraId="2DA64994" w14:textId="26A7318B" w:rsidR="00C7751B" w:rsidRDefault="003079AA" w:rsidP="00C7751B">
      <w:r>
        <w:t>ST</w:t>
      </w:r>
      <w:r w:rsidR="00C7751B">
        <w:t xml:space="preserve"> </w:t>
      </w:r>
      <w:r>
        <w:t>p</w:t>
      </w:r>
      <w:r w:rsidR="00C7751B">
        <w:t xml:space="preserve">erformance </w:t>
      </w:r>
      <w:r>
        <w:t>r</w:t>
      </w:r>
      <w:r w:rsidR="00C7751B">
        <w:t xml:space="preserve">eference </w:t>
      </w:r>
      <w:r>
        <w:t>d</w:t>
      </w:r>
      <w:r w:rsidR="00C7751B">
        <w:t xml:space="preserve">esign consists of an AXI Stream-only packet generator in the C2H direction and performance / latency measurement tools in both C2H and H2C directions. The </w:t>
      </w:r>
      <w:r>
        <w:t>reference d</w:t>
      </w:r>
      <w:r w:rsidR="00C7751B">
        <w:t>esign will generate a known data pattern (timestamp) and send a user-specified packet length on the C2H direction when there</w:t>
      </w:r>
      <w:r w:rsidR="00C70925">
        <w:t xml:space="preserve"> i</w:t>
      </w:r>
      <w:r w:rsidR="00C7751B">
        <w:t xml:space="preserve">s </w:t>
      </w:r>
      <w:r w:rsidR="00C70925">
        <w:t xml:space="preserve">an </w:t>
      </w:r>
      <w:r w:rsidR="00C7751B">
        <w:t xml:space="preserve">available descriptor. This data pattern </w:t>
      </w:r>
      <w:r w:rsidR="00CF727A">
        <w:t>can</w:t>
      </w:r>
      <w:r w:rsidR="00C7751B">
        <w:t xml:space="preserve"> be looped back into </w:t>
      </w:r>
      <w:r w:rsidR="00C70925">
        <w:t xml:space="preserve">the </w:t>
      </w:r>
      <w:r w:rsidR="00C7751B">
        <w:t xml:space="preserve">H2C direction by </w:t>
      </w:r>
      <w:r w:rsidR="00C70925">
        <w:t xml:space="preserve">the </w:t>
      </w:r>
      <w:r w:rsidR="00CF727A">
        <w:t>application</w:t>
      </w:r>
      <w:r w:rsidR="00C7751B">
        <w:t xml:space="preserve"> and measured for performance and latency</w:t>
      </w:r>
      <w:r w:rsidR="00CE47BE">
        <w:t xml:space="preserve">. Please refer the Example Design section in </w:t>
      </w:r>
      <w:r w:rsidR="00F871A4">
        <w:fldChar w:fldCharType="begin"/>
      </w:r>
      <w:ins w:id="39" w:author="Author">
        <w:r w:rsidR="0064363F">
          <w:instrText>HYPERLINK "https://www.xilinx.com/content/dam/xilinx/support/documents/ip_documentation/qdma/v5_0/pg302-qdma.pdf"</w:instrText>
        </w:r>
        <w:del w:id="40" w:author="Author">
          <w:r w:rsidR="000C2442" w:rsidDel="0064363F">
            <w:delInstrText>HYPERLINK "https://www.xilinx.com/content/dam/xilinx/support/documents/ip_documentation/qdma/v4_0/pg302-qdma.pdf"</w:delInstrText>
          </w:r>
        </w:del>
      </w:ins>
      <w:del w:id="41" w:author="Author">
        <w:r w:rsidR="00F871A4" w:rsidDel="0064363F">
          <w:delInstrText>HYPERLINK "https://www.xilinx.com/support/documentation/ip_documentation/qdma/v4_0/pg302-qdma.pdf"</w:delInstrText>
        </w:r>
      </w:del>
      <w:r w:rsidR="00F871A4">
        <w:fldChar w:fldCharType="separate"/>
      </w:r>
      <w:del w:id="42" w:author="Author">
        <w:r w:rsidR="00CB43D3" w:rsidDel="0064363F">
          <w:rPr>
            <w:rStyle w:val="Hyperlink"/>
          </w:rPr>
          <w:delText>QDMA Subsystem for PCI Express v4.0 - PG302</w:delText>
        </w:r>
      </w:del>
      <w:ins w:id="43" w:author="Author">
        <w:r w:rsidR="0064363F">
          <w:rPr>
            <w:rStyle w:val="Hyperlink"/>
          </w:rPr>
          <w:t>QDMA Subsystem for PCI Express v5.0 - PG302</w:t>
        </w:r>
      </w:ins>
      <w:r w:rsidR="00F871A4">
        <w:rPr>
          <w:rStyle w:val="Hyperlink"/>
        </w:rPr>
        <w:fldChar w:fldCharType="end"/>
      </w:r>
      <w:r w:rsidR="00C7751B">
        <w:t xml:space="preserve"> </w:t>
      </w:r>
      <w:r w:rsidR="00CE47BE">
        <w:t xml:space="preserve">on how </w:t>
      </w:r>
      <w:r w:rsidR="00C7751B">
        <w:t xml:space="preserve">to configure the packet generator and read the data collected by the measurement counters through </w:t>
      </w:r>
      <w:r w:rsidR="00C70925">
        <w:t xml:space="preserve">the </w:t>
      </w:r>
      <w:r w:rsidR="00C7751B">
        <w:t>AXI Lite Master BAR (BAR# 2).</w:t>
      </w:r>
    </w:p>
    <w:p w14:paraId="5F617C6B" w14:textId="77777777" w:rsidR="001E12B2" w:rsidRDefault="001E12B2" w:rsidP="00C7751B"/>
    <w:p w14:paraId="39EF03EA" w14:textId="28A1BACF" w:rsidR="001E12B2" w:rsidRDefault="001E12B2" w:rsidP="00C7751B">
      <w:r w:rsidRPr="001E12B2">
        <w:lastRenderedPageBreak/>
        <w:t>For MM mode BRAM</w:t>
      </w:r>
      <w:r w:rsidR="000C2EDB">
        <w:t xml:space="preserve"> and DDR</w:t>
      </w:r>
      <w:r w:rsidRPr="001E12B2">
        <w:t xml:space="preserve"> based reference design </w:t>
      </w:r>
      <w:r w:rsidR="00BF0E4D">
        <w:t>are</w:t>
      </w:r>
      <w:r w:rsidRPr="001E12B2">
        <w:t xml:space="preserve"> provided.</w:t>
      </w:r>
      <w:r w:rsidR="00485FC6">
        <w:t xml:space="preserve"> For more information on reference design </w:t>
      </w:r>
      <w:bookmarkStart w:id="44" w:name="_Hlk525731573"/>
      <w:r w:rsidR="00485FC6">
        <w:t xml:space="preserve">refer </w:t>
      </w:r>
      <w:r w:rsidR="00F871A4">
        <w:fldChar w:fldCharType="begin"/>
      </w:r>
      <w:ins w:id="45" w:author="Author">
        <w:r w:rsidR="0064363F">
          <w:instrText>HYPERLINK "https://www.xilinx.com/content/dam/xilinx/support/documents/ip_documentation/qdma/v5_0/pg302-qdma.pdf"</w:instrText>
        </w:r>
        <w:del w:id="46" w:author="Author">
          <w:r w:rsidR="000C2442" w:rsidDel="0064363F">
            <w:delInstrText>HYPERLINK "https://www.xilinx.com/content/dam/xilinx/support/documents/ip_documentation/qdma/v4_0/pg302-qdma.pdf"</w:delInstrText>
          </w:r>
        </w:del>
      </w:ins>
      <w:del w:id="47" w:author="Author">
        <w:r w:rsidR="00F871A4" w:rsidDel="0064363F">
          <w:delInstrText>HYPERLINK "https://www.xilinx.com/support/documentation/ip_documentation/qdma/v4_0/pg302-qdma.pdf"</w:delInstrText>
        </w:r>
      </w:del>
      <w:r w:rsidR="00F871A4">
        <w:fldChar w:fldCharType="separate"/>
      </w:r>
      <w:del w:id="48" w:author="Author">
        <w:r w:rsidR="0087596C" w:rsidDel="0064363F">
          <w:rPr>
            <w:rStyle w:val="Hyperlink"/>
          </w:rPr>
          <w:delText>QDMA Subsystem for PCI Express v4.0 - PG302</w:delText>
        </w:r>
      </w:del>
      <w:ins w:id="49" w:author="Author">
        <w:r w:rsidR="0064363F">
          <w:rPr>
            <w:rStyle w:val="Hyperlink"/>
          </w:rPr>
          <w:t>QDMA Subsystem for PCI Express v5.0 - PG302</w:t>
        </w:r>
      </w:ins>
      <w:r w:rsidR="00F871A4">
        <w:rPr>
          <w:rStyle w:val="Hyperlink"/>
        </w:rPr>
        <w:fldChar w:fldCharType="end"/>
      </w:r>
      <w:r w:rsidR="00485FC6">
        <w:rPr>
          <w:rStyle w:val="Hyperlink"/>
        </w:rPr>
        <w:t>.</w:t>
      </w:r>
    </w:p>
    <w:bookmarkEnd w:id="44"/>
    <w:p w14:paraId="21760931" w14:textId="77777777" w:rsidR="00C7751B" w:rsidRDefault="00C7751B" w:rsidP="00C7751B"/>
    <w:p w14:paraId="484B66D4" w14:textId="77777777" w:rsidR="00C7751B" w:rsidRPr="00C7751B" w:rsidRDefault="00C7751B" w:rsidP="00C7751B">
      <w:r>
        <w:t>For details regarding register maps and the limitations of the design, please refer to the Reference Design RTL</w:t>
      </w:r>
      <w:r w:rsidR="00C70925">
        <w:t>.</w:t>
      </w:r>
    </w:p>
    <w:p w14:paraId="0FB4BE8A" w14:textId="424D5DD4" w:rsidR="00DA356B" w:rsidRDefault="00DA356B" w:rsidP="001B7CF8">
      <w:pPr>
        <w:pStyle w:val="Heading2"/>
        <w:rPr>
          <w:rFonts w:eastAsia="Times New Roman"/>
        </w:rPr>
      </w:pPr>
      <w:r>
        <w:rPr>
          <w:rFonts w:eastAsia="Times New Roman"/>
        </w:rPr>
        <w:t>Software</w:t>
      </w:r>
    </w:p>
    <w:p w14:paraId="5156FDC9" w14:textId="355E5582" w:rsidR="00FA43C3" w:rsidRDefault="00013000" w:rsidP="00FA43C3">
      <w:pPr>
        <w:pStyle w:val="Heading3"/>
      </w:pPr>
      <w:bookmarkStart w:id="50" w:name="_Toc525570780"/>
      <w:r>
        <w:t xml:space="preserve">Linux Kernel </w:t>
      </w:r>
      <w:r w:rsidR="00CE47BE">
        <w:t xml:space="preserve">Reference Device </w:t>
      </w:r>
      <w:r w:rsidR="00FA43C3">
        <w:t>Driver</w:t>
      </w:r>
      <w:bookmarkEnd w:id="50"/>
    </w:p>
    <w:p w14:paraId="275AF4FB" w14:textId="5F76D78F" w:rsidR="00CE47BE" w:rsidRDefault="00013000" w:rsidP="00FA43C3">
      <w:r>
        <w:t xml:space="preserve">The </w:t>
      </w:r>
      <w:r w:rsidR="00FA43C3" w:rsidRPr="00FA43C3">
        <w:t xml:space="preserve">Xilinx Linux </w:t>
      </w:r>
      <w:r w:rsidR="00B973D0">
        <w:t xml:space="preserve">kernel </w:t>
      </w:r>
      <w:r>
        <w:t>reference</w:t>
      </w:r>
      <w:r w:rsidR="00B973D0">
        <w:t xml:space="preserve"> </w:t>
      </w:r>
      <w:r w:rsidR="00E14C81">
        <w:t>driver v20</w:t>
      </w:r>
      <w:r w:rsidR="006338A0">
        <w:t>2</w:t>
      </w:r>
      <w:ins w:id="51" w:author="Author">
        <w:r w:rsidR="00A4238C">
          <w:t>3</w:t>
        </w:r>
      </w:ins>
      <w:del w:id="52" w:author="Author">
        <w:r w:rsidR="006338A0" w:rsidDel="00A4238C">
          <w:delText>0</w:delText>
        </w:r>
      </w:del>
      <w:r w:rsidR="006338A0">
        <w:t>.1.</w:t>
      </w:r>
      <w:ins w:id="53" w:author="Author">
        <w:r w:rsidR="00A4238C">
          <w:t>1</w:t>
        </w:r>
      </w:ins>
      <w:del w:id="54" w:author="Author">
        <w:r w:rsidR="00005B71" w:rsidDel="00A4238C">
          <w:delText>2.3</w:delText>
        </w:r>
      </w:del>
      <w:r w:rsidR="006338A0">
        <w:t xml:space="preserve"> i</w:t>
      </w:r>
      <w:r w:rsidR="00FA43C3" w:rsidRPr="00FA43C3">
        <w:t xml:space="preserve">s used for collecting the performance numbers. </w:t>
      </w:r>
    </w:p>
    <w:p w14:paraId="0851938B" w14:textId="77777777" w:rsidR="00B973D0" w:rsidRDefault="00B973D0" w:rsidP="00CE47BE"/>
    <w:p w14:paraId="70220F49" w14:textId="5FD94EE1" w:rsidR="00CE47BE" w:rsidRDefault="00B973D0" w:rsidP="00CE47BE">
      <w:r>
        <w:t>Xilinx-developed c</w:t>
      </w:r>
      <w:r w:rsidR="00FA43C3" w:rsidRPr="007B6ACD">
        <w:t>ustom tool “</w:t>
      </w:r>
      <w:r w:rsidR="001F7F92">
        <w:t>dma</w:t>
      </w:r>
      <w:r w:rsidR="00B175AB">
        <w:t>-</w:t>
      </w:r>
      <w:r w:rsidR="001F7F92">
        <w:t>perf</w:t>
      </w:r>
      <w:r w:rsidR="00FA43C3" w:rsidRPr="007B6ACD">
        <w:t xml:space="preserve">” </w:t>
      </w:r>
      <w:r>
        <w:t xml:space="preserve">is used </w:t>
      </w:r>
      <w:r w:rsidR="00FA43C3" w:rsidRPr="007B6ACD">
        <w:t>to collect the performance metrics for unidirectional a</w:t>
      </w:r>
      <w:r w:rsidR="004400B3">
        <w:t>nd bidirectional traffic</w:t>
      </w:r>
      <w:r w:rsidR="00FA43C3" w:rsidRPr="007B6ACD">
        <w:t xml:space="preserve">. </w:t>
      </w:r>
    </w:p>
    <w:p w14:paraId="169C90B7" w14:textId="1E926E73" w:rsidR="00F66F1F" w:rsidRDefault="00F66F1F" w:rsidP="00CE47BE"/>
    <w:p w14:paraId="65CC1C48" w14:textId="6E48334C" w:rsidR="00F66F1F" w:rsidRPr="00F66F1F" w:rsidRDefault="00F66F1F" w:rsidP="00F66F1F">
      <w:r>
        <w:t xml:space="preserve">The </w:t>
      </w:r>
      <w:r w:rsidR="00CE47BE">
        <w:t xml:space="preserve">QDMA Linux </w:t>
      </w:r>
      <w:r w:rsidR="004400B3">
        <w:t xml:space="preserve">kernel reference </w:t>
      </w:r>
      <w:r w:rsidR="00CE47BE">
        <w:t xml:space="preserve">driver is a PCIe </w:t>
      </w:r>
      <w:r w:rsidR="004400B3">
        <w:t xml:space="preserve">device </w:t>
      </w:r>
      <w:r w:rsidR="00CE47BE">
        <w:t>driver</w:t>
      </w:r>
      <w:r>
        <w:t>, it manages the QDMA</w:t>
      </w:r>
      <w:r w:rsidR="00CE47BE">
        <w:t xml:space="preserve"> queues in the HW.</w:t>
      </w:r>
      <w:r>
        <w:t xml:space="preserve"> </w:t>
      </w:r>
      <w:r>
        <w:rPr>
          <w:rFonts w:cs="Arial"/>
          <w:color w:val="000000" w:themeColor="text1"/>
          <w:szCs w:val="20"/>
        </w:rPr>
        <w:t xml:space="preserve">The </w:t>
      </w:r>
      <w:r w:rsidR="004400B3">
        <w:rPr>
          <w:rFonts w:cs="Arial"/>
          <w:color w:val="000000" w:themeColor="text1"/>
          <w:szCs w:val="20"/>
        </w:rPr>
        <w:t xml:space="preserve">driver creates a character device </w:t>
      </w:r>
      <w:r w:rsidR="00FA43C3" w:rsidRPr="0031195C">
        <w:rPr>
          <w:rFonts w:cs="Arial"/>
          <w:color w:val="000000" w:themeColor="text1"/>
          <w:szCs w:val="20"/>
        </w:rPr>
        <w:t xml:space="preserve">for each queue pair </w:t>
      </w:r>
      <w:r>
        <w:rPr>
          <w:rFonts w:cs="Arial"/>
          <w:color w:val="000000" w:themeColor="text1"/>
          <w:szCs w:val="20"/>
        </w:rPr>
        <w:t xml:space="preserve">configured, </w:t>
      </w:r>
    </w:p>
    <w:p w14:paraId="526D91BD" w14:textId="77777777" w:rsidR="00F66F1F" w:rsidRDefault="00F66F1F" w:rsidP="00F66F1F">
      <w:pPr>
        <w:rPr>
          <w:rFonts w:cs="Arial"/>
          <w:color w:val="000000" w:themeColor="text1"/>
          <w:szCs w:val="20"/>
        </w:rPr>
      </w:pPr>
    </w:p>
    <w:p w14:paraId="1B4DDF6E" w14:textId="40CD3C41" w:rsidR="004400B3" w:rsidRPr="00F66F1F" w:rsidRDefault="00F66F1F" w:rsidP="00F66F1F">
      <w:r>
        <w:rPr>
          <w:rFonts w:cs="Arial"/>
          <w:color w:val="000000" w:themeColor="text1"/>
          <w:szCs w:val="20"/>
        </w:rPr>
        <w:t>Standard IO tools such as</w:t>
      </w:r>
      <w:r w:rsidR="00FA43C3" w:rsidRPr="0031195C">
        <w:rPr>
          <w:rFonts w:cs="Arial"/>
          <w:color w:val="000000" w:themeColor="text1"/>
          <w:szCs w:val="20"/>
        </w:rPr>
        <w:t xml:space="preserve"> ‘fio’ can be used for performing IO operations using the char device interface. </w:t>
      </w:r>
    </w:p>
    <w:p w14:paraId="42015EE6" w14:textId="77777777" w:rsidR="004400B3" w:rsidRDefault="004400B3" w:rsidP="00FA43C3">
      <w:pPr>
        <w:pStyle w:val="NormalWeb"/>
        <w:rPr>
          <w:rFonts w:ascii="Arial" w:hAnsi="Arial" w:cs="Arial"/>
          <w:color w:val="000000" w:themeColor="text1"/>
          <w:sz w:val="20"/>
          <w:szCs w:val="20"/>
        </w:rPr>
      </w:pPr>
    </w:p>
    <w:p w14:paraId="0C900D82" w14:textId="609E75EB" w:rsidR="003A384C" w:rsidRDefault="004400B3" w:rsidP="00FA43C3">
      <w:pPr>
        <w:pStyle w:val="NormalWeb"/>
        <w:rPr>
          <w:rFonts w:ascii="Arial" w:hAnsi="Arial" w:cs="Arial"/>
          <w:color w:val="000000" w:themeColor="text1"/>
          <w:sz w:val="20"/>
          <w:szCs w:val="20"/>
        </w:rPr>
      </w:pPr>
      <w:r>
        <w:rPr>
          <w:rFonts w:ascii="Arial" w:hAnsi="Arial" w:cs="Arial"/>
          <w:color w:val="000000" w:themeColor="text1"/>
          <w:sz w:val="20"/>
          <w:szCs w:val="20"/>
        </w:rPr>
        <w:t>However,</w:t>
      </w:r>
      <w:r w:rsidR="00F66F1F">
        <w:rPr>
          <w:rFonts w:ascii="Arial" w:hAnsi="Arial" w:cs="Arial"/>
          <w:color w:val="000000" w:themeColor="text1"/>
          <w:sz w:val="20"/>
          <w:szCs w:val="20"/>
        </w:rPr>
        <w:t xml:space="preserve"> most of the tools are</w:t>
      </w:r>
      <w:r w:rsidR="00F66F1F" w:rsidRPr="0031195C">
        <w:rPr>
          <w:rFonts w:ascii="Arial" w:hAnsi="Arial" w:cs="Arial"/>
          <w:color w:val="000000" w:themeColor="text1"/>
          <w:sz w:val="20"/>
          <w:szCs w:val="20"/>
        </w:rPr>
        <w:t xml:space="preserve"> limited to sending / receiving 1 packet at a time and wait for the processing of the packet to </w:t>
      </w:r>
      <w:r w:rsidR="00F66F1F">
        <w:rPr>
          <w:rFonts w:ascii="Arial" w:hAnsi="Arial" w:cs="Arial"/>
          <w:color w:val="000000" w:themeColor="text1"/>
          <w:sz w:val="20"/>
          <w:szCs w:val="20"/>
        </w:rPr>
        <w:t xml:space="preserve">complete, so they are not </w:t>
      </w:r>
      <w:r w:rsidR="00FA43C3" w:rsidRPr="0031195C">
        <w:rPr>
          <w:rFonts w:ascii="Arial" w:hAnsi="Arial" w:cs="Arial"/>
          <w:color w:val="000000" w:themeColor="text1"/>
          <w:sz w:val="20"/>
          <w:szCs w:val="20"/>
        </w:rPr>
        <w:t xml:space="preserve">able to keep the driver/ HW busy enough </w:t>
      </w:r>
      <w:r w:rsidR="00F66F1F">
        <w:rPr>
          <w:rFonts w:ascii="Arial" w:hAnsi="Arial" w:cs="Arial"/>
          <w:color w:val="000000" w:themeColor="text1"/>
          <w:sz w:val="20"/>
          <w:szCs w:val="20"/>
        </w:rPr>
        <w:t xml:space="preserve">for performance measurement. </w:t>
      </w:r>
      <w:r w:rsidR="003A384C" w:rsidRPr="003A384C">
        <w:rPr>
          <w:rFonts w:ascii="Arial" w:hAnsi="Arial" w:cs="Arial"/>
          <w:color w:val="000000" w:themeColor="text1"/>
          <w:sz w:val="20"/>
          <w:szCs w:val="20"/>
        </w:rPr>
        <w:t>Although fio also supports asynchronous interfaces, it does not continuously submit IO requests while polling for the completion parallelly.</w:t>
      </w:r>
    </w:p>
    <w:p w14:paraId="04FA92D7" w14:textId="77777777" w:rsidR="003A384C" w:rsidRDefault="003A384C" w:rsidP="00FA43C3">
      <w:pPr>
        <w:pStyle w:val="NormalWeb"/>
        <w:rPr>
          <w:rFonts w:ascii="Arial" w:hAnsi="Arial" w:cs="Arial"/>
          <w:color w:val="000000" w:themeColor="text1"/>
          <w:sz w:val="20"/>
          <w:szCs w:val="20"/>
        </w:rPr>
      </w:pPr>
    </w:p>
    <w:p w14:paraId="4F3543DA" w14:textId="48E1F34C" w:rsidR="001E24D4" w:rsidRDefault="00FA43C3" w:rsidP="00FA43C3">
      <w:pPr>
        <w:pStyle w:val="NormalWeb"/>
        <w:rPr>
          <w:rFonts w:ascii="Arial" w:hAnsi="Arial" w:cs="Arial"/>
          <w:color w:val="000000" w:themeColor="text1"/>
          <w:sz w:val="20"/>
          <w:szCs w:val="20"/>
        </w:rPr>
      </w:pPr>
      <w:r w:rsidRPr="0031195C">
        <w:rPr>
          <w:rFonts w:ascii="Arial" w:hAnsi="Arial" w:cs="Arial"/>
          <w:color w:val="000000" w:themeColor="text1"/>
          <w:sz w:val="20"/>
          <w:szCs w:val="20"/>
        </w:rPr>
        <w:t xml:space="preserve">To overcome </w:t>
      </w:r>
      <w:r w:rsidR="001E24D4">
        <w:rPr>
          <w:rFonts w:ascii="Arial" w:hAnsi="Arial" w:cs="Arial"/>
          <w:color w:val="000000" w:themeColor="text1"/>
          <w:sz w:val="20"/>
          <w:szCs w:val="20"/>
        </w:rPr>
        <w:t xml:space="preserve">this </w:t>
      </w:r>
      <w:r w:rsidRPr="0031195C">
        <w:rPr>
          <w:rFonts w:ascii="Arial" w:hAnsi="Arial" w:cs="Arial"/>
          <w:color w:val="000000" w:themeColor="text1"/>
          <w:sz w:val="20"/>
          <w:szCs w:val="20"/>
        </w:rPr>
        <w:t xml:space="preserve">limitation, </w:t>
      </w:r>
      <w:r w:rsidR="003A384C" w:rsidRPr="003A384C">
        <w:rPr>
          <w:rFonts w:ascii="Arial" w:hAnsi="Arial" w:cs="Arial"/>
          <w:color w:val="000000" w:themeColor="text1"/>
          <w:sz w:val="20"/>
          <w:szCs w:val="20"/>
        </w:rPr>
        <w:t xml:space="preserve">Xilinx developed </w:t>
      </w:r>
      <w:r w:rsidR="001F7F92">
        <w:rPr>
          <w:rFonts w:ascii="Arial" w:hAnsi="Arial" w:cs="Arial"/>
          <w:color w:val="000000" w:themeColor="text1"/>
          <w:sz w:val="20"/>
          <w:szCs w:val="20"/>
        </w:rPr>
        <w:t>dma</w:t>
      </w:r>
      <w:r w:rsidR="0094348E">
        <w:rPr>
          <w:rFonts w:ascii="Arial" w:hAnsi="Arial" w:cs="Arial"/>
          <w:color w:val="000000" w:themeColor="text1"/>
          <w:sz w:val="20"/>
          <w:szCs w:val="20"/>
        </w:rPr>
        <w:t>-</w:t>
      </w:r>
      <w:r w:rsidR="001F7F92">
        <w:rPr>
          <w:rFonts w:ascii="Arial" w:hAnsi="Arial" w:cs="Arial"/>
          <w:color w:val="000000" w:themeColor="text1"/>
          <w:sz w:val="20"/>
          <w:szCs w:val="20"/>
        </w:rPr>
        <w:t>perf</w:t>
      </w:r>
      <w:r w:rsidR="003A384C" w:rsidRPr="003A384C">
        <w:rPr>
          <w:rFonts w:ascii="Arial" w:hAnsi="Arial" w:cs="Arial"/>
          <w:color w:val="000000" w:themeColor="text1"/>
          <w:sz w:val="20"/>
          <w:szCs w:val="20"/>
        </w:rPr>
        <w:t xml:space="preserve"> tool</w:t>
      </w:r>
      <w:r w:rsidR="003A384C">
        <w:rPr>
          <w:rFonts w:ascii="Arial" w:hAnsi="Arial" w:cs="Arial"/>
          <w:color w:val="000000" w:themeColor="text1"/>
          <w:sz w:val="20"/>
          <w:szCs w:val="20"/>
        </w:rPr>
        <w:t>. It</w:t>
      </w:r>
      <w:r w:rsidR="003A384C" w:rsidRPr="003A384C">
        <w:rPr>
          <w:rFonts w:ascii="Arial" w:hAnsi="Arial" w:cs="Arial"/>
          <w:color w:val="000000" w:themeColor="text1"/>
          <w:sz w:val="20"/>
          <w:szCs w:val="20"/>
        </w:rPr>
        <w:t xml:space="preserve"> leverages the asynchronous functionality provided by libaio library. Using libaio, </w:t>
      </w:r>
      <w:r w:rsidR="00B973D0">
        <w:rPr>
          <w:rFonts w:ascii="Arial" w:hAnsi="Arial" w:cs="Arial"/>
          <w:color w:val="000000" w:themeColor="text1"/>
          <w:sz w:val="20"/>
          <w:szCs w:val="20"/>
        </w:rPr>
        <w:t xml:space="preserve">an </w:t>
      </w:r>
      <w:r w:rsidR="003A384C" w:rsidRPr="003A384C">
        <w:rPr>
          <w:rFonts w:ascii="Arial" w:hAnsi="Arial" w:cs="Arial"/>
          <w:color w:val="000000" w:themeColor="text1"/>
          <w:sz w:val="20"/>
          <w:szCs w:val="20"/>
        </w:rPr>
        <w:t xml:space="preserve">application can submit IO request to the driver and </w:t>
      </w:r>
      <w:r w:rsidR="00B973D0">
        <w:rPr>
          <w:rFonts w:ascii="Arial" w:hAnsi="Arial" w:cs="Arial"/>
          <w:color w:val="000000" w:themeColor="text1"/>
          <w:sz w:val="20"/>
          <w:szCs w:val="20"/>
        </w:rPr>
        <w:t xml:space="preserve">the driver returns the control to </w:t>
      </w:r>
      <w:r w:rsidR="003A384C" w:rsidRPr="003A384C">
        <w:rPr>
          <w:rFonts w:ascii="Arial" w:hAnsi="Arial" w:cs="Arial"/>
          <w:color w:val="000000" w:themeColor="text1"/>
          <w:sz w:val="20"/>
          <w:szCs w:val="20"/>
        </w:rPr>
        <w:t>the call</w:t>
      </w:r>
      <w:r w:rsidR="00B973D0">
        <w:rPr>
          <w:rFonts w:ascii="Arial" w:hAnsi="Arial" w:cs="Arial"/>
          <w:color w:val="000000" w:themeColor="text1"/>
          <w:sz w:val="20"/>
          <w:szCs w:val="20"/>
        </w:rPr>
        <w:t>er</w:t>
      </w:r>
      <w:r w:rsidR="003A384C" w:rsidRPr="003A384C">
        <w:rPr>
          <w:rFonts w:ascii="Arial" w:hAnsi="Arial" w:cs="Arial"/>
          <w:color w:val="000000" w:themeColor="text1"/>
          <w:sz w:val="20"/>
          <w:szCs w:val="20"/>
        </w:rPr>
        <w:t xml:space="preserve"> immediately</w:t>
      </w:r>
      <w:r w:rsidR="00B973D0">
        <w:rPr>
          <w:rFonts w:ascii="Arial" w:hAnsi="Arial" w:cs="Arial"/>
          <w:color w:val="000000" w:themeColor="text1"/>
          <w:sz w:val="20"/>
          <w:szCs w:val="20"/>
        </w:rPr>
        <w:t xml:space="preserve"> (i.e., non-blocking). The </w:t>
      </w:r>
      <w:r w:rsidR="003A384C" w:rsidRPr="003A384C">
        <w:rPr>
          <w:rFonts w:ascii="Arial" w:hAnsi="Arial" w:cs="Arial"/>
          <w:color w:val="000000" w:themeColor="text1"/>
          <w:sz w:val="20"/>
          <w:szCs w:val="20"/>
        </w:rPr>
        <w:t xml:space="preserve">completion </w:t>
      </w:r>
      <w:r w:rsidR="00B973D0">
        <w:rPr>
          <w:rFonts w:ascii="Arial" w:hAnsi="Arial" w:cs="Arial"/>
          <w:color w:val="000000" w:themeColor="text1"/>
          <w:sz w:val="20"/>
          <w:szCs w:val="20"/>
        </w:rPr>
        <w:t>notification is sent separately, so the a</w:t>
      </w:r>
      <w:r w:rsidR="003A384C" w:rsidRPr="003A384C">
        <w:rPr>
          <w:rFonts w:ascii="Arial" w:hAnsi="Arial" w:cs="Arial"/>
          <w:color w:val="000000" w:themeColor="text1"/>
          <w:sz w:val="20"/>
          <w:szCs w:val="20"/>
        </w:rPr>
        <w:t>pplication can then poll for the completion and free the buffer upon receiving the completion</w:t>
      </w:r>
      <w:r w:rsidR="00B973D0">
        <w:rPr>
          <w:rFonts w:ascii="Arial" w:hAnsi="Arial" w:cs="Arial"/>
          <w:color w:val="000000" w:themeColor="text1"/>
          <w:sz w:val="20"/>
          <w:szCs w:val="20"/>
        </w:rPr>
        <w:t>.</w:t>
      </w:r>
    </w:p>
    <w:p w14:paraId="63136E43" w14:textId="3B826C77" w:rsidR="00013000" w:rsidRDefault="00013000" w:rsidP="00FA43C3">
      <w:pPr>
        <w:pStyle w:val="NormalWeb"/>
        <w:rPr>
          <w:rFonts w:ascii="Arial" w:hAnsi="Arial" w:cs="Arial"/>
          <w:color w:val="000000" w:themeColor="text1"/>
          <w:sz w:val="20"/>
          <w:szCs w:val="20"/>
        </w:rPr>
      </w:pPr>
    </w:p>
    <w:p w14:paraId="1EDD9D2A" w14:textId="254431DE" w:rsidR="008141BF" w:rsidRPr="008141BF" w:rsidRDefault="00013000" w:rsidP="008141BF">
      <w:pPr>
        <w:rPr>
          <w:color w:val="0000FF"/>
          <w:u w:val="single"/>
        </w:rPr>
      </w:pPr>
      <w:r>
        <w:rPr>
          <w:rFonts w:cs="Arial"/>
          <w:color w:val="000000" w:themeColor="text1"/>
          <w:szCs w:val="20"/>
        </w:rPr>
        <w:t xml:space="preserve">For more information on the </w:t>
      </w:r>
      <w:r w:rsidR="001F7F92">
        <w:rPr>
          <w:rFonts w:cs="Arial"/>
          <w:color w:val="000000" w:themeColor="text1"/>
          <w:szCs w:val="20"/>
        </w:rPr>
        <w:t>dma</w:t>
      </w:r>
      <w:r w:rsidR="0094348E">
        <w:rPr>
          <w:rFonts w:cs="Arial"/>
          <w:color w:val="000000" w:themeColor="text1"/>
          <w:szCs w:val="20"/>
        </w:rPr>
        <w:t>-</w:t>
      </w:r>
      <w:r w:rsidR="001F7F92">
        <w:rPr>
          <w:rFonts w:cs="Arial"/>
          <w:color w:val="000000" w:themeColor="text1"/>
          <w:szCs w:val="20"/>
        </w:rPr>
        <w:t>perf</w:t>
      </w:r>
      <w:r>
        <w:rPr>
          <w:rFonts w:cs="Arial"/>
          <w:color w:val="000000" w:themeColor="text1"/>
          <w:szCs w:val="20"/>
        </w:rPr>
        <w:t xml:space="preserve"> tools please refer to the </w:t>
      </w:r>
      <w:r w:rsidRPr="00C90544">
        <w:rPr>
          <w:rFonts w:cs="Arial"/>
          <w:color w:val="000000" w:themeColor="text1"/>
          <w:szCs w:val="20"/>
        </w:rPr>
        <w:t xml:space="preserve">QDMA Linux </w:t>
      </w:r>
      <w:r>
        <w:rPr>
          <w:rFonts w:cs="Arial"/>
          <w:color w:val="000000" w:themeColor="text1"/>
          <w:szCs w:val="20"/>
        </w:rPr>
        <w:t xml:space="preserve">kernel reference </w:t>
      </w:r>
      <w:r w:rsidRPr="00C90544">
        <w:rPr>
          <w:rFonts w:cs="Arial"/>
          <w:color w:val="000000" w:themeColor="text1"/>
          <w:szCs w:val="20"/>
        </w:rPr>
        <w:t>driver user guide</w:t>
      </w:r>
      <w:r w:rsidR="008141BF">
        <w:rPr>
          <w:rFonts w:cs="Arial"/>
          <w:szCs w:val="20"/>
        </w:rPr>
        <w:t xml:space="preserve"> hosted at </w:t>
      </w:r>
      <w:ins w:id="55" w:author="Author">
        <w:r w:rsidR="00997BAE">
          <w:fldChar w:fldCharType="begin"/>
        </w:r>
        <w:r w:rsidR="00997BAE">
          <w:instrText>HYPERLINK "https://xilinx.github.io/dma_ip_drivers/master/QDMA/linux-kernel/html/index.html"</w:instrText>
        </w:r>
        <w:r w:rsidR="00997BAE">
          <w:fldChar w:fldCharType="separate"/>
        </w:r>
        <w:r w:rsidR="00997BAE" w:rsidRPr="000615B0">
          <w:rPr>
            <w:rStyle w:val="Hyperlink"/>
            <w:rFonts w:cs="Arial"/>
            <w:szCs w:val="20"/>
          </w:rPr>
          <w:t>QDMA Linux kernel reference driver user guide</w:t>
        </w:r>
        <w:r w:rsidR="00997BAE">
          <w:rPr>
            <w:rStyle w:val="Hyperlink"/>
            <w:rFonts w:cs="Arial"/>
            <w:szCs w:val="20"/>
          </w:rPr>
          <w:fldChar w:fldCharType="end"/>
        </w:r>
      </w:ins>
      <w:del w:id="56" w:author="Author">
        <w:r w:rsidR="00F871A4" w:rsidDel="00997BAE">
          <w:fldChar w:fldCharType="begin"/>
        </w:r>
        <w:r w:rsidR="00F871A4" w:rsidDel="00997BAE">
          <w:delInstrText>HYPERLINK "https://xilinx.github.io/dma_ip_drivers/master/linux-kernel/html/index.html"</w:delInstrText>
        </w:r>
        <w:r w:rsidR="00F871A4" w:rsidDel="00997BAE">
          <w:fldChar w:fldCharType="separate"/>
        </w:r>
        <w:r w:rsidR="00BF3C5E" w:rsidDel="00997BAE">
          <w:rPr>
            <w:rStyle w:val="Hyperlink"/>
          </w:rPr>
          <w:delText>https://xilinx.github.io/dma_ip_drivers/master/linux-kernel/html/index.html</w:delText>
        </w:r>
        <w:r w:rsidR="00F871A4" w:rsidDel="00997BAE">
          <w:rPr>
            <w:rStyle w:val="Hyperlink"/>
          </w:rPr>
          <w:fldChar w:fldCharType="end"/>
        </w:r>
      </w:del>
    </w:p>
    <w:p w14:paraId="7AD12F68" w14:textId="77777777" w:rsidR="008141BF" w:rsidRDefault="008141BF" w:rsidP="00013000"/>
    <w:p w14:paraId="1587F723" w14:textId="7D563DF2" w:rsidR="00013000" w:rsidRPr="0031195C" w:rsidRDefault="00013000" w:rsidP="00FA43C3">
      <w:pPr>
        <w:pStyle w:val="NormalWeb"/>
        <w:rPr>
          <w:rFonts w:ascii="Arial" w:hAnsi="Arial" w:cs="Arial"/>
          <w:color w:val="000000" w:themeColor="text1"/>
          <w:sz w:val="20"/>
          <w:szCs w:val="20"/>
        </w:rPr>
      </w:pPr>
    </w:p>
    <w:p w14:paraId="2D157545" w14:textId="6BDD8C0A" w:rsidR="00FA43C3" w:rsidRPr="00FA43C3" w:rsidRDefault="00FA43C3" w:rsidP="005E5F5E">
      <w:pPr>
        <w:pStyle w:val="Heading3"/>
      </w:pPr>
      <w:bookmarkStart w:id="57" w:name="_Toc525570782"/>
      <w:r w:rsidRPr="00962EE2">
        <w:t>DPDK</w:t>
      </w:r>
      <w:r w:rsidR="00B973D0">
        <w:t xml:space="preserve"> Poll Mode</w:t>
      </w:r>
      <w:r w:rsidRPr="00962EE2">
        <w:t xml:space="preserve"> </w:t>
      </w:r>
      <w:r>
        <w:t>D</w:t>
      </w:r>
      <w:r w:rsidRPr="00962EE2">
        <w:t>ri</w:t>
      </w:r>
      <w:r>
        <w:t>ver</w:t>
      </w:r>
      <w:bookmarkEnd w:id="57"/>
    </w:p>
    <w:p w14:paraId="23FE80B6" w14:textId="3EF35C28" w:rsidR="00C7751B" w:rsidRDefault="00C7751B" w:rsidP="00C7751B">
      <w:r>
        <w:t>The Xilin</w:t>
      </w:r>
      <w:r w:rsidR="00B973D0">
        <w:t>x</w:t>
      </w:r>
      <w:r>
        <w:t xml:space="preserve"> reference QDMA DPDK </w:t>
      </w:r>
      <w:r w:rsidR="00AB5366">
        <w:t>202</w:t>
      </w:r>
      <w:ins w:id="58" w:author="Author">
        <w:r w:rsidR="008930BC">
          <w:t>3</w:t>
        </w:r>
      </w:ins>
      <w:del w:id="59" w:author="Author">
        <w:r w:rsidR="00AB5366" w:rsidDel="008930BC">
          <w:delText>0</w:delText>
        </w:r>
      </w:del>
      <w:r w:rsidR="00AB5366">
        <w:t>.1.</w:t>
      </w:r>
      <w:r w:rsidR="000615B0">
        <w:t>1</w:t>
      </w:r>
      <w:r w:rsidR="00913E52">
        <w:t xml:space="preserve"> </w:t>
      </w:r>
      <w:r>
        <w:t>driver is based on DPDK v</w:t>
      </w:r>
      <w:ins w:id="60" w:author="Author">
        <w:r w:rsidR="008930BC">
          <w:t>20</w:t>
        </w:r>
      </w:ins>
      <w:del w:id="61" w:author="Author">
        <w:r w:rsidDel="008930BC">
          <w:delText>1</w:delText>
        </w:r>
        <w:r w:rsidR="00042DF9" w:rsidDel="008930BC">
          <w:delText>9</w:delText>
        </w:r>
      </w:del>
      <w:r>
        <w:t>.11</w:t>
      </w:r>
      <w:ins w:id="62" w:author="Author">
        <w:r w:rsidR="008930BC">
          <w:t>/v21.11/v22.11</w:t>
        </w:r>
      </w:ins>
      <w:r>
        <w:t xml:space="preserve">. The DPDK driver is tested by binding the PCIe functions with igb_uio kernel driver. </w:t>
      </w:r>
    </w:p>
    <w:p w14:paraId="759C9204" w14:textId="77777777" w:rsidR="00C7751B" w:rsidRDefault="00C7751B" w:rsidP="00C7751B"/>
    <w:p w14:paraId="129AA3BC" w14:textId="09E44A1B" w:rsidR="008111A3" w:rsidRDefault="00C7751B" w:rsidP="00C7751B">
      <w:r>
        <w:t xml:space="preserve">The dpdk-pktgen application is used to perform uni-directional performance measurement and </w:t>
      </w:r>
      <w:r w:rsidR="00295968">
        <w:t xml:space="preserve">the </w:t>
      </w:r>
      <w:r>
        <w:t>testpmd application is used for the Bi-directional forwarding performance measurement</w:t>
      </w:r>
      <w:r w:rsidR="00DA356B">
        <w:t>.</w:t>
      </w:r>
    </w:p>
    <w:p w14:paraId="15FB94B3" w14:textId="77777777" w:rsidR="008111A3" w:rsidRDefault="008111A3">
      <w:pPr>
        <w:jc w:val="left"/>
      </w:pPr>
      <w:r>
        <w:br w:type="page"/>
      </w:r>
    </w:p>
    <w:p w14:paraId="51881593" w14:textId="461E364A" w:rsidR="00DA356B" w:rsidRDefault="00DA356B" w:rsidP="001B7CF8">
      <w:pPr>
        <w:pStyle w:val="Heading2"/>
        <w:rPr>
          <w:i/>
          <w:color w:val="auto"/>
        </w:rPr>
      </w:pPr>
      <w:r>
        <w:lastRenderedPageBreak/>
        <w:t>Generating Reference Design</w:t>
      </w:r>
    </w:p>
    <w:p w14:paraId="6CB07DAB" w14:textId="77777777" w:rsidR="00DA356B" w:rsidRDefault="00295968" w:rsidP="00C37F7D">
      <w:r>
        <w:t xml:space="preserve">The </w:t>
      </w:r>
      <w:r w:rsidR="00DA356B" w:rsidRPr="00B77023">
        <w:t>Reference Design bitfile used in this Performance report is available for immediate download into</w:t>
      </w:r>
      <w:r>
        <w:t xml:space="preserve"> a</w:t>
      </w:r>
      <w:r w:rsidR="00DA356B" w:rsidRPr="00B77023">
        <w:t xml:space="preserve"> VCU1525 design</w:t>
      </w:r>
      <w:r w:rsidR="00DA356B">
        <w:t>.</w:t>
      </w:r>
      <w:r w:rsidR="00A11DAE">
        <w:t xml:space="preserve"> </w:t>
      </w:r>
      <w:r w:rsidR="00DA356B">
        <w:t>For users who are using a different card, t</w:t>
      </w:r>
      <w:r w:rsidR="00DA356B" w:rsidRPr="00FB2F10">
        <w:t xml:space="preserve">he Reference Design </w:t>
      </w:r>
      <w:r w:rsidR="00DA356B">
        <w:t>c</w:t>
      </w:r>
      <w:r w:rsidR="00DA356B" w:rsidRPr="00FB2F10">
        <w:t>an be generated by following these steps:</w:t>
      </w:r>
    </w:p>
    <w:p w14:paraId="49D1FE15" w14:textId="77777777" w:rsidR="00DA356B" w:rsidRDefault="00DA356B" w:rsidP="00C37F7D"/>
    <w:p w14:paraId="180D5A4D" w14:textId="77777777" w:rsidR="00DA356B" w:rsidRDefault="00DA356B" w:rsidP="00C37F7D">
      <w:r>
        <w:t>Create a Vivado project and add/configure a QDMA IP with the following settings – All options not m</w:t>
      </w:r>
      <w:r w:rsidR="00295968">
        <w:t>entioned below can be left at their</w:t>
      </w:r>
      <w:r>
        <w:t xml:space="preserve"> default settings:</w:t>
      </w:r>
    </w:p>
    <w:p w14:paraId="534DFA50" w14:textId="77777777" w:rsidR="00C37F7D" w:rsidRDefault="00C37F7D" w:rsidP="00C37F7D"/>
    <w:p w14:paraId="7188ADB2" w14:textId="77777777" w:rsidR="00DA356B" w:rsidRDefault="00DA356B" w:rsidP="00C37F7D">
      <w:pPr>
        <w:rPr>
          <w:b/>
        </w:rPr>
      </w:pPr>
      <w:r w:rsidRPr="00C37F7D">
        <w:rPr>
          <w:b/>
        </w:rPr>
        <w:t>Basic Tab:</w:t>
      </w:r>
    </w:p>
    <w:p w14:paraId="237C6F51" w14:textId="77777777" w:rsidR="00C37F7D" w:rsidRPr="00C37F7D" w:rsidRDefault="00C37F7D" w:rsidP="00C37F7D">
      <w:pPr>
        <w:rPr>
          <w:b/>
        </w:rPr>
      </w:pPr>
    </w:p>
    <w:p w14:paraId="77C72E65" w14:textId="77777777" w:rsidR="00DA356B" w:rsidRDefault="00DA356B" w:rsidP="00C37F7D">
      <w:pPr>
        <w:pStyle w:val="ListParagraph"/>
        <w:numPr>
          <w:ilvl w:val="0"/>
          <w:numId w:val="28"/>
        </w:numPr>
      </w:pPr>
      <w:r w:rsidRPr="00C37F7D">
        <w:rPr>
          <w:b/>
        </w:rPr>
        <w:t>Mode:</w:t>
      </w:r>
      <w:r>
        <w:t xml:space="preserve"> Advanced</w:t>
      </w:r>
    </w:p>
    <w:p w14:paraId="2F4BCCD5" w14:textId="15599D53" w:rsidR="00DA356B" w:rsidRPr="00C37F7D" w:rsidRDefault="00DA356B" w:rsidP="00C37F7D">
      <w:pPr>
        <w:pStyle w:val="ListParagraph"/>
        <w:numPr>
          <w:ilvl w:val="1"/>
          <w:numId w:val="28"/>
        </w:numPr>
      </w:pPr>
      <w:r w:rsidRPr="00C37F7D">
        <w:t xml:space="preserve">Lane Width &amp; Link Speed: </w:t>
      </w:r>
      <w:r w:rsidRPr="00A416AE">
        <w:t>X16 Gen</w:t>
      </w:r>
      <w:r w:rsidR="000615B0" w:rsidRPr="00940A29">
        <w:t>3</w:t>
      </w:r>
      <w:r w:rsidRPr="00A416AE">
        <w:t xml:space="preserve"> (</w:t>
      </w:r>
      <w:r w:rsidR="00A416AE">
        <w:t>8</w:t>
      </w:r>
      <w:r w:rsidRPr="00A416AE">
        <w:t>.0 GT/s)</w:t>
      </w:r>
    </w:p>
    <w:p w14:paraId="09FDCFD7" w14:textId="776985A5" w:rsidR="00DA356B" w:rsidRPr="00C37F7D" w:rsidRDefault="0039079A" w:rsidP="00C37F7D">
      <w:pPr>
        <w:pStyle w:val="ListParagraph"/>
        <w:numPr>
          <w:ilvl w:val="1"/>
          <w:numId w:val="28"/>
        </w:numPr>
      </w:pPr>
      <w:r>
        <w:rPr>
          <w:noProof/>
          <w:lang w:val="en-GB" w:eastAsia="en-GB"/>
        </w:rPr>
        <w:drawing>
          <wp:anchor distT="0" distB="0" distL="114300" distR="114300" simplePos="0" relativeHeight="251667456" behindDoc="0" locked="0" layoutInCell="1" allowOverlap="1" wp14:anchorId="1A78A1E2" wp14:editId="66E306CD">
            <wp:simplePos x="0" y="0"/>
            <wp:positionH relativeFrom="column">
              <wp:posOffset>1250315</wp:posOffset>
            </wp:positionH>
            <wp:positionV relativeFrom="paragraph">
              <wp:posOffset>247650</wp:posOffset>
            </wp:positionV>
            <wp:extent cx="4140200" cy="301942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40200" cy="3019425"/>
                    </a:xfrm>
                    <a:prstGeom prst="rect">
                      <a:avLst/>
                    </a:prstGeom>
                  </pic:spPr>
                </pic:pic>
              </a:graphicData>
            </a:graphic>
            <wp14:sizeRelH relativeFrom="margin">
              <wp14:pctWidth>0</wp14:pctWidth>
            </wp14:sizeRelH>
            <wp14:sizeRelV relativeFrom="margin">
              <wp14:pctHeight>0</wp14:pctHeight>
            </wp14:sizeRelV>
          </wp:anchor>
        </w:drawing>
      </w:r>
      <w:r w:rsidR="00DA356B" w:rsidRPr="00C37F7D">
        <w:t>DMA Interface Selection: AXI Stream</w:t>
      </w:r>
    </w:p>
    <w:p w14:paraId="691B1104" w14:textId="06EAC3E3" w:rsidR="00C37F7D" w:rsidRDefault="00C37F7D" w:rsidP="00C37F7D"/>
    <w:p w14:paraId="4E68C335" w14:textId="39212735" w:rsidR="00DA356B" w:rsidRDefault="00DA356B" w:rsidP="001B7CF8">
      <w:pPr>
        <w:pStyle w:val="NormalWeb"/>
        <w:jc w:val="center"/>
      </w:pPr>
    </w:p>
    <w:p w14:paraId="2415B2A7" w14:textId="0168DAC1" w:rsidR="00DA356B" w:rsidRPr="00A11DAE" w:rsidRDefault="00DA356B" w:rsidP="00C37F7D">
      <w:pPr>
        <w:rPr>
          <w:rFonts w:ascii="Segoe UI" w:hAnsi="Segoe UI" w:cs="Segoe UI"/>
          <w:sz w:val="22"/>
          <w:szCs w:val="22"/>
        </w:rPr>
      </w:pPr>
      <w:r>
        <w:br w:type="page"/>
      </w:r>
      <w:r w:rsidRPr="00C37F7D">
        <w:rPr>
          <w:b/>
        </w:rPr>
        <w:lastRenderedPageBreak/>
        <w:t>Capabilities Tab:</w:t>
      </w:r>
    </w:p>
    <w:p w14:paraId="6F7387CF" w14:textId="77777777" w:rsidR="00C37F7D" w:rsidRDefault="00C37F7D" w:rsidP="00C37F7D"/>
    <w:p w14:paraId="3E2DF38E" w14:textId="77777777" w:rsidR="00DA356B" w:rsidRPr="00C37F7D" w:rsidRDefault="00DA356B" w:rsidP="00C37F7D">
      <w:pPr>
        <w:pStyle w:val="ListParagraph"/>
        <w:numPr>
          <w:ilvl w:val="0"/>
          <w:numId w:val="28"/>
        </w:numPr>
      </w:pPr>
      <w:r w:rsidRPr="00C37F7D">
        <w:t>Enable SRIOV Capability</w:t>
      </w:r>
    </w:p>
    <w:p w14:paraId="03E56309" w14:textId="77777777" w:rsidR="00DA356B" w:rsidRPr="00C37F7D" w:rsidRDefault="00DA356B" w:rsidP="00C37F7D">
      <w:pPr>
        <w:pStyle w:val="ListParagraph"/>
        <w:numPr>
          <w:ilvl w:val="0"/>
          <w:numId w:val="28"/>
        </w:numPr>
      </w:pPr>
      <w:r w:rsidRPr="00C37F7D">
        <w:t>Total Physical Functions: 4</w:t>
      </w:r>
    </w:p>
    <w:p w14:paraId="1214F896" w14:textId="77777777" w:rsidR="00C37F7D" w:rsidRDefault="00C37F7D" w:rsidP="00C37F7D">
      <w:pPr>
        <w:pStyle w:val="ListParagraph"/>
      </w:pPr>
    </w:p>
    <w:p w14:paraId="49913B54" w14:textId="77777777" w:rsidR="00DA356B" w:rsidRDefault="00DA356B" w:rsidP="00A11DAE">
      <w:pPr>
        <w:pStyle w:val="NormalWeb"/>
        <w:jc w:val="center"/>
      </w:pPr>
      <w:r>
        <w:rPr>
          <w:noProof/>
          <w:lang w:val="en-GB" w:eastAsia="en-GB"/>
        </w:rPr>
        <w:drawing>
          <wp:inline distT="0" distB="0" distL="0" distR="0" wp14:anchorId="1C31EDAB" wp14:editId="427779C9">
            <wp:extent cx="4831080" cy="259154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2922" cy="2592532"/>
                    </a:xfrm>
                    <a:prstGeom prst="rect">
                      <a:avLst/>
                    </a:prstGeom>
                  </pic:spPr>
                </pic:pic>
              </a:graphicData>
            </a:graphic>
          </wp:inline>
        </w:drawing>
      </w:r>
    </w:p>
    <w:p w14:paraId="639DDF21" w14:textId="77777777" w:rsidR="00DA356B" w:rsidRDefault="00DA356B" w:rsidP="00C37F7D"/>
    <w:p w14:paraId="3A85D81E" w14:textId="77777777" w:rsidR="00DA356B" w:rsidRPr="00C37F7D" w:rsidRDefault="00DA356B" w:rsidP="00C37F7D">
      <w:pPr>
        <w:rPr>
          <w:b/>
        </w:rPr>
      </w:pPr>
      <w:r w:rsidRPr="00C37F7D">
        <w:rPr>
          <w:b/>
        </w:rPr>
        <w:t>SRIOV Config:</w:t>
      </w:r>
    </w:p>
    <w:p w14:paraId="3BC0DCA7" w14:textId="77777777" w:rsidR="00C37F7D" w:rsidRDefault="00C37F7D" w:rsidP="00C37F7D"/>
    <w:p w14:paraId="70DDBFC4" w14:textId="77777777" w:rsidR="00DA356B" w:rsidRPr="00C37F7D" w:rsidRDefault="00DA356B" w:rsidP="00C37F7D">
      <w:pPr>
        <w:pStyle w:val="ListParagraph"/>
        <w:numPr>
          <w:ilvl w:val="0"/>
          <w:numId w:val="29"/>
        </w:numPr>
      </w:pPr>
      <w:r w:rsidRPr="00C37F7D">
        <w:t>Number of PF0 VFs: 4</w:t>
      </w:r>
    </w:p>
    <w:p w14:paraId="0612BEE3" w14:textId="77777777" w:rsidR="00DA356B" w:rsidRPr="00C37F7D" w:rsidRDefault="00DA356B" w:rsidP="00C37F7D">
      <w:pPr>
        <w:pStyle w:val="ListParagraph"/>
        <w:numPr>
          <w:ilvl w:val="0"/>
          <w:numId w:val="29"/>
        </w:numPr>
      </w:pPr>
      <w:r w:rsidRPr="00C37F7D">
        <w:t>Number of PF2 VFs: 4</w:t>
      </w:r>
    </w:p>
    <w:p w14:paraId="1831C789" w14:textId="77777777" w:rsidR="00DA356B" w:rsidRDefault="00DA356B" w:rsidP="00DA356B">
      <w:pPr>
        <w:pStyle w:val="NormalWeb"/>
      </w:pPr>
    </w:p>
    <w:p w14:paraId="48C087AB" w14:textId="77777777" w:rsidR="00DA356B" w:rsidRDefault="00DA356B" w:rsidP="00A11DAE">
      <w:pPr>
        <w:pStyle w:val="NormalWeb"/>
        <w:jc w:val="center"/>
      </w:pPr>
      <w:r>
        <w:rPr>
          <w:noProof/>
          <w:lang w:val="en-GB" w:eastAsia="en-GB"/>
        </w:rPr>
        <w:drawing>
          <wp:inline distT="0" distB="0" distL="0" distR="0" wp14:anchorId="7C87E47D" wp14:editId="045592C3">
            <wp:extent cx="5943600" cy="30975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97530"/>
                    </a:xfrm>
                    <a:prstGeom prst="rect">
                      <a:avLst/>
                    </a:prstGeom>
                  </pic:spPr>
                </pic:pic>
              </a:graphicData>
            </a:graphic>
          </wp:inline>
        </w:drawing>
      </w:r>
    </w:p>
    <w:p w14:paraId="1D218E1B" w14:textId="77777777" w:rsidR="00DA356B" w:rsidRDefault="00DA356B" w:rsidP="00CB4850"/>
    <w:p w14:paraId="2B555343" w14:textId="7BF52B7A" w:rsidR="00DA356B" w:rsidRDefault="00DA356B" w:rsidP="00CB4850">
      <w:r w:rsidRPr="00FB2F10">
        <w:rPr>
          <w:b/>
        </w:rPr>
        <w:t xml:space="preserve">Note: </w:t>
      </w:r>
      <w:r>
        <w:t xml:space="preserve">The Reference Design used in this report is an SRIOV capable design with 4PFs and </w:t>
      </w:r>
      <w:r w:rsidR="004011AD">
        <w:t>252</w:t>
      </w:r>
      <w:r>
        <w:t>VFs. It</w:t>
      </w:r>
      <w:r w:rsidR="005C4EF9">
        <w:t xml:space="preserve"> i</w:t>
      </w:r>
      <w:r>
        <w:t>s not mandatory to enable this feature to use the reference design or achieve the performance reported in this document.</w:t>
      </w:r>
    </w:p>
    <w:p w14:paraId="036806B0" w14:textId="77777777" w:rsidR="00DA356B" w:rsidRPr="00BC30CE" w:rsidRDefault="00DA356B" w:rsidP="00DA356B">
      <w:pPr>
        <w:pStyle w:val="NormalWeb"/>
      </w:pPr>
    </w:p>
    <w:p w14:paraId="48D53D24" w14:textId="77777777" w:rsidR="00DA356B" w:rsidRDefault="00DA356B" w:rsidP="00CB4850">
      <w:pPr>
        <w:pStyle w:val="ListParagraph"/>
        <w:numPr>
          <w:ilvl w:val="0"/>
          <w:numId w:val="30"/>
        </w:numPr>
      </w:pPr>
      <w:r>
        <w:t>Run the following command in the T</w:t>
      </w:r>
      <w:r w:rsidR="00295968">
        <w:t>cl</w:t>
      </w:r>
      <w:r>
        <w:t xml:space="preserve"> console to enable Performance Reference Design:</w:t>
      </w:r>
    </w:p>
    <w:p w14:paraId="3797788D" w14:textId="77777777" w:rsidR="00DA356B" w:rsidRPr="00FB2F10" w:rsidRDefault="00DA356B" w:rsidP="00CB4850">
      <w:pPr>
        <w:pStyle w:val="ListParagraph"/>
      </w:pPr>
      <w:r w:rsidRPr="00CB4850">
        <w:rPr>
          <w:rFonts w:ascii="Consolas" w:hAnsi="Consolas"/>
          <w:i/>
        </w:rPr>
        <w:t>set_property CONFIG.performance_exdes {true} [get_ips &lt;QDMA_ip_name&gt;]</w:t>
      </w:r>
    </w:p>
    <w:p w14:paraId="48F89755" w14:textId="77777777" w:rsidR="00DA356B" w:rsidRDefault="00DA356B" w:rsidP="00DA356B">
      <w:pPr>
        <w:pStyle w:val="NormalWeb"/>
        <w:ind w:left="720"/>
      </w:pPr>
    </w:p>
    <w:p w14:paraId="03D2771E" w14:textId="77777777" w:rsidR="00DA356B" w:rsidRDefault="00DA356B" w:rsidP="00CB4850">
      <w:pPr>
        <w:pStyle w:val="ListParagraph"/>
        <w:numPr>
          <w:ilvl w:val="0"/>
          <w:numId w:val="30"/>
        </w:numPr>
      </w:pPr>
      <w:r>
        <w:t>Right click the QDMA IP and choose “Open IP Example Design”</w:t>
      </w:r>
    </w:p>
    <w:p w14:paraId="3C306834" w14:textId="77777777" w:rsidR="001B7CF8" w:rsidRPr="00FB2F10" w:rsidRDefault="001B7CF8" w:rsidP="001B7CF8">
      <w:pPr>
        <w:pStyle w:val="NormalWeb"/>
        <w:spacing w:before="0" w:after="0"/>
        <w:ind w:left="720"/>
        <w:jc w:val="left"/>
      </w:pPr>
    </w:p>
    <w:p w14:paraId="281A7679" w14:textId="77777777" w:rsidR="00DA356B" w:rsidRDefault="00DA356B" w:rsidP="001B7CF8">
      <w:pPr>
        <w:pStyle w:val="NormalWeb"/>
        <w:jc w:val="center"/>
      </w:pPr>
      <w:r>
        <w:rPr>
          <w:noProof/>
          <w:lang w:val="en-GB" w:eastAsia="en-GB"/>
        </w:rPr>
        <w:drawing>
          <wp:inline distT="0" distB="0" distL="0" distR="0" wp14:anchorId="61EC0659" wp14:editId="243692FD">
            <wp:extent cx="2075935" cy="4279105"/>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86153" cy="4300167"/>
                    </a:xfrm>
                    <a:prstGeom prst="rect">
                      <a:avLst/>
                    </a:prstGeom>
                    <a:noFill/>
                    <a:ln>
                      <a:noFill/>
                    </a:ln>
                  </pic:spPr>
                </pic:pic>
              </a:graphicData>
            </a:graphic>
          </wp:inline>
        </w:drawing>
      </w:r>
    </w:p>
    <w:p w14:paraId="1A3FC2CC" w14:textId="77777777" w:rsidR="00DA356B" w:rsidRPr="00CB4850" w:rsidRDefault="00DA356B" w:rsidP="00CB4850">
      <w:pPr>
        <w:rPr>
          <w:rFonts w:ascii="Calibri" w:hAnsi="Calibri"/>
          <w:b/>
          <w:bCs/>
          <w:color w:val="000000"/>
          <w:sz w:val="34"/>
          <w:szCs w:val="34"/>
        </w:rPr>
      </w:pPr>
      <w:r>
        <w:br w:type="page"/>
      </w:r>
    </w:p>
    <w:p w14:paraId="1B20C07D" w14:textId="77777777" w:rsidR="00DA356B" w:rsidRPr="00937DCB" w:rsidRDefault="00DA356B" w:rsidP="001B7CF8">
      <w:pPr>
        <w:pStyle w:val="Heading1"/>
        <w:rPr>
          <w:rFonts w:eastAsiaTheme="minorEastAsia"/>
        </w:rPr>
      </w:pPr>
      <w:r w:rsidRPr="00937DCB">
        <w:rPr>
          <w:rFonts w:eastAsiaTheme="minorEastAsia"/>
        </w:rPr>
        <w:lastRenderedPageBreak/>
        <w:t>Measurement</w:t>
      </w:r>
    </w:p>
    <w:p w14:paraId="7699F407" w14:textId="77777777" w:rsidR="00384F2E" w:rsidRDefault="00384F2E" w:rsidP="00384F2E">
      <w:r w:rsidRPr="00FE1582">
        <w:t xml:space="preserve">For DPDK driver performance analysis, below performance measurements are taken with dpdk-pktgen and testpmd DPDK applications on PF-0 </w:t>
      </w:r>
      <w:r>
        <w:t xml:space="preserve">and VF-0 </w:t>
      </w:r>
      <w:r w:rsidRPr="00FE1582">
        <w:t xml:space="preserve">for this report. </w:t>
      </w:r>
    </w:p>
    <w:p w14:paraId="70987897" w14:textId="77777777" w:rsidR="000272AD" w:rsidRPr="0039079A" w:rsidRDefault="000272AD" w:rsidP="000272AD"/>
    <w:p w14:paraId="416B7439" w14:textId="55D56C14" w:rsidR="00384F2E" w:rsidRDefault="00384F2E" w:rsidP="00384F2E">
      <w:pPr>
        <w:pStyle w:val="ListParagraph"/>
        <w:numPr>
          <w:ilvl w:val="0"/>
          <w:numId w:val="32"/>
        </w:numPr>
      </w:pPr>
      <w:r>
        <w:t>ST Mode DMA Performance of PF-0 on Host</w:t>
      </w:r>
      <w:r w:rsidR="00F21B82">
        <w:t xml:space="preserve"> (i.e. Run DPDK </w:t>
      </w:r>
      <w:r w:rsidR="00810B7B">
        <w:t xml:space="preserve">performance </w:t>
      </w:r>
      <w:r w:rsidR="00F21B82">
        <w:t>application on the PF-0 in the Host)</w:t>
      </w:r>
      <w:r>
        <w:t xml:space="preserve">: </w:t>
      </w:r>
    </w:p>
    <w:p w14:paraId="52568805" w14:textId="77777777" w:rsidR="00384F2E" w:rsidRPr="00FE1582" w:rsidRDefault="00384F2E" w:rsidP="00384F2E">
      <w:pPr>
        <w:pStyle w:val="ListParagraph"/>
        <w:numPr>
          <w:ilvl w:val="1"/>
          <w:numId w:val="32"/>
        </w:numPr>
      </w:pPr>
      <w:r w:rsidRPr="00FE1582">
        <w:t>C2H only DMA performance using dpdk-pktgen application</w:t>
      </w:r>
    </w:p>
    <w:p w14:paraId="5CAD156F" w14:textId="77777777" w:rsidR="00384F2E" w:rsidRPr="00FE1582" w:rsidRDefault="00384F2E" w:rsidP="00384F2E">
      <w:pPr>
        <w:pStyle w:val="ListParagraph"/>
        <w:numPr>
          <w:ilvl w:val="1"/>
          <w:numId w:val="32"/>
        </w:numPr>
      </w:pPr>
      <w:r w:rsidRPr="00FE1582">
        <w:t xml:space="preserve">H2C only DMA performance using dpdk-pktgen application </w:t>
      </w:r>
    </w:p>
    <w:p w14:paraId="771C398F" w14:textId="77777777" w:rsidR="00384F2E" w:rsidRDefault="00384F2E" w:rsidP="00384F2E">
      <w:pPr>
        <w:pStyle w:val="ListParagraph"/>
        <w:numPr>
          <w:ilvl w:val="1"/>
          <w:numId w:val="32"/>
        </w:numPr>
      </w:pPr>
      <w:r w:rsidRPr="00FE1582">
        <w:t>Bi-directional (forwarding) DMA performance using testpmd application</w:t>
      </w:r>
    </w:p>
    <w:p w14:paraId="10D914EB" w14:textId="478EE7D6" w:rsidR="00384F2E" w:rsidRDefault="00384F2E" w:rsidP="00384F2E">
      <w:pPr>
        <w:pStyle w:val="ListParagraph"/>
        <w:numPr>
          <w:ilvl w:val="0"/>
          <w:numId w:val="32"/>
        </w:numPr>
      </w:pPr>
      <w:r>
        <w:t xml:space="preserve">ST Mode DMA Performance of VF-0 on VM (i.e. </w:t>
      </w:r>
      <w:r w:rsidR="00F21B82">
        <w:t xml:space="preserve">Run </w:t>
      </w:r>
      <w:r>
        <w:t xml:space="preserve">DPDK </w:t>
      </w:r>
      <w:r w:rsidR="00F21B82">
        <w:t xml:space="preserve">application on the </w:t>
      </w:r>
      <w:r>
        <w:t>PF</w:t>
      </w:r>
      <w:r w:rsidR="00070792">
        <w:t>-0</w:t>
      </w:r>
      <w:r>
        <w:t xml:space="preserve"> </w:t>
      </w:r>
      <w:r w:rsidR="00F21B82">
        <w:t>in the</w:t>
      </w:r>
      <w:r>
        <w:t xml:space="preserve"> Host </w:t>
      </w:r>
      <w:r w:rsidR="00477D31">
        <w:t xml:space="preserve">which is mainly used for mailbox communication </w:t>
      </w:r>
      <w:r>
        <w:t xml:space="preserve">and </w:t>
      </w:r>
      <w:r w:rsidR="00F21B82">
        <w:t xml:space="preserve">run DPDK </w:t>
      </w:r>
      <w:r w:rsidR="00477D31">
        <w:t xml:space="preserve">performance </w:t>
      </w:r>
      <w:r w:rsidR="00F21B82">
        <w:t>application on the VF</w:t>
      </w:r>
      <w:r w:rsidR="00070792">
        <w:t>-0</w:t>
      </w:r>
      <w:r w:rsidR="00F21B82">
        <w:t xml:space="preserve"> in the</w:t>
      </w:r>
      <w:r>
        <w:t xml:space="preserve"> VM):</w:t>
      </w:r>
    </w:p>
    <w:p w14:paraId="7304397C" w14:textId="77777777" w:rsidR="00384F2E" w:rsidRPr="00FE1582" w:rsidRDefault="00384F2E" w:rsidP="00384F2E">
      <w:pPr>
        <w:pStyle w:val="ListParagraph"/>
        <w:numPr>
          <w:ilvl w:val="1"/>
          <w:numId w:val="32"/>
        </w:numPr>
      </w:pPr>
      <w:r w:rsidRPr="00FE1582">
        <w:t>C2H only DMA performance using dpdk-pktgen application</w:t>
      </w:r>
    </w:p>
    <w:p w14:paraId="041E3A25" w14:textId="77777777" w:rsidR="00384F2E" w:rsidRPr="00FE1582" w:rsidRDefault="00384F2E" w:rsidP="00384F2E">
      <w:pPr>
        <w:pStyle w:val="ListParagraph"/>
        <w:numPr>
          <w:ilvl w:val="1"/>
          <w:numId w:val="32"/>
        </w:numPr>
      </w:pPr>
      <w:r w:rsidRPr="00FE1582">
        <w:t xml:space="preserve">H2C only DMA performance using dpdk-pktgen application </w:t>
      </w:r>
    </w:p>
    <w:p w14:paraId="16A946BB" w14:textId="77777777" w:rsidR="00384F2E" w:rsidRDefault="00384F2E" w:rsidP="00384F2E">
      <w:pPr>
        <w:pStyle w:val="ListParagraph"/>
        <w:numPr>
          <w:ilvl w:val="1"/>
          <w:numId w:val="32"/>
        </w:numPr>
      </w:pPr>
      <w:r w:rsidRPr="00FE1582">
        <w:t>Bi-directional (forwarding) DMA performance using testpmd application</w:t>
      </w:r>
    </w:p>
    <w:p w14:paraId="5D96E610" w14:textId="77777777" w:rsidR="000272AD" w:rsidRDefault="000272AD" w:rsidP="000272AD"/>
    <w:p w14:paraId="6F67254B" w14:textId="5091FAB2" w:rsidR="000272AD" w:rsidRDefault="000272AD" w:rsidP="000272AD">
      <w:r w:rsidRPr="00FE1582">
        <w:t xml:space="preserve">For Linux </w:t>
      </w:r>
      <w:r>
        <w:t xml:space="preserve">Kernel Reference </w:t>
      </w:r>
      <w:r w:rsidRPr="00FE1582">
        <w:t xml:space="preserve">Driver performance analysis, below performance measurements are taken with </w:t>
      </w:r>
      <w:r>
        <w:t xml:space="preserve">the </w:t>
      </w:r>
      <w:r w:rsidR="001F7F92">
        <w:t>dma</w:t>
      </w:r>
      <w:r w:rsidR="003E38D9">
        <w:t>-</w:t>
      </w:r>
      <w:r w:rsidR="001F7F92">
        <w:t>perf</w:t>
      </w:r>
      <w:r>
        <w:t xml:space="preserve"> tool </w:t>
      </w:r>
      <w:r w:rsidRPr="00FE1582">
        <w:t>on PF-0</w:t>
      </w:r>
      <w:r w:rsidR="0080331E">
        <w:t xml:space="preserve"> for host tests and 1 VF created on PF0 for VM tests</w:t>
      </w:r>
      <w:r>
        <w:t xml:space="preserve"> with </w:t>
      </w:r>
      <w:r w:rsidR="00703D95">
        <w:t xml:space="preserve">driver in the </w:t>
      </w:r>
      <w:r w:rsidR="008111A3">
        <w:t>auto</w:t>
      </w:r>
      <w:r>
        <w:t xml:space="preserve"> (i.e., interrupt aggregation</w:t>
      </w:r>
      <w:r w:rsidR="008111A3">
        <w:t xml:space="preserve"> + poll</w:t>
      </w:r>
      <w:del w:id="63" w:author="Author">
        <w:r w:rsidR="008111A3" w:rsidDel="009C2C07">
          <w:delText xml:space="preserve"> </w:delText>
        </w:r>
      </w:del>
      <w:r>
        <w:t>)</w:t>
      </w:r>
      <w:r w:rsidRPr="00FE1582">
        <w:t xml:space="preserve"> </w:t>
      </w:r>
      <w:r w:rsidR="00703D95">
        <w:t xml:space="preserve">mode </w:t>
      </w:r>
      <w:r w:rsidRPr="00FE1582">
        <w:t xml:space="preserve">for this report. </w:t>
      </w:r>
    </w:p>
    <w:p w14:paraId="630E933F" w14:textId="77777777" w:rsidR="000272AD" w:rsidRPr="0039079A" w:rsidRDefault="000272AD" w:rsidP="000272AD"/>
    <w:p w14:paraId="6C5F2D85" w14:textId="77777777" w:rsidR="00947FE9" w:rsidRDefault="000272AD" w:rsidP="000272AD">
      <w:pPr>
        <w:pStyle w:val="ListParagraph"/>
        <w:numPr>
          <w:ilvl w:val="0"/>
          <w:numId w:val="32"/>
        </w:numPr>
      </w:pPr>
      <w:bookmarkStart w:id="64" w:name="_Hlk525899599"/>
      <w:r>
        <w:t xml:space="preserve">ST Mode DMA Performance: </w:t>
      </w:r>
    </w:p>
    <w:p w14:paraId="4786C941" w14:textId="77777777" w:rsidR="00947FE9" w:rsidRDefault="000272AD" w:rsidP="00815BEA">
      <w:pPr>
        <w:pStyle w:val="ListParagraph"/>
        <w:numPr>
          <w:ilvl w:val="1"/>
          <w:numId w:val="32"/>
        </w:numPr>
      </w:pPr>
      <w:r w:rsidRPr="00FE1582">
        <w:t>S</w:t>
      </w:r>
      <w:r>
        <w:t>T-C2H only</w:t>
      </w:r>
    </w:p>
    <w:p w14:paraId="408F4CA6" w14:textId="5253B9B7" w:rsidR="00947FE9" w:rsidRDefault="000272AD" w:rsidP="00815BEA">
      <w:pPr>
        <w:pStyle w:val="ListParagraph"/>
        <w:numPr>
          <w:ilvl w:val="1"/>
          <w:numId w:val="32"/>
        </w:numPr>
      </w:pPr>
      <w:r>
        <w:t xml:space="preserve">ST-H2C only </w:t>
      </w:r>
    </w:p>
    <w:p w14:paraId="4133D265" w14:textId="6D0A55ED" w:rsidR="000272AD" w:rsidRPr="00FE1582" w:rsidRDefault="000272AD" w:rsidP="00940A29">
      <w:pPr>
        <w:pStyle w:val="ListParagraph"/>
        <w:numPr>
          <w:ilvl w:val="1"/>
          <w:numId w:val="32"/>
        </w:numPr>
      </w:pPr>
      <w:r>
        <w:t>ST-H2C &amp; ST-C2H bi-directional</w:t>
      </w:r>
      <w:bookmarkEnd w:id="64"/>
    </w:p>
    <w:p w14:paraId="412F990B" w14:textId="77777777" w:rsidR="00947FE9" w:rsidRDefault="000272AD" w:rsidP="000272AD">
      <w:pPr>
        <w:pStyle w:val="ListParagraph"/>
        <w:numPr>
          <w:ilvl w:val="0"/>
          <w:numId w:val="32"/>
        </w:numPr>
      </w:pPr>
      <w:r>
        <w:t>MM Mode DMA Performance</w:t>
      </w:r>
      <w:r w:rsidR="00A16922">
        <w:t xml:space="preserve"> With BRAM Design</w:t>
      </w:r>
      <w:r>
        <w:t xml:space="preserve">: </w:t>
      </w:r>
    </w:p>
    <w:p w14:paraId="112BD592" w14:textId="77777777" w:rsidR="00947FE9" w:rsidRDefault="000272AD" w:rsidP="00815BEA">
      <w:pPr>
        <w:pStyle w:val="ListParagraph"/>
        <w:numPr>
          <w:ilvl w:val="1"/>
          <w:numId w:val="32"/>
        </w:numPr>
      </w:pPr>
      <w:r>
        <w:t>MM-C2H only</w:t>
      </w:r>
    </w:p>
    <w:p w14:paraId="607A8454" w14:textId="580D591D" w:rsidR="00947FE9" w:rsidRDefault="000272AD" w:rsidP="00815BEA">
      <w:pPr>
        <w:pStyle w:val="ListParagraph"/>
        <w:numPr>
          <w:ilvl w:val="1"/>
          <w:numId w:val="32"/>
        </w:numPr>
      </w:pPr>
      <w:r>
        <w:t xml:space="preserve">MM-H2C only </w:t>
      </w:r>
    </w:p>
    <w:p w14:paraId="72D56447" w14:textId="5C450FC3" w:rsidR="000272AD" w:rsidRDefault="000272AD" w:rsidP="00940A29">
      <w:pPr>
        <w:pStyle w:val="ListParagraph"/>
        <w:numPr>
          <w:ilvl w:val="1"/>
          <w:numId w:val="32"/>
        </w:numPr>
      </w:pPr>
      <w:r>
        <w:t>MM-H2C &amp; MM-C2H bi-directional</w:t>
      </w:r>
      <w:r w:rsidRPr="00FE1582">
        <w:t xml:space="preserve"> </w:t>
      </w:r>
    </w:p>
    <w:p w14:paraId="6C978675" w14:textId="77777777" w:rsidR="00947FE9" w:rsidRDefault="00A16922" w:rsidP="00A16922">
      <w:pPr>
        <w:pStyle w:val="ListParagraph"/>
        <w:numPr>
          <w:ilvl w:val="0"/>
          <w:numId w:val="32"/>
        </w:numPr>
      </w:pPr>
      <w:r>
        <w:t xml:space="preserve">MM Mode DMA Performance With DDR Design: </w:t>
      </w:r>
    </w:p>
    <w:p w14:paraId="15954F43" w14:textId="77777777" w:rsidR="00947FE9" w:rsidRDefault="00A16922" w:rsidP="00815BEA">
      <w:pPr>
        <w:pStyle w:val="ListParagraph"/>
        <w:numPr>
          <w:ilvl w:val="1"/>
          <w:numId w:val="32"/>
        </w:numPr>
      </w:pPr>
      <w:r>
        <w:t>MM-C2H only</w:t>
      </w:r>
    </w:p>
    <w:p w14:paraId="07BC4E79" w14:textId="63BF4AFB" w:rsidR="00947FE9" w:rsidRDefault="00A16922" w:rsidP="00815BEA">
      <w:pPr>
        <w:pStyle w:val="ListParagraph"/>
        <w:numPr>
          <w:ilvl w:val="1"/>
          <w:numId w:val="32"/>
        </w:numPr>
      </w:pPr>
      <w:r>
        <w:t xml:space="preserve"> MM-H2C only </w:t>
      </w:r>
    </w:p>
    <w:p w14:paraId="1F66A9EC" w14:textId="74E4C73C" w:rsidR="00A16922" w:rsidRDefault="00A16922" w:rsidP="00940A29">
      <w:pPr>
        <w:pStyle w:val="ListParagraph"/>
        <w:numPr>
          <w:ilvl w:val="1"/>
          <w:numId w:val="32"/>
        </w:numPr>
      </w:pPr>
      <w:r>
        <w:t>MM-H2C &amp; MM-C2H bi-directional</w:t>
      </w:r>
      <w:r w:rsidRPr="00FE1582">
        <w:t xml:space="preserve"> </w:t>
      </w:r>
    </w:p>
    <w:p w14:paraId="1072BF0C" w14:textId="5474AC7A" w:rsidR="00DA356B" w:rsidRDefault="00DA356B" w:rsidP="001B7CF8">
      <w:pPr>
        <w:pStyle w:val="Heading2"/>
      </w:pPr>
      <w:r>
        <w:t>DMA Overheads</w:t>
      </w:r>
    </w:p>
    <w:p w14:paraId="1D17FABD" w14:textId="77777777" w:rsidR="00DA356B" w:rsidRDefault="00DA356B" w:rsidP="00CB4850">
      <w:r>
        <w:t>The PCIe bandwidth utilization is higher than DMA bandwidth as this number excludes PCIe protocol overheads. In addition to PCIe overhead, DMA will have its own overhead to communicate with</w:t>
      </w:r>
      <w:r w:rsidR="00295968">
        <w:t xml:space="preserve"> the</w:t>
      </w:r>
      <w:r>
        <w:t xml:space="preserve"> driver as listed below.</w:t>
      </w:r>
    </w:p>
    <w:p w14:paraId="3BFAF429" w14:textId="77777777" w:rsidR="00CB4850" w:rsidRDefault="00CB4850" w:rsidP="00CB4850"/>
    <w:p w14:paraId="25759805" w14:textId="77777777" w:rsidR="00DA356B" w:rsidRDefault="00DA356B" w:rsidP="00CB4850">
      <w:pPr>
        <w:pStyle w:val="ListParagraph"/>
        <w:numPr>
          <w:ilvl w:val="0"/>
          <w:numId w:val="32"/>
        </w:numPr>
      </w:pPr>
      <w:r>
        <w:t>CIDX update by driver affects C2H and forwarding performance</w:t>
      </w:r>
    </w:p>
    <w:p w14:paraId="2B55CA77" w14:textId="77777777" w:rsidR="00DA356B" w:rsidRDefault="00DA356B" w:rsidP="00CB4850">
      <w:pPr>
        <w:pStyle w:val="ListParagraph"/>
        <w:numPr>
          <w:ilvl w:val="0"/>
          <w:numId w:val="32"/>
        </w:numPr>
      </w:pPr>
      <w:r>
        <w:t>PIDX update by driver affects H2C and forwarding performance</w:t>
      </w:r>
    </w:p>
    <w:p w14:paraId="1544F81F" w14:textId="77777777" w:rsidR="00DA356B" w:rsidRDefault="00DA356B" w:rsidP="00CB4850">
      <w:pPr>
        <w:pStyle w:val="ListParagraph"/>
        <w:numPr>
          <w:ilvl w:val="0"/>
          <w:numId w:val="32"/>
        </w:numPr>
      </w:pPr>
      <w:r>
        <w:t>16B H2C descriptor affects H2C and forwarding performance</w:t>
      </w:r>
    </w:p>
    <w:p w14:paraId="11EF7C48" w14:textId="77777777" w:rsidR="00DA356B" w:rsidRPr="00624F43" w:rsidRDefault="00DA356B" w:rsidP="00CB4850">
      <w:pPr>
        <w:pStyle w:val="ListParagraph"/>
        <w:numPr>
          <w:ilvl w:val="0"/>
          <w:numId w:val="32"/>
        </w:numPr>
      </w:pPr>
      <w:r>
        <w:t>8B C2H descriptor affects C2H and forwarding performance</w:t>
      </w:r>
    </w:p>
    <w:p w14:paraId="2B7F806B" w14:textId="2576573F" w:rsidR="00DA356B" w:rsidRDefault="00DA356B" w:rsidP="00CB4850">
      <w:pPr>
        <w:pStyle w:val="ListParagraph"/>
        <w:numPr>
          <w:ilvl w:val="0"/>
          <w:numId w:val="32"/>
        </w:numPr>
      </w:pPr>
      <w:r>
        <w:t>C2H completion can be 8B or 16B or 32B</w:t>
      </w:r>
      <w:r w:rsidR="00ED21BD">
        <w:t xml:space="preserve"> or 64B</w:t>
      </w:r>
      <w:r>
        <w:t xml:space="preserve"> sent for every packet to pass the meta-data.</w:t>
      </w:r>
    </w:p>
    <w:p w14:paraId="556E4D6E" w14:textId="7672742B" w:rsidR="00DA356B" w:rsidRDefault="00DA356B" w:rsidP="00CB4850">
      <w:pPr>
        <w:pStyle w:val="ListParagraph"/>
        <w:numPr>
          <w:ilvl w:val="0"/>
          <w:numId w:val="32"/>
        </w:numPr>
      </w:pPr>
      <w:r>
        <w:t>Status descriptor writes affect both C2H and H2C performance</w:t>
      </w:r>
    </w:p>
    <w:p w14:paraId="1FDF912E" w14:textId="1E033EDC" w:rsidR="00362008" w:rsidRDefault="00362008" w:rsidP="00CB4850">
      <w:pPr>
        <w:pStyle w:val="ListParagraph"/>
        <w:numPr>
          <w:ilvl w:val="0"/>
          <w:numId w:val="32"/>
        </w:numPr>
      </w:pPr>
      <w:r>
        <w:t xml:space="preserve">Memory controller overhead in Memory-mapped mode. </w:t>
      </w:r>
    </w:p>
    <w:p w14:paraId="039D5686" w14:textId="77777777" w:rsidR="00CB4850" w:rsidRDefault="00CB4850" w:rsidP="00CB4850">
      <w:pPr>
        <w:pStyle w:val="ListParagraph"/>
      </w:pPr>
    </w:p>
    <w:p w14:paraId="460CF2D3" w14:textId="77777777" w:rsidR="00DA356B" w:rsidRPr="00624F43" w:rsidRDefault="00DA356B" w:rsidP="00CB4850">
      <w:r>
        <w:t>When possible</w:t>
      </w:r>
      <w:r w:rsidR="005C4EF9">
        <w:t>,</w:t>
      </w:r>
      <w:r>
        <w:t xml:space="preserve"> QDMA reduces various TLP overheads by coalescing reads and writes. QDMA is highly customizable, the overheads can be reduced by customizing the solution </w:t>
      </w:r>
      <w:r w:rsidR="00295968">
        <w:t xml:space="preserve">to be </w:t>
      </w:r>
      <w:r>
        <w:t>specific to an application.</w:t>
      </w:r>
    </w:p>
    <w:p w14:paraId="79CC5F91" w14:textId="77777777" w:rsidR="00DA356B" w:rsidRPr="00624F43" w:rsidRDefault="00DA356B" w:rsidP="001B7CF8">
      <w:pPr>
        <w:pStyle w:val="Heading2"/>
      </w:pPr>
      <w:r w:rsidRPr="00624F43">
        <w:lastRenderedPageBreak/>
        <w:t>DMA Bandwidth Performance</w:t>
      </w:r>
      <w:r>
        <w:t xml:space="preserve"> Measurement</w:t>
      </w:r>
    </w:p>
    <w:p w14:paraId="014CC626" w14:textId="3001FD31" w:rsidR="00CB4850" w:rsidRDefault="00DA356B" w:rsidP="00CB4850">
      <w:r>
        <w:t>The packets per second (PPS) numbers reported by the application are noted and the DMA bandwidth performance is calculated as below</w:t>
      </w:r>
      <w:r w:rsidR="00CB4850">
        <w:t>:</w:t>
      </w:r>
    </w:p>
    <w:p w14:paraId="16570412" w14:textId="49A5ADB9" w:rsidR="00CB4850" w:rsidRPr="0039079A" w:rsidRDefault="00DA356B" w:rsidP="0039079A">
      <w:pPr>
        <w:pStyle w:val="ListParagraph"/>
        <w:numPr>
          <w:ilvl w:val="0"/>
          <w:numId w:val="33"/>
        </w:numPr>
        <w:rPr>
          <w:b/>
          <w:i/>
        </w:rPr>
      </w:pPr>
      <w:r w:rsidRPr="00CB4850">
        <w:rPr>
          <w:b/>
          <w:i/>
        </w:rPr>
        <w:t>DMA Bandwidth Performance = PPS * DMA Packet size in bytes * 8</w:t>
      </w:r>
    </w:p>
    <w:p w14:paraId="7C7A23D9" w14:textId="103C493C" w:rsidR="00CB4850" w:rsidRDefault="00DA356B" w:rsidP="00CB4850">
      <w:r>
        <w:t xml:space="preserve">For NIC use case the performance can be extrapolated </w:t>
      </w:r>
      <w:r w:rsidR="00CB4850">
        <w:t>as</w:t>
      </w:r>
      <w:r w:rsidR="00295968">
        <w:t xml:space="preserve"> follows</w:t>
      </w:r>
      <w:r w:rsidR="00CB4850">
        <w:t>:</w:t>
      </w:r>
    </w:p>
    <w:p w14:paraId="3E9F5336" w14:textId="2E802EB2" w:rsidR="00CB4850" w:rsidRPr="0039079A" w:rsidRDefault="00DA356B" w:rsidP="0039079A">
      <w:pPr>
        <w:pStyle w:val="ListParagraph"/>
        <w:numPr>
          <w:ilvl w:val="0"/>
          <w:numId w:val="33"/>
        </w:numPr>
        <w:rPr>
          <w:b/>
          <w:i/>
        </w:rPr>
      </w:pPr>
      <w:r w:rsidRPr="00CB4850">
        <w:rPr>
          <w:b/>
          <w:i/>
        </w:rPr>
        <w:t>Ethernet Performance = PPS * (DMA Packet size in bytes + Preamble bytes + Inter-frame gap bytes + FCS) * 8</w:t>
      </w:r>
    </w:p>
    <w:p w14:paraId="47DC8181" w14:textId="5CBCE6BF" w:rsidR="00DA356B" w:rsidRPr="0039079A" w:rsidRDefault="00DA356B" w:rsidP="0039079A">
      <w:r w:rsidRPr="0049153C">
        <w:t xml:space="preserve">Every Ethernet packet includes Preamble of 8 bytes, Inter-frame Gap of 12 bytes, FCS of 4 bytes and the DMA packet size </w:t>
      </w:r>
      <w:r w:rsidR="005C4EF9">
        <w:t>can</w:t>
      </w:r>
      <w:r w:rsidRPr="0049153C">
        <w:t xml:space="preserve"> be 4 bytes less than the network packet size as the FCS 4 bytes </w:t>
      </w:r>
      <w:r w:rsidR="00295968">
        <w:t>can</w:t>
      </w:r>
      <w:r w:rsidRPr="0049153C">
        <w:t xml:space="preserve"> be stripped off by the MAC and </w:t>
      </w:r>
      <w:r w:rsidR="005C4EF9">
        <w:t>as a result</w:t>
      </w:r>
      <w:r w:rsidRPr="0049153C">
        <w:t xml:space="preserve"> are not DMA’ed.</w:t>
      </w:r>
      <w:r w:rsidR="0039079A">
        <w:tab/>
      </w:r>
    </w:p>
    <w:p w14:paraId="43836D56" w14:textId="77777777" w:rsidR="00DA356B" w:rsidRDefault="00DA356B" w:rsidP="001B7CF8">
      <w:pPr>
        <w:pStyle w:val="Heading2"/>
      </w:pPr>
      <w:r>
        <w:t>Latency Measurement</w:t>
      </w:r>
    </w:p>
    <w:p w14:paraId="16A70B6F" w14:textId="23DA2ED9" w:rsidR="00096EAB" w:rsidRPr="00FE1582" w:rsidRDefault="00DA356B" w:rsidP="000272AD">
      <w:r>
        <w:t>Latency measurement is calculated using the performance counters provided by the Traffic Generator Reference Design. The reference design maintains the minimum and average latency counters. It determines the time taken for a packet to traverse from the C2H path to the H2C path via the testpmd application using</w:t>
      </w:r>
      <w:r w:rsidR="005C4EF9">
        <w:t xml:space="preserve"> a</w:t>
      </w:r>
      <w:r>
        <w:t xml:space="preserve"> 64</w:t>
      </w:r>
      <w:r w:rsidR="005C4EF9">
        <w:t>-</w:t>
      </w:r>
      <w:r>
        <w:t>bit timestamp embedded in the packet.</w:t>
      </w:r>
    </w:p>
    <w:p w14:paraId="2BD60A07" w14:textId="7DBCAA74" w:rsidR="00EE78C3" w:rsidRPr="0039079A" w:rsidRDefault="00EE78C3" w:rsidP="0039079A"/>
    <w:p w14:paraId="1F865EC5" w14:textId="604AACDA" w:rsidR="00DA356B" w:rsidRPr="00814C23" w:rsidRDefault="00DA356B" w:rsidP="001B7CF8">
      <w:pPr>
        <w:pStyle w:val="Heading1"/>
      </w:pPr>
      <w:r w:rsidRPr="00814C23">
        <w:t>Test Environment</w:t>
      </w:r>
    </w:p>
    <w:p w14:paraId="39D0E46A" w14:textId="62FF83BC" w:rsidR="0028223E" w:rsidRPr="004071BB" w:rsidRDefault="00DA356B" w:rsidP="0028223E">
      <w:pPr>
        <w:pStyle w:val="Caption"/>
        <w:keepNext/>
        <w:rPr>
          <w:b w:val="0"/>
        </w:rPr>
      </w:pPr>
      <w:r w:rsidRPr="004071BB">
        <w:rPr>
          <w:b w:val="0"/>
        </w:rPr>
        <w:t>The test setup is as outlined in</w:t>
      </w:r>
      <w:r w:rsidR="00406093">
        <w:rPr>
          <w:b w:val="0"/>
        </w:rPr>
        <w:t xml:space="preserve"> </w:t>
      </w:r>
      <w:r w:rsidR="00406093">
        <w:rPr>
          <w:b w:val="0"/>
        </w:rPr>
        <w:fldChar w:fldCharType="begin"/>
      </w:r>
      <w:r w:rsidR="00406093">
        <w:rPr>
          <w:b w:val="0"/>
        </w:rPr>
        <w:instrText xml:space="preserve"> REF _Ref531691528 \h </w:instrText>
      </w:r>
      <w:r w:rsidR="00406093">
        <w:rPr>
          <w:b w:val="0"/>
        </w:rPr>
      </w:r>
      <w:r w:rsidR="00406093">
        <w:rPr>
          <w:b w:val="0"/>
        </w:rPr>
        <w:fldChar w:fldCharType="separate"/>
      </w:r>
      <w:r w:rsidR="006574E7">
        <w:t xml:space="preserve">Figure </w:t>
      </w:r>
      <w:r w:rsidR="006574E7">
        <w:rPr>
          <w:noProof/>
        </w:rPr>
        <w:t>1</w:t>
      </w:r>
      <w:r w:rsidR="00406093">
        <w:rPr>
          <w:b w:val="0"/>
        </w:rPr>
        <w:fldChar w:fldCharType="end"/>
      </w:r>
      <w:r w:rsidR="00406093">
        <w:rPr>
          <w:b w:val="0"/>
        </w:rPr>
        <w:t>.</w:t>
      </w:r>
      <w:r w:rsidRPr="004071BB">
        <w:rPr>
          <w:b w:val="0"/>
        </w:rPr>
        <w:t xml:space="preserve"> </w:t>
      </w:r>
      <w:r w:rsidRPr="004071BB">
        <w:rPr>
          <w:b w:val="0"/>
        </w:rPr>
        <w:fldChar w:fldCharType="begin"/>
      </w:r>
      <w:r w:rsidRPr="004071BB">
        <w:rPr>
          <w:b w:val="0"/>
        </w:rPr>
        <w:instrText xml:space="preserve"> REF _Ref522630663 \h  \* MERGEFORMAT </w:instrText>
      </w:r>
      <w:r w:rsidRPr="004071BB">
        <w:rPr>
          <w:b w:val="0"/>
        </w:rPr>
      </w:r>
      <w:r w:rsidRPr="004071BB">
        <w:rPr>
          <w:b w:val="0"/>
        </w:rPr>
        <w:fldChar w:fldCharType="separate"/>
      </w:r>
      <w:ins w:id="65" w:author="Author">
        <w:r w:rsidR="00D46B6F" w:rsidRPr="00D46B6F">
          <w:rPr>
            <w:b w:val="0"/>
            <w:rPrChange w:id="66" w:author="Author">
              <w:rPr/>
            </w:rPrChange>
          </w:rPr>
          <w:t xml:space="preserve">Table </w:t>
        </w:r>
        <w:r w:rsidR="00D46B6F" w:rsidRPr="00D46B6F">
          <w:rPr>
            <w:b w:val="0"/>
            <w:rPrChange w:id="67" w:author="Author">
              <w:rPr>
                <w:noProof/>
              </w:rPr>
            </w:rPrChange>
          </w:rPr>
          <w:t>1</w:t>
        </w:r>
      </w:ins>
      <w:del w:id="68" w:author="Author">
        <w:r w:rsidR="006574E7" w:rsidRPr="006574E7" w:rsidDel="00D46B6F">
          <w:rPr>
            <w:b w:val="0"/>
          </w:rPr>
          <w:delText>Table 1</w:delText>
        </w:r>
      </w:del>
      <w:r w:rsidRPr="004071BB">
        <w:rPr>
          <w:b w:val="0"/>
        </w:rPr>
        <w:fldChar w:fldCharType="end"/>
      </w:r>
      <w:r w:rsidRPr="004071BB">
        <w:rPr>
          <w:b w:val="0"/>
        </w:rPr>
        <w:t xml:space="preserve"> </w:t>
      </w:r>
      <w:r w:rsidR="009C637C">
        <w:rPr>
          <w:b w:val="0"/>
        </w:rPr>
        <w:t>lists</w:t>
      </w:r>
      <w:r w:rsidRPr="004071BB">
        <w:rPr>
          <w:b w:val="0"/>
        </w:rPr>
        <w:t xml:space="preserve"> the </w:t>
      </w:r>
      <w:r w:rsidR="0028223E">
        <w:rPr>
          <w:b w:val="0"/>
        </w:rPr>
        <w:t xml:space="preserve">AMD </w:t>
      </w:r>
      <w:r w:rsidRPr="004071BB">
        <w:rPr>
          <w:b w:val="0"/>
        </w:rPr>
        <w:t>system setting</w:t>
      </w:r>
      <w:r w:rsidR="00CE4F41">
        <w:rPr>
          <w:b w:val="0"/>
        </w:rPr>
        <w:t>s</w:t>
      </w:r>
      <w:r w:rsidRPr="004071BB">
        <w:rPr>
          <w:b w:val="0"/>
        </w:rPr>
        <w:t xml:space="preserve"> used </w:t>
      </w:r>
      <w:r w:rsidR="00F87938" w:rsidRPr="004071BB">
        <w:rPr>
          <w:b w:val="0"/>
        </w:rPr>
        <w:t>for the performan</w:t>
      </w:r>
      <w:r w:rsidR="00E229B4" w:rsidRPr="004071BB">
        <w:rPr>
          <w:b w:val="0"/>
        </w:rPr>
        <w:t>ce measurement</w:t>
      </w:r>
      <w:r w:rsidR="00F87938" w:rsidRPr="004071BB">
        <w:rPr>
          <w:b w:val="0"/>
        </w:rPr>
        <w:t>.</w:t>
      </w:r>
    </w:p>
    <w:p w14:paraId="1DD795BE" w14:textId="77777777" w:rsidR="0028223E" w:rsidRDefault="0028223E" w:rsidP="0028223E"/>
    <w:tbl>
      <w:tblPr>
        <w:tblStyle w:val="GridTable4-Accent1"/>
        <w:tblW w:w="9360" w:type="dxa"/>
        <w:tblInd w:w="-5" w:type="dxa"/>
        <w:tblLayout w:type="fixed"/>
        <w:tblCellMar>
          <w:left w:w="115" w:type="dxa"/>
          <w:right w:w="115" w:type="dxa"/>
        </w:tblCellMar>
        <w:tblLook w:val="04A0" w:firstRow="1" w:lastRow="0" w:firstColumn="1" w:lastColumn="0" w:noHBand="0" w:noVBand="1"/>
      </w:tblPr>
      <w:tblGrid>
        <w:gridCol w:w="2250"/>
        <w:gridCol w:w="7110"/>
      </w:tblGrid>
      <w:tr w:rsidR="0028223E" w14:paraId="66FA2403" w14:textId="77777777" w:rsidTr="00784B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72986EB1" w14:textId="77777777" w:rsidR="0028223E" w:rsidRPr="00E138C6" w:rsidRDefault="0028223E" w:rsidP="00784B17">
            <w:pPr>
              <w:rPr>
                <w:b w:val="0"/>
              </w:rPr>
            </w:pPr>
            <w:r>
              <w:t>Item</w:t>
            </w:r>
          </w:p>
        </w:tc>
        <w:tc>
          <w:tcPr>
            <w:tcW w:w="7110" w:type="dxa"/>
            <w:tcMar>
              <w:left w:w="115" w:type="dxa"/>
              <w:right w:w="115" w:type="dxa"/>
            </w:tcMar>
            <w:vAlign w:val="center"/>
          </w:tcPr>
          <w:p w14:paraId="5CDB5FE1" w14:textId="77777777" w:rsidR="0028223E" w:rsidRPr="00E138C6" w:rsidRDefault="0028223E" w:rsidP="00784B17">
            <w:pPr>
              <w:cnfStyle w:val="100000000000" w:firstRow="1" w:lastRow="0" w:firstColumn="0" w:lastColumn="0" w:oddVBand="0" w:evenVBand="0" w:oddHBand="0" w:evenHBand="0" w:firstRowFirstColumn="0" w:firstRowLastColumn="0" w:lastRowFirstColumn="0" w:lastRowLastColumn="0"/>
              <w:rPr>
                <w:b w:val="0"/>
              </w:rPr>
            </w:pPr>
            <w:r>
              <w:t>Description</w:t>
            </w:r>
          </w:p>
        </w:tc>
      </w:tr>
      <w:tr w:rsidR="0028223E" w14:paraId="4687CC43" w14:textId="77777777" w:rsidTr="00784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254468CC" w14:textId="77777777" w:rsidR="0028223E" w:rsidRPr="00F8478E" w:rsidRDefault="0028223E" w:rsidP="00784B17">
            <w:pPr>
              <w:rPr>
                <w:color w:val="000000" w:themeColor="text1"/>
              </w:rPr>
            </w:pPr>
            <w:r w:rsidRPr="00F8478E">
              <w:rPr>
                <w:color w:val="000000" w:themeColor="text1"/>
              </w:rPr>
              <w:t>CPU</w:t>
            </w:r>
          </w:p>
        </w:tc>
        <w:tc>
          <w:tcPr>
            <w:tcW w:w="7110" w:type="dxa"/>
            <w:tcMar>
              <w:left w:w="115" w:type="dxa"/>
              <w:right w:w="115" w:type="dxa"/>
            </w:tcMar>
            <w:vAlign w:val="center"/>
          </w:tcPr>
          <w:p w14:paraId="4C752E8E" w14:textId="77777777" w:rsidR="0028223E" w:rsidRDefault="0028223E" w:rsidP="00784B17">
            <w:pPr>
              <w:cnfStyle w:val="000000100000" w:firstRow="0" w:lastRow="0" w:firstColumn="0" w:lastColumn="0" w:oddVBand="0" w:evenVBand="0" w:oddHBand="1" w:evenHBand="0" w:firstRowFirstColumn="0" w:firstRowLastColumn="0" w:lastRowFirstColumn="0" w:lastRowLastColumn="0"/>
            </w:pPr>
            <w:r w:rsidRPr="00362C2F">
              <w:rPr>
                <w:color w:val="000000" w:themeColor="text1"/>
              </w:rPr>
              <w:t>AMD EPYC 7302 16-Core Processor</w:t>
            </w:r>
          </w:p>
        </w:tc>
      </w:tr>
      <w:tr w:rsidR="0028223E" w14:paraId="168DEA85" w14:textId="77777777" w:rsidTr="00784B17">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62B3F58A" w14:textId="77777777" w:rsidR="0028223E" w:rsidRPr="00F8478E" w:rsidRDefault="0028223E" w:rsidP="00784B17">
            <w:pPr>
              <w:rPr>
                <w:color w:val="000000" w:themeColor="text1"/>
              </w:rPr>
            </w:pPr>
            <w:r>
              <w:rPr>
                <w:color w:val="000000" w:themeColor="text1"/>
              </w:rPr>
              <w:t>Vendor</w:t>
            </w:r>
          </w:p>
        </w:tc>
        <w:tc>
          <w:tcPr>
            <w:tcW w:w="7110" w:type="dxa"/>
            <w:tcMar>
              <w:left w:w="115" w:type="dxa"/>
              <w:right w:w="115" w:type="dxa"/>
            </w:tcMar>
            <w:vAlign w:val="center"/>
          </w:tcPr>
          <w:p w14:paraId="2CDF88C0" w14:textId="77777777" w:rsidR="0028223E" w:rsidRPr="00362C2F" w:rsidRDefault="0028223E" w:rsidP="00784B17">
            <w:pPr>
              <w:cnfStyle w:val="000000000000" w:firstRow="0" w:lastRow="0" w:firstColumn="0" w:lastColumn="0" w:oddVBand="0" w:evenVBand="0" w:oddHBand="0" w:evenHBand="0" w:firstRowFirstColumn="0" w:firstRowLastColumn="0" w:lastRowFirstColumn="0" w:lastRowLastColumn="0"/>
              <w:rPr>
                <w:color w:val="000000" w:themeColor="text1"/>
              </w:rPr>
            </w:pPr>
            <w:r w:rsidRPr="00B95E6C">
              <w:rPr>
                <w:color w:val="000000" w:themeColor="text1"/>
              </w:rPr>
              <w:t>Supermicro</w:t>
            </w:r>
          </w:p>
        </w:tc>
      </w:tr>
      <w:tr w:rsidR="0028223E" w14:paraId="12ACCAE1" w14:textId="77777777" w:rsidTr="00784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5D6AAFB4" w14:textId="77777777" w:rsidR="0028223E" w:rsidRDefault="0028223E" w:rsidP="00784B17">
            <w:pPr>
              <w:rPr>
                <w:color w:val="000000" w:themeColor="text1"/>
              </w:rPr>
            </w:pPr>
            <w:r>
              <w:rPr>
                <w:color w:val="000000" w:themeColor="text1"/>
              </w:rPr>
              <w:t>Model</w:t>
            </w:r>
          </w:p>
        </w:tc>
        <w:tc>
          <w:tcPr>
            <w:tcW w:w="7110" w:type="dxa"/>
            <w:tcMar>
              <w:left w:w="115" w:type="dxa"/>
              <w:right w:w="115" w:type="dxa"/>
            </w:tcMar>
            <w:vAlign w:val="center"/>
          </w:tcPr>
          <w:p w14:paraId="60E37FDA" w14:textId="77777777" w:rsidR="0028223E" w:rsidRPr="00B95E6C" w:rsidRDefault="0028223E" w:rsidP="00784B17">
            <w:pPr>
              <w:cnfStyle w:val="000000100000" w:firstRow="0" w:lastRow="0" w:firstColumn="0" w:lastColumn="0" w:oddVBand="0" w:evenVBand="0" w:oddHBand="1" w:evenHBand="0" w:firstRowFirstColumn="0" w:firstRowLastColumn="0" w:lastRowFirstColumn="0" w:lastRowLastColumn="0"/>
              <w:rPr>
                <w:color w:val="000000" w:themeColor="text1"/>
              </w:rPr>
            </w:pPr>
            <w:r w:rsidRPr="00CD569D">
              <w:rPr>
                <w:color w:val="000000" w:themeColor="text1"/>
              </w:rPr>
              <w:t>H12SSW-NT</w:t>
            </w:r>
          </w:p>
        </w:tc>
      </w:tr>
      <w:tr w:rsidR="0028223E" w14:paraId="7FDC3A0F" w14:textId="77777777" w:rsidTr="00784B17">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09EFD6CF" w14:textId="77777777" w:rsidR="0028223E" w:rsidRDefault="0028223E" w:rsidP="00784B17">
            <w:pPr>
              <w:rPr>
                <w:color w:val="000000" w:themeColor="text1"/>
              </w:rPr>
            </w:pPr>
            <w:r>
              <w:rPr>
                <w:color w:val="000000" w:themeColor="text1"/>
              </w:rPr>
              <w:t>No of Sockets</w:t>
            </w:r>
          </w:p>
        </w:tc>
        <w:tc>
          <w:tcPr>
            <w:tcW w:w="7110" w:type="dxa"/>
            <w:tcMar>
              <w:left w:w="115" w:type="dxa"/>
              <w:right w:w="115" w:type="dxa"/>
            </w:tcMar>
            <w:vAlign w:val="center"/>
          </w:tcPr>
          <w:p w14:paraId="51107819" w14:textId="77777777" w:rsidR="0028223E" w:rsidRPr="00CD569D" w:rsidRDefault="0028223E" w:rsidP="00784B1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w:t>
            </w:r>
          </w:p>
        </w:tc>
      </w:tr>
      <w:tr w:rsidR="0028223E" w14:paraId="5094C8F2" w14:textId="77777777" w:rsidTr="00784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3EAC4FA1" w14:textId="77777777" w:rsidR="0028223E" w:rsidRPr="00F8478E" w:rsidRDefault="0028223E" w:rsidP="00784B17">
            <w:pPr>
              <w:rPr>
                <w:color w:val="000000" w:themeColor="text1"/>
              </w:rPr>
            </w:pPr>
            <w:r w:rsidRPr="00CD569D">
              <w:rPr>
                <w:color w:val="000000" w:themeColor="text1"/>
              </w:rPr>
              <w:t>No of logical Cores</w:t>
            </w:r>
          </w:p>
        </w:tc>
        <w:tc>
          <w:tcPr>
            <w:tcW w:w="7110" w:type="dxa"/>
            <w:tcMar>
              <w:left w:w="115" w:type="dxa"/>
              <w:right w:w="115" w:type="dxa"/>
            </w:tcMar>
            <w:vAlign w:val="center"/>
          </w:tcPr>
          <w:p w14:paraId="7377A8D4" w14:textId="77777777" w:rsidR="0028223E" w:rsidRPr="003A183E" w:rsidRDefault="0028223E" w:rsidP="00784B1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32</w:t>
            </w:r>
          </w:p>
        </w:tc>
      </w:tr>
      <w:tr w:rsidR="0028223E" w14:paraId="0F1FF612" w14:textId="77777777" w:rsidTr="00784B17">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76EDD689" w14:textId="77777777" w:rsidR="0028223E" w:rsidRPr="00F8478E" w:rsidRDefault="0028223E" w:rsidP="00784B17">
            <w:pPr>
              <w:rPr>
                <w:color w:val="000000" w:themeColor="text1"/>
              </w:rPr>
            </w:pPr>
            <w:r>
              <w:rPr>
                <w:color w:val="000000" w:themeColor="text1"/>
              </w:rPr>
              <w:t>Threads Per Core</w:t>
            </w:r>
          </w:p>
        </w:tc>
        <w:tc>
          <w:tcPr>
            <w:tcW w:w="7110" w:type="dxa"/>
            <w:tcMar>
              <w:left w:w="115" w:type="dxa"/>
              <w:right w:w="115" w:type="dxa"/>
            </w:tcMar>
            <w:vAlign w:val="center"/>
          </w:tcPr>
          <w:p w14:paraId="1D4C31D2" w14:textId="77777777" w:rsidR="0028223E" w:rsidRPr="003A183E" w:rsidRDefault="0028223E" w:rsidP="00784B1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w:t>
            </w:r>
          </w:p>
        </w:tc>
      </w:tr>
      <w:tr w:rsidR="0028223E" w14:paraId="5EF6F021" w14:textId="77777777" w:rsidTr="00784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582FCD88" w14:textId="77777777" w:rsidR="0028223E" w:rsidRDefault="0028223E" w:rsidP="00784B17">
            <w:pPr>
              <w:rPr>
                <w:color w:val="000000" w:themeColor="text1"/>
              </w:rPr>
            </w:pPr>
            <w:r w:rsidRPr="00F8478E">
              <w:rPr>
                <w:color w:val="000000" w:themeColor="text1"/>
              </w:rPr>
              <w:t>RAM</w:t>
            </w:r>
          </w:p>
        </w:tc>
        <w:tc>
          <w:tcPr>
            <w:tcW w:w="7110" w:type="dxa"/>
            <w:tcMar>
              <w:left w:w="115" w:type="dxa"/>
              <w:right w:w="115" w:type="dxa"/>
            </w:tcMar>
            <w:vAlign w:val="center"/>
          </w:tcPr>
          <w:p w14:paraId="3CECAEB3" w14:textId="77777777" w:rsidR="0028223E" w:rsidRPr="00CD569D" w:rsidRDefault="0028223E" w:rsidP="00784B1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64GB </w:t>
            </w:r>
            <w:r w:rsidRPr="00CD569D">
              <w:rPr>
                <w:color w:val="000000" w:themeColor="text1"/>
              </w:rPr>
              <w:t xml:space="preserve">(8 x 8GB, </w:t>
            </w:r>
            <w:proofErr w:type="gramStart"/>
            <w:r w:rsidRPr="00CD569D">
              <w:rPr>
                <w:color w:val="000000" w:themeColor="text1"/>
              </w:rPr>
              <w:t>Fully</w:t>
            </w:r>
            <w:proofErr w:type="gramEnd"/>
            <w:r w:rsidRPr="00CD569D">
              <w:rPr>
                <w:color w:val="000000" w:themeColor="text1"/>
              </w:rPr>
              <w:t xml:space="preserve"> populated DIMMS)</w:t>
            </w:r>
          </w:p>
        </w:tc>
      </w:tr>
      <w:tr w:rsidR="0028223E" w14:paraId="3EFA8DD3" w14:textId="77777777" w:rsidTr="00784B17">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4266F96E" w14:textId="77777777" w:rsidR="0028223E" w:rsidRPr="00F8478E" w:rsidRDefault="0028223E" w:rsidP="00784B17">
            <w:pPr>
              <w:rPr>
                <w:color w:val="000000" w:themeColor="text1"/>
              </w:rPr>
            </w:pPr>
            <w:r w:rsidRPr="00F8478E">
              <w:rPr>
                <w:color w:val="000000" w:themeColor="text1"/>
              </w:rPr>
              <w:t>DUT</w:t>
            </w:r>
          </w:p>
        </w:tc>
        <w:tc>
          <w:tcPr>
            <w:tcW w:w="7110" w:type="dxa"/>
            <w:tcMar>
              <w:left w:w="115" w:type="dxa"/>
              <w:right w:w="115" w:type="dxa"/>
            </w:tcMar>
            <w:vAlign w:val="center"/>
          </w:tcPr>
          <w:p w14:paraId="037BC9D4" w14:textId="39BA5546" w:rsidR="0028223E" w:rsidRDefault="009860B0" w:rsidP="00784B17">
            <w:pPr>
              <w:cnfStyle w:val="000000000000" w:firstRow="0" w:lastRow="0" w:firstColumn="0" w:lastColumn="0" w:oddVBand="0" w:evenVBand="0" w:oddHBand="0" w:evenHBand="0" w:firstRowFirstColumn="0" w:firstRowLastColumn="0" w:lastRowFirstColumn="0" w:lastRowLastColumn="0"/>
            </w:pPr>
            <w:ins w:id="69" w:author="Author">
              <w:r w:rsidRPr="00DF2581">
                <w:rPr>
                  <w:color w:val="000000" w:themeColor="text1"/>
                </w:rPr>
                <w:t>Xilinx VU9P device based VCU1525 board</w:t>
              </w:r>
            </w:ins>
            <w:del w:id="70" w:author="Author">
              <w:r w:rsidR="0028223E" w:rsidRPr="00DF2581" w:rsidDel="009860B0">
                <w:rPr>
                  <w:color w:val="000000" w:themeColor="text1"/>
                </w:rPr>
                <w:delText xml:space="preserve">Xilinx VU9P device based </w:delText>
              </w:r>
              <w:r w:rsidR="0028223E" w:rsidDel="009860B0">
                <w:rPr>
                  <w:color w:val="000000" w:themeColor="text1"/>
                </w:rPr>
                <w:delText>U200</w:delText>
              </w:r>
              <w:r w:rsidR="0028223E" w:rsidRPr="00DF2581" w:rsidDel="009860B0">
                <w:rPr>
                  <w:color w:val="000000" w:themeColor="text1"/>
                </w:rPr>
                <w:delText xml:space="preserve"> board</w:delText>
              </w:r>
            </w:del>
          </w:p>
        </w:tc>
      </w:tr>
      <w:tr w:rsidR="0028223E" w14:paraId="68F26B43" w14:textId="77777777" w:rsidTr="00784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2D1FC041" w14:textId="77777777" w:rsidR="0028223E" w:rsidRPr="00F8478E" w:rsidRDefault="0028223E" w:rsidP="00784B17">
            <w:pPr>
              <w:rPr>
                <w:color w:val="000000" w:themeColor="text1"/>
              </w:rPr>
            </w:pPr>
            <w:r w:rsidRPr="001277C0">
              <w:rPr>
                <w:color w:val="000000" w:themeColor="text1"/>
              </w:rPr>
              <w:t>Performance design</w:t>
            </w:r>
          </w:p>
        </w:tc>
        <w:tc>
          <w:tcPr>
            <w:tcW w:w="7110" w:type="dxa"/>
            <w:tcMar>
              <w:left w:w="115" w:type="dxa"/>
              <w:right w:w="115" w:type="dxa"/>
            </w:tcMar>
            <w:vAlign w:val="center"/>
          </w:tcPr>
          <w:p w14:paraId="361F46F8" w14:textId="163B05D0" w:rsidR="0028223E" w:rsidRPr="00DF2581" w:rsidRDefault="0028223E" w:rsidP="00784B17">
            <w:pPr>
              <w:cnfStyle w:val="000000100000" w:firstRow="0" w:lastRow="0" w:firstColumn="0" w:lastColumn="0" w:oddVBand="0" w:evenVBand="0" w:oddHBand="1" w:evenHBand="0" w:firstRowFirstColumn="0" w:firstRowLastColumn="0" w:lastRowFirstColumn="0" w:lastRowLastColumn="0"/>
              <w:rPr>
                <w:color w:val="000000" w:themeColor="text1"/>
              </w:rPr>
            </w:pPr>
            <w:r w:rsidRPr="001277C0">
              <w:rPr>
                <w:color w:val="000000" w:themeColor="text1"/>
              </w:rPr>
              <w:t xml:space="preserve">QDMA </w:t>
            </w:r>
            <w:ins w:id="71" w:author="Author">
              <w:r w:rsidR="000F7A4A">
                <w:rPr>
                  <w:color w:val="000000" w:themeColor="text1"/>
                </w:rPr>
                <w:t>5.0</w:t>
              </w:r>
            </w:ins>
            <w:del w:id="72" w:author="Author">
              <w:r w:rsidRPr="001277C0" w:rsidDel="000F7A4A">
                <w:rPr>
                  <w:color w:val="000000" w:themeColor="text1"/>
                </w:rPr>
                <w:delText>3.1 patch</w:delText>
              </w:r>
            </w:del>
            <w:r w:rsidRPr="001277C0">
              <w:rPr>
                <w:color w:val="000000" w:themeColor="text1"/>
              </w:rPr>
              <w:t xml:space="preserve"> bitstream</w:t>
            </w:r>
          </w:p>
        </w:tc>
      </w:tr>
      <w:tr w:rsidR="0028223E" w14:paraId="42614B39" w14:textId="77777777" w:rsidTr="00784B17">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3709DB02" w14:textId="77777777" w:rsidR="0028223E" w:rsidRPr="00D61319" w:rsidRDefault="0028223E" w:rsidP="00784B17">
            <w:pPr>
              <w:rPr>
                <w:color w:val="000000" w:themeColor="text1"/>
              </w:rPr>
            </w:pPr>
            <w:r w:rsidRPr="00D61319">
              <w:rPr>
                <w:color w:val="000000" w:themeColor="text1"/>
              </w:rPr>
              <w:t>PCIe Setting</w:t>
            </w:r>
          </w:p>
        </w:tc>
        <w:tc>
          <w:tcPr>
            <w:tcW w:w="7110" w:type="dxa"/>
            <w:tcMar>
              <w:left w:w="115" w:type="dxa"/>
              <w:right w:w="115" w:type="dxa"/>
            </w:tcMar>
            <w:vAlign w:val="center"/>
          </w:tcPr>
          <w:p w14:paraId="1023A443" w14:textId="77777777" w:rsidR="0028223E" w:rsidRDefault="0028223E" w:rsidP="00784B17">
            <w:pPr>
              <w:cnfStyle w:val="000000000000" w:firstRow="0" w:lastRow="0" w:firstColumn="0" w:lastColumn="0" w:oddVBand="0" w:evenVBand="0" w:oddHBand="0" w:evenHBand="0" w:firstRowFirstColumn="0" w:firstRowLastColumn="0" w:lastRowFirstColumn="0" w:lastRowLastColumn="0"/>
            </w:pPr>
            <w:r w:rsidRPr="00DF2581">
              <w:rPr>
                <w:color w:val="000000" w:themeColor="text1"/>
              </w:rPr>
              <w:t>MPS=256, MRRS=512, Extended Tag Enabled, Relaxed Ordering Enabled</w:t>
            </w:r>
          </w:p>
        </w:tc>
      </w:tr>
      <w:tr w:rsidR="0028223E" w14:paraId="6D0928DA" w14:textId="77777777" w:rsidTr="00784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298F9BFB" w14:textId="77777777" w:rsidR="0028223E" w:rsidRDefault="0028223E" w:rsidP="00784B17">
            <w:pPr>
              <w:jc w:val="left"/>
              <w:rPr>
                <w:color w:val="000000" w:themeColor="text1"/>
              </w:rPr>
            </w:pPr>
            <w:r>
              <w:rPr>
                <w:color w:val="000000" w:themeColor="text1"/>
              </w:rPr>
              <w:t>Additional settings (Recommended)</w:t>
            </w:r>
          </w:p>
        </w:tc>
        <w:tc>
          <w:tcPr>
            <w:tcW w:w="7110" w:type="dxa"/>
            <w:tcMar>
              <w:left w:w="115" w:type="dxa"/>
              <w:right w:w="115" w:type="dxa"/>
            </w:tcMar>
            <w:vAlign w:val="center"/>
          </w:tcPr>
          <w:p w14:paraId="055FB099" w14:textId="77777777" w:rsidR="0028223E" w:rsidRDefault="0028223E" w:rsidP="00784B17">
            <w:pPr>
              <w:cnfStyle w:val="000000100000" w:firstRow="0" w:lastRow="0" w:firstColumn="0" w:lastColumn="0" w:oddVBand="0" w:evenVBand="0" w:oddHBand="1" w:evenHBand="0" w:firstRowFirstColumn="0" w:firstRowLastColumn="0" w:lastRowFirstColumn="0" w:lastRowLastColumn="0"/>
              <w:rPr>
                <w:color w:val="000000" w:themeColor="text1"/>
              </w:rPr>
            </w:pPr>
            <w:r w:rsidRPr="006F1D66">
              <w:rPr>
                <w:color w:val="000000" w:themeColor="text1"/>
              </w:rPr>
              <w:t>Fully populated memory channel</w:t>
            </w:r>
            <w:r>
              <w:rPr>
                <w:color w:val="000000" w:themeColor="text1"/>
              </w:rPr>
              <w:t>s</w:t>
            </w:r>
          </w:p>
          <w:p w14:paraId="43068AD7" w14:textId="77777777" w:rsidR="0028223E" w:rsidRPr="00937DCB" w:rsidRDefault="0028223E" w:rsidP="00784B1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 the CPU slot on which PCIe slot is used</w:t>
            </w:r>
          </w:p>
        </w:tc>
      </w:tr>
      <w:tr w:rsidR="0028223E" w14:paraId="684DB10E" w14:textId="77777777" w:rsidTr="00784B17">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13712FBB" w14:textId="77777777" w:rsidR="0028223E" w:rsidRPr="00101A82" w:rsidRDefault="0028223E" w:rsidP="00784B17">
            <w:pPr>
              <w:rPr>
                <w:rFonts w:cs="Arial"/>
                <w:color w:val="000000" w:themeColor="text1"/>
                <w:szCs w:val="20"/>
              </w:rPr>
            </w:pPr>
            <w:r>
              <w:rPr>
                <w:color w:val="000000" w:themeColor="text1"/>
              </w:rPr>
              <w:t>Other</w:t>
            </w:r>
            <w:r w:rsidRPr="00D61319">
              <w:rPr>
                <w:color w:val="000000" w:themeColor="text1"/>
              </w:rPr>
              <w:t xml:space="preserve"> Setting</w:t>
            </w:r>
            <w:r>
              <w:rPr>
                <w:color w:val="000000" w:themeColor="text1"/>
              </w:rPr>
              <w:t xml:space="preserve"> (Recommended)</w:t>
            </w:r>
          </w:p>
        </w:tc>
        <w:tc>
          <w:tcPr>
            <w:tcW w:w="7110" w:type="dxa"/>
            <w:tcMar>
              <w:left w:w="115" w:type="dxa"/>
              <w:right w:w="115" w:type="dxa"/>
            </w:tcMar>
            <w:vAlign w:val="center"/>
          </w:tcPr>
          <w:p w14:paraId="7840C836" w14:textId="77777777" w:rsidR="0028223E" w:rsidRPr="00101A82" w:rsidRDefault="0028223E" w:rsidP="00784B17">
            <w:pPr>
              <w:cnfStyle w:val="000000000000" w:firstRow="0" w:lastRow="0" w:firstColumn="0" w:lastColumn="0" w:oddVBand="0" w:evenVBand="0" w:oddHBand="0" w:evenHBand="0" w:firstRowFirstColumn="0" w:firstRowLastColumn="0" w:lastRowFirstColumn="0" w:lastRowLastColumn="0"/>
              <w:rPr>
                <w:rFonts w:cs="Arial"/>
                <w:color w:val="000000" w:themeColor="text1"/>
                <w:szCs w:val="20"/>
              </w:rPr>
            </w:pPr>
            <w:r w:rsidRPr="00DF2581">
              <w:rPr>
                <w:color w:val="000000" w:themeColor="text1"/>
              </w:rPr>
              <w:t xml:space="preserve">Tx queue depth = 2048, Rx queue depth = 2048, </w:t>
            </w:r>
            <w:r>
              <w:rPr>
                <w:color w:val="000000" w:themeColor="text1"/>
              </w:rPr>
              <w:t>Packet buffer size = 4096, Burst size = 64</w:t>
            </w:r>
          </w:p>
        </w:tc>
      </w:tr>
      <w:tr w:rsidR="0028223E" w14:paraId="62772689" w14:textId="77777777" w:rsidTr="00784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078E6697" w14:textId="77777777" w:rsidR="0028223E" w:rsidRDefault="0028223E" w:rsidP="00784B17">
            <w:pPr>
              <w:rPr>
                <w:color w:val="000000" w:themeColor="text1"/>
              </w:rPr>
            </w:pPr>
            <w:r w:rsidRPr="00101A82">
              <w:rPr>
                <w:rFonts w:cs="Arial"/>
                <w:color w:val="000000" w:themeColor="text1"/>
                <w:szCs w:val="20"/>
              </w:rPr>
              <w:t>Operating System</w:t>
            </w:r>
          </w:p>
        </w:tc>
        <w:tc>
          <w:tcPr>
            <w:tcW w:w="7110" w:type="dxa"/>
            <w:tcMar>
              <w:left w:w="115" w:type="dxa"/>
              <w:right w:w="115" w:type="dxa"/>
            </w:tcMar>
            <w:vAlign w:val="center"/>
          </w:tcPr>
          <w:p w14:paraId="7D027609" w14:textId="0D0C8B45" w:rsidR="0028223E" w:rsidRPr="006F1D66" w:rsidRDefault="0028223E" w:rsidP="00784B17">
            <w:pPr>
              <w:cnfStyle w:val="000000100000" w:firstRow="0" w:lastRow="0" w:firstColumn="0" w:lastColumn="0" w:oddVBand="0" w:evenVBand="0" w:oddHBand="1" w:evenHBand="0" w:firstRowFirstColumn="0" w:firstRowLastColumn="0" w:lastRowFirstColumn="0" w:lastRowLastColumn="0"/>
              <w:rPr>
                <w:color w:val="000000" w:themeColor="text1"/>
              </w:rPr>
            </w:pPr>
            <w:r w:rsidRPr="00362C2F">
              <w:rPr>
                <w:rFonts w:cs="Arial"/>
                <w:color w:val="000000" w:themeColor="text1"/>
                <w:szCs w:val="20"/>
              </w:rPr>
              <w:t>Ubuntu 18.04.4</w:t>
            </w:r>
            <w:ins w:id="73" w:author="Author">
              <w:r w:rsidR="00E25CE0">
                <w:rPr>
                  <w:rFonts w:cs="Arial"/>
                  <w:color w:val="000000" w:themeColor="text1"/>
                  <w:szCs w:val="20"/>
                </w:rPr>
                <w:t xml:space="preserve"> LTS</w:t>
              </w:r>
            </w:ins>
            <w:r w:rsidRPr="00362C2F">
              <w:rPr>
                <w:rFonts w:cs="Arial"/>
                <w:color w:val="000000" w:themeColor="text1"/>
                <w:szCs w:val="20"/>
              </w:rPr>
              <w:t>, Kernel 4.15.0-1</w:t>
            </w:r>
            <w:ins w:id="74" w:author="Author">
              <w:r w:rsidR="00E25CE0">
                <w:rPr>
                  <w:rFonts w:cs="Arial"/>
                  <w:color w:val="000000" w:themeColor="text1"/>
                  <w:szCs w:val="20"/>
                </w:rPr>
                <w:t>66</w:t>
              </w:r>
            </w:ins>
            <w:del w:id="75" w:author="Author">
              <w:r w:rsidRPr="00362C2F" w:rsidDel="00E25CE0">
                <w:rPr>
                  <w:rFonts w:cs="Arial"/>
                  <w:color w:val="000000" w:themeColor="text1"/>
                  <w:szCs w:val="20"/>
                </w:rPr>
                <w:delText>12</w:delText>
              </w:r>
            </w:del>
            <w:r w:rsidRPr="00362C2F">
              <w:rPr>
                <w:rFonts w:cs="Arial"/>
                <w:color w:val="000000" w:themeColor="text1"/>
                <w:szCs w:val="20"/>
              </w:rPr>
              <w:t>-generic</w:t>
            </w:r>
          </w:p>
        </w:tc>
      </w:tr>
      <w:tr w:rsidR="0028223E" w14:paraId="0F83D476" w14:textId="77777777" w:rsidTr="00784B17">
        <w:tc>
          <w:tcPr>
            <w:cnfStyle w:val="001000000000" w:firstRow="0" w:lastRow="0" w:firstColumn="1" w:lastColumn="0" w:oddVBand="0" w:evenVBand="0" w:oddHBand="0" w:evenHBand="0" w:firstRowFirstColumn="0" w:firstRowLastColumn="0" w:lastRowFirstColumn="0" w:lastRowLastColumn="0"/>
            <w:tcW w:w="9360" w:type="dxa"/>
            <w:gridSpan w:val="2"/>
            <w:tcMar>
              <w:left w:w="115" w:type="dxa"/>
              <w:right w:w="115" w:type="dxa"/>
            </w:tcMar>
            <w:vAlign w:val="center"/>
          </w:tcPr>
          <w:p w14:paraId="100E4BEF" w14:textId="77777777" w:rsidR="0028223E" w:rsidRDefault="0028223E" w:rsidP="00784B17">
            <w:pPr>
              <w:rPr>
                <w:color w:val="000000" w:themeColor="text1"/>
              </w:rPr>
            </w:pPr>
          </w:p>
        </w:tc>
      </w:tr>
      <w:tr w:rsidR="0028223E" w14:paraId="27E8764B" w14:textId="77777777" w:rsidTr="00784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2"/>
            <w:tcMar>
              <w:left w:w="115" w:type="dxa"/>
              <w:right w:w="115" w:type="dxa"/>
            </w:tcMar>
            <w:vAlign w:val="center"/>
          </w:tcPr>
          <w:p w14:paraId="4F7A7507" w14:textId="77777777" w:rsidR="0028223E" w:rsidRPr="00E229B4" w:rsidRDefault="0028223E" w:rsidP="00784B17">
            <w:pPr>
              <w:rPr>
                <w:rFonts w:cs="Arial"/>
                <w:i/>
                <w:color w:val="000000" w:themeColor="text1"/>
                <w:szCs w:val="20"/>
              </w:rPr>
            </w:pPr>
            <w:r w:rsidRPr="00E229B4">
              <w:rPr>
                <w:i/>
                <w:color w:val="000000" w:themeColor="text1"/>
              </w:rPr>
              <w:t>DPDK driver specific settings:</w:t>
            </w:r>
          </w:p>
        </w:tc>
      </w:tr>
      <w:tr w:rsidR="0028223E" w14:paraId="0C9428DE" w14:textId="77777777" w:rsidTr="00784B17">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1C0EF28A" w14:textId="77777777" w:rsidR="0028223E" w:rsidRPr="00101A82" w:rsidRDefault="0028223E" w:rsidP="00784B17">
            <w:pPr>
              <w:rPr>
                <w:rFonts w:cs="Arial"/>
                <w:color w:val="000000" w:themeColor="text1"/>
                <w:szCs w:val="20"/>
              </w:rPr>
            </w:pPr>
            <w:r>
              <w:rPr>
                <w:color w:val="000000" w:themeColor="text1"/>
              </w:rPr>
              <w:t>Boot Setting</w:t>
            </w:r>
          </w:p>
        </w:tc>
        <w:tc>
          <w:tcPr>
            <w:tcW w:w="7110" w:type="dxa"/>
            <w:tcMar>
              <w:left w:w="115" w:type="dxa"/>
              <w:right w:w="115" w:type="dxa"/>
            </w:tcMar>
            <w:vAlign w:val="center"/>
          </w:tcPr>
          <w:p w14:paraId="047B6311" w14:textId="77777777" w:rsidR="0028223E" w:rsidRPr="00101A82" w:rsidRDefault="0028223E" w:rsidP="00784B17">
            <w:pPr>
              <w:jc w:val="left"/>
              <w:cnfStyle w:val="000000000000" w:firstRow="0" w:lastRow="0" w:firstColumn="0" w:lastColumn="0" w:oddVBand="0" w:evenVBand="0" w:oddHBand="0" w:evenHBand="0" w:firstRowFirstColumn="0" w:firstRowLastColumn="0" w:lastRowFirstColumn="0" w:lastRowLastColumn="0"/>
              <w:rPr>
                <w:rFonts w:cs="Arial"/>
                <w:color w:val="000000" w:themeColor="text1"/>
                <w:szCs w:val="20"/>
              </w:rPr>
            </w:pPr>
            <w:proofErr w:type="spellStart"/>
            <w:r w:rsidRPr="007E0AAB">
              <w:rPr>
                <w:color w:val="000000" w:themeColor="text1"/>
              </w:rPr>
              <w:t>default_hugepagesz</w:t>
            </w:r>
            <w:proofErr w:type="spellEnd"/>
            <w:r w:rsidRPr="007E0AAB">
              <w:rPr>
                <w:color w:val="000000" w:themeColor="text1"/>
              </w:rPr>
              <w:t xml:space="preserve">=1GB </w:t>
            </w:r>
            <w:proofErr w:type="spellStart"/>
            <w:r w:rsidRPr="007E0AAB">
              <w:rPr>
                <w:color w:val="000000" w:themeColor="text1"/>
              </w:rPr>
              <w:t>hugepagesz</w:t>
            </w:r>
            <w:proofErr w:type="spellEnd"/>
            <w:r w:rsidRPr="007E0AAB">
              <w:rPr>
                <w:color w:val="000000" w:themeColor="text1"/>
              </w:rPr>
              <w:t xml:space="preserve">=1G </w:t>
            </w:r>
            <w:proofErr w:type="spellStart"/>
            <w:r w:rsidRPr="007E0AAB">
              <w:rPr>
                <w:color w:val="000000" w:themeColor="text1"/>
              </w:rPr>
              <w:t>hugepages</w:t>
            </w:r>
            <w:proofErr w:type="spellEnd"/>
            <w:r w:rsidRPr="007E0AAB">
              <w:rPr>
                <w:color w:val="000000" w:themeColor="text1"/>
              </w:rPr>
              <w:t>=</w:t>
            </w:r>
            <w:r>
              <w:rPr>
                <w:color w:val="000000" w:themeColor="text1"/>
              </w:rPr>
              <w:t>3</w:t>
            </w:r>
            <w:r w:rsidRPr="007E0AAB">
              <w:rPr>
                <w:color w:val="000000" w:themeColor="text1"/>
              </w:rPr>
              <w:t>0</w:t>
            </w:r>
            <w:r>
              <w:rPr>
                <w:color w:val="000000" w:themeColor="text1"/>
              </w:rPr>
              <w:t xml:space="preserve"> </w:t>
            </w:r>
            <w:proofErr w:type="spellStart"/>
            <w:r w:rsidRPr="003B3F78">
              <w:rPr>
                <w:color w:val="000000" w:themeColor="text1"/>
              </w:rPr>
              <w:t>iommu</w:t>
            </w:r>
            <w:proofErr w:type="spellEnd"/>
            <w:r w:rsidRPr="003B3F78">
              <w:rPr>
                <w:color w:val="000000" w:themeColor="text1"/>
              </w:rPr>
              <w:t>=</w:t>
            </w:r>
            <w:proofErr w:type="spellStart"/>
            <w:r w:rsidRPr="003B3F78">
              <w:rPr>
                <w:color w:val="000000" w:themeColor="text1"/>
              </w:rPr>
              <w:t>pt</w:t>
            </w:r>
            <w:proofErr w:type="spellEnd"/>
            <w:r>
              <w:rPr>
                <w:color w:val="000000" w:themeColor="text1"/>
              </w:rPr>
              <w:t xml:space="preserve"> </w:t>
            </w:r>
            <w:proofErr w:type="spellStart"/>
            <w:r>
              <w:rPr>
                <w:color w:val="000000" w:themeColor="text1"/>
              </w:rPr>
              <w:t>amd</w:t>
            </w:r>
            <w:r w:rsidRPr="003B3F78">
              <w:rPr>
                <w:color w:val="000000" w:themeColor="text1"/>
              </w:rPr>
              <w:t>_iommu</w:t>
            </w:r>
            <w:proofErr w:type="spellEnd"/>
            <w:r w:rsidRPr="003B3F78">
              <w:rPr>
                <w:color w:val="000000" w:themeColor="text1"/>
              </w:rPr>
              <w:t>=on</w:t>
            </w:r>
            <w:r>
              <w:rPr>
                <w:color w:val="000000" w:themeColor="text1"/>
              </w:rPr>
              <w:t xml:space="preserve"> </w:t>
            </w:r>
            <w:proofErr w:type="spellStart"/>
            <w:r w:rsidRPr="00203E08">
              <w:rPr>
                <w:color w:val="000000" w:themeColor="text1"/>
              </w:rPr>
              <w:t>pci</w:t>
            </w:r>
            <w:proofErr w:type="spellEnd"/>
            <w:r w:rsidRPr="00203E08">
              <w:rPr>
                <w:color w:val="000000" w:themeColor="text1"/>
              </w:rPr>
              <w:t>=</w:t>
            </w:r>
            <w:proofErr w:type="spellStart"/>
            <w:r w:rsidRPr="00203E08">
              <w:rPr>
                <w:color w:val="000000" w:themeColor="text1"/>
              </w:rPr>
              <w:t>realloc</w:t>
            </w:r>
            <w:proofErr w:type="spellEnd"/>
          </w:p>
        </w:tc>
      </w:tr>
      <w:tr w:rsidR="0028223E" w14:paraId="60901F8D" w14:textId="77777777" w:rsidTr="00784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2AF08E23" w14:textId="77777777" w:rsidR="0028223E" w:rsidRPr="00D61319" w:rsidRDefault="0028223E" w:rsidP="00784B17">
            <w:pPr>
              <w:rPr>
                <w:color w:val="000000" w:themeColor="text1"/>
              </w:rPr>
            </w:pPr>
            <w:r w:rsidRPr="00F8478E">
              <w:rPr>
                <w:color w:val="000000" w:themeColor="text1"/>
              </w:rPr>
              <w:t>DPDK Version</w:t>
            </w:r>
          </w:p>
        </w:tc>
        <w:tc>
          <w:tcPr>
            <w:tcW w:w="7110" w:type="dxa"/>
            <w:tcMar>
              <w:left w:w="115" w:type="dxa"/>
              <w:right w:w="115" w:type="dxa"/>
            </w:tcMar>
            <w:vAlign w:val="center"/>
          </w:tcPr>
          <w:p w14:paraId="6989A51C" w14:textId="7BDC5C5C" w:rsidR="0028223E" w:rsidRPr="00DF2581" w:rsidRDefault="0028223E" w:rsidP="00784B1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22</w:t>
            </w:r>
            <w:r w:rsidRPr="00E540D1">
              <w:rPr>
                <w:color w:val="000000" w:themeColor="text1"/>
              </w:rPr>
              <w:t>.11</w:t>
            </w:r>
          </w:p>
        </w:tc>
      </w:tr>
      <w:tr w:rsidR="0028223E" w14:paraId="5C8E4133" w14:textId="77777777" w:rsidTr="00784B17">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14175225" w14:textId="77777777" w:rsidR="0028223E" w:rsidRPr="00101A82" w:rsidRDefault="0028223E" w:rsidP="00784B17">
            <w:pPr>
              <w:rPr>
                <w:rFonts w:cs="Arial"/>
                <w:color w:val="000000" w:themeColor="text1"/>
                <w:szCs w:val="20"/>
              </w:rPr>
            </w:pPr>
            <w:r>
              <w:rPr>
                <w:color w:val="000000" w:themeColor="text1"/>
              </w:rPr>
              <w:t>Performance setting</w:t>
            </w:r>
          </w:p>
        </w:tc>
        <w:tc>
          <w:tcPr>
            <w:tcW w:w="7110" w:type="dxa"/>
            <w:tcMar>
              <w:left w:w="115" w:type="dxa"/>
              <w:right w:w="115" w:type="dxa"/>
            </w:tcMar>
            <w:vAlign w:val="center"/>
          </w:tcPr>
          <w:p w14:paraId="5DB71AD3" w14:textId="77777777" w:rsidR="0028223E" w:rsidRPr="00937DCB" w:rsidRDefault="0028223E" w:rsidP="00784B17">
            <w:pP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sidRPr="00937DCB">
              <w:rPr>
                <w:color w:val="000000" w:themeColor="text1"/>
              </w:rPr>
              <w:t>isolcpus</w:t>
            </w:r>
            <w:proofErr w:type="spellEnd"/>
            <w:r w:rsidRPr="00937DCB">
              <w:rPr>
                <w:color w:val="000000" w:themeColor="text1"/>
              </w:rPr>
              <w:t>=1-</w:t>
            </w:r>
            <w:r>
              <w:rPr>
                <w:color w:val="000000" w:themeColor="text1"/>
              </w:rPr>
              <w:t>16</w:t>
            </w:r>
          </w:p>
          <w:p w14:paraId="548CF222" w14:textId="77777777" w:rsidR="0028223E" w:rsidRPr="00937DCB" w:rsidRDefault="0028223E" w:rsidP="00784B17">
            <w:pPr>
              <w:cnfStyle w:val="000000000000" w:firstRow="0" w:lastRow="0" w:firstColumn="0" w:lastColumn="0" w:oddVBand="0" w:evenVBand="0" w:oddHBand="0" w:evenHBand="0" w:firstRowFirstColumn="0" w:firstRowLastColumn="0" w:lastRowFirstColumn="0" w:lastRowLastColumn="0"/>
              <w:rPr>
                <w:color w:val="000000" w:themeColor="text1"/>
              </w:rPr>
            </w:pPr>
            <w:r w:rsidRPr="00937DCB">
              <w:rPr>
                <w:color w:val="000000" w:themeColor="text1"/>
              </w:rPr>
              <w:t>Disable iptables/ip6tables service</w:t>
            </w:r>
          </w:p>
          <w:p w14:paraId="3E31E841" w14:textId="77777777" w:rsidR="0028223E" w:rsidRPr="00937DCB" w:rsidRDefault="0028223E" w:rsidP="00784B17">
            <w:pPr>
              <w:cnfStyle w:val="000000000000" w:firstRow="0" w:lastRow="0" w:firstColumn="0" w:lastColumn="0" w:oddVBand="0" w:evenVBand="0" w:oddHBand="0" w:evenHBand="0" w:firstRowFirstColumn="0" w:firstRowLastColumn="0" w:lastRowFirstColumn="0" w:lastRowLastColumn="0"/>
              <w:rPr>
                <w:color w:val="000000" w:themeColor="text1"/>
              </w:rPr>
            </w:pPr>
            <w:r w:rsidRPr="00937DCB">
              <w:rPr>
                <w:color w:val="000000" w:themeColor="text1"/>
              </w:rPr>
              <w:t xml:space="preserve">Disable </w:t>
            </w:r>
            <w:proofErr w:type="spellStart"/>
            <w:r w:rsidRPr="00937DCB">
              <w:rPr>
                <w:color w:val="000000" w:themeColor="text1"/>
              </w:rPr>
              <w:t>irqbalance</w:t>
            </w:r>
            <w:proofErr w:type="spellEnd"/>
            <w:r w:rsidRPr="00937DCB">
              <w:rPr>
                <w:color w:val="000000" w:themeColor="text1"/>
              </w:rPr>
              <w:t xml:space="preserve"> service</w:t>
            </w:r>
          </w:p>
          <w:p w14:paraId="1BA7E0A7" w14:textId="77777777" w:rsidR="0028223E" w:rsidRDefault="0028223E" w:rsidP="00784B17">
            <w:pPr>
              <w:cnfStyle w:val="000000000000" w:firstRow="0" w:lastRow="0" w:firstColumn="0" w:lastColumn="0" w:oddVBand="0" w:evenVBand="0" w:oddHBand="0" w:evenHBand="0" w:firstRowFirstColumn="0" w:firstRowLastColumn="0" w:lastRowFirstColumn="0" w:lastRowLastColumn="0"/>
              <w:rPr>
                <w:color w:val="000000" w:themeColor="text1"/>
              </w:rPr>
            </w:pPr>
            <w:r w:rsidRPr="00937DCB">
              <w:rPr>
                <w:color w:val="000000" w:themeColor="text1"/>
              </w:rPr>
              <w:t xml:space="preserve">Disable </w:t>
            </w:r>
            <w:proofErr w:type="spellStart"/>
            <w:r w:rsidRPr="00937DCB">
              <w:rPr>
                <w:color w:val="000000" w:themeColor="text1"/>
              </w:rPr>
              <w:t>cpuspeed</w:t>
            </w:r>
            <w:proofErr w:type="spellEnd"/>
            <w:r w:rsidRPr="00937DCB">
              <w:rPr>
                <w:color w:val="000000" w:themeColor="text1"/>
              </w:rPr>
              <w:t xml:space="preserve"> service</w:t>
            </w:r>
          </w:p>
          <w:p w14:paraId="126234BF" w14:textId="77777777" w:rsidR="0028223E" w:rsidRPr="00101A82" w:rsidRDefault="0028223E" w:rsidP="00784B17">
            <w:pPr>
              <w:cnfStyle w:val="000000000000" w:firstRow="0" w:lastRow="0" w:firstColumn="0" w:lastColumn="0" w:oddVBand="0" w:evenVBand="0" w:oddHBand="0" w:evenHBand="0" w:firstRowFirstColumn="0" w:firstRowLastColumn="0" w:lastRowFirstColumn="0" w:lastRowLastColumn="0"/>
              <w:rPr>
                <w:rFonts w:cs="Arial"/>
                <w:color w:val="000000" w:themeColor="text1"/>
                <w:szCs w:val="20"/>
              </w:rPr>
            </w:pPr>
            <w:r w:rsidRPr="005D4EAF">
              <w:rPr>
                <w:color w:val="000000" w:themeColor="text1"/>
              </w:rPr>
              <w:t>Point</w:t>
            </w:r>
            <w:r w:rsidRPr="00937DCB">
              <w:rPr>
                <w:color w:val="000000" w:themeColor="text1"/>
              </w:rPr>
              <w:t xml:space="preserve"> scaling-governor to performance</w:t>
            </w:r>
          </w:p>
        </w:tc>
      </w:tr>
    </w:tbl>
    <w:p w14:paraId="173365CF" w14:textId="3D969F59" w:rsidR="007F273B" w:rsidRDefault="007F273B" w:rsidP="005C3FF7">
      <w:pPr>
        <w:pStyle w:val="Caption"/>
        <w:keepNext/>
        <w:jc w:val="center"/>
      </w:pPr>
      <w:r w:rsidRPr="00453431">
        <w:lastRenderedPageBreak/>
        <w:t xml:space="preserve">Table </w:t>
      </w:r>
      <w:r>
        <w:fldChar w:fldCharType="begin"/>
      </w:r>
      <w:r>
        <w:instrText xml:space="preserve"> SEQ Table \* ARABIC </w:instrText>
      </w:r>
      <w:r>
        <w:fldChar w:fldCharType="separate"/>
      </w:r>
      <w:ins w:id="76" w:author="Author">
        <w:r w:rsidR="005C3FF7">
          <w:rPr>
            <w:noProof/>
          </w:rPr>
          <w:t>1</w:t>
        </w:r>
        <w:del w:id="77" w:author="Author">
          <w:r w:rsidDel="005C3FF7">
            <w:rPr>
              <w:noProof/>
            </w:rPr>
            <w:delText>1</w:delText>
          </w:r>
        </w:del>
      </w:ins>
      <w:del w:id="78" w:author="Author">
        <w:r w:rsidDel="005C3FF7">
          <w:rPr>
            <w:noProof/>
          </w:rPr>
          <w:delText>2</w:delText>
        </w:r>
      </w:del>
      <w:r>
        <w:fldChar w:fldCharType="end"/>
      </w:r>
      <w:r w:rsidRPr="00453431">
        <w:t xml:space="preserve">: </w:t>
      </w:r>
      <w:r>
        <w:t>Performance System Settings</w:t>
      </w:r>
      <w:ins w:id="79" w:author="Author">
        <w:r>
          <w:t xml:space="preserve"> for AMD setup</w:t>
        </w:r>
      </w:ins>
    </w:p>
    <w:p w14:paraId="4655D4BF" w14:textId="78C27D17" w:rsidR="007F273B" w:rsidRDefault="007F273B" w:rsidP="007F273B">
      <w:pPr>
        <w:rPr>
          <w:moveTo w:id="80" w:author="Author"/>
          <w:i/>
        </w:rPr>
      </w:pPr>
      <w:moveToRangeStart w:id="81" w:author="Author" w:name="move127883409"/>
      <w:moveTo w:id="82" w:author="Author">
        <w:r w:rsidRPr="00E229B4">
          <w:rPr>
            <w:i/>
          </w:rPr>
          <w:t xml:space="preserve">There could be some variation in performance with other </w:t>
        </w:r>
      </w:moveTo>
      <w:ins w:id="83" w:author="Author">
        <w:r>
          <w:rPr>
            <w:i/>
          </w:rPr>
          <w:t xml:space="preserve">AMD </w:t>
        </w:r>
      </w:ins>
      <w:moveTo w:id="84" w:author="Author">
        <w:del w:id="85" w:author="Author">
          <w:r w:rsidRPr="00E229B4" w:rsidDel="00107CBB">
            <w:rPr>
              <w:i/>
            </w:rPr>
            <w:delText>systems</w:delText>
          </w:r>
        </w:del>
      </w:moveTo>
      <w:ins w:id="86" w:author="Author">
        <w:r w:rsidR="00107CBB">
          <w:rPr>
            <w:i/>
          </w:rPr>
          <w:t>setups</w:t>
        </w:r>
      </w:ins>
      <w:moveTo w:id="87" w:author="Author">
        <w:r w:rsidRPr="00E229B4">
          <w:rPr>
            <w:i/>
          </w:rPr>
          <w:t xml:space="preserve"> based on system settings.</w:t>
        </w:r>
      </w:moveTo>
    </w:p>
    <w:moveToRangeEnd w:id="81"/>
    <w:p w14:paraId="7C1B273F" w14:textId="1A658F7B" w:rsidR="0028223E" w:rsidRDefault="0028223E" w:rsidP="0028223E"/>
    <w:p w14:paraId="453E2B7D" w14:textId="26716F7A" w:rsidR="0028223E" w:rsidDel="007F273B" w:rsidRDefault="0028223E" w:rsidP="0028223E">
      <w:pPr>
        <w:rPr>
          <w:del w:id="88" w:author="Author"/>
        </w:rPr>
      </w:pPr>
    </w:p>
    <w:p w14:paraId="7DC0B27B" w14:textId="0A68AEC2" w:rsidR="0028223E" w:rsidDel="007F273B" w:rsidRDefault="0028223E" w:rsidP="0028223E">
      <w:pPr>
        <w:rPr>
          <w:del w:id="89" w:author="Author"/>
        </w:rPr>
      </w:pPr>
    </w:p>
    <w:p w14:paraId="6B64A813" w14:textId="5B9A3D04" w:rsidR="0028223E" w:rsidDel="007F273B" w:rsidRDefault="0028223E" w:rsidP="0028223E">
      <w:pPr>
        <w:rPr>
          <w:del w:id="90" w:author="Author"/>
        </w:rPr>
      </w:pPr>
    </w:p>
    <w:p w14:paraId="421BD185" w14:textId="10527243" w:rsidR="0028223E" w:rsidDel="007F273B" w:rsidRDefault="0028223E" w:rsidP="0028223E">
      <w:pPr>
        <w:rPr>
          <w:del w:id="91" w:author="Author"/>
        </w:rPr>
      </w:pPr>
    </w:p>
    <w:p w14:paraId="35E91905" w14:textId="28423017" w:rsidR="0028223E" w:rsidDel="007F273B" w:rsidRDefault="0028223E" w:rsidP="0028223E">
      <w:pPr>
        <w:rPr>
          <w:del w:id="92" w:author="Author"/>
        </w:rPr>
      </w:pPr>
    </w:p>
    <w:p w14:paraId="05B39B4D" w14:textId="26D2F4EC" w:rsidR="0028223E" w:rsidDel="007F273B" w:rsidRDefault="0028223E" w:rsidP="0028223E">
      <w:pPr>
        <w:rPr>
          <w:del w:id="93" w:author="Author"/>
        </w:rPr>
      </w:pPr>
    </w:p>
    <w:p w14:paraId="36AEB24F" w14:textId="04246924" w:rsidR="0028223E" w:rsidDel="007F273B" w:rsidRDefault="0028223E" w:rsidP="0028223E">
      <w:pPr>
        <w:rPr>
          <w:del w:id="94" w:author="Author"/>
        </w:rPr>
      </w:pPr>
    </w:p>
    <w:p w14:paraId="5209E61C" w14:textId="1E10C1E3" w:rsidR="0028223E" w:rsidDel="007F273B" w:rsidRDefault="0028223E" w:rsidP="0028223E">
      <w:pPr>
        <w:rPr>
          <w:del w:id="95" w:author="Author"/>
        </w:rPr>
      </w:pPr>
    </w:p>
    <w:p w14:paraId="49C2A076" w14:textId="47AF8ADC" w:rsidR="0028223E" w:rsidDel="007F273B" w:rsidRDefault="0028223E" w:rsidP="0028223E">
      <w:pPr>
        <w:rPr>
          <w:del w:id="96" w:author="Author"/>
        </w:rPr>
      </w:pPr>
    </w:p>
    <w:p w14:paraId="77A11673" w14:textId="09C701A2" w:rsidR="0028223E" w:rsidDel="007F273B" w:rsidRDefault="0028223E" w:rsidP="0028223E">
      <w:pPr>
        <w:rPr>
          <w:del w:id="97" w:author="Author"/>
        </w:rPr>
      </w:pPr>
    </w:p>
    <w:p w14:paraId="3C3FF34A" w14:textId="47D134CE" w:rsidR="0028223E" w:rsidDel="007F273B" w:rsidRDefault="0028223E" w:rsidP="0028223E">
      <w:pPr>
        <w:rPr>
          <w:del w:id="98" w:author="Author"/>
        </w:rPr>
      </w:pPr>
    </w:p>
    <w:p w14:paraId="533CB8B0" w14:textId="49E1DBEB" w:rsidR="0028223E" w:rsidDel="007F273B" w:rsidRDefault="0028223E" w:rsidP="0028223E">
      <w:pPr>
        <w:rPr>
          <w:del w:id="99" w:author="Author"/>
        </w:rPr>
      </w:pPr>
    </w:p>
    <w:p w14:paraId="4192CEE5" w14:textId="3EF4299E" w:rsidR="0028223E" w:rsidDel="007F273B" w:rsidRDefault="0028223E" w:rsidP="0028223E">
      <w:pPr>
        <w:rPr>
          <w:del w:id="100" w:author="Author"/>
        </w:rPr>
      </w:pPr>
    </w:p>
    <w:p w14:paraId="0D790FBC" w14:textId="785D5910" w:rsidR="0028223E" w:rsidRDefault="0028223E" w:rsidP="0028223E"/>
    <w:p w14:paraId="302EBCBD" w14:textId="0C0B774E" w:rsidR="0028223E" w:rsidRDefault="0028223E" w:rsidP="0028223E"/>
    <w:p w14:paraId="2EEC9A3E" w14:textId="34A7A9B8" w:rsidR="0028223E" w:rsidRDefault="007F273B" w:rsidP="0028223E">
      <w:r w:rsidRPr="00597A14">
        <w:rPr>
          <w:bCs/>
        </w:rPr>
        <w:t>Table 2</w:t>
      </w:r>
      <w:r>
        <w:rPr>
          <w:b/>
        </w:rPr>
        <w:t xml:space="preserve"> </w:t>
      </w:r>
      <w:r>
        <w:t>lists</w:t>
      </w:r>
      <w:r w:rsidRPr="004071BB">
        <w:t xml:space="preserve"> the </w:t>
      </w:r>
      <w:ins w:id="101" w:author="Author">
        <w:r>
          <w:t xml:space="preserve">Intel </w:t>
        </w:r>
      </w:ins>
      <w:r w:rsidRPr="004071BB">
        <w:t>system setting</w:t>
      </w:r>
      <w:r>
        <w:t>s</w:t>
      </w:r>
      <w:r w:rsidRPr="004071BB">
        <w:t xml:space="preserve"> used for the performance measurement.</w:t>
      </w:r>
    </w:p>
    <w:p w14:paraId="254592DC" w14:textId="140DCA6D" w:rsidR="0028223E" w:rsidRDefault="0028223E" w:rsidP="0028223E"/>
    <w:p w14:paraId="701B80E0" w14:textId="569DDB2D" w:rsidR="0028223E" w:rsidDel="007F273B" w:rsidRDefault="0028223E" w:rsidP="0028223E">
      <w:pPr>
        <w:rPr>
          <w:del w:id="102" w:author="Author"/>
        </w:rPr>
      </w:pPr>
    </w:p>
    <w:p w14:paraId="59C6987A" w14:textId="705594AB" w:rsidR="0028223E" w:rsidRPr="0028223E" w:rsidDel="007F273B" w:rsidRDefault="0028223E" w:rsidP="0028223E">
      <w:pPr>
        <w:rPr>
          <w:del w:id="103" w:author="Author"/>
        </w:rPr>
      </w:pPr>
    </w:p>
    <w:p w14:paraId="62664379" w14:textId="77777777" w:rsidR="00AC2376" w:rsidRDefault="00AC2376" w:rsidP="00A11DAE"/>
    <w:tbl>
      <w:tblPr>
        <w:tblStyle w:val="GridTable4-Accent1"/>
        <w:tblW w:w="9360" w:type="dxa"/>
        <w:tblInd w:w="-5" w:type="dxa"/>
        <w:tblLayout w:type="fixed"/>
        <w:tblCellMar>
          <w:left w:w="115" w:type="dxa"/>
          <w:right w:w="115" w:type="dxa"/>
        </w:tblCellMar>
        <w:tblLook w:val="04A0" w:firstRow="1" w:lastRow="0" w:firstColumn="1" w:lastColumn="0" w:noHBand="0" w:noVBand="1"/>
      </w:tblPr>
      <w:tblGrid>
        <w:gridCol w:w="2250"/>
        <w:gridCol w:w="7110"/>
      </w:tblGrid>
      <w:tr w:rsidR="00101A82" w14:paraId="0944B1B9" w14:textId="77777777" w:rsidTr="0009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4004CCBB" w14:textId="77777777" w:rsidR="00101A82" w:rsidRPr="00E138C6" w:rsidRDefault="00101A82" w:rsidP="00101A82">
            <w:pPr>
              <w:rPr>
                <w:b w:val="0"/>
              </w:rPr>
            </w:pPr>
            <w:r>
              <w:t>Item</w:t>
            </w:r>
          </w:p>
        </w:tc>
        <w:tc>
          <w:tcPr>
            <w:tcW w:w="7110" w:type="dxa"/>
            <w:tcMar>
              <w:left w:w="115" w:type="dxa"/>
              <w:right w:w="115" w:type="dxa"/>
            </w:tcMar>
            <w:vAlign w:val="center"/>
          </w:tcPr>
          <w:p w14:paraId="132EE645" w14:textId="77777777" w:rsidR="00101A82" w:rsidRPr="00E138C6" w:rsidRDefault="00101A82" w:rsidP="00101A82">
            <w:pPr>
              <w:cnfStyle w:val="100000000000" w:firstRow="1" w:lastRow="0" w:firstColumn="0" w:lastColumn="0" w:oddVBand="0" w:evenVBand="0" w:oddHBand="0" w:evenHBand="0" w:firstRowFirstColumn="0" w:firstRowLastColumn="0" w:lastRowFirstColumn="0" w:lastRowLastColumn="0"/>
              <w:rPr>
                <w:b w:val="0"/>
              </w:rPr>
            </w:pPr>
            <w:r>
              <w:t>Description</w:t>
            </w:r>
          </w:p>
        </w:tc>
      </w:tr>
      <w:tr w:rsidR="00101A82" w14:paraId="2E6B1272" w14:textId="77777777" w:rsidTr="0009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2B62B2B7" w14:textId="77777777" w:rsidR="00101A82" w:rsidRPr="00F8478E" w:rsidRDefault="00101A82" w:rsidP="00101A82">
            <w:pPr>
              <w:rPr>
                <w:color w:val="000000" w:themeColor="text1"/>
              </w:rPr>
            </w:pPr>
            <w:r w:rsidRPr="00F8478E">
              <w:rPr>
                <w:color w:val="000000" w:themeColor="text1"/>
              </w:rPr>
              <w:t>CPU</w:t>
            </w:r>
          </w:p>
        </w:tc>
        <w:tc>
          <w:tcPr>
            <w:tcW w:w="7110" w:type="dxa"/>
            <w:tcMar>
              <w:left w:w="115" w:type="dxa"/>
              <w:right w:w="115" w:type="dxa"/>
            </w:tcMar>
            <w:vAlign w:val="center"/>
          </w:tcPr>
          <w:p w14:paraId="046EEC47" w14:textId="51181FD9" w:rsidR="00101A82" w:rsidRDefault="00947841" w:rsidP="00101A82">
            <w:pPr>
              <w:cnfStyle w:val="000000100000" w:firstRow="0" w:lastRow="0" w:firstColumn="0" w:lastColumn="0" w:oddVBand="0" w:evenVBand="0" w:oddHBand="1" w:evenHBand="0" w:firstRowFirstColumn="0" w:firstRowLastColumn="0" w:lastRowFirstColumn="0" w:lastRowLastColumn="0"/>
            </w:pPr>
            <w:r w:rsidRPr="00947841">
              <w:rPr>
                <w:color w:val="000000" w:themeColor="text1"/>
              </w:rPr>
              <w:t>Intel(R) Xeon(R) Platinum 8180 CPU @ 2.50GHz</w:t>
            </w:r>
          </w:p>
        </w:tc>
      </w:tr>
      <w:tr w:rsidR="003570E2" w14:paraId="6C8590DB" w14:textId="77777777" w:rsidTr="00096EAB">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5236C15E" w14:textId="2CCC4888" w:rsidR="003570E2" w:rsidRPr="00F8478E" w:rsidRDefault="003570E2" w:rsidP="00101A82">
            <w:pPr>
              <w:rPr>
                <w:color w:val="000000" w:themeColor="text1"/>
              </w:rPr>
            </w:pPr>
            <w:r>
              <w:rPr>
                <w:color w:val="000000" w:themeColor="text1"/>
              </w:rPr>
              <w:t>Vendor</w:t>
            </w:r>
          </w:p>
        </w:tc>
        <w:tc>
          <w:tcPr>
            <w:tcW w:w="7110" w:type="dxa"/>
            <w:tcMar>
              <w:left w:w="115" w:type="dxa"/>
              <w:right w:w="115" w:type="dxa"/>
            </w:tcMar>
            <w:vAlign w:val="center"/>
          </w:tcPr>
          <w:p w14:paraId="19A510E3" w14:textId="6AFC0079" w:rsidR="003570E2" w:rsidRPr="00947841" w:rsidRDefault="003570E2" w:rsidP="00101A82">
            <w:pPr>
              <w:cnfStyle w:val="000000000000" w:firstRow="0" w:lastRow="0" w:firstColumn="0" w:lastColumn="0" w:oddVBand="0" w:evenVBand="0" w:oddHBand="0" w:evenHBand="0" w:firstRowFirstColumn="0" w:firstRowLastColumn="0" w:lastRowFirstColumn="0" w:lastRowLastColumn="0"/>
              <w:rPr>
                <w:color w:val="000000" w:themeColor="text1"/>
              </w:rPr>
            </w:pPr>
            <w:r w:rsidRPr="003570E2">
              <w:rPr>
                <w:color w:val="000000" w:themeColor="text1"/>
              </w:rPr>
              <w:t>Supermicro</w:t>
            </w:r>
          </w:p>
        </w:tc>
      </w:tr>
      <w:tr w:rsidR="003570E2" w14:paraId="19CBA56A" w14:textId="77777777" w:rsidTr="0009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5F5F86D9" w14:textId="0BF97686" w:rsidR="003570E2" w:rsidRDefault="003570E2" w:rsidP="00101A82">
            <w:pPr>
              <w:rPr>
                <w:color w:val="000000" w:themeColor="text1"/>
              </w:rPr>
            </w:pPr>
            <w:r>
              <w:rPr>
                <w:color w:val="000000" w:themeColor="text1"/>
              </w:rPr>
              <w:t>Model</w:t>
            </w:r>
          </w:p>
        </w:tc>
        <w:tc>
          <w:tcPr>
            <w:tcW w:w="7110" w:type="dxa"/>
            <w:tcMar>
              <w:left w:w="115" w:type="dxa"/>
              <w:right w:w="115" w:type="dxa"/>
            </w:tcMar>
            <w:vAlign w:val="center"/>
          </w:tcPr>
          <w:p w14:paraId="6EC51536" w14:textId="731F81C0" w:rsidR="003570E2" w:rsidRPr="00947841" w:rsidRDefault="003570E2" w:rsidP="00101A82">
            <w:pPr>
              <w:cnfStyle w:val="000000100000" w:firstRow="0" w:lastRow="0" w:firstColumn="0" w:lastColumn="0" w:oddVBand="0" w:evenVBand="0" w:oddHBand="1" w:evenHBand="0" w:firstRowFirstColumn="0" w:firstRowLastColumn="0" w:lastRowFirstColumn="0" w:lastRowLastColumn="0"/>
              <w:rPr>
                <w:color w:val="000000" w:themeColor="text1"/>
              </w:rPr>
            </w:pPr>
            <w:r w:rsidRPr="003570E2">
              <w:rPr>
                <w:color w:val="000000" w:themeColor="text1"/>
              </w:rPr>
              <w:t>X11SPi-TF</w:t>
            </w:r>
          </w:p>
        </w:tc>
      </w:tr>
      <w:tr w:rsidR="003570E2" w14:paraId="379D3644" w14:textId="77777777" w:rsidTr="00096EAB">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55EEFB62" w14:textId="7B3E55F6" w:rsidR="003570E2" w:rsidRDefault="003570E2" w:rsidP="00101A82">
            <w:pPr>
              <w:rPr>
                <w:color w:val="000000" w:themeColor="text1"/>
              </w:rPr>
            </w:pPr>
            <w:r>
              <w:rPr>
                <w:color w:val="000000" w:themeColor="text1"/>
              </w:rPr>
              <w:t>No of Sockets</w:t>
            </w:r>
          </w:p>
        </w:tc>
        <w:tc>
          <w:tcPr>
            <w:tcW w:w="7110" w:type="dxa"/>
            <w:tcMar>
              <w:left w:w="115" w:type="dxa"/>
              <w:right w:w="115" w:type="dxa"/>
            </w:tcMar>
            <w:vAlign w:val="center"/>
          </w:tcPr>
          <w:p w14:paraId="4C2EB9DD" w14:textId="2174A8D8" w:rsidR="003570E2" w:rsidRPr="003570E2" w:rsidRDefault="003570E2" w:rsidP="00101A8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w:t>
            </w:r>
          </w:p>
        </w:tc>
      </w:tr>
      <w:tr w:rsidR="00366B63" w14:paraId="2FAD6015" w14:textId="77777777" w:rsidTr="00BF4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53DA916D" w14:textId="77777777" w:rsidR="00366B63" w:rsidRPr="003570E2" w:rsidRDefault="00366B63" w:rsidP="00BF45BF">
            <w:pPr>
              <w:rPr>
                <w:color w:val="000000" w:themeColor="text1"/>
              </w:rPr>
            </w:pPr>
            <w:r>
              <w:rPr>
                <w:color w:val="000000" w:themeColor="text1"/>
              </w:rPr>
              <w:t>Number of Physical Cores</w:t>
            </w:r>
          </w:p>
        </w:tc>
        <w:tc>
          <w:tcPr>
            <w:tcW w:w="7110" w:type="dxa"/>
            <w:tcMar>
              <w:left w:w="115" w:type="dxa"/>
              <w:right w:w="115" w:type="dxa"/>
            </w:tcMar>
            <w:vAlign w:val="center"/>
          </w:tcPr>
          <w:p w14:paraId="0309F29F" w14:textId="77777777" w:rsidR="00366B63" w:rsidRDefault="00366B63" w:rsidP="00BF45B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r>
      <w:tr w:rsidR="00366B63" w14:paraId="4FF83E36" w14:textId="77777777" w:rsidTr="00BF45BF">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69319CAB" w14:textId="77777777" w:rsidR="00366B63" w:rsidRPr="00F8478E" w:rsidRDefault="00366B63" w:rsidP="00BF45BF">
            <w:pPr>
              <w:rPr>
                <w:color w:val="000000" w:themeColor="text1"/>
              </w:rPr>
            </w:pPr>
            <w:r>
              <w:rPr>
                <w:color w:val="000000" w:themeColor="text1"/>
              </w:rPr>
              <w:t>Threads Per Core</w:t>
            </w:r>
          </w:p>
        </w:tc>
        <w:tc>
          <w:tcPr>
            <w:tcW w:w="7110" w:type="dxa"/>
            <w:tcMar>
              <w:left w:w="115" w:type="dxa"/>
              <w:right w:w="115" w:type="dxa"/>
            </w:tcMar>
            <w:vAlign w:val="center"/>
          </w:tcPr>
          <w:p w14:paraId="2F544C1A" w14:textId="77777777" w:rsidR="00366B63" w:rsidRPr="003A183E" w:rsidRDefault="00366B63" w:rsidP="00BF45BF">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w:t>
            </w:r>
          </w:p>
        </w:tc>
      </w:tr>
      <w:tr w:rsidR="00101A82" w14:paraId="5EEA11B7" w14:textId="77777777" w:rsidTr="0009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5CAF7129" w14:textId="3CAC7BDD" w:rsidR="00101A82" w:rsidRPr="00F8478E" w:rsidRDefault="003570E2" w:rsidP="00101A82">
            <w:pPr>
              <w:rPr>
                <w:color w:val="000000" w:themeColor="text1"/>
              </w:rPr>
            </w:pPr>
            <w:r w:rsidRPr="003570E2">
              <w:rPr>
                <w:color w:val="000000" w:themeColor="text1"/>
              </w:rPr>
              <w:t>No of logical Cores</w:t>
            </w:r>
          </w:p>
        </w:tc>
        <w:tc>
          <w:tcPr>
            <w:tcW w:w="7110" w:type="dxa"/>
            <w:tcMar>
              <w:left w:w="115" w:type="dxa"/>
              <w:right w:w="115" w:type="dxa"/>
            </w:tcMar>
            <w:vAlign w:val="center"/>
          </w:tcPr>
          <w:p w14:paraId="51951240" w14:textId="4018B0B7" w:rsidR="00101A82" w:rsidRPr="003A183E" w:rsidRDefault="003570E2" w:rsidP="00101A8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56</w:t>
            </w:r>
          </w:p>
        </w:tc>
      </w:tr>
      <w:tr w:rsidR="00101A82" w14:paraId="62A9BFEB" w14:textId="77777777" w:rsidTr="00096EAB">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297E9F10" w14:textId="77777777" w:rsidR="00101A82" w:rsidRDefault="00101A82" w:rsidP="00101A82">
            <w:pPr>
              <w:rPr>
                <w:color w:val="000000" w:themeColor="text1"/>
              </w:rPr>
            </w:pPr>
            <w:r w:rsidRPr="00F8478E">
              <w:rPr>
                <w:color w:val="000000" w:themeColor="text1"/>
              </w:rPr>
              <w:t>RAM</w:t>
            </w:r>
          </w:p>
        </w:tc>
        <w:tc>
          <w:tcPr>
            <w:tcW w:w="7110" w:type="dxa"/>
            <w:tcMar>
              <w:left w:w="115" w:type="dxa"/>
              <w:right w:w="115" w:type="dxa"/>
            </w:tcMar>
            <w:vAlign w:val="center"/>
          </w:tcPr>
          <w:p w14:paraId="79A8FAC8" w14:textId="0E4037BF" w:rsidR="00101A82" w:rsidRPr="003A183E" w:rsidRDefault="003570E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48</w:t>
            </w:r>
            <w:r w:rsidR="00101A82">
              <w:rPr>
                <w:color w:val="000000" w:themeColor="text1"/>
              </w:rPr>
              <w:t>GB</w:t>
            </w:r>
            <w:r>
              <w:rPr>
                <w:color w:val="000000" w:themeColor="text1"/>
              </w:rPr>
              <w:t xml:space="preserve"> </w:t>
            </w:r>
            <w:r w:rsidR="00A73022" w:rsidRPr="003570E2">
              <w:rPr>
                <w:color w:val="000000" w:themeColor="text1"/>
              </w:rPr>
              <w:t>(6 x 8GB)</w:t>
            </w:r>
          </w:p>
        </w:tc>
      </w:tr>
      <w:tr w:rsidR="00101A82" w14:paraId="7487F0C8" w14:textId="77777777" w:rsidTr="0009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0FD5E277" w14:textId="77777777" w:rsidR="00101A82" w:rsidRPr="00F8478E" w:rsidRDefault="00101A82" w:rsidP="00101A82">
            <w:pPr>
              <w:rPr>
                <w:color w:val="000000" w:themeColor="text1"/>
              </w:rPr>
            </w:pPr>
            <w:bookmarkStart w:id="104" w:name="_Hlk525743331"/>
            <w:r w:rsidRPr="00F8478E">
              <w:rPr>
                <w:color w:val="000000" w:themeColor="text1"/>
              </w:rPr>
              <w:t>DUT</w:t>
            </w:r>
          </w:p>
        </w:tc>
        <w:tc>
          <w:tcPr>
            <w:tcW w:w="7110" w:type="dxa"/>
            <w:tcMar>
              <w:left w:w="115" w:type="dxa"/>
              <w:right w:w="115" w:type="dxa"/>
            </w:tcMar>
            <w:vAlign w:val="center"/>
          </w:tcPr>
          <w:p w14:paraId="1B5DB225" w14:textId="77777777" w:rsidR="00101A82" w:rsidRDefault="00101A82" w:rsidP="00101A82">
            <w:pPr>
              <w:cnfStyle w:val="000000100000" w:firstRow="0" w:lastRow="0" w:firstColumn="0" w:lastColumn="0" w:oddVBand="0" w:evenVBand="0" w:oddHBand="1" w:evenHBand="0" w:firstRowFirstColumn="0" w:firstRowLastColumn="0" w:lastRowFirstColumn="0" w:lastRowLastColumn="0"/>
            </w:pPr>
            <w:r w:rsidRPr="00DF2581">
              <w:rPr>
                <w:color w:val="000000" w:themeColor="text1"/>
              </w:rPr>
              <w:t>Xilinx VU9P device based VCU1525 board</w:t>
            </w:r>
          </w:p>
        </w:tc>
      </w:tr>
      <w:bookmarkEnd w:id="104"/>
      <w:tr w:rsidR="00101A82" w14:paraId="42925EC8" w14:textId="77777777" w:rsidTr="00096EAB">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331EC331" w14:textId="77777777" w:rsidR="00101A82" w:rsidRPr="00D61319" w:rsidRDefault="00101A82" w:rsidP="00101A82">
            <w:pPr>
              <w:rPr>
                <w:color w:val="000000" w:themeColor="text1"/>
              </w:rPr>
            </w:pPr>
            <w:r w:rsidRPr="00D61319">
              <w:rPr>
                <w:color w:val="000000" w:themeColor="text1"/>
              </w:rPr>
              <w:t>PCIe Setting</w:t>
            </w:r>
          </w:p>
        </w:tc>
        <w:tc>
          <w:tcPr>
            <w:tcW w:w="7110" w:type="dxa"/>
            <w:tcMar>
              <w:left w:w="115" w:type="dxa"/>
              <w:right w:w="115" w:type="dxa"/>
            </w:tcMar>
            <w:vAlign w:val="center"/>
          </w:tcPr>
          <w:p w14:paraId="3E32EBF1" w14:textId="77777777" w:rsidR="00101A82" w:rsidRDefault="00101A82" w:rsidP="00101A82">
            <w:pPr>
              <w:cnfStyle w:val="000000000000" w:firstRow="0" w:lastRow="0" w:firstColumn="0" w:lastColumn="0" w:oddVBand="0" w:evenVBand="0" w:oddHBand="0" w:evenHBand="0" w:firstRowFirstColumn="0" w:firstRowLastColumn="0" w:lastRowFirstColumn="0" w:lastRowLastColumn="0"/>
            </w:pPr>
            <w:r w:rsidRPr="00DF2581">
              <w:rPr>
                <w:color w:val="000000" w:themeColor="text1"/>
              </w:rPr>
              <w:t>MPS=256, MRRS=512, Extended Tag Enabled, Relaxed Ordering Enabled</w:t>
            </w:r>
          </w:p>
        </w:tc>
      </w:tr>
      <w:tr w:rsidR="00101A82" w14:paraId="15DAD062" w14:textId="77777777" w:rsidTr="0009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601C0F56" w14:textId="77777777" w:rsidR="00101A82" w:rsidRDefault="00101A82" w:rsidP="00956665">
            <w:pPr>
              <w:jc w:val="left"/>
              <w:rPr>
                <w:color w:val="000000" w:themeColor="text1"/>
              </w:rPr>
            </w:pPr>
            <w:r>
              <w:rPr>
                <w:color w:val="000000" w:themeColor="text1"/>
              </w:rPr>
              <w:t>Additional settings (Recommended)</w:t>
            </w:r>
          </w:p>
        </w:tc>
        <w:tc>
          <w:tcPr>
            <w:tcW w:w="7110" w:type="dxa"/>
            <w:tcMar>
              <w:left w:w="115" w:type="dxa"/>
              <w:right w:w="115" w:type="dxa"/>
            </w:tcMar>
            <w:vAlign w:val="center"/>
          </w:tcPr>
          <w:p w14:paraId="2666D22D" w14:textId="77777777" w:rsidR="00101A82" w:rsidRDefault="00101A82" w:rsidP="00101A82">
            <w:pPr>
              <w:cnfStyle w:val="000000100000" w:firstRow="0" w:lastRow="0" w:firstColumn="0" w:lastColumn="0" w:oddVBand="0" w:evenVBand="0" w:oddHBand="1" w:evenHBand="0" w:firstRowFirstColumn="0" w:firstRowLastColumn="0" w:lastRowFirstColumn="0" w:lastRowLastColumn="0"/>
              <w:rPr>
                <w:color w:val="000000" w:themeColor="text1"/>
              </w:rPr>
            </w:pPr>
            <w:r w:rsidRPr="006F1D66">
              <w:rPr>
                <w:color w:val="000000" w:themeColor="text1"/>
              </w:rPr>
              <w:t>Fully populated memory channel</w:t>
            </w:r>
            <w:r>
              <w:rPr>
                <w:color w:val="000000" w:themeColor="text1"/>
              </w:rPr>
              <w:t>s</w:t>
            </w:r>
          </w:p>
          <w:p w14:paraId="5199D706" w14:textId="055B6942" w:rsidR="00101A82" w:rsidRPr="00937DCB" w:rsidRDefault="003A2438" w:rsidP="00101A8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 the CPU slot on which PCIe slot is used</w:t>
            </w:r>
          </w:p>
        </w:tc>
      </w:tr>
      <w:tr w:rsidR="00765B70" w14:paraId="00352E51" w14:textId="77777777" w:rsidTr="00817E14">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5725D4B8" w14:textId="355BEDE7" w:rsidR="00765B70" w:rsidRPr="00101A82" w:rsidRDefault="00765B70" w:rsidP="00817E14">
            <w:pPr>
              <w:rPr>
                <w:rFonts w:cs="Arial"/>
                <w:color w:val="000000" w:themeColor="text1"/>
                <w:szCs w:val="20"/>
              </w:rPr>
            </w:pPr>
            <w:r>
              <w:rPr>
                <w:color w:val="000000" w:themeColor="text1"/>
              </w:rPr>
              <w:t>Other</w:t>
            </w:r>
            <w:r w:rsidRPr="00D61319">
              <w:rPr>
                <w:color w:val="000000" w:themeColor="text1"/>
              </w:rPr>
              <w:t xml:space="preserve"> Setting</w:t>
            </w:r>
            <w:r>
              <w:rPr>
                <w:color w:val="000000" w:themeColor="text1"/>
              </w:rPr>
              <w:t xml:space="preserve"> (Recommended)</w:t>
            </w:r>
          </w:p>
        </w:tc>
        <w:tc>
          <w:tcPr>
            <w:tcW w:w="7110" w:type="dxa"/>
            <w:tcMar>
              <w:left w:w="115" w:type="dxa"/>
              <w:right w:w="115" w:type="dxa"/>
            </w:tcMar>
            <w:vAlign w:val="center"/>
          </w:tcPr>
          <w:p w14:paraId="615E782D" w14:textId="317801F5" w:rsidR="00765B70" w:rsidRPr="00101A82" w:rsidRDefault="00765B70" w:rsidP="00817E14">
            <w:pPr>
              <w:cnfStyle w:val="000000000000" w:firstRow="0" w:lastRow="0" w:firstColumn="0" w:lastColumn="0" w:oddVBand="0" w:evenVBand="0" w:oddHBand="0" w:evenHBand="0" w:firstRowFirstColumn="0" w:firstRowLastColumn="0" w:lastRowFirstColumn="0" w:lastRowLastColumn="0"/>
              <w:rPr>
                <w:rFonts w:cs="Arial"/>
                <w:color w:val="000000" w:themeColor="text1"/>
                <w:szCs w:val="20"/>
              </w:rPr>
            </w:pPr>
            <w:r w:rsidRPr="00DF2581">
              <w:rPr>
                <w:color w:val="000000" w:themeColor="text1"/>
              </w:rPr>
              <w:t xml:space="preserve">Tx queue depth = 2048, Rx queue depth = 2048, </w:t>
            </w:r>
            <w:r w:rsidR="004E7E1F">
              <w:rPr>
                <w:color w:val="000000" w:themeColor="text1"/>
              </w:rPr>
              <w:t>Packet buffer</w:t>
            </w:r>
            <w:r>
              <w:rPr>
                <w:color w:val="000000" w:themeColor="text1"/>
              </w:rPr>
              <w:t xml:space="preserve"> size = 4</w:t>
            </w:r>
            <w:r w:rsidR="004E7E1F">
              <w:rPr>
                <w:color w:val="000000" w:themeColor="text1"/>
              </w:rPr>
              <w:t>096</w:t>
            </w:r>
            <w:r>
              <w:rPr>
                <w:color w:val="000000" w:themeColor="text1"/>
              </w:rPr>
              <w:t>, Burst size = 64</w:t>
            </w:r>
          </w:p>
        </w:tc>
      </w:tr>
      <w:tr w:rsidR="007E0AAB" w14:paraId="3A6AC2CF" w14:textId="77777777" w:rsidTr="0009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11FD7FD9" w14:textId="6030B100" w:rsidR="007E0AAB" w:rsidRDefault="007E0AAB" w:rsidP="007E0AAB">
            <w:pPr>
              <w:rPr>
                <w:color w:val="000000" w:themeColor="text1"/>
              </w:rPr>
            </w:pPr>
            <w:r w:rsidRPr="00101A82">
              <w:rPr>
                <w:rFonts w:cs="Arial"/>
                <w:color w:val="000000" w:themeColor="text1"/>
                <w:szCs w:val="20"/>
              </w:rPr>
              <w:t>Operating System</w:t>
            </w:r>
          </w:p>
        </w:tc>
        <w:tc>
          <w:tcPr>
            <w:tcW w:w="7110" w:type="dxa"/>
            <w:tcMar>
              <w:left w:w="115" w:type="dxa"/>
              <w:right w:w="115" w:type="dxa"/>
            </w:tcMar>
            <w:vAlign w:val="center"/>
          </w:tcPr>
          <w:p w14:paraId="451E6739" w14:textId="12F0AD46" w:rsidR="007E0AAB" w:rsidRPr="006F1D66" w:rsidRDefault="003570E2" w:rsidP="007E0AAB">
            <w:pPr>
              <w:cnfStyle w:val="000000100000" w:firstRow="0" w:lastRow="0" w:firstColumn="0" w:lastColumn="0" w:oddVBand="0" w:evenVBand="0" w:oddHBand="1" w:evenHBand="0" w:firstRowFirstColumn="0" w:firstRowLastColumn="0" w:lastRowFirstColumn="0" w:lastRowLastColumn="0"/>
              <w:rPr>
                <w:color w:val="000000" w:themeColor="text1"/>
              </w:rPr>
            </w:pPr>
            <w:r w:rsidRPr="003570E2">
              <w:rPr>
                <w:rFonts w:cs="Arial"/>
                <w:color w:val="000000" w:themeColor="text1"/>
                <w:szCs w:val="20"/>
              </w:rPr>
              <w:t xml:space="preserve">Ubuntu </w:t>
            </w:r>
            <w:ins w:id="105" w:author="Author">
              <w:r w:rsidR="008F49BA">
                <w:rPr>
                  <w:rFonts w:cs="Arial"/>
                  <w:color w:val="000000" w:themeColor="text1"/>
                  <w:szCs w:val="20"/>
                </w:rPr>
                <w:t>20</w:t>
              </w:r>
            </w:ins>
            <w:del w:id="106" w:author="Author">
              <w:r w:rsidRPr="003570E2" w:rsidDel="008F49BA">
                <w:rPr>
                  <w:rFonts w:cs="Arial"/>
                  <w:color w:val="000000" w:themeColor="text1"/>
                  <w:szCs w:val="20"/>
                </w:rPr>
                <w:delText>18</w:delText>
              </w:r>
            </w:del>
            <w:r w:rsidRPr="003570E2">
              <w:rPr>
                <w:rFonts w:cs="Arial"/>
                <w:color w:val="000000" w:themeColor="text1"/>
                <w:szCs w:val="20"/>
              </w:rPr>
              <w:t>.04.</w:t>
            </w:r>
            <w:ins w:id="107" w:author="Author">
              <w:r w:rsidR="008F49BA">
                <w:rPr>
                  <w:rFonts w:cs="Arial"/>
                  <w:color w:val="000000" w:themeColor="text1"/>
                  <w:szCs w:val="20"/>
                </w:rPr>
                <w:t>3 LTS</w:t>
              </w:r>
            </w:ins>
            <w:del w:id="108" w:author="Author">
              <w:r w:rsidRPr="003570E2" w:rsidDel="008F49BA">
                <w:rPr>
                  <w:rFonts w:cs="Arial"/>
                  <w:color w:val="000000" w:themeColor="text1"/>
                  <w:szCs w:val="20"/>
                </w:rPr>
                <w:delText>4</w:delText>
              </w:r>
            </w:del>
            <w:r w:rsidRPr="003570E2">
              <w:rPr>
                <w:rFonts w:cs="Arial"/>
                <w:color w:val="000000" w:themeColor="text1"/>
                <w:szCs w:val="20"/>
              </w:rPr>
              <w:t xml:space="preserve">, Kernel </w:t>
            </w:r>
            <w:ins w:id="109" w:author="Author">
              <w:r w:rsidR="008F49BA">
                <w:rPr>
                  <w:rFonts w:cs="Arial"/>
                  <w:color w:val="000000" w:themeColor="text1"/>
                  <w:szCs w:val="20"/>
                </w:rPr>
                <w:t>5</w:t>
              </w:r>
            </w:ins>
            <w:del w:id="110" w:author="Author">
              <w:r w:rsidRPr="003570E2" w:rsidDel="008F49BA">
                <w:rPr>
                  <w:rFonts w:cs="Arial"/>
                  <w:color w:val="000000" w:themeColor="text1"/>
                  <w:szCs w:val="20"/>
                </w:rPr>
                <w:delText>4</w:delText>
              </w:r>
            </w:del>
            <w:r w:rsidRPr="003570E2">
              <w:rPr>
                <w:rFonts w:cs="Arial"/>
                <w:color w:val="000000" w:themeColor="text1"/>
                <w:szCs w:val="20"/>
              </w:rPr>
              <w:t>.</w:t>
            </w:r>
            <w:ins w:id="111" w:author="Author">
              <w:r w:rsidR="008F49BA">
                <w:rPr>
                  <w:rFonts w:cs="Arial"/>
                  <w:color w:val="000000" w:themeColor="text1"/>
                  <w:szCs w:val="20"/>
                </w:rPr>
                <w:t>4</w:t>
              </w:r>
            </w:ins>
            <w:del w:id="112" w:author="Author">
              <w:r w:rsidRPr="003570E2" w:rsidDel="008F49BA">
                <w:rPr>
                  <w:rFonts w:cs="Arial"/>
                  <w:color w:val="000000" w:themeColor="text1"/>
                  <w:szCs w:val="20"/>
                </w:rPr>
                <w:delText>15</w:delText>
              </w:r>
            </w:del>
            <w:r w:rsidRPr="003570E2">
              <w:rPr>
                <w:rFonts w:cs="Arial"/>
                <w:color w:val="000000" w:themeColor="text1"/>
                <w:szCs w:val="20"/>
              </w:rPr>
              <w:t>.0-1</w:t>
            </w:r>
            <w:del w:id="113" w:author="Author">
              <w:r w:rsidRPr="003570E2" w:rsidDel="008F49BA">
                <w:rPr>
                  <w:rFonts w:cs="Arial"/>
                  <w:color w:val="000000" w:themeColor="text1"/>
                  <w:szCs w:val="20"/>
                </w:rPr>
                <w:delText>12</w:delText>
              </w:r>
            </w:del>
            <w:ins w:id="114" w:author="Author">
              <w:r w:rsidR="008F49BA">
                <w:rPr>
                  <w:rFonts w:cs="Arial"/>
                  <w:color w:val="000000" w:themeColor="text1"/>
                  <w:szCs w:val="20"/>
                </w:rPr>
                <w:t>09</w:t>
              </w:r>
            </w:ins>
            <w:r w:rsidRPr="003570E2">
              <w:rPr>
                <w:rFonts w:cs="Arial"/>
                <w:color w:val="000000" w:themeColor="text1"/>
                <w:szCs w:val="20"/>
              </w:rPr>
              <w:t>-generic</w:t>
            </w:r>
          </w:p>
        </w:tc>
      </w:tr>
      <w:tr w:rsidR="007E0AAB" w14:paraId="72BBA861" w14:textId="77777777" w:rsidTr="00096EAB">
        <w:tc>
          <w:tcPr>
            <w:cnfStyle w:val="001000000000" w:firstRow="0" w:lastRow="0" w:firstColumn="1" w:lastColumn="0" w:oddVBand="0" w:evenVBand="0" w:oddHBand="0" w:evenHBand="0" w:firstRowFirstColumn="0" w:firstRowLastColumn="0" w:lastRowFirstColumn="0" w:lastRowLastColumn="0"/>
            <w:tcW w:w="9360" w:type="dxa"/>
            <w:gridSpan w:val="2"/>
            <w:tcMar>
              <w:left w:w="115" w:type="dxa"/>
              <w:right w:w="115" w:type="dxa"/>
            </w:tcMar>
            <w:vAlign w:val="center"/>
          </w:tcPr>
          <w:p w14:paraId="2B518DDA" w14:textId="1841B6DC" w:rsidR="007E0AAB" w:rsidRDefault="00B371C3" w:rsidP="007E0AAB">
            <w:pPr>
              <w:rPr>
                <w:color w:val="000000" w:themeColor="text1"/>
              </w:rPr>
            </w:pPr>
            <w:r>
              <w:rPr>
                <w:color w:val="000000" w:themeColor="text1"/>
              </w:rPr>
              <w:t>Linux Driver Specifc Settings</w:t>
            </w:r>
          </w:p>
        </w:tc>
      </w:tr>
      <w:tr w:rsidR="00B371C3" w14:paraId="107DF3B9" w14:textId="77777777" w:rsidTr="00DF2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084E2BA3" w14:textId="77777777" w:rsidR="00B371C3" w:rsidRPr="00101A82" w:rsidRDefault="00B371C3" w:rsidP="00DF23F6">
            <w:pPr>
              <w:rPr>
                <w:rFonts w:cs="Arial"/>
                <w:color w:val="000000" w:themeColor="text1"/>
                <w:szCs w:val="20"/>
              </w:rPr>
            </w:pPr>
            <w:r>
              <w:rPr>
                <w:color w:val="000000" w:themeColor="text1"/>
              </w:rPr>
              <w:t>Boot Setting</w:t>
            </w:r>
          </w:p>
        </w:tc>
        <w:tc>
          <w:tcPr>
            <w:tcW w:w="7110" w:type="dxa"/>
            <w:tcMar>
              <w:left w:w="115" w:type="dxa"/>
              <w:right w:w="115" w:type="dxa"/>
            </w:tcMar>
            <w:vAlign w:val="center"/>
          </w:tcPr>
          <w:p w14:paraId="2A59E4FE" w14:textId="06AADFEB" w:rsidR="00B371C3" w:rsidRDefault="00B371C3" w:rsidP="00DF23F6">
            <w:pPr>
              <w:jc w:val="left"/>
              <w:cnfStyle w:val="000000100000" w:firstRow="0" w:lastRow="0" w:firstColumn="0" w:lastColumn="0" w:oddVBand="0" w:evenVBand="0" w:oddHBand="1" w:evenHBand="0" w:firstRowFirstColumn="0" w:firstRowLastColumn="0" w:lastRowFirstColumn="0" w:lastRowLastColumn="0"/>
              <w:rPr>
                <w:color w:val="000000" w:themeColor="text1"/>
              </w:rPr>
            </w:pPr>
            <w:r w:rsidRPr="00B371C3">
              <w:rPr>
                <w:color w:val="000000" w:themeColor="text1"/>
              </w:rPr>
              <w:t>"intel_idle.max_cstate=0 processor.max_cstate=0 intel_pstate=disable rcu_nocb_poll audit=0 pci=realloc  nosoftlockup iommu=pt intel_iommu=on"</w:t>
            </w:r>
          </w:p>
          <w:p w14:paraId="49B3C449" w14:textId="55B2BC17" w:rsidR="00B371C3" w:rsidRPr="00101A82" w:rsidRDefault="00B371C3" w:rsidP="00DF23F6">
            <w:pPr>
              <w:jc w:val="left"/>
              <w:cnfStyle w:val="000000100000" w:firstRow="0" w:lastRow="0" w:firstColumn="0" w:lastColumn="0" w:oddVBand="0" w:evenVBand="0" w:oddHBand="1" w:evenHBand="0" w:firstRowFirstColumn="0" w:firstRowLastColumn="0" w:lastRowFirstColumn="0" w:lastRowLastColumn="0"/>
              <w:rPr>
                <w:rFonts w:cs="Arial"/>
                <w:color w:val="000000" w:themeColor="text1"/>
                <w:szCs w:val="20"/>
              </w:rPr>
            </w:pPr>
          </w:p>
        </w:tc>
      </w:tr>
      <w:tr w:rsidR="00366B63" w14:paraId="209F9571" w14:textId="77777777" w:rsidTr="00DF23F6">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45255BE0" w14:textId="0741DE4D" w:rsidR="00366B63" w:rsidRDefault="00366B63" w:rsidP="00DF23F6">
            <w:pPr>
              <w:rPr>
                <w:color w:val="000000" w:themeColor="text1"/>
              </w:rPr>
            </w:pPr>
            <w:r>
              <w:rPr>
                <w:color w:val="000000" w:themeColor="text1"/>
              </w:rPr>
              <w:t>BIOS Version</w:t>
            </w:r>
          </w:p>
        </w:tc>
        <w:tc>
          <w:tcPr>
            <w:tcW w:w="7110" w:type="dxa"/>
            <w:tcMar>
              <w:left w:w="115" w:type="dxa"/>
              <w:right w:w="115" w:type="dxa"/>
            </w:tcMar>
            <w:vAlign w:val="center"/>
          </w:tcPr>
          <w:p w14:paraId="45426EC0" w14:textId="18C337AD" w:rsidR="00366B63" w:rsidRPr="00B371C3" w:rsidRDefault="00366B63" w:rsidP="00DF23F6">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r>
      <w:tr w:rsidR="00366B63" w14:paraId="6DEC6689" w14:textId="77777777" w:rsidTr="00DF2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06CFCB81" w14:textId="0C722173" w:rsidR="00366B63" w:rsidRDefault="00366B63" w:rsidP="00DF23F6">
            <w:pPr>
              <w:rPr>
                <w:color w:val="000000" w:themeColor="text1"/>
              </w:rPr>
            </w:pPr>
            <w:r>
              <w:rPr>
                <w:color w:val="000000" w:themeColor="text1"/>
              </w:rPr>
              <w:t>BIOS Settings</w:t>
            </w:r>
          </w:p>
        </w:tc>
        <w:tc>
          <w:tcPr>
            <w:tcW w:w="7110" w:type="dxa"/>
            <w:tcMar>
              <w:left w:w="115" w:type="dxa"/>
              <w:right w:w="115" w:type="dxa"/>
            </w:tcMar>
            <w:vAlign w:val="center"/>
          </w:tcPr>
          <w:p w14:paraId="6CBEC730" w14:textId="0C930CD6" w:rsidR="00366B63" w:rsidRDefault="00366B63" w:rsidP="00DF23F6">
            <w:pPr>
              <w:jc w:val="left"/>
              <w:cnfStyle w:val="000000100000" w:firstRow="0" w:lastRow="0" w:firstColumn="0" w:lastColumn="0" w:oddVBand="0" w:evenVBand="0" w:oddHBand="1" w:evenHBand="0" w:firstRowFirstColumn="0" w:firstRowLastColumn="0" w:lastRowFirstColumn="0" w:lastRowLastColumn="0"/>
              <w:rPr>
                <w:color w:val="000000" w:themeColor="text1"/>
              </w:rPr>
            </w:pPr>
            <w:r w:rsidRPr="00366B63">
              <w:rPr>
                <w:color w:val="000000" w:themeColor="text1"/>
              </w:rPr>
              <w:t>ACS, IOMMU, ARI enabled. Power Technology is set to Custom, Power Performance Tuning – OS controls EPB</w:t>
            </w:r>
          </w:p>
        </w:tc>
      </w:tr>
      <w:tr w:rsidR="00AE0E3F" w14:paraId="05133E1F" w14:textId="77777777" w:rsidTr="00DF23F6">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0AFCEB9D" w14:textId="3A502640" w:rsidR="00AE0E3F" w:rsidRDefault="00AE0E3F" w:rsidP="00DF23F6">
            <w:pPr>
              <w:rPr>
                <w:color w:val="000000" w:themeColor="text1"/>
              </w:rPr>
            </w:pPr>
            <w:r>
              <w:rPr>
                <w:color w:val="000000" w:themeColor="text1"/>
              </w:rPr>
              <w:t>VM Settings for Linux VF Performance</w:t>
            </w:r>
          </w:p>
        </w:tc>
        <w:tc>
          <w:tcPr>
            <w:tcW w:w="7110" w:type="dxa"/>
            <w:tcMar>
              <w:left w:w="115" w:type="dxa"/>
              <w:right w:w="115" w:type="dxa"/>
            </w:tcMar>
            <w:vAlign w:val="center"/>
          </w:tcPr>
          <w:p w14:paraId="23E78CDA" w14:textId="4D3CD567" w:rsidR="00AE0E3F" w:rsidRPr="00B371C3" w:rsidRDefault="00AE0E3F" w:rsidP="00DF23F6">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VM RAM = 32G, Number of cores for VM = 32</w:t>
            </w:r>
          </w:p>
        </w:tc>
      </w:tr>
      <w:tr w:rsidR="007E0AAB" w14:paraId="4DE63F75" w14:textId="77777777" w:rsidTr="0009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2"/>
            <w:tcMar>
              <w:left w:w="115" w:type="dxa"/>
              <w:right w:w="115" w:type="dxa"/>
            </w:tcMar>
            <w:vAlign w:val="center"/>
          </w:tcPr>
          <w:p w14:paraId="10C76E7C" w14:textId="7F09F61E" w:rsidR="007E0AAB" w:rsidRPr="00E229B4" w:rsidRDefault="007E0AAB" w:rsidP="007E0AAB">
            <w:pPr>
              <w:rPr>
                <w:rFonts w:cs="Arial"/>
                <w:i/>
                <w:color w:val="000000" w:themeColor="text1"/>
                <w:szCs w:val="20"/>
              </w:rPr>
            </w:pPr>
            <w:r w:rsidRPr="00E229B4">
              <w:rPr>
                <w:i/>
                <w:color w:val="000000" w:themeColor="text1"/>
              </w:rPr>
              <w:t>DPDK driver specific settings:</w:t>
            </w:r>
          </w:p>
        </w:tc>
      </w:tr>
      <w:tr w:rsidR="007E0AAB" w14:paraId="22C821EE" w14:textId="77777777" w:rsidTr="00096EAB">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1A30295E" w14:textId="02CE6AB0" w:rsidR="007E0AAB" w:rsidRPr="00101A82" w:rsidRDefault="007E0AAB" w:rsidP="007E0AAB">
            <w:pPr>
              <w:rPr>
                <w:rFonts w:cs="Arial"/>
                <w:color w:val="000000" w:themeColor="text1"/>
                <w:szCs w:val="20"/>
              </w:rPr>
            </w:pPr>
            <w:bookmarkStart w:id="115" w:name="_Hlk50372682"/>
            <w:r>
              <w:rPr>
                <w:color w:val="000000" w:themeColor="text1"/>
              </w:rPr>
              <w:t>Boot Setting</w:t>
            </w:r>
          </w:p>
        </w:tc>
        <w:tc>
          <w:tcPr>
            <w:tcW w:w="7110" w:type="dxa"/>
            <w:tcMar>
              <w:left w:w="115" w:type="dxa"/>
              <w:right w:w="115" w:type="dxa"/>
            </w:tcMar>
            <w:vAlign w:val="center"/>
          </w:tcPr>
          <w:p w14:paraId="5CA41A39" w14:textId="77777777" w:rsidR="0088588F" w:rsidRPr="0088588F" w:rsidRDefault="0088588F" w:rsidP="0088588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88588F">
              <w:rPr>
                <w:color w:val="000000" w:themeColor="text1"/>
              </w:rPr>
              <w:t xml:space="preserve">default_hugepagesz=1GB hugepagesz=1G hugepages=30 iommu=pt intel_iommu=on pci=realloc transparent_hugepages=never isolcpus=0-16 rcu_nocbs=0-16 nohz=on nohz_full=0-16 numa_balancing=disable </w:t>
            </w:r>
          </w:p>
          <w:p w14:paraId="44AFAE8D" w14:textId="1774C35F" w:rsidR="007E0AAB" w:rsidRPr="00101A82" w:rsidRDefault="0088588F" w:rsidP="0088588F">
            <w:pPr>
              <w:jc w:val="left"/>
              <w:cnfStyle w:val="000000000000" w:firstRow="0" w:lastRow="0" w:firstColumn="0" w:lastColumn="0" w:oddVBand="0" w:evenVBand="0" w:oddHBand="0" w:evenHBand="0" w:firstRowFirstColumn="0" w:firstRowLastColumn="0" w:lastRowFirstColumn="0" w:lastRowLastColumn="0"/>
              <w:rPr>
                <w:rFonts w:cs="Arial"/>
                <w:color w:val="000000" w:themeColor="text1"/>
                <w:szCs w:val="20"/>
              </w:rPr>
            </w:pPr>
            <w:r w:rsidRPr="0088588F">
              <w:rPr>
                <w:color w:val="000000" w:themeColor="text1"/>
              </w:rPr>
              <w:t>nmi_watchdog=1 audit=0 nosoftlockup hpet=disable tsc=reliable selinux=0</w:t>
            </w:r>
          </w:p>
        </w:tc>
      </w:tr>
      <w:bookmarkEnd w:id="115"/>
      <w:tr w:rsidR="007E0AAB" w14:paraId="611866BF" w14:textId="77777777" w:rsidTr="0009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14BA9C32" w14:textId="4B5A4A12" w:rsidR="007E0AAB" w:rsidRPr="00D61319" w:rsidRDefault="007E0AAB" w:rsidP="007E0AAB">
            <w:pPr>
              <w:rPr>
                <w:color w:val="000000" w:themeColor="text1"/>
              </w:rPr>
            </w:pPr>
            <w:r w:rsidRPr="00F8478E">
              <w:rPr>
                <w:color w:val="000000" w:themeColor="text1"/>
              </w:rPr>
              <w:lastRenderedPageBreak/>
              <w:t>DPDK Version</w:t>
            </w:r>
          </w:p>
        </w:tc>
        <w:tc>
          <w:tcPr>
            <w:tcW w:w="7110" w:type="dxa"/>
            <w:tcMar>
              <w:left w:w="115" w:type="dxa"/>
              <w:right w:w="115" w:type="dxa"/>
            </w:tcMar>
            <w:vAlign w:val="center"/>
          </w:tcPr>
          <w:p w14:paraId="5606E1FC" w14:textId="26A33AF6" w:rsidR="007E0AAB" w:rsidRPr="00DF2581" w:rsidRDefault="007F273B" w:rsidP="007E0AAB">
            <w:pPr>
              <w:cnfStyle w:val="000000100000" w:firstRow="0" w:lastRow="0" w:firstColumn="0" w:lastColumn="0" w:oddVBand="0" w:evenVBand="0" w:oddHBand="1" w:evenHBand="0" w:firstRowFirstColumn="0" w:firstRowLastColumn="0" w:lastRowFirstColumn="0" w:lastRowLastColumn="0"/>
              <w:rPr>
                <w:color w:val="000000" w:themeColor="text1"/>
              </w:rPr>
            </w:pPr>
            <w:ins w:id="116" w:author="Author">
              <w:r>
                <w:rPr>
                  <w:color w:val="000000" w:themeColor="text1"/>
                </w:rPr>
                <w:t>22</w:t>
              </w:r>
            </w:ins>
            <w:del w:id="117" w:author="Author">
              <w:r w:rsidR="007E0AAB" w:rsidRPr="00E540D1" w:rsidDel="007F273B">
                <w:rPr>
                  <w:color w:val="000000" w:themeColor="text1"/>
                </w:rPr>
                <w:delText>1</w:delText>
              </w:r>
              <w:r w:rsidR="00042DF9" w:rsidDel="007F273B">
                <w:rPr>
                  <w:color w:val="000000" w:themeColor="text1"/>
                </w:rPr>
                <w:delText>9</w:delText>
              </w:r>
            </w:del>
            <w:r w:rsidR="007E0AAB" w:rsidRPr="00E540D1">
              <w:rPr>
                <w:color w:val="000000" w:themeColor="text1"/>
              </w:rPr>
              <w:t>.11</w:t>
            </w:r>
          </w:p>
        </w:tc>
      </w:tr>
      <w:tr w:rsidR="007E0AAB" w14:paraId="6A0A115E" w14:textId="77777777" w:rsidTr="00096EAB">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6C82B81A" w14:textId="13192893" w:rsidR="007E0AAB" w:rsidRPr="00101A82" w:rsidRDefault="007E0AAB" w:rsidP="007E0AAB">
            <w:pPr>
              <w:rPr>
                <w:rFonts w:cs="Arial"/>
                <w:color w:val="000000" w:themeColor="text1"/>
                <w:szCs w:val="20"/>
              </w:rPr>
            </w:pPr>
            <w:r>
              <w:rPr>
                <w:color w:val="000000" w:themeColor="text1"/>
              </w:rPr>
              <w:t>Performance setting</w:t>
            </w:r>
          </w:p>
        </w:tc>
        <w:tc>
          <w:tcPr>
            <w:tcW w:w="7110" w:type="dxa"/>
            <w:tcMar>
              <w:left w:w="115" w:type="dxa"/>
              <w:right w:w="115" w:type="dxa"/>
            </w:tcMar>
            <w:vAlign w:val="center"/>
          </w:tcPr>
          <w:p w14:paraId="0AB2E0C1" w14:textId="77777777" w:rsidR="007E0AAB" w:rsidRPr="00937DCB" w:rsidRDefault="007E0AAB" w:rsidP="007E0AAB">
            <w:pPr>
              <w:cnfStyle w:val="000000000000" w:firstRow="0" w:lastRow="0" w:firstColumn="0" w:lastColumn="0" w:oddVBand="0" w:evenVBand="0" w:oddHBand="0" w:evenHBand="0" w:firstRowFirstColumn="0" w:firstRowLastColumn="0" w:lastRowFirstColumn="0" w:lastRowLastColumn="0"/>
              <w:rPr>
                <w:color w:val="000000" w:themeColor="text1"/>
              </w:rPr>
            </w:pPr>
            <w:r w:rsidRPr="00937DCB">
              <w:rPr>
                <w:color w:val="000000" w:themeColor="text1"/>
              </w:rPr>
              <w:t>Disable iptables/ip6tables service</w:t>
            </w:r>
          </w:p>
          <w:p w14:paraId="0B65073C" w14:textId="77777777" w:rsidR="007E0AAB" w:rsidRPr="00937DCB" w:rsidRDefault="007E0AAB" w:rsidP="007E0AAB">
            <w:pPr>
              <w:cnfStyle w:val="000000000000" w:firstRow="0" w:lastRow="0" w:firstColumn="0" w:lastColumn="0" w:oddVBand="0" w:evenVBand="0" w:oddHBand="0" w:evenHBand="0" w:firstRowFirstColumn="0" w:firstRowLastColumn="0" w:lastRowFirstColumn="0" w:lastRowLastColumn="0"/>
              <w:rPr>
                <w:color w:val="000000" w:themeColor="text1"/>
              </w:rPr>
            </w:pPr>
            <w:r w:rsidRPr="00937DCB">
              <w:rPr>
                <w:color w:val="000000" w:themeColor="text1"/>
              </w:rPr>
              <w:t>Disable irqbalance service</w:t>
            </w:r>
          </w:p>
          <w:p w14:paraId="3DD34856" w14:textId="77777777" w:rsidR="007E0AAB" w:rsidRDefault="007E0AAB" w:rsidP="007E0AAB">
            <w:pPr>
              <w:cnfStyle w:val="000000000000" w:firstRow="0" w:lastRow="0" w:firstColumn="0" w:lastColumn="0" w:oddVBand="0" w:evenVBand="0" w:oddHBand="0" w:evenHBand="0" w:firstRowFirstColumn="0" w:firstRowLastColumn="0" w:lastRowFirstColumn="0" w:lastRowLastColumn="0"/>
              <w:rPr>
                <w:color w:val="000000" w:themeColor="text1"/>
              </w:rPr>
            </w:pPr>
            <w:r w:rsidRPr="00937DCB">
              <w:rPr>
                <w:color w:val="000000" w:themeColor="text1"/>
              </w:rPr>
              <w:t>Disable cpuspeed service</w:t>
            </w:r>
          </w:p>
          <w:p w14:paraId="6DDD9E2D" w14:textId="6D8AE647" w:rsidR="007E0AAB" w:rsidRPr="00101A82" w:rsidRDefault="007E0AAB" w:rsidP="007E0AAB">
            <w:pPr>
              <w:cnfStyle w:val="000000000000" w:firstRow="0" w:lastRow="0" w:firstColumn="0" w:lastColumn="0" w:oddVBand="0" w:evenVBand="0" w:oddHBand="0" w:evenHBand="0" w:firstRowFirstColumn="0" w:firstRowLastColumn="0" w:lastRowFirstColumn="0" w:lastRowLastColumn="0"/>
              <w:rPr>
                <w:rFonts w:cs="Arial"/>
                <w:color w:val="000000" w:themeColor="text1"/>
                <w:szCs w:val="20"/>
              </w:rPr>
            </w:pPr>
            <w:r w:rsidRPr="005D4EAF">
              <w:rPr>
                <w:color w:val="000000" w:themeColor="text1"/>
              </w:rPr>
              <w:t>Point</w:t>
            </w:r>
            <w:r w:rsidRPr="00937DCB">
              <w:rPr>
                <w:color w:val="000000" w:themeColor="text1"/>
              </w:rPr>
              <w:t xml:space="preserve"> scaling-governor to performance</w:t>
            </w:r>
          </w:p>
        </w:tc>
      </w:tr>
    </w:tbl>
    <w:p w14:paraId="0E4DC68A" w14:textId="3DD82E43" w:rsidR="00DA356B" w:rsidRDefault="00DA356B" w:rsidP="00CB4850">
      <w:pPr>
        <w:pStyle w:val="Caption"/>
        <w:jc w:val="center"/>
      </w:pPr>
      <w:bookmarkStart w:id="118" w:name="_Ref522630663"/>
      <w:bookmarkStart w:id="119" w:name="_Toc519603413"/>
      <w:r w:rsidRPr="00453431">
        <w:t xml:space="preserve">Table </w:t>
      </w:r>
      <w:r w:rsidR="007F09DF">
        <w:fldChar w:fldCharType="begin"/>
      </w:r>
      <w:r w:rsidR="007F09DF">
        <w:instrText xml:space="preserve"> SEQ Table \* ARABIC </w:instrText>
      </w:r>
      <w:r w:rsidR="007F09DF">
        <w:fldChar w:fldCharType="separate"/>
      </w:r>
      <w:ins w:id="120" w:author="Author">
        <w:r w:rsidR="005C3FF7">
          <w:rPr>
            <w:noProof/>
          </w:rPr>
          <w:t>2</w:t>
        </w:r>
        <w:del w:id="121" w:author="Author">
          <w:r w:rsidR="007F273B" w:rsidDel="005C3FF7">
            <w:rPr>
              <w:noProof/>
            </w:rPr>
            <w:delText>2</w:delText>
          </w:r>
        </w:del>
      </w:ins>
      <w:del w:id="122" w:author="Author">
        <w:r w:rsidR="006574E7" w:rsidDel="005C3FF7">
          <w:rPr>
            <w:noProof/>
          </w:rPr>
          <w:delText>1</w:delText>
        </w:r>
      </w:del>
      <w:r w:rsidR="007F09DF">
        <w:fldChar w:fldCharType="end"/>
      </w:r>
      <w:bookmarkEnd w:id="118"/>
      <w:r w:rsidRPr="00453431">
        <w:t xml:space="preserve">: </w:t>
      </w:r>
      <w:bookmarkEnd w:id="119"/>
      <w:r w:rsidR="00E229B4">
        <w:t xml:space="preserve">Performance </w:t>
      </w:r>
      <w:r>
        <w:t>System Setting</w:t>
      </w:r>
      <w:r w:rsidR="00E229B4">
        <w:t>s</w:t>
      </w:r>
      <w:ins w:id="123" w:author="Author">
        <w:r w:rsidR="007F273B">
          <w:t xml:space="preserve"> for Intel Setup</w:t>
        </w:r>
      </w:ins>
    </w:p>
    <w:p w14:paraId="7AE263D3" w14:textId="21C38275" w:rsidR="00DA356B" w:rsidDel="007F273B" w:rsidRDefault="00DA356B" w:rsidP="00DA356B">
      <w:pPr>
        <w:rPr>
          <w:moveFrom w:id="124" w:author="Author"/>
          <w:i/>
        </w:rPr>
      </w:pPr>
      <w:moveFromRangeStart w:id="125" w:author="Author" w:name="move127883409"/>
      <w:moveFrom w:id="126" w:author="Author">
        <w:r w:rsidRPr="00E229B4" w:rsidDel="007F273B">
          <w:rPr>
            <w:i/>
          </w:rPr>
          <w:t>There could be some variation in performance with other systems based on system settings.</w:t>
        </w:r>
      </w:moveFrom>
    </w:p>
    <w:moveFromRangeEnd w:id="125"/>
    <w:p w14:paraId="6345DF88" w14:textId="3E951B2A" w:rsidR="00086472" w:rsidRDefault="00086472" w:rsidP="00DA356B">
      <w:pPr>
        <w:rPr>
          <w:i/>
        </w:rPr>
      </w:pPr>
    </w:p>
    <w:p w14:paraId="2056BE45" w14:textId="0EB96166" w:rsidR="00D46B6F" w:rsidDel="007F273B" w:rsidRDefault="00D46B6F" w:rsidP="0028223E">
      <w:pPr>
        <w:pStyle w:val="Caption"/>
        <w:keepNext/>
        <w:rPr>
          <w:del w:id="127" w:author="Author"/>
        </w:rPr>
      </w:pPr>
      <w:del w:id="128" w:author="Author">
        <w:r w:rsidRPr="00453431" w:rsidDel="007F273B">
          <w:delText xml:space="preserve">Table </w:delText>
        </w:r>
        <w:r w:rsidDel="007F273B">
          <w:fldChar w:fldCharType="begin"/>
        </w:r>
        <w:r w:rsidDel="007F273B">
          <w:delInstrText xml:space="preserve"> SEQ Table \* ARABIC </w:delInstrText>
        </w:r>
        <w:r w:rsidDel="007F273B">
          <w:fldChar w:fldCharType="separate"/>
        </w:r>
        <w:r w:rsidR="009D0B0A" w:rsidDel="007F273B">
          <w:rPr>
            <w:noProof/>
          </w:rPr>
          <w:delText>2</w:delText>
        </w:r>
        <w:r w:rsidDel="007F273B">
          <w:fldChar w:fldCharType="end"/>
        </w:r>
        <w:r w:rsidRPr="00453431" w:rsidDel="007F273B">
          <w:delText xml:space="preserve">: </w:delText>
        </w:r>
        <w:r w:rsidDel="007F273B">
          <w:delText>Performance System Settings</w:delText>
        </w:r>
      </w:del>
    </w:p>
    <w:p w14:paraId="3ACE16E9" w14:textId="0D067972" w:rsidR="00D46B6F" w:rsidRDefault="00D46B6F" w:rsidP="00D46B6F">
      <w:pPr>
        <w:rPr>
          <w:i/>
        </w:rPr>
      </w:pPr>
      <w:r w:rsidRPr="00E229B4">
        <w:rPr>
          <w:i/>
        </w:rPr>
        <w:t xml:space="preserve">There could be some variation in performance with other </w:t>
      </w:r>
      <w:ins w:id="129" w:author="Author">
        <w:r w:rsidR="00107CBB">
          <w:rPr>
            <w:i/>
          </w:rPr>
          <w:t xml:space="preserve">Intel </w:t>
        </w:r>
      </w:ins>
      <w:del w:id="130" w:author="Author">
        <w:r w:rsidRPr="00E229B4" w:rsidDel="00107CBB">
          <w:rPr>
            <w:i/>
          </w:rPr>
          <w:delText xml:space="preserve">systems </w:delText>
        </w:r>
      </w:del>
      <w:ins w:id="131" w:author="Author">
        <w:r w:rsidR="00107CBB">
          <w:rPr>
            <w:i/>
          </w:rPr>
          <w:t>setups</w:t>
        </w:r>
        <w:r w:rsidR="00107CBB" w:rsidRPr="00E229B4">
          <w:rPr>
            <w:i/>
          </w:rPr>
          <w:t xml:space="preserve"> </w:t>
        </w:r>
      </w:ins>
      <w:r w:rsidRPr="00E229B4">
        <w:rPr>
          <w:i/>
        </w:rPr>
        <w:t>based on system settings.</w:t>
      </w:r>
    </w:p>
    <w:p w14:paraId="793FFAB0" w14:textId="12C6EB05" w:rsidR="009C2C07" w:rsidRDefault="009C2C07" w:rsidP="00DA356B">
      <w:pPr>
        <w:rPr>
          <w:i/>
        </w:rPr>
      </w:pPr>
    </w:p>
    <w:p w14:paraId="7432E180" w14:textId="0754F4DC" w:rsidR="009C2C07" w:rsidRDefault="009C2C07" w:rsidP="00DA356B">
      <w:pPr>
        <w:rPr>
          <w:i/>
        </w:rPr>
      </w:pPr>
    </w:p>
    <w:p w14:paraId="614246B4" w14:textId="774CE76C" w:rsidR="009C2C07" w:rsidRDefault="009C2C07" w:rsidP="00DA356B">
      <w:pPr>
        <w:rPr>
          <w:ins w:id="132" w:author="Author"/>
          <w:i/>
        </w:rPr>
      </w:pPr>
    </w:p>
    <w:p w14:paraId="5C571723" w14:textId="7C3A956A" w:rsidR="00016140" w:rsidRDefault="00016140" w:rsidP="00DA356B">
      <w:pPr>
        <w:rPr>
          <w:ins w:id="133" w:author="Author"/>
          <w:i/>
        </w:rPr>
      </w:pPr>
    </w:p>
    <w:p w14:paraId="6E82EE81" w14:textId="6025E5DE" w:rsidR="00016140" w:rsidRDefault="00016140" w:rsidP="00DA356B">
      <w:pPr>
        <w:rPr>
          <w:ins w:id="134" w:author="Author"/>
          <w:i/>
        </w:rPr>
      </w:pPr>
    </w:p>
    <w:p w14:paraId="28F04ED1" w14:textId="77777777" w:rsidR="00016140" w:rsidRDefault="00016140" w:rsidP="00DA356B">
      <w:pPr>
        <w:rPr>
          <w:i/>
        </w:rPr>
      </w:pPr>
    </w:p>
    <w:p w14:paraId="4247F353" w14:textId="76C15F98" w:rsidR="00086472" w:rsidDel="00331D37" w:rsidRDefault="00086472" w:rsidP="00086472">
      <w:pPr>
        <w:rPr>
          <w:del w:id="135" w:author="Author"/>
        </w:rPr>
      </w:pPr>
      <w:r>
        <w:t>Following are the additional DPDK Perf</w:t>
      </w:r>
      <w:r w:rsidR="00DA7DEC">
        <w:t>ormance</w:t>
      </w:r>
      <w:r>
        <w:t xml:space="preserve"> tuning settings </w:t>
      </w:r>
      <w:r w:rsidR="00494700">
        <w:t>that could be used.</w:t>
      </w:r>
    </w:p>
    <w:p w14:paraId="737D5030" w14:textId="77777777" w:rsidR="00331D37" w:rsidRDefault="00331D37" w:rsidP="00086472">
      <w:pPr>
        <w:rPr>
          <w:ins w:id="136" w:author="Author"/>
          <w:rFonts w:ascii="Calibri" w:hAnsi="Calibri"/>
          <w:szCs w:val="22"/>
        </w:rPr>
      </w:pPr>
    </w:p>
    <w:p w14:paraId="5D4E7E8F" w14:textId="77777777" w:rsidR="00086472" w:rsidRDefault="00086472" w:rsidP="00086472"/>
    <w:p w14:paraId="275A11C3" w14:textId="0884D793" w:rsidR="00086472" w:rsidRDefault="00086472" w:rsidP="001B3019">
      <w:pPr>
        <w:pStyle w:val="Heading5"/>
      </w:pPr>
      <w:r>
        <w:t>PCIe MRRS</w:t>
      </w:r>
    </w:p>
    <w:p w14:paraId="45682933" w14:textId="77777777" w:rsidR="00086472" w:rsidRDefault="00086472" w:rsidP="00086472"/>
    <w:p w14:paraId="4C104928" w14:textId="25D234CC" w:rsidR="00086472" w:rsidRDefault="00086472" w:rsidP="00086472">
      <w:r>
        <w:t>Performance System Settings listed i</w:t>
      </w:r>
      <w:r w:rsidR="004C7C75">
        <w:t xml:space="preserve">n Table 1 uses PCIe MRRS (Max Read </w:t>
      </w:r>
      <w:r>
        <w:t>Req</w:t>
      </w:r>
      <w:r w:rsidR="004C7C75">
        <w:t>uest</w:t>
      </w:r>
      <w:r>
        <w:t>) of 512, with which all performance data has been collected.</w:t>
      </w:r>
      <w:r w:rsidR="00494700">
        <w:t xml:space="preserve"> </w:t>
      </w:r>
      <w:r>
        <w:t>However, depending on the system in use (motherboard, PCIe root ports and its capability, etc.), system specific tuning might be needed.</w:t>
      </w:r>
      <w:r w:rsidR="00494700">
        <w:t xml:space="preserve"> </w:t>
      </w:r>
      <w:r w:rsidR="001B3019">
        <w:t>For example,</w:t>
      </w:r>
      <w:r>
        <w:t xml:space="preserve"> if line-rate is not observed for packet size 4K on a </w:t>
      </w:r>
      <w:r w:rsidR="00494700">
        <w:t>system</w:t>
      </w:r>
      <w:r>
        <w:t xml:space="preserve"> then, PCIe MRRS could be tuned to 2048</w:t>
      </w:r>
      <w:r w:rsidR="00494700">
        <w:t>.</w:t>
      </w:r>
    </w:p>
    <w:p w14:paraId="27D371E7" w14:textId="77777777" w:rsidR="00086472" w:rsidRDefault="00086472" w:rsidP="00086472"/>
    <w:p w14:paraId="75C573BF" w14:textId="032AA94B" w:rsidR="00086472" w:rsidRDefault="00086472" w:rsidP="001B3019">
      <w:pPr>
        <w:pStyle w:val="Heading5"/>
      </w:pPr>
      <w:r>
        <w:t>CPU isolation and additional kernel settings</w:t>
      </w:r>
    </w:p>
    <w:p w14:paraId="32F65582" w14:textId="77777777" w:rsidR="00086472" w:rsidRDefault="00086472" w:rsidP="00086472"/>
    <w:p w14:paraId="2F3B1E17" w14:textId="3AD7794C" w:rsidR="00086472" w:rsidRDefault="00086472" w:rsidP="00086472">
      <w:r>
        <w:t>If the system in use runs additional apps then, it</w:t>
      </w:r>
      <w:r w:rsidR="00494700">
        <w:t xml:space="preserve"> i</w:t>
      </w:r>
      <w:r>
        <w:t xml:space="preserve">s always good to set aside </w:t>
      </w:r>
      <w:r w:rsidR="00494700">
        <w:t>CPU</w:t>
      </w:r>
      <w:r>
        <w:t xml:space="preserve"> cores for dpdk workload.</w:t>
      </w:r>
    </w:p>
    <w:p w14:paraId="09FE253C" w14:textId="0BF0B9D1" w:rsidR="00086472" w:rsidRDefault="00086472" w:rsidP="00086472">
      <w:r>
        <w:t>Below additional kernel command-line parameters could be added to GRUB boot settings:</w:t>
      </w:r>
    </w:p>
    <w:p w14:paraId="75E73035" w14:textId="77777777" w:rsidR="00086472" w:rsidRDefault="00086472" w:rsidP="00086472"/>
    <w:p w14:paraId="1BFF1380" w14:textId="24D85749" w:rsidR="00086472" w:rsidRPr="004C7C75" w:rsidRDefault="00086472" w:rsidP="00086472">
      <w:pPr>
        <w:rPr>
          <w:rFonts w:ascii="Courier New" w:hAnsi="Courier New" w:cs="Courier New"/>
        </w:rPr>
      </w:pPr>
      <w:r w:rsidRPr="004C7C75">
        <w:rPr>
          <w:rFonts w:ascii="Courier New" w:hAnsi="Courier New" w:cs="Courier New"/>
        </w:rPr>
        <w:t>isolcpus=1-&lt;n&gt; nohz_full=1-&lt;n&gt; rcu_nocbs=1-&lt;n&gt;</w:t>
      </w:r>
    </w:p>
    <w:p w14:paraId="2D6DEE7B" w14:textId="77777777" w:rsidR="00086472" w:rsidRDefault="00086472" w:rsidP="00086472"/>
    <w:p w14:paraId="6D62B468" w14:textId="09343336" w:rsidR="00086472" w:rsidRDefault="00086472" w:rsidP="00086472">
      <w:r>
        <w:t>where:</w:t>
      </w:r>
    </w:p>
    <w:p w14:paraId="7EAFDDCF" w14:textId="19B31C02" w:rsidR="00086472" w:rsidRDefault="00086472" w:rsidP="00086472">
      <w:r w:rsidRPr="005B79B4">
        <w:rPr>
          <w:rFonts w:ascii="Courier New" w:hAnsi="Courier New" w:cs="Courier New"/>
        </w:rPr>
        <w:t>isolcpus</w:t>
      </w:r>
      <w:r>
        <w:t xml:space="preserve"> isolates cpus 1 to &lt;n&gt; from kernel scheduling so that they are set aside for dedicated tasks like dpdk.</w:t>
      </w:r>
    </w:p>
    <w:p w14:paraId="3BDD3AEC" w14:textId="2CC999A8" w:rsidR="00086472" w:rsidRDefault="00086472" w:rsidP="00086472">
      <w:r w:rsidRPr="005B79B4">
        <w:rPr>
          <w:rFonts w:ascii="Courier New" w:hAnsi="Courier New" w:cs="Courier New"/>
        </w:rPr>
        <w:t>nohz_full</w:t>
      </w:r>
      <w:r>
        <w:t xml:space="preserve"> will put cpus 1 to &lt;n&gt; in adaptive-ticks mode so as not to interrupt them with scheduling-clock interrupts.</w:t>
      </w:r>
    </w:p>
    <w:p w14:paraId="312A38CA" w14:textId="402F9914" w:rsidR="00086472" w:rsidRDefault="00086472" w:rsidP="00086472">
      <w:r w:rsidRPr="005B79B4">
        <w:rPr>
          <w:rFonts w:ascii="Courier New" w:hAnsi="Courier New" w:cs="Courier New"/>
        </w:rPr>
        <w:t>rcu_nocbs</w:t>
      </w:r>
      <w:r>
        <w:t xml:space="preserve"> will fence off cpus 1 to &lt;n&gt; from random interruptions of softirq RCU callbacks.</w:t>
      </w:r>
    </w:p>
    <w:p w14:paraId="3BD17B0B" w14:textId="77777777" w:rsidR="00086472" w:rsidRDefault="00086472" w:rsidP="00086472"/>
    <w:p w14:paraId="6E6A30C8" w14:textId="6A833484" w:rsidR="00086472" w:rsidRDefault="00086472" w:rsidP="00086472">
      <w:r>
        <w:t xml:space="preserve">Now, use from these CPUs 1 to &lt;n&gt; in </w:t>
      </w:r>
      <w:r w:rsidR="004A0B90">
        <w:t>DPDK</w:t>
      </w:r>
      <w:r>
        <w:t xml:space="preserve"> testpmd, pktgen command-lines to make sure that the </w:t>
      </w:r>
      <w:r w:rsidR="00BF1DAB">
        <w:t>DPDK</w:t>
      </w:r>
      <w:r>
        <w:t xml:space="preserve"> apps use these dedi</w:t>
      </w:r>
      <w:r w:rsidR="00494700">
        <w:t>c</w:t>
      </w:r>
      <w:r>
        <w:t>ated CPUs.</w:t>
      </w:r>
    </w:p>
    <w:p w14:paraId="7ADE560C" w14:textId="77777777" w:rsidR="00086472" w:rsidRDefault="00086472" w:rsidP="00086472"/>
    <w:p w14:paraId="3E98120E" w14:textId="77777777" w:rsidR="00086472" w:rsidRDefault="00086472" w:rsidP="00086472"/>
    <w:p w14:paraId="6AF97B20" w14:textId="29E37B0F" w:rsidR="00086472" w:rsidRDefault="00086472" w:rsidP="001B3019">
      <w:pPr>
        <w:pStyle w:val="Heading5"/>
      </w:pPr>
      <w:r>
        <w:t>Disable CPU power s</w:t>
      </w:r>
      <w:r w:rsidR="001B3019">
        <w:t>avings from kernel command-line</w:t>
      </w:r>
    </w:p>
    <w:p w14:paraId="7FF564DF" w14:textId="77777777" w:rsidR="00086472" w:rsidRDefault="00086472" w:rsidP="00086472"/>
    <w:p w14:paraId="1ADB0F2E" w14:textId="78060483" w:rsidR="00086472" w:rsidRDefault="00086472" w:rsidP="00086472">
      <w:r>
        <w:t>Sometimes, disabling CPU power savings from BIOS alone may not always make the CPU(s) run on full horse-power.</w:t>
      </w:r>
      <w:r w:rsidR="00494700">
        <w:t xml:space="preserve"> </w:t>
      </w:r>
      <w:r>
        <w:t>As an additional confirmation, disable power savings from kernel command-line too</w:t>
      </w:r>
    </w:p>
    <w:p w14:paraId="15A4C45D" w14:textId="77777777" w:rsidR="004C7C75" w:rsidRDefault="004C7C75" w:rsidP="00086472"/>
    <w:p w14:paraId="5F716CF4" w14:textId="0C403102" w:rsidR="00086472" w:rsidRPr="004C7C75" w:rsidRDefault="00086472" w:rsidP="00086472">
      <w:pPr>
        <w:rPr>
          <w:rFonts w:ascii="Courier New" w:hAnsi="Courier New" w:cs="Courier New"/>
        </w:rPr>
      </w:pPr>
      <w:r w:rsidRPr="004C7C75">
        <w:rPr>
          <w:rFonts w:ascii="Courier New" w:hAnsi="Courier New" w:cs="Courier New"/>
        </w:rPr>
        <w:t>processor.max_cstate=0 intel_idle.max_cstate=0 intel_pstate=disable</w:t>
      </w:r>
    </w:p>
    <w:p w14:paraId="1769B6E1" w14:textId="77777777" w:rsidR="00086472" w:rsidRDefault="00086472" w:rsidP="00086472"/>
    <w:p w14:paraId="15A4FAFE" w14:textId="6A1AC438" w:rsidR="00086472" w:rsidRDefault="00086472" w:rsidP="00086472">
      <w:r>
        <w:lastRenderedPageBreak/>
        <w:t xml:space="preserve">Above will disable power savings on CPUs </w:t>
      </w:r>
      <w:r w:rsidR="00494700">
        <w:t>and</w:t>
      </w:r>
      <w:r>
        <w:t xml:space="preserve"> disable intel_idle as well as intel_pstate cpu frequency scaling driver.</w:t>
      </w:r>
      <w:r w:rsidR="00494700">
        <w:t xml:space="preserve"> </w:t>
      </w:r>
      <w:r>
        <w:t>Further, always double-confirm from '</w:t>
      </w:r>
      <w:r w:rsidRPr="00782FD5">
        <w:rPr>
          <w:rFonts w:ascii="Courier New" w:hAnsi="Courier New" w:cs="Courier New"/>
        </w:rPr>
        <w:t>cat /proc/cpuinfo | grep -i Mhz</w:t>
      </w:r>
      <w:r>
        <w:t>' output that all the intended CPUs are operating at max speed.</w:t>
      </w:r>
    </w:p>
    <w:p w14:paraId="581987BD" w14:textId="77777777" w:rsidR="00086472" w:rsidRDefault="00086472" w:rsidP="00086472"/>
    <w:p w14:paraId="66793C98" w14:textId="5B6525E9" w:rsidR="00086472" w:rsidRPr="001B3019" w:rsidRDefault="00086472" w:rsidP="001B3019">
      <w:pPr>
        <w:pStyle w:val="Heading5"/>
      </w:pPr>
      <w:r w:rsidRPr="001B3019">
        <w:rPr>
          <w:u w:val="single"/>
        </w:rPr>
        <w:t>NOTE</w:t>
      </w:r>
      <w:r w:rsidRPr="001B3019">
        <w:t>:</w:t>
      </w:r>
    </w:p>
    <w:p w14:paraId="7C2EC0F0" w14:textId="6760DF1D" w:rsidR="00086472" w:rsidRDefault="00086472" w:rsidP="00086472">
      <w:r>
        <w:t>1. Above tuning parameters may not always be needed. And one should be thoroughly aware about the system in use, and the</w:t>
      </w:r>
      <w:r w:rsidR="00494700">
        <w:t xml:space="preserve"> </w:t>
      </w:r>
      <w:r>
        <w:t>kind of apps/workload running on the system before applying any of these parameters.</w:t>
      </w:r>
    </w:p>
    <w:p w14:paraId="0158534B" w14:textId="6176F9C8" w:rsidR="00086472" w:rsidRDefault="00086472" w:rsidP="00086472">
      <w:r>
        <w:t>2. Some parameters are specific to Intel x86-64 and may not work for ARM, PPC or AMD based systems. Always consult</w:t>
      </w:r>
      <w:r w:rsidR="00494700">
        <w:t xml:space="preserve"> </w:t>
      </w:r>
      <w:r>
        <w:t xml:space="preserve">respective CPU’s manual and related </w:t>
      </w:r>
      <w:r w:rsidR="001B3019">
        <w:t>L</w:t>
      </w:r>
      <w:r>
        <w:t>inux parameters for the same.</w:t>
      </w:r>
    </w:p>
    <w:p w14:paraId="34801C25" w14:textId="2A7B90B3" w:rsidR="00086472" w:rsidRDefault="00086472" w:rsidP="00086472">
      <w:r>
        <w:t>3. These parameters were NOT used for the performance numbers published in this guide.</w:t>
      </w:r>
    </w:p>
    <w:p w14:paraId="616AF898" w14:textId="77777777" w:rsidR="001B3019" w:rsidRDefault="001B3019" w:rsidP="00086472"/>
    <w:p w14:paraId="5A1C9F25" w14:textId="5A6B3951" w:rsidR="00DA356B" w:rsidRDefault="00DA356B" w:rsidP="001B7CF8">
      <w:pPr>
        <w:pStyle w:val="Heading2"/>
        <w:rPr>
          <w:rFonts w:eastAsia="Times New Roman"/>
        </w:rPr>
      </w:pPr>
      <w:r>
        <w:rPr>
          <w:rFonts w:eastAsia="Times New Roman"/>
        </w:rPr>
        <w:t>lspci output</w:t>
      </w:r>
    </w:p>
    <w:p w14:paraId="17123446" w14:textId="7AAC51A6" w:rsidR="00DA356B" w:rsidRPr="00E7233D" w:rsidRDefault="00F73BAE" w:rsidP="00A9524C">
      <w:r>
        <w:fldChar w:fldCharType="begin"/>
      </w:r>
      <w:r>
        <w:instrText xml:space="preserve"> REF _Ref531691612 \h </w:instrText>
      </w:r>
      <w:r>
        <w:fldChar w:fldCharType="separate"/>
      </w:r>
      <w:r w:rsidR="007E3E16">
        <w:t xml:space="preserve">Figure </w:t>
      </w:r>
      <w:r w:rsidR="007E3E16">
        <w:rPr>
          <w:noProof/>
        </w:rPr>
        <w:t>2</w:t>
      </w:r>
      <w:r>
        <w:fldChar w:fldCharType="end"/>
      </w:r>
      <w:r>
        <w:t xml:space="preserve"> </w:t>
      </w:r>
      <w:r w:rsidR="00DA356B" w:rsidRPr="00E7233D">
        <w:t xml:space="preserve">depicts </w:t>
      </w:r>
      <w:r w:rsidR="00486E55">
        <w:t>sample</w:t>
      </w:r>
      <w:r w:rsidR="00DA356B" w:rsidRPr="00E7233D">
        <w:t xml:space="preserve"> </w:t>
      </w:r>
      <w:proofErr w:type="spellStart"/>
      <w:r w:rsidR="00DA356B" w:rsidRPr="00E7233D">
        <w:t>lspci</w:t>
      </w:r>
      <w:proofErr w:type="spellEnd"/>
      <w:r w:rsidR="00DA356B" w:rsidRPr="00E7233D">
        <w:t xml:space="preserve"> output of the PCIe function under test.</w:t>
      </w:r>
    </w:p>
    <w:p w14:paraId="306C0F23" w14:textId="77777777" w:rsidR="00DA356B" w:rsidRDefault="00DA356B" w:rsidP="00DA356B"/>
    <w:p w14:paraId="7E3437F2" w14:textId="576B5220" w:rsidR="00406093" w:rsidRDefault="00887FAD" w:rsidP="00406093">
      <w:pPr>
        <w:keepNext/>
        <w:jc w:val="center"/>
      </w:pPr>
      <w:r>
        <w:rPr>
          <w:noProof/>
        </w:rPr>
        <w:drawing>
          <wp:inline distT="0" distB="0" distL="0" distR="0" wp14:anchorId="3DB7DA35" wp14:editId="711540FE">
            <wp:extent cx="5943600" cy="4175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75760"/>
                    </a:xfrm>
                    <a:prstGeom prst="rect">
                      <a:avLst/>
                    </a:prstGeom>
                    <a:noFill/>
                    <a:ln>
                      <a:noFill/>
                    </a:ln>
                  </pic:spPr>
                </pic:pic>
              </a:graphicData>
            </a:graphic>
          </wp:inline>
        </w:drawing>
      </w:r>
    </w:p>
    <w:p w14:paraId="1C0A6574" w14:textId="48D4384E" w:rsidR="00DA356B" w:rsidRPr="002B19E4" w:rsidRDefault="00406093" w:rsidP="00A9524C">
      <w:pPr>
        <w:pStyle w:val="Caption"/>
        <w:jc w:val="center"/>
      </w:pPr>
      <w:bookmarkStart w:id="137" w:name="_Ref531691612"/>
      <w:r>
        <w:t xml:space="preserve">Figure </w:t>
      </w:r>
      <w:r>
        <w:fldChar w:fldCharType="begin"/>
      </w:r>
      <w:r>
        <w:instrText xml:space="preserve"> SEQ Figure \* ARABIC </w:instrText>
      </w:r>
      <w:r>
        <w:fldChar w:fldCharType="separate"/>
      </w:r>
      <w:r w:rsidR="005C3FF7">
        <w:rPr>
          <w:noProof/>
        </w:rPr>
        <w:t>2</w:t>
      </w:r>
      <w:r>
        <w:fldChar w:fldCharType="end"/>
      </w:r>
      <w:bookmarkEnd w:id="137"/>
      <w:r w:rsidR="00DA356B">
        <w:t>: lspci output of the PCIe function being tested</w:t>
      </w:r>
    </w:p>
    <w:p w14:paraId="3C2AF358" w14:textId="06D76908" w:rsidR="00956665" w:rsidRDefault="00956665" w:rsidP="00956665">
      <w:pPr>
        <w:pStyle w:val="Heading2"/>
        <w:rPr>
          <w:rFonts w:eastAsia="Times New Roman"/>
        </w:rPr>
      </w:pPr>
      <w:r>
        <w:rPr>
          <w:rFonts w:eastAsia="Times New Roman"/>
        </w:rPr>
        <w:t>QDMA Settings</w:t>
      </w:r>
    </w:p>
    <w:p w14:paraId="56C63E9A" w14:textId="77777777" w:rsidR="00956665" w:rsidRDefault="00956665" w:rsidP="00956665">
      <w:r w:rsidRPr="00E1441C">
        <w:t>The QDMA IP is highly configurable. This section lists only a subset of the available</w:t>
      </w:r>
      <w:r>
        <w:t xml:space="preserve"> settings limited to the tests</w:t>
      </w:r>
      <w:r w:rsidRPr="00E1441C">
        <w:t xml:space="preserve"> carried out </w:t>
      </w:r>
      <w:r>
        <w:t>in this report</w:t>
      </w:r>
      <w:r w:rsidRPr="00E1441C">
        <w:t>.</w:t>
      </w:r>
    </w:p>
    <w:p w14:paraId="0E5C7D4E" w14:textId="77777777" w:rsidR="00956665" w:rsidRPr="00A9524C" w:rsidRDefault="00956665" w:rsidP="00956665">
      <w:pPr>
        <w:ind w:left="284"/>
      </w:pPr>
    </w:p>
    <w:tbl>
      <w:tblPr>
        <w:tblStyle w:val="GridTable4-Accent1"/>
        <w:tblW w:w="8624" w:type="dxa"/>
        <w:tblInd w:w="727" w:type="dxa"/>
        <w:tblLook w:val="04A0" w:firstRow="1" w:lastRow="0" w:firstColumn="1" w:lastColumn="0" w:noHBand="0" w:noVBand="1"/>
      </w:tblPr>
      <w:tblGrid>
        <w:gridCol w:w="2796"/>
        <w:gridCol w:w="5828"/>
      </w:tblGrid>
      <w:tr w:rsidR="00956665" w14:paraId="55F75047" w14:textId="77777777" w:rsidTr="00703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6" w:type="dxa"/>
          </w:tcPr>
          <w:p w14:paraId="0D3FC745" w14:textId="77777777" w:rsidR="00956665" w:rsidRDefault="00956665" w:rsidP="00066B31">
            <w:pPr>
              <w:rPr>
                <w:b w:val="0"/>
                <w:bCs w:val="0"/>
              </w:rPr>
            </w:pPr>
            <w:r>
              <w:t>Configuration Option</w:t>
            </w:r>
          </w:p>
        </w:tc>
        <w:tc>
          <w:tcPr>
            <w:tcW w:w="5828" w:type="dxa"/>
          </w:tcPr>
          <w:p w14:paraId="62CC62CD" w14:textId="77777777" w:rsidR="00956665" w:rsidRDefault="00956665" w:rsidP="00066B31">
            <w:pP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56665" w14:paraId="61877D20" w14:textId="77777777" w:rsidTr="00703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6" w:type="dxa"/>
          </w:tcPr>
          <w:p w14:paraId="0BCF8CA9" w14:textId="77777777" w:rsidR="00956665" w:rsidRPr="00D53DBF" w:rsidRDefault="00956665" w:rsidP="00066B31">
            <w:pPr>
              <w:rPr>
                <w:rFonts w:eastAsiaTheme="minorEastAsia"/>
              </w:rPr>
            </w:pPr>
            <w:r w:rsidRPr="00D53DBF">
              <w:rPr>
                <w:rFonts w:eastAsiaTheme="minorEastAsia"/>
              </w:rPr>
              <w:lastRenderedPageBreak/>
              <w:t xml:space="preserve">Number of Queues </w:t>
            </w:r>
          </w:p>
        </w:tc>
        <w:tc>
          <w:tcPr>
            <w:tcW w:w="5828" w:type="dxa"/>
          </w:tcPr>
          <w:p w14:paraId="3453F335" w14:textId="77777777" w:rsidR="00956665" w:rsidRDefault="00956665" w:rsidP="00066B31">
            <w:pPr>
              <w:cnfStyle w:val="000000100000" w:firstRow="0" w:lastRow="0" w:firstColumn="0" w:lastColumn="0" w:oddVBand="0" w:evenVBand="0" w:oddHBand="1" w:evenHBand="0" w:firstRowFirstColumn="0" w:firstRowLastColumn="0" w:lastRowFirstColumn="0" w:lastRowLastColumn="0"/>
              <w:rPr>
                <w:rFonts w:eastAsiaTheme="minorEastAsia"/>
              </w:rPr>
            </w:pPr>
            <w:r w:rsidRPr="00D53DBF">
              <w:rPr>
                <w:rFonts w:eastAsiaTheme="minorEastAsia"/>
              </w:rPr>
              <w:t>The QDMA IP support</w:t>
            </w:r>
            <w:r>
              <w:rPr>
                <w:rFonts w:eastAsiaTheme="minorEastAsia"/>
              </w:rPr>
              <w:t>s</w:t>
            </w:r>
            <w:r w:rsidRPr="00D53DBF">
              <w:rPr>
                <w:rFonts w:eastAsiaTheme="minorEastAsia"/>
              </w:rPr>
              <w:t xml:space="preserve"> up to 2048 queues. The number of queues for a given test are specified when starting the software application</w:t>
            </w:r>
            <w:r>
              <w:rPr>
                <w:rFonts w:eastAsiaTheme="minorEastAsia"/>
              </w:rPr>
              <w:t>.</w:t>
            </w:r>
          </w:p>
          <w:p w14:paraId="13A5FA7E" w14:textId="77777777" w:rsidR="00956665" w:rsidRPr="00442B45" w:rsidRDefault="00956665" w:rsidP="00066B31">
            <w:pPr>
              <w:cnfStyle w:val="000000100000" w:firstRow="0" w:lastRow="0" w:firstColumn="0" w:lastColumn="0" w:oddVBand="0" w:evenVBand="0" w:oddHBand="1" w:evenHBand="0" w:firstRowFirstColumn="0" w:firstRowLastColumn="0" w:lastRowFirstColumn="0" w:lastRowLastColumn="0"/>
              <w:rPr>
                <w:rFonts w:eastAsiaTheme="minorEastAsia"/>
                <w:b/>
                <w:i/>
              </w:rPr>
            </w:pPr>
            <w:r w:rsidRPr="00442B45">
              <w:rPr>
                <w:rFonts w:eastAsiaTheme="minorEastAsia"/>
                <w:b/>
                <w:i/>
              </w:rPr>
              <w:t>Benchmarking is done for 1, 2, 4 and 8 queues.</w:t>
            </w:r>
          </w:p>
        </w:tc>
      </w:tr>
      <w:tr w:rsidR="00956665" w14:paraId="51E001B2" w14:textId="77777777" w:rsidTr="00703D95">
        <w:tc>
          <w:tcPr>
            <w:cnfStyle w:val="001000000000" w:firstRow="0" w:lastRow="0" w:firstColumn="1" w:lastColumn="0" w:oddVBand="0" w:evenVBand="0" w:oddHBand="0" w:evenHBand="0" w:firstRowFirstColumn="0" w:firstRowLastColumn="0" w:lastRowFirstColumn="0" w:lastRowLastColumn="0"/>
            <w:tcW w:w="2796" w:type="dxa"/>
          </w:tcPr>
          <w:p w14:paraId="25D82E29" w14:textId="77777777" w:rsidR="00956665" w:rsidRPr="00D53DBF" w:rsidRDefault="00956665" w:rsidP="00066B31">
            <w:pPr>
              <w:rPr>
                <w:rFonts w:eastAsiaTheme="minorEastAsia"/>
              </w:rPr>
            </w:pPr>
            <w:r w:rsidRPr="00D53DBF">
              <w:rPr>
                <w:rFonts w:eastAsiaTheme="minorEastAsia"/>
              </w:rPr>
              <w:t xml:space="preserve">Packet Size </w:t>
            </w:r>
          </w:p>
        </w:tc>
        <w:tc>
          <w:tcPr>
            <w:tcW w:w="5828" w:type="dxa"/>
          </w:tcPr>
          <w:p w14:paraId="716FA632" w14:textId="77777777" w:rsidR="00956665" w:rsidRDefault="00956665" w:rsidP="00066B31">
            <w:pPr>
              <w:cnfStyle w:val="000000000000" w:firstRow="0" w:lastRow="0" w:firstColumn="0" w:lastColumn="0" w:oddVBand="0" w:evenVBand="0" w:oddHBand="0" w:evenHBand="0" w:firstRowFirstColumn="0" w:firstRowLastColumn="0" w:lastRowFirstColumn="0" w:lastRowLastColumn="0"/>
              <w:rPr>
                <w:rFonts w:eastAsiaTheme="minorEastAsia"/>
              </w:rPr>
            </w:pPr>
            <w:r w:rsidRPr="00D53DBF">
              <w:rPr>
                <w:rFonts w:eastAsiaTheme="minorEastAsia"/>
              </w:rPr>
              <w:t xml:space="preserve">Tests accept a range of packet sizes along with a packet size increment. </w:t>
            </w:r>
          </w:p>
          <w:p w14:paraId="6347BB0E" w14:textId="7D1989D3" w:rsidR="00956665" w:rsidRPr="00442B45" w:rsidRDefault="00956665" w:rsidP="00066B31">
            <w:pPr>
              <w:cnfStyle w:val="000000000000" w:firstRow="0" w:lastRow="0" w:firstColumn="0" w:lastColumn="0" w:oddVBand="0" w:evenVBand="0" w:oddHBand="0" w:evenHBand="0" w:firstRowFirstColumn="0" w:firstRowLastColumn="0" w:lastRowFirstColumn="0" w:lastRowLastColumn="0"/>
              <w:rPr>
                <w:rFonts w:eastAsiaTheme="minorEastAsia"/>
                <w:b/>
              </w:rPr>
            </w:pPr>
            <w:r w:rsidRPr="00442B45">
              <w:rPr>
                <w:rFonts w:eastAsiaTheme="minorEastAsia"/>
                <w:b/>
                <w:i/>
              </w:rPr>
              <w:t>Benchmarking is done with packet size in the range of 64B to 4KB</w:t>
            </w:r>
            <w:r w:rsidR="00D01529">
              <w:rPr>
                <w:rFonts w:eastAsiaTheme="minorEastAsia"/>
                <w:b/>
                <w:i/>
              </w:rPr>
              <w:t xml:space="preserve"> for streaming queue performance and 64B to 32KB for memory mapped queue performance</w:t>
            </w:r>
          </w:p>
        </w:tc>
      </w:tr>
      <w:tr w:rsidR="00956665" w14:paraId="7286D0A3" w14:textId="77777777" w:rsidTr="00703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6" w:type="dxa"/>
          </w:tcPr>
          <w:p w14:paraId="19ADDBF0" w14:textId="77777777" w:rsidR="00956665" w:rsidRPr="00D53DBF" w:rsidRDefault="00956665" w:rsidP="00066B31">
            <w:r>
              <w:t>Completion</w:t>
            </w:r>
            <w:r w:rsidRPr="00D53DBF">
              <w:t xml:space="preserve"> Descriptor size</w:t>
            </w:r>
          </w:p>
        </w:tc>
        <w:tc>
          <w:tcPr>
            <w:tcW w:w="5828" w:type="dxa"/>
          </w:tcPr>
          <w:p w14:paraId="3DDB4A99" w14:textId="0CC74993" w:rsidR="00956665" w:rsidRDefault="00956665" w:rsidP="00066B31">
            <w:pPr>
              <w:cnfStyle w:val="000000100000" w:firstRow="0" w:lastRow="0" w:firstColumn="0" w:lastColumn="0" w:oddVBand="0" w:evenVBand="0" w:oddHBand="1" w:evenHBand="0" w:firstRowFirstColumn="0" w:firstRowLastColumn="0" w:lastRowFirstColumn="0" w:lastRowLastColumn="0"/>
            </w:pPr>
            <w:r>
              <w:t>Completion queue descriptors can be configured to 8-byte, 16-byte</w:t>
            </w:r>
            <w:r w:rsidR="009653B2">
              <w:t>, 32-byte</w:t>
            </w:r>
            <w:r>
              <w:t xml:space="preserve"> or </w:t>
            </w:r>
            <w:r w:rsidR="009653B2">
              <w:t>64</w:t>
            </w:r>
            <w:r>
              <w:t>-byte.</w:t>
            </w:r>
          </w:p>
          <w:p w14:paraId="20C9A334" w14:textId="77777777" w:rsidR="00956665" w:rsidRPr="00956665" w:rsidRDefault="00956665" w:rsidP="00066B31">
            <w:pPr>
              <w:cnfStyle w:val="000000100000" w:firstRow="0" w:lastRow="0" w:firstColumn="0" w:lastColumn="0" w:oddVBand="0" w:evenVBand="0" w:oddHBand="1" w:evenHBand="0" w:firstRowFirstColumn="0" w:firstRowLastColumn="0" w:lastRowFirstColumn="0" w:lastRowLastColumn="0"/>
              <w:rPr>
                <w:b/>
                <w:i/>
              </w:rPr>
            </w:pPr>
            <w:r w:rsidRPr="00956665">
              <w:rPr>
                <w:b/>
                <w:i/>
              </w:rPr>
              <w:t>Benchmarking is done with 16B descriptor format.</w:t>
            </w:r>
          </w:p>
        </w:tc>
      </w:tr>
      <w:tr w:rsidR="00956665" w14:paraId="47464089" w14:textId="77777777" w:rsidTr="00703D95">
        <w:tc>
          <w:tcPr>
            <w:cnfStyle w:val="001000000000" w:firstRow="0" w:lastRow="0" w:firstColumn="1" w:lastColumn="0" w:oddVBand="0" w:evenVBand="0" w:oddHBand="0" w:evenHBand="0" w:firstRowFirstColumn="0" w:firstRowLastColumn="0" w:lastRowFirstColumn="0" w:lastRowLastColumn="0"/>
            <w:tcW w:w="2796" w:type="dxa"/>
          </w:tcPr>
          <w:p w14:paraId="38FEF9BF" w14:textId="77777777" w:rsidR="00956665" w:rsidRPr="00D53DBF" w:rsidRDefault="00956665" w:rsidP="00066B31">
            <w:r>
              <w:t>Descriptor Prefetch</w:t>
            </w:r>
          </w:p>
        </w:tc>
        <w:tc>
          <w:tcPr>
            <w:tcW w:w="5828" w:type="dxa"/>
          </w:tcPr>
          <w:p w14:paraId="28BFEA08" w14:textId="77777777" w:rsidR="00956665" w:rsidRDefault="00956665" w:rsidP="00066B31">
            <w:pPr>
              <w:cnfStyle w:val="000000000000" w:firstRow="0" w:lastRow="0" w:firstColumn="0" w:lastColumn="0" w:oddVBand="0" w:evenVBand="0" w:oddHBand="0" w:evenHBand="0" w:firstRowFirstColumn="0" w:firstRowLastColumn="0" w:lastRowFirstColumn="0" w:lastRowLastColumn="0"/>
            </w:pPr>
            <w:r>
              <w:t>Prefetch causes descriptors to be opportunistically prefetched so that descriptors are available before the packet is received.</w:t>
            </w:r>
          </w:p>
          <w:p w14:paraId="6581FFFC" w14:textId="77777777" w:rsidR="00956665" w:rsidRDefault="00956665" w:rsidP="007F09DF">
            <w:pPr>
              <w:keepNext/>
              <w:cnfStyle w:val="000000000000" w:firstRow="0" w:lastRow="0" w:firstColumn="0" w:lastColumn="0" w:oddVBand="0" w:evenVBand="0" w:oddHBand="0" w:evenHBand="0" w:firstRowFirstColumn="0" w:firstRowLastColumn="0" w:lastRowFirstColumn="0" w:lastRowLastColumn="0"/>
            </w:pPr>
            <w:r w:rsidRPr="00956665">
              <w:rPr>
                <w:b/>
                <w:i/>
              </w:rPr>
              <w:t>Benchmarking is done with prefetch enabled</w:t>
            </w:r>
            <w:r>
              <w:t>.</w:t>
            </w:r>
          </w:p>
        </w:tc>
      </w:tr>
      <w:tr w:rsidR="00287E2D" w14:paraId="7437AF5A" w14:textId="77777777" w:rsidTr="00703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6" w:type="dxa"/>
          </w:tcPr>
          <w:p w14:paraId="4713F844" w14:textId="7B34DC95" w:rsidR="00287E2D" w:rsidRDefault="00287E2D" w:rsidP="00066B31">
            <w:r>
              <w:t>Prefetch Cache depth</w:t>
            </w:r>
          </w:p>
        </w:tc>
        <w:tc>
          <w:tcPr>
            <w:tcW w:w="5828" w:type="dxa"/>
          </w:tcPr>
          <w:p w14:paraId="7B01A6C1" w14:textId="255DC63B" w:rsidR="00287E2D" w:rsidRDefault="00287E2D" w:rsidP="00066B31">
            <w:pPr>
              <w:cnfStyle w:val="000000100000" w:firstRow="0" w:lastRow="0" w:firstColumn="0" w:lastColumn="0" w:oddVBand="0" w:evenVBand="0" w:oddHBand="1" w:evenHBand="0" w:firstRowFirstColumn="0" w:firstRowLastColumn="0" w:lastRowFirstColumn="0" w:lastRowLastColumn="0"/>
            </w:pPr>
            <w:r>
              <w:t xml:space="preserve">Prefetch cache depth is selectable from Vivado when building the design. Supported values are </w:t>
            </w:r>
            <w:r w:rsidR="00C65BB3">
              <w:t xml:space="preserve">8, </w:t>
            </w:r>
            <w:r>
              <w:t>16, 32, 64.</w:t>
            </w:r>
            <w:r w:rsidR="00C65BB3">
              <w:t xml:space="preserve"> The Prefetch cache can support that many active queues at any given time.</w:t>
            </w:r>
          </w:p>
          <w:p w14:paraId="64282C48" w14:textId="10D5C241" w:rsidR="00287E2D" w:rsidRDefault="00287E2D" w:rsidP="00066B31">
            <w:pPr>
              <w:cnfStyle w:val="000000100000" w:firstRow="0" w:lastRow="0" w:firstColumn="0" w:lastColumn="0" w:oddVBand="0" w:evenVBand="0" w:oddHBand="1" w:evenHBand="0" w:firstRowFirstColumn="0" w:firstRowLastColumn="0" w:lastRowFirstColumn="0" w:lastRowLastColumn="0"/>
            </w:pPr>
            <w:r w:rsidRPr="00956665">
              <w:rPr>
                <w:b/>
                <w:i/>
              </w:rPr>
              <w:t xml:space="preserve">Benchmarking is done with </w:t>
            </w:r>
            <w:r>
              <w:rPr>
                <w:b/>
                <w:i/>
              </w:rPr>
              <w:t>prefetch cache depth set to 64.</w:t>
            </w:r>
          </w:p>
        </w:tc>
      </w:tr>
      <w:tr w:rsidR="00C65BB3" w14:paraId="0CA77367" w14:textId="77777777" w:rsidTr="00703D95">
        <w:tc>
          <w:tcPr>
            <w:cnfStyle w:val="001000000000" w:firstRow="0" w:lastRow="0" w:firstColumn="1" w:lastColumn="0" w:oddVBand="0" w:evenVBand="0" w:oddHBand="0" w:evenHBand="0" w:firstRowFirstColumn="0" w:firstRowLastColumn="0" w:lastRowFirstColumn="0" w:lastRowLastColumn="0"/>
            <w:tcW w:w="2796" w:type="dxa"/>
          </w:tcPr>
          <w:p w14:paraId="283181EF" w14:textId="5F0CA11B" w:rsidR="00C65BB3" w:rsidRDefault="00C65BB3" w:rsidP="00066B31">
            <w:r>
              <w:t>Completion Coalesce Buffer depth</w:t>
            </w:r>
          </w:p>
        </w:tc>
        <w:tc>
          <w:tcPr>
            <w:tcW w:w="5828" w:type="dxa"/>
          </w:tcPr>
          <w:p w14:paraId="6DD1B21B" w14:textId="77777777" w:rsidR="00C65BB3" w:rsidRDefault="00C65BB3" w:rsidP="00066B31">
            <w:pPr>
              <w:cnfStyle w:val="000000000000" w:firstRow="0" w:lastRow="0" w:firstColumn="0" w:lastColumn="0" w:oddVBand="0" w:evenVBand="0" w:oddHBand="0" w:evenHBand="0" w:firstRowFirstColumn="0" w:firstRowLastColumn="0" w:lastRowFirstColumn="0" w:lastRowLastColumn="0"/>
            </w:pPr>
            <w:r>
              <w:t>Completion coalesce buffer depth is selectable from Vivado when building the design. Supported values are 8, 16, 32.</w:t>
            </w:r>
          </w:p>
          <w:p w14:paraId="0E5276E2" w14:textId="59E8982D" w:rsidR="00C65BB3" w:rsidRDefault="00C65BB3" w:rsidP="00066B31">
            <w:pPr>
              <w:cnfStyle w:val="000000000000" w:firstRow="0" w:lastRow="0" w:firstColumn="0" w:lastColumn="0" w:oddVBand="0" w:evenVBand="0" w:oddHBand="0" w:evenHBand="0" w:firstRowFirstColumn="0" w:firstRowLastColumn="0" w:lastRowFirstColumn="0" w:lastRowLastColumn="0"/>
            </w:pPr>
            <w:r w:rsidRPr="00956665">
              <w:rPr>
                <w:b/>
                <w:i/>
              </w:rPr>
              <w:t xml:space="preserve">Benchmarking is done with </w:t>
            </w:r>
            <w:r>
              <w:rPr>
                <w:b/>
                <w:i/>
              </w:rPr>
              <w:t>completion coalesce buffer depth set to 32.</w:t>
            </w:r>
          </w:p>
        </w:tc>
      </w:tr>
    </w:tbl>
    <w:p w14:paraId="6D26A760" w14:textId="61889606" w:rsidR="00956665" w:rsidRDefault="007F09DF" w:rsidP="007F09DF">
      <w:pPr>
        <w:pStyle w:val="Caption"/>
        <w:jc w:val="center"/>
      </w:pPr>
      <w:r>
        <w:t xml:space="preserve">Table </w:t>
      </w:r>
      <w:r>
        <w:fldChar w:fldCharType="begin"/>
      </w:r>
      <w:r>
        <w:instrText xml:space="preserve"> SEQ Table \* ARABIC </w:instrText>
      </w:r>
      <w:r>
        <w:fldChar w:fldCharType="separate"/>
      </w:r>
      <w:ins w:id="138" w:author="Author">
        <w:r w:rsidR="005C3FF7">
          <w:rPr>
            <w:noProof/>
          </w:rPr>
          <w:t>3</w:t>
        </w:r>
        <w:del w:id="139" w:author="Author">
          <w:r w:rsidR="007E3E16" w:rsidDel="005C3FF7">
            <w:rPr>
              <w:noProof/>
            </w:rPr>
            <w:delText>3</w:delText>
          </w:r>
        </w:del>
      </w:ins>
      <w:del w:id="140" w:author="Author">
        <w:r w:rsidR="006574E7" w:rsidDel="005C3FF7">
          <w:rPr>
            <w:noProof/>
          </w:rPr>
          <w:delText>2</w:delText>
        </w:r>
      </w:del>
      <w:r>
        <w:fldChar w:fldCharType="end"/>
      </w:r>
      <w:r>
        <w:t xml:space="preserve">: </w:t>
      </w:r>
      <w:r w:rsidR="00956665">
        <w:t>QDMA Settings</w:t>
      </w:r>
    </w:p>
    <w:p w14:paraId="1EF9DA55" w14:textId="31628F2C" w:rsidR="00DA356B" w:rsidRDefault="00E229B4" w:rsidP="00F301EC">
      <w:pPr>
        <w:pStyle w:val="Heading1"/>
      </w:pPr>
      <w:r>
        <w:t>Performance Benchmark</w:t>
      </w:r>
      <w:r w:rsidR="00DA356B">
        <w:t xml:space="preserve"> </w:t>
      </w:r>
      <w:r w:rsidR="00DA356B" w:rsidRPr="00F301EC">
        <w:t>Results</w:t>
      </w:r>
    </w:p>
    <w:p w14:paraId="2A9A03EA" w14:textId="77777777" w:rsidR="00F623A4" w:rsidRDefault="00F623A4" w:rsidP="00F623A4">
      <w:pPr>
        <w:pStyle w:val="Heading2"/>
      </w:pPr>
      <w:bookmarkStart w:id="141" w:name="_Toc525570791"/>
      <w:r>
        <w:t>DPDK Driver</w:t>
      </w:r>
    </w:p>
    <w:p w14:paraId="3DE56965" w14:textId="77777777" w:rsidR="0096743C" w:rsidRDefault="00F623A4" w:rsidP="00F623A4">
      <w:pPr>
        <w:pStyle w:val="NormalWeb"/>
        <w:shd w:val="clear" w:color="auto" w:fill="FFFFFF" w:themeFill="background1"/>
        <w:spacing w:line="280" w:lineRule="atLeast"/>
        <w:rPr>
          <w:rFonts w:ascii="Arial" w:hAnsi="Arial" w:cs="Arial"/>
          <w:sz w:val="20"/>
          <w:szCs w:val="20"/>
        </w:rPr>
      </w:pPr>
      <w:r w:rsidRPr="006B3D45">
        <w:rPr>
          <w:rFonts w:ascii="Arial" w:hAnsi="Arial" w:cs="Arial"/>
          <w:sz w:val="20"/>
          <w:szCs w:val="20"/>
        </w:rPr>
        <w:t>This section provides the performance results captured using DPDK driver in streaming mode using the customized bitstream provided in release package</w:t>
      </w:r>
      <w:r w:rsidR="00D6273A">
        <w:rPr>
          <w:rFonts w:ascii="Arial" w:hAnsi="Arial" w:cs="Arial"/>
          <w:sz w:val="20"/>
          <w:szCs w:val="20"/>
        </w:rPr>
        <w:t xml:space="preserve">. </w:t>
      </w:r>
    </w:p>
    <w:p w14:paraId="7194F7F4" w14:textId="3F7D9151" w:rsidR="00F623A4" w:rsidRPr="006B3D45" w:rsidDel="006E3887" w:rsidRDefault="00D6273A" w:rsidP="0075344F">
      <w:pPr>
        <w:pStyle w:val="NormalWeb"/>
        <w:shd w:val="clear" w:color="auto" w:fill="FFFFFF" w:themeFill="background1"/>
        <w:spacing w:line="280" w:lineRule="atLeast"/>
        <w:rPr>
          <w:del w:id="142" w:author="Author"/>
          <w:rFonts w:ascii="Arial" w:hAnsi="Arial" w:cs="Arial"/>
          <w:sz w:val="20"/>
          <w:szCs w:val="20"/>
        </w:rPr>
      </w:pPr>
      <w:r>
        <w:rPr>
          <w:rFonts w:ascii="Arial" w:hAnsi="Arial" w:cs="Arial"/>
          <w:sz w:val="20"/>
          <w:szCs w:val="20"/>
        </w:rPr>
        <w:t>QDMA cur</w:t>
      </w:r>
      <w:r w:rsidR="00AA2577">
        <w:rPr>
          <w:rFonts w:ascii="Arial" w:hAnsi="Arial" w:cs="Arial"/>
          <w:sz w:val="20"/>
          <w:szCs w:val="20"/>
        </w:rPr>
        <w:t>r</w:t>
      </w:r>
      <w:r>
        <w:rPr>
          <w:rFonts w:ascii="Arial" w:hAnsi="Arial" w:cs="Arial"/>
          <w:sz w:val="20"/>
          <w:szCs w:val="20"/>
        </w:rPr>
        <w:t xml:space="preserve">ently has a limitation that the packet buffers be aligned to 256 bytes boundary for optimal DMA performance. Since the mbuf data pointers in DPDK </w:t>
      </w:r>
      <w:r w:rsidR="0096743C">
        <w:rPr>
          <w:rFonts w:ascii="Arial" w:hAnsi="Arial" w:cs="Arial"/>
          <w:sz w:val="20"/>
          <w:szCs w:val="20"/>
        </w:rPr>
        <w:t>need not be</w:t>
      </w:r>
      <w:r>
        <w:rPr>
          <w:rFonts w:ascii="Arial" w:hAnsi="Arial" w:cs="Arial"/>
          <w:sz w:val="20"/>
          <w:szCs w:val="20"/>
        </w:rPr>
        <w:t xml:space="preserve"> aligned to 256 bytes boundary, the higher packet size performance for DPDK </w:t>
      </w:r>
      <w:r w:rsidR="0096743C">
        <w:rPr>
          <w:rFonts w:ascii="Arial" w:hAnsi="Arial" w:cs="Arial"/>
          <w:sz w:val="20"/>
          <w:szCs w:val="20"/>
        </w:rPr>
        <w:t xml:space="preserve">reported below </w:t>
      </w:r>
      <w:r>
        <w:rPr>
          <w:rFonts w:ascii="Arial" w:hAnsi="Arial" w:cs="Arial"/>
          <w:sz w:val="20"/>
          <w:szCs w:val="20"/>
        </w:rPr>
        <w:t xml:space="preserve">is slightly lower than that reported </w:t>
      </w:r>
      <w:r w:rsidR="0096743C">
        <w:rPr>
          <w:rFonts w:ascii="Arial" w:hAnsi="Arial" w:cs="Arial"/>
          <w:sz w:val="20"/>
          <w:szCs w:val="20"/>
        </w:rPr>
        <w:t>for</w:t>
      </w:r>
      <w:r>
        <w:rPr>
          <w:rFonts w:ascii="Arial" w:hAnsi="Arial" w:cs="Arial"/>
          <w:sz w:val="20"/>
          <w:szCs w:val="20"/>
        </w:rPr>
        <w:t xml:space="preserve"> Linux</w:t>
      </w:r>
      <w:r w:rsidR="0096743C">
        <w:rPr>
          <w:rFonts w:ascii="Arial" w:hAnsi="Arial" w:cs="Arial"/>
          <w:sz w:val="20"/>
          <w:szCs w:val="20"/>
        </w:rPr>
        <w:t xml:space="preserve"> driver</w:t>
      </w:r>
      <w:r>
        <w:rPr>
          <w:rFonts w:ascii="Arial" w:hAnsi="Arial" w:cs="Arial"/>
          <w:sz w:val="20"/>
          <w:szCs w:val="20"/>
        </w:rPr>
        <w:t>. This alignment limitation in QDMA IP will be fixed in future IP releases.</w:t>
      </w:r>
    </w:p>
    <w:p w14:paraId="49FB1936" w14:textId="7E73B988" w:rsidR="006E3887" w:rsidDel="0075344F" w:rsidRDefault="006E3887" w:rsidP="0075344F">
      <w:pPr>
        <w:pStyle w:val="Heading3"/>
        <w:rPr>
          <w:del w:id="143" w:author="Author"/>
          <w:rStyle w:val="IntenseEmphasis"/>
          <w:i w:val="0"/>
          <w:iCs w:val="0"/>
          <w:color w:val="FF8001"/>
        </w:rPr>
      </w:pPr>
    </w:p>
    <w:p w14:paraId="38A18321" w14:textId="77777777" w:rsidR="0075344F" w:rsidRPr="0075344F" w:rsidRDefault="0075344F" w:rsidP="0075344F">
      <w:pPr>
        <w:rPr>
          <w:ins w:id="144" w:author="Author"/>
        </w:rPr>
        <w:pPrChange w:id="145" w:author="Author">
          <w:pPr>
            <w:pStyle w:val="NormalWeb"/>
            <w:shd w:val="clear" w:color="auto" w:fill="FFFFFF" w:themeFill="background1"/>
            <w:spacing w:line="280" w:lineRule="atLeast"/>
          </w:pPr>
        </w:pPrChange>
      </w:pPr>
    </w:p>
    <w:p w14:paraId="7AF94492" w14:textId="4B45A5EC" w:rsidR="00F623A4" w:rsidRPr="003215CE" w:rsidRDefault="00362008" w:rsidP="003215CE">
      <w:pPr>
        <w:pStyle w:val="Heading3"/>
        <w:rPr>
          <w:rStyle w:val="IntenseEmphasis"/>
          <w:i w:val="0"/>
          <w:iCs w:val="0"/>
          <w:color w:val="FF8001"/>
        </w:rPr>
      </w:pPr>
      <w:r w:rsidRPr="003215CE">
        <w:rPr>
          <w:rStyle w:val="IntenseEmphasis"/>
          <w:i w:val="0"/>
          <w:iCs w:val="0"/>
          <w:color w:val="FF8001"/>
        </w:rPr>
        <w:t xml:space="preserve">Streaming Mode </w:t>
      </w:r>
      <w:r w:rsidR="00F623A4" w:rsidRPr="003215CE">
        <w:rPr>
          <w:rStyle w:val="IntenseEmphasis"/>
          <w:i w:val="0"/>
          <w:iCs w:val="0"/>
          <w:color w:val="FF8001"/>
        </w:rPr>
        <w:t xml:space="preserve">C2H </w:t>
      </w:r>
      <w:r w:rsidR="00BE05DD" w:rsidRPr="003215CE">
        <w:rPr>
          <w:rStyle w:val="IntenseEmphasis"/>
          <w:i w:val="0"/>
          <w:iCs w:val="0"/>
          <w:color w:val="FF8001"/>
        </w:rPr>
        <w:t xml:space="preserve">and H2C </w:t>
      </w:r>
      <w:r w:rsidR="00F623A4" w:rsidRPr="003215CE">
        <w:rPr>
          <w:rStyle w:val="IntenseEmphasis"/>
          <w:i w:val="0"/>
          <w:iCs w:val="0"/>
          <w:color w:val="FF8001"/>
        </w:rPr>
        <w:t xml:space="preserve">performance </w:t>
      </w:r>
      <w:proofErr w:type="spellStart"/>
      <w:r w:rsidR="00F623A4" w:rsidRPr="003215CE">
        <w:rPr>
          <w:rStyle w:val="IntenseEmphasis"/>
          <w:i w:val="0"/>
          <w:iCs w:val="0"/>
          <w:color w:val="FF8001"/>
        </w:rPr>
        <w:t>test</w:t>
      </w:r>
      <w:proofErr w:type="spellEnd"/>
    </w:p>
    <w:p w14:paraId="47C89BD6" w14:textId="77777777" w:rsidR="00F623A4" w:rsidRPr="0069485E" w:rsidRDefault="00F623A4" w:rsidP="00F623A4">
      <w:pPr>
        <w:rPr>
          <w:rFonts w:cs="Arial"/>
          <w:szCs w:val="20"/>
        </w:rPr>
      </w:pPr>
      <w:proofErr w:type="spellStart"/>
      <w:r w:rsidRPr="0069485E">
        <w:rPr>
          <w:rFonts w:cs="Arial"/>
          <w:szCs w:val="20"/>
        </w:rPr>
        <w:t>Below</w:t>
      </w:r>
      <w:proofErr w:type="spellEnd"/>
      <w:r w:rsidRPr="0069485E">
        <w:rPr>
          <w:rFonts w:cs="Arial"/>
          <w:szCs w:val="20"/>
        </w:rPr>
        <w:t xml:space="preserve"> </w:t>
      </w:r>
      <w:proofErr w:type="spellStart"/>
      <w:r w:rsidRPr="0069485E">
        <w:rPr>
          <w:rFonts w:cs="Arial"/>
          <w:szCs w:val="20"/>
        </w:rPr>
        <w:t>dpdk-pktgen</w:t>
      </w:r>
      <w:proofErr w:type="spellEnd"/>
      <w:r w:rsidRPr="0069485E">
        <w:rPr>
          <w:rFonts w:cs="Arial"/>
          <w:szCs w:val="20"/>
        </w:rPr>
        <w:t xml:space="preserve"> command-lines were used for performance measurement. </w:t>
      </w:r>
    </w:p>
    <w:p w14:paraId="760F31E3" w14:textId="77777777" w:rsidR="00F623A4" w:rsidRPr="0069485E" w:rsidRDefault="00F623A4" w:rsidP="00F623A4">
      <w:pPr>
        <w:pStyle w:val="ListParagraph"/>
        <w:numPr>
          <w:ilvl w:val="0"/>
          <w:numId w:val="43"/>
        </w:numPr>
        <w:rPr>
          <w:rFonts w:cs="Arial"/>
          <w:szCs w:val="20"/>
        </w:rPr>
      </w:pPr>
      <w:r w:rsidRPr="0069485E">
        <w:rPr>
          <w:rFonts w:cs="Arial"/>
          <w:szCs w:val="20"/>
        </w:rPr>
        <w:t xml:space="preserve">The ‘-9’ option is the extension added by Xilinx to enable dpdk-pktgen to support packet sizes beyond 1518 bytes. </w:t>
      </w:r>
    </w:p>
    <w:p w14:paraId="3FF9C6CE" w14:textId="77777777" w:rsidR="00F623A4" w:rsidRPr="0069485E" w:rsidRDefault="00F623A4" w:rsidP="00F623A4">
      <w:pPr>
        <w:pStyle w:val="ListParagraph"/>
        <w:numPr>
          <w:ilvl w:val="0"/>
          <w:numId w:val="43"/>
        </w:numPr>
        <w:rPr>
          <w:rFonts w:cs="Arial"/>
          <w:szCs w:val="20"/>
        </w:rPr>
      </w:pPr>
      <w:r w:rsidRPr="0069485E">
        <w:rPr>
          <w:rFonts w:cs="Arial"/>
          <w:szCs w:val="20"/>
        </w:rPr>
        <w:t>The dpdk-pktgen application was also modified to disable the packet classification.</w:t>
      </w:r>
    </w:p>
    <w:p w14:paraId="6C4C91B1" w14:textId="77777777" w:rsidR="00F623A4" w:rsidRPr="0069485E" w:rsidRDefault="00F623A4" w:rsidP="00F623A4">
      <w:pPr>
        <w:rPr>
          <w:rFonts w:cs="Arial"/>
          <w:szCs w:val="20"/>
        </w:rPr>
      </w:pPr>
    </w:p>
    <w:p w14:paraId="507E30BB" w14:textId="4CAED536" w:rsidR="00F623A4" w:rsidRPr="0069485E" w:rsidRDefault="00F623A4" w:rsidP="00F623A4">
      <w:pPr>
        <w:rPr>
          <w:rFonts w:cs="Arial"/>
          <w:szCs w:val="20"/>
        </w:rPr>
      </w:pPr>
      <w:r w:rsidRPr="0069485E">
        <w:rPr>
          <w:rFonts w:cs="Arial"/>
          <w:szCs w:val="20"/>
        </w:rPr>
        <w:t>The ‘-</w:t>
      </w:r>
      <w:ins w:id="146" w:author="Author">
        <w:r w:rsidR="005D0E84">
          <w:rPr>
            <w:rFonts w:cs="Arial"/>
            <w:szCs w:val="20"/>
          </w:rPr>
          <w:t>a</w:t>
        </w:r>
      </w:ins>
      <w:del w:id="147" w:author="Author">
        <w:r w:rsidRPr="0069485E" w:rsidDel="005D0E84">
          <w:rPr>
            <w:rFonts w:cs="Arial"/>
            <w:szCs w:val="20"/>
          </w:rPr>
          <w:delText>w</w:delText>
        </w:r>
      </w:del>
      <w:r w:rsidRPr="0069485E">
        <w:rPr>
          <w:rFonts w:cs="Arial"/>
          <w:szCs w:val="20"/>
        </w:rPr>
        <w:t>’ EAL option is specified to enable or disable prefetch and to change the completion descriptor length.</w:t>
      </w:r>
    </w:p>
    <w:p w14:paraId="14205279" w14:textId="77777777" w:rsidR="00F623A4" w:rsidRPr="0069485E" w:rsidRDefault="00F623A4" w:rsidP="00F623A4">
      <w:pPr>
        <w:rPr>
          <w:rFonts w:cs="Arial"/>
          <w:szCs w:val="20"/>
        </w:rPr>
      </w:pPr>
      <w:r w:rsidRPr="0069485E">
        <w:rPr>
          <w:rFonts w:cs="Arial"/>
          <w:szCs w:val="20"/>
        </w:rPr>
        <w:t>In the table below, 3b:00.0 represents PCIe function in “bus:device.function” format.</w:t>
      </w:r>
    </w:p>
    <w:p w14:paraId="3708ABF2" w14:textId="77777777" w:rsidR="00F623A4" w:rsidRPr="0069485E" w:rsidRDefault="00F623A4" w:rsidP="00F623A4">
      <w:pPr>
        <w:ind w:left="720"/>
        <w:rPr>
          <w:rFonts w:cs="Arial"/>
          <w:szCs w:val="20"/>
        </w:rPr>
      </w:pPr>
      <w:r w:rsidRPr="0069485E">
        <w:rPr>
          <w:rFonts w:cs="Arial"/>
          <w:szCs w:val="20"/>
        </w:rPr>
        <w:t xml:space="preserve"> </w:t>
      </w:r>
    </w:p>
    <w:tbl>
      <w:tblPr>
        <w:tblStyle w:val="GridTable4-Accent1"/>
        <w:tblW w:w="0" w:type="auto"/>
        <w:jc w:val="center"/>
        <w:tblLook w:val="04A0" w:firstRow="1" w:lastRow="0" w:firstColumn="1" w:lastColumn="0" w:noHBand="0" w:noVBand="1"/>
      </w:tblPr>
      <w:tblGrid>
        <w:gridCol w:w="1183"/>
        <w:gridCol w:w="8167"/>
      </w:tblGrid>
      <w:tr w:rsidR="00F623A4" w14:paraId="692C62A1" w14:textId="77777777" w:rsidTr="00575D8B">
        <w:trPr>
          <w:cnfStyle w:val="100000000000" w:firstRow="1" w:lastRow="0" w:firstColumn="0" w:lastColumn="0" w:oddVBand="0" w:evenVBand="0" w:oddHBand="0" w:evenHBand="0" w:firstRowFirstColumn="0" w:firstRowLastColumn="0" w:lastRowFirstColumn="0" w:lastRowLastColumn="0"/>
          <w:trHeight w:val="599"/>
          <w:jc w:val="center"/>
        </w:trPr>
        <w:tc>
          <w:tcPr>
            <w:cnfStyle w:val="001000000000" w:firstRow="0" w:lastRow="0" w:firstColumn="1" w:lastColumn="0" w:oddVBand="0" w:evenVBand="0" w:oddHBand="0" w:evenHBand="0" w:firstRowFirstColumn="0" w:firstRowLastColumn="0" w:lastRowFirstColumn="0" w:lastRowLastColumn="0"/>
            <w:tcW w:w="0" w:type="auto"/>
          </w:tcPr>
          <w:p w14:paraId="62B94166" w14:textId="19F30D40" w:rsidR="00F623A4" w:rsidRPr="007A66BE" w:rsidRDefault="00F623A4" w:rsidP="00066B31">
            <w:pPr>
              <w:rPr>
                <w:rFonts w:ascii="Segoe UI" w:hAnsi="Segoe UI" w:cs="Segoe UI"/>
                <w:bCs w:val="0"/>
                <w:color w:val="000000" w:themeColor="text1"/>
                <w:sz w:val="22"/>
                <w:szCs w:val="22"/>
              </w:rPr>
            </w:pPr>
            <w:r>
              <w:rPr>
                <w:rFonts w:ascii="Segoe UI" w:hAnsi="Segoe UI" w:cs="Segoe UI"/>
                <w:bCs w:val="0"/>
                <w:color w:val="000000" w:themeColor="text1"/>
                <w:sz w:val="22"/>
                <w:szCs w:val="22"/>
              </w:rPr>
              <w:lastRenderedPageBreak/>
              <w:t xml:space="preserve"># of </w:t>
            </w:r>
            <w:r w:rsidRPr="007A66BE">
              <w:rPr>
                <w:rFonts w:ascii="Segoe UI" w:hAnsi="Segoe UI" w:cs="Segoe UI"/>
                <w:bCs w:val="0"/>
                <w:color w:val="000000" w:themeColor="text1"/>
                <w:sz w:val="22"/>
                <w:szCs w:val="22"/>
              </w:rPr>
              <w:t>queues</w:t>
            </w:r>
          </w:p>
        </w:tc>
        <w:tc>
          <w:tcPr>
            <w:tcW w:w="0" w:type="auto"/>
          </w:tcPr>
          <w:p w14:paraId="780EC1C4" w14:textId="77777777" w:rsidR="00F623A4" w:rsidRPr="007A66BE" w:rsidRDefault="00F623A4" w:rsidP="00066B31">
            <w:pPr>
              <w:cnfStyle w:val="100000000000" w:firstRow="1" w:lastRow="0" w:firstColumn="0" w:lastColumn="0" w:oddVBand="0" w:evenVBand="0" w:oddHBand="0" w:evenHBand="0" w:firstRowFirstColumn="0" w:firstRowLastColumn="0" w:lastRowFirstColumn="0" w:lastRowLastColumn="0"/>
              <w:rPr>
                <w:rFonts w:ascii="Segoe UI" w:hAnsi="Segoe UI" w:cs="Segoe UI"/>
                <w:bCs w:val="0"/>
                <w:color w:val="000000" w:themeColor="text1"/>
                <w:sz w:val="22"/>
                <w:szCs w:val="22"/>
              </w:rPr>
            </w:pPr>
            <w:r w:rsidRPr="007A66BE">
              <w:rPr>
                <w:rFonts w:ascii="Segoe UI" w:hAnsi="Segoe UI" w:cs="Segoe UI"/>
                <w:bCs w:val="0"/>
                <w:color w:val="000000" w:themeColor="text1"/>
                <w:sz w:val="22"/>
                <w:szCs w:val="22"/>
              </w:rPr>
              <w:t>dpdk-pktgen command line</w:t>
            </w:r>
          </w:p>
        </w:tc>
      </w:tr>
      <w:tr w:rsidR="00F623A4" w14:paraId="0EAF8DC6" w14:textId="77777777" w:rsidTr="00575D8B">
        <w:trPr>
          <w:cnfStyle w:val="000000100000" w:firstRow="0" w:lastRow="0" w:firstColumn="0" w:lastColumn="0" w:oddVBand="0" w:evenVBand="0" w:oddHBand="1" w:evenHBand="0" w:firstRowFirstColumn="0" w:firstRowLastColumn="0" w:lastRowFirstColumn="0" w:lastRowLastColumn="0"/>
          <w:trHeight w:val="617"/>
          <w:jc w:val="center"/>
        </w:trPr>
        <w:tc>
          <w:tcPr>
            <w:cnfStyle w:val="001000000000" w:firstRow="0" w:lastRow="0" w:firstColumn="1" w:lastColumn="0" w:oddVBand="0" w:evenVBand="0" w:oddHBand="0" w:evenHBand="0" w:firstRowFirstColumn="0" w:firstRowLastColumn="0" w:lastRowFirstColumn="0" w:lastRowLastColumn="0"/>
            <w:tcW w:w="0" w:type="auto"/>
          </w:tcPr>
          <w:p w14:paraId="66D0A004" w14:textId="77777777" w:rsidR="00F623A4" w:rsidRPr="00D17964" w:rsidRDefault="00F623A4" w:rsidP="00066B31">
            <w:pPr>
              <w:rPr>
                <w:rFonts w:ascii="Segoe UI" w:hAnsi="Segoe UI" w:cs="Segoe UI"/>
                <w:b w:val="0"/>
                <w:bCs w:val="0"/>
                <w:color w:val="000000" w:themeColor="text1"/>
                <w:sz w:val="22"/>
                <w:szCs w:val="22"/>
              </w:rPr>
            </w:pPr>
            <w:r w:rsidRPr="00D17964">
              <w:rPr>
                <w:rFonts w:ascii="Segoe UI" w:hAnsi="Segoe UI" w:cs="Segoe UI"/>
                <w:b w:val="0"/>
                <w:bCs w:val="0"/>
                <w:color w:val="000000" w:themeColor="text1"/>
                <w:sz w:val="22"/>
                <w:szCs w:val="22"/>
              </w:rPr>
              <w:t>1</w:t>
            </w:r>
          </w:p>
        </w:tc>
        <w:tc>
          <w:tcPr>
            <w:tcW w:w="0" w:type="auto"/>
          </w:tcPr>
          <w:p w14:paraId="6C979803" w14:textId="64B82E5F" w:rsidR="00F623A4" w:rsidRPr="00D17964" w:rsidRDefault="00F623A4" w:rsidP="00066B31">
            <w:pPr>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themeColor="text1"/>
                <w:sz w:val="22"/>
                <w:szCs w:val="22"/>
              </w:rPr>
            </w:pPr>
            <w:proofErr w:type="gramStart"/>
            <w:r w:rsidRPr="00D17964">
              <w:rPr>
                <w:rFonts w:ascii="Segoe UI" w:hAnsi="Segoe UI" w:cs="Segoe UI"/>
                <w:color w:val="000000" w:themeColor="text1"/>
                <w:sz w:val="22"/>
                <w:szCs w:val="22"/>
              </w:rPr>
              <w:t>./</w:t>
            </w:r>
            <w:proofErr w:type="gramEnd"/>
            <w:ins w:id="148" w:author="Author">
              <w:r w:rsidR="00851B3A" w:rsidRPr="00851B3A">
                <w:rPr>
                  <w:rFonts w:ascii="Segoe UI" w:hAnsi="Segoe UI" w:cs="Segoe UI"/>
                  <w:color w:val="000000" w:themeColor="text1"/>
                  <w:sz w:val="22"/>
                  <w:szCs w:val="22"/>
                </w:rPr>
                <w:t>build/app/</w:t>
              </w:r>
              <w:proofErr w:type="spellStart"/>
              <w:r w:rsidR="00851B3A" w:rsidRPr="00851B3A">
                <w:rPr>
                  <w:rFonts w:ascii="Segoe UI" w:hAnsi="Segoe UI" w:cs="Segoe UI"/>
                  <w:color w:val="000000" w:themeColor="text1"/>
                  <w:sz w:val="22"/>
                  <w:szCs w:val="22"/>
                </w:rPr>
                <w:t>pktgen</w:t>
              </w:r>
              <w:proofErr w:type="spellEnd"/>
              <w:r w:rsidR="00851B3A" w:rsidRPr="00851B3A" w:rsidDel="00851B3A">
                <w:rPr>
                  <w:rFonts w:ascii="Segoe UI" w:hAnsi="Segoe UI" w:cs="Segoe UI"/>
                  <w:color w:val="000000" w:themeColor="text1"/>
                  <w:sz w:val="22"/>
                  <w:szCs w:val="22"/>
                </w:rPr>
                <w:t xml:space="preserve"> </w:t>
              </w:r>
            </w:ins>
            <w:del w:id="149" w:author="Author">
              <w:r w:rsidRPr="00D17964" w:rsidDel="00851B3A">
                <w:rPr>
                  <w:rFonts w:ascii="Segoe UI" w:hAnsi="Segoe UI" w:cs="Segoe UI"/>
                  <w:color w:val="000000" w:themeColor="text1"/>
                  <w:sz w:val="22"/>
                  <w:szCs w:val="22"/>
                </w:rPr>
                <w:delText xml:space="preserve">app/build/pktgen </w:delText>
              </w:r>
            </w:del>
            <w:r w:rsidRPr="00D17964">
              <w:rPr>
                <w:rFonts w:ascii="Segoe UI" w:hAnsi="Segoe UI" w:cs="Segoe UI"/>
                <w:color w:val="000000" w:themeColor="text1"/>
                <w:sz w:val="22"/>
                <w:szCs w:val="22"/>
              </w:rPr>
              <w:t>-l 0-2</w:t>
            </w:r>
            <w:r>
              <w:rPr>
                <w:rFonts w:ascii="Segoe UI" w:hAnsi="Segoe UI" w:cs="Segoe UI"/>
                <w:color w:val="000000" w:themeColor="text1"/>
                <w:sz w:val="22"/>
                <w:szCs w:val="22"/>
              </w:rPr>
              <w:t xml:space="preserve"> -n 4 -</w:t>
            </w:r>
            <w:ins w:id="150" w:author="Author">
              <w:r w:rsidR="00851B3A">
                <w:rPr>
                  <w:rFonts w:ascii="Segoe UI" w:hAnsi="Segoe UI" w:cs="Segoe UI"/>
                  <w:color w:val="000000" w:themeColor="text1"/>
                  <w:sz w:val="22"/>
                  <w:szCs w:val="22"/>
                </w:rPr>
                <w:t>a</w:t>
              </w:r>
            </w:ins>
            <w:del w:id="151" w:author="Author">
              <w:r w:rsidDel="00851B3A">
                <w:rPr>
                  <w:rFonts w:ascii="Segoe UI" w:hAnsi="Segoe UI" w:cs="Segoe UI"/>
                  <w:color w:val="000000" w:themeColor="text1"/>
                  <w:sz w:val="22"/>
                  <w:szCs w:val="22"/>
                </w:rPr>
                <w:delText>w</w:delText>
              </w:r>
            </w:del>
            <w:r>
              <w:rPr>
                <w:rFonts w:ascii="Segoe UI" w:hAnsi="Segoe UI" w:cs="Segoe UI"/>
                <w:color w:val="000000" w:themeColor="text1"/>
                <w:sz w:val="22"/>
                <w:szCs w:val="22"/>
              </w:rPr>
              <w:t xml:space="preserve"> 3b:00.0,desc_prefetch=1,cmpt_desc_len=16</w:t>
            </w:r>
            <w:r w:rsidRPr="00D17964">
              <w:rPr>
                <w:rFonts w:ascii="Segoe UI" w:hAnsi="Segoe UI" w:cs="Segoe UI"/>
                <w:color w:val="000000" w:themeColor="text1"/>
                <w:sz w:val="22"/>
                <w:szCs w:val="22"/>
              </w:rPr>
              <w:t xml:space="preserve"> -- -P -m "[1:2].0" -9</w:t>
            </w:r>
          </w:p>
        </w:tc>
      </w:tr>
      <w:tr w:rsidR="00F623A4" w14:paraId="6B122610" w14:textId="77777777" w:rsidTr="00575D8B">
        <w:trPr>
          <w:trHeight w:val="599"/>
          <w:jc w:val="center"/>
        </w:trPr>
        <w:tc>
          <w:tcPr>
            <w:cnfStyle w:val="001000000000" w:firstRow="0" w:lastRow="0" w:firstColumn="1" w:lastColumn="0" w:oddVBand="0" w:evenVBand="0" w:oddHBand="0" w:evenHBand="0" w:firstRowFirstColumn="0" w:firstRowLastColumn="0" w:lastRowFirstColumn="0" w:lastRowLastColumn="0"/>
            <w:tcW w:w="0" w:type="auto"/>
          </w:tcPr>
          <w:p w14:paraId="7FDEA0F2" w14:textId="77777777" w:rsidR="00F623A4" w:rsidRPr="00D17964" w:rsidRDefault="00F623A4" w:rsidP="00066B31">
            <w:pPr>
              <w:rPr>
                <w:rFonts w:ascii="Segoe UI" w:hAnsi="Segoe UI" w:cs="Segoe UI"/>
                <w:b w:val="0"/>
                <w:bCs w:val="0"/>
                <w:color w:val="000000" w:themeColor="text1"/>
                <w:sz w:val="22"/>
                <w:szCs w:val="22"/>
              </w:rPr>
            </w:pPr>
            <w:r w:rsidRPr="00D17964">
              <w:rPr>
                <w:rFonts w:ascii="Segoe UI" w:hAnsi="Segoe UI" w:cs="Segoe UI"/>
                <w:b w:val="0"/>
                <w:bCs w:val="0"/>
                <w:color w:val="000000" w:themeColor="text1"/>
                <w:sz w:val="22"/>
                <w:szCs w:val="22"/>
              </w:rPr>
              <w:t>2</w:t>
            </w:r>
          </w:p>
        </w:tc>
        <w:tc>
          <w:tcPr>
            <w:tcW w:w="0" w:type="auto"/>
          </w:tcPr>
          <w:p w14:paraId="1AD150B6" w14:textId="3E9BCC54" w:rsidR="00F623A4" w:rsidRPr="00D17964" w:rsidRDefault="00F623A4" w:rsidP="00066B31">
            <w:pPr>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themeColor="text1"/>
                <w:sz w:val="22"/>
                <w:szCs w:val="22"/>
              </w:rPr>
            </w:pPr>
            <w:proofErr w:type="gramStart"/>
            <w:r w:rsidRPr="00D17964">
              <w:rPr>
                <w:rFonts w:ascii="Segoe UI" w:hAnsi="Segoe UI" w:cs="Segoe UI"/>
                <w:color w:val="000000" w:themeColor="text1"/>
                <w:sz w:val="22"/>
                <w:szCs w:val="22"/>
              </w:rPr>
              <w:t>./</w:t>
            </w:r>
            <w:proofErr w:type="gramEnd"/>
            <w:ins w:id="152" w:author="Author">
              <w:r w:rsidR="00851B3A" w:rsidRPr="00851B3A">
                <w:rPr>
                  <w:rFonts w:ascii="Segoe UI" w:hAnsi="Segoe UI" w:cs="Segoe UI"/>
                  <w:color w:val="000000" w:themeColor="text1"/>
                  <w:sz w:val="22"/>
                  <w:szCs w:val="22"/>
                </w:rPr>
                <w:t>build/app/</w:t>
              </w:r>
              <w:proofErr w:type="spellStart"/>
              <w:r w:rsidR="00851B3A" w:rsidRPr="00851B3A">
                <w:rPr>
                  <w:rFonts w:ascii="Segoe UI" w:hAnsi="Segoe UI" w:cs="Segoe UI"/>
                  <w:color w:val="000000" w:themeColor="text1"/>
                  <w:sz w:val="22"/>
                  <w:szCs w:val="22"/>
                </w:rPr>
                <w:t>pktgen</w:t>
              </w:r>
              <w:proofErr w:type="spellEnd"/>
              <w:r w:rsidR="00851B3A" w:rsidRPr="00851B3A" w:rsidDel="00851B3A">
                <w:rPr>
                  <w:rFonts w:ascii="Segoe UI" w:hAnsi="Segoe UI" w:cs="Segoe UI"/>
                  <w:color w:val="000000" w:themeColor="text1"/>
                  <w:sz w:val="22"/>
                  <w:szCs w:val="22"/>
                </w:rPr>
                <w:t xml:space="preserve"> </w:t>
              </w:r>
            </w:ins>
            <w:del w:id="153" w:author="Author">
              <w:r w:rsidRPr="00D17964" w:rsidDel="00851B3A">
                <w:rPr>
                  <w:rFonts w:ascii="Segoe UI" w:hAnsi="Segoe UI" w:cs="Segoe UI"/>
                  <w:color w:val="000000" w:themeColor="text1"/>
                  <w:sz w:val="22"/>
                  <w:szCs w:val="22"/>
                </w:rPr>
                <w:delText xml:space="preserve">app/build/pktgen </w:delText>
              </w:r>
            </w:del>
            <w:r w:rsidRPr="00D17964">
              <w:rPr>
                <w:rFonts w:ascii="Segoe UI" w:hAnsi="Segoe UI" w:cs="Segoe UI"/>
                <w:color w:val="000000" w:themeColor="text1"/>
                <w:sz w:val="22"/>
                <w:szCs w:val="22"/>
              </w:rPr>
              <w:t>-l 0-4</w:t>
            </w:r>
            <w:r>
              <w:rPr>
                <w:rFonts w:ascii="Segoe UI" w:hAnsi="Segoe UI" w:cs="Segoe UI"/>
                <w:color w:val="000000" w:themeColor="text1"/>
                <w:sz w:val="22"/>
                <w:szCs w:val="22"/>
              </w:rPr>
              <w:t xml:space="preserve"> -n 4 -</w:t>
            </w:r>
            <w:ins w:id="154" w:author="Author">
              <w:r w:rsidR="00851B3A">
                <w:rPr>
                  <w:rFonts w:ascii="Segoe UI" w:hAnsi="Segoe UI" w:cs="Segoe UI"/>
                  <w:color w:val="000000" w:themeColor="text1"/>
                  <w:sz w:val="22"/>
                  <w:szCs w:val="22"/>
                </w:rPr>
                <w:t>a</w:t>
              </w:r>
            </w:ins>
            <w:del w:id="155" w:author="Author">
              <w:r w:rsidDel="00851B3A">
                <w:rPr>
                  <w:rFonts w:ascii="Segoe UI" w:hAnsi="Segoe UI" w:cs="Segoe UI"/>
                  <w:color w:val="000000" w:themeColor="text1"/>
                  <w:sz w:val="22"/>
                  <w:szCs w:val="22"/>
                </w:rPr>
                <w:delText>w</w:delText>
              </w:r>
            </w:del>
            <w:r>
              <w:rPr>
                <w:rFonts w:ascii="Segoe UI" w:hAnsi="Segoe UI" w:cs="Segoe UI"/>
                <w:color w:val="000000" w:themeColor="text1"/>
                <w:sz w:val="22"/>
                <w:szCs w:val="22"/>
              </w:rPr>
              <w:t xml:space="preserve"> 3b:00.0,desc_prefetch=1,cmpt_desc_len=16</w:t>
            </w:r>
            <w:r w:rsidRPr="00D17964">
              <w:rPr>
                <w:rFonts w:ascii="Segoe UI" w:hAnsi="Segoe UI" w:cs="Segoe UI"/>
                <w:color w:val="000000" w:themeColor="text1"/>
                <w:sz w:val="22"/>
                <w:szCs w:val="22"/>
              </w:rPr>
              <w:t xml:space="preserve"> -- -P -m "[1-2:3-4].0" -9</w:t>
            </w:r>
          </w:p>
        </w:tc>
      </w:tr>
      <w:tr w:rsidR="00F623A4" w14:paraId="729AF85C" w14:textId="77777777" w:rsidTr="00575D8B">
        <w:trPr>
          <w:cnfStyle w:val="000000100000" w:firstRow="0" w:lastRow="0" w:firstColumn="0" w:lastColumn="0" w:oddVBand="0" w:evenVBand="0" w:oddHBand="1" w:evenHBand="0" w:firstRowFirstColumn="0" w:firstRowLastColumn="0" w:lastRowFirstColumn="0" w:lastRowLastColumn="0"/>
          <w:trHeight w:val="599"/>
          <w:jc w:val="center"/>
        </w:trPr>
        <w:tc>
          <w:tcPr>
            <w:cnfStyle w:val="001000000000" w:firstRow="0" w:lastRow="0" w:firstColumn="1" w:lastColumn="0" w:oddVBand="0" w:evenVBand="0" w:oddHBand="0" w:evenHBand="0" w:firstRowFirstColumn="0" w:firstRowLastColumn="0" w:lastRowFirstColumn="0" w:lastRowLastColumn="0"/>
            <w:tcW w:w="0" w:type="auto"/>
          </w:tcPr>
          <w:p w14:paraId="324B2CBF" w14:textId="77777777" w:rsidR="00F623A4" w:rsidRPr="00D17964" w:rsidRDefault="00F623A4" w:rsidP="00066B31">
            <w:pPr>
              <w:rPr>
                <w:rFonts w:ascii="Segoe UI" w:hAnsi="Segoe UI" w:cs="Segoe UI"/>
                <w:b w:val="0"/>
                <w:bCs w:val="0"/>
                <w:color w:val="000000" w:themeColor="text1"/>
                <w:sz w:val="22"/>
                <w:szCs w:val="22"/>
              </w:rPr>
            </w:pPr>
            <w:r w:rsidRPr="00D17964">
              <w:rPr>
                <w:rFonts w:ascii="Segoe UI" w:hAnsi="Segoe UI" w:cs="Segoe UI"/>
                <w:b w:val="0"/>
                <w:bCs w:val="0"/>
                <w:color w:val="000000" w:themeColor="text1"/>
                <w:sz w:val="22"/>
                <w:szCs w:val="22"/>
              </w:rPr>
              <w:t>4</w:t>
            </w:r>
          </w:p>
        </w:tc>
        <w:tc>
          <w:tcPr>
            <w:tcW w:w="0" w:type="auto"/>
          </w:tcPr>
          <w:p w14:paraId="09007BD3" w14:textId="6E222CFF" w:rsidR="00F623A4" w:rsidRPr="00D17964" w:rsidRDefault="00F623A4" w:rsidP="00066B31">
            <w:pPr>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themeColor="text1"/>
                <w:sz w:val="22"/>
                <w:szCs w:val="22"/>
              </w:rPr>
            </w:pPr>
            <w:proofErr w:type="gramStart"/>
            <w:r w:rsidRPr="00D17964">
              <w:rPr>
                <w:rFonts w:ascii="Segoe UI" w:hAnsi="Segoe UI" w:cs="Segoe UI"/>
                <w:color w:val="000000" w:themeColor="text1"/>
                <w:sz w:val="22"/>
                <w:szCs w:val="22"/>
              </w:rPr>
              <w:t>./</w:t>
            </w:r>
            <w:proofErr w:type="gramEnd"/>
            <w:ins w:id="156" w:author="Author">
              <w:r w:rsidR="00851B3A" w:rsidRPr="00851B3A">
                <w:rPr>
                  <w:rFonts w:ascii="Segoe UI" w:hAnsi="Segoe UI" w:cs="Segoe UI"/>
                  <w:color w:val="000000" w:themeColor="text1"/>
                  <w:sz w:val="22"/>
                  <w:szCs w:val="22"/>
                </w:rPr>
                <w:t>build/app/</w:t>
              </w:r>
              <w:proofErr w:type="spellStart"/>
              <w:r w:rsidR="00851B3A" w:rsidRPr="00851B3A">
                <w:rPr>
                  <w:rFonts w:ascii="Segoe UI" w:hAnsi="Segoe UI" w:cs="Segoe UI"/>
                  <w:color w:val="000000" w:themeColor="text1"/>
                  <w:sz w:val="22"/>
                  <w:szCs w:val="22"/>
                </w:rPr>
                <w:t>pktgen</w:t>
              </w:r>
              <w:proofErr w:type="spellEnd"/>
              <w:r w:rsidR="00851B3A" w:rsidRPr="00851B3A" w:rsidDel="00851B3A">
                <w:rPr>
                  <w:rFonts w:ascii="Segoe UI" w:hAnsi="Segoe UI" w:cs="Segoe UI"/>
                  <w:color w:val="000000" w:themeColor="text1"/>
                  <w:sz w:val="22"/>
                  <w:szCs w:val="22"/>
                </w:rPr>
                <w:t xml:space="preserve"> </w:t>
              </w:r>
            </w:ins>
            <w:del w:id="157" w:author="Author">
              <w:r w:rsidRPr="00D17964" w:rsidDel="00851B3A">
                <w:rPr>
                  <w:rFonts w:ascii="Segoe UI" w:hAnsi="Segoe UI" w:cs="Segoe UI"/>
                  <w:color w:val="000000" w:themeColor="text1"/>
                  <w:sz w:val="22"/>
                  <w:szCs w:val="22"/>
                </w:rPr>
                <w:delText xml:space="preserve">app/build/pktgen </w:delText>
              </w:r>
            </w:del>
            <w:r w:rsidRPr="00D17964">
              <w:rPr>
                <w:rFonts w:ascii="Segoe UI" w:hAnsi="Segoe UI" w:cs="Segoe UI"/>
                <w:color w:val="000000" w:themeColor="text1"/>
                <w:sz w:val="22"/>
                <w:szCs w:val="22"/>
              </w:rPr>
              <w:t>-l 0-8 -n 4 -</w:t>
            </w:r>
            <w:ins w:id="158" w:author="Author">
              <w:r w:rsidR="00851B3A">
                <w:rPr>
                  <w:rFonts w:ascii="Segoe UI" w:hAnsi="Segoe UI" w:cs="Segoe UI"/>
                  <w:color w:val="000000" w:themeColor="text1"/>
                  <w:sz w:val="22"/>
                  <w:szCs w:val="22"/>
                </w:rPr>
                <w:t>a</w:t>
              </w:r>
            </w:ins>
            <w:del w:id="159" w:author="Author">
              <w:r w:rsidRPr="00D17964" w:rsidDel="00851B3A">
                <w:rPr>
                  <w:rFonts w:ascii="Segoe UI" w:hAnsi="Segoe UI" w:cs="Segoe UI"/>
                  <w:color w:val="000000" w:themeColor="text1"/>
                  <w:sz w:val="22"/>
                  <w:szCs w:val="22"/>
                </w:rPr>
                <w:delText>w</w:delText>
              </w:r>
            </w:del>
            <w:r w:rsidRPr="00D17964">
              <w:rPr>
                <w:rFonts w:ascii="Segoe UI" w:hAnsi="Segoe UI" w:cs="Segoe UI"/>
                <w:color w:val="000000" w:themeColor="text1"/>
                <w:sz w:val="22"/>
                <w:szCs w:val="22"/>
              </w:rPr>
              <w:t xml:space="preserve"> 3b:00.0</w:t>
            </w:r>
            <w:r>
              <w:rPr>
                <w:rFonts w:ascii="Segoe UI" w:hAnsi="Segoe UI" w:cs="Segoe UI"/>
                <w:color w:val="000000" w:themeColor="text1"/>
                <w:sz w:val="22"/>
                <w:szCs w:val="22"/>
              </w:rPr>
              <w:t>,desc_prefetch=1,cmpt_desc_len=16</w:t>
            </w:r>
            <w:r w:rsidRPr="00D17964">
              <w:rPr>
                <w:rFonts w:ascii="Segoe UI" w:hAnsi="Segoe UI" w:cs="Segoe UI"/>
                <w:color w:val="000000" w:themeColor="text1"/>
                <w:sz w:val="22"/>
                <w:szCs w:val="22"/>
              </w:rPr>
              <w:t xml:space="preserve"> -- -P -m "[1-4:5-8].0" -9</w:t>
            </w:r>
          </w:p>
        </w:tc>
      </w:tr>
      <w:tr w:rsidR="00F623A4" w14:paraId="246B4165" w14:textId="77777777" w:rsidTr="00575D8B">
        <w:trPr>
          <w:trHeight w:val="599"/>
          <w:jc w:val="center"/>
        </w:trPr>
        <w:tc>
          <w:tcPr>
            <w:cnfStyle w:val="001000000000" w:firstRow="0" w:lastRow="0" w:firstColumn="1" w:lastColumn="0" w:oddVBand="0" w:evenVBand="0" w:oddHBand="0" w:evenHBand="0" w:firstRowFirstColumn="0" w:firstRowLastColumn="0" w:lastRowFirstColumn="0" w:lastRowLastColumn="0"/>
            <w:tcW w:w="0" w:type="auto"/>
          </w:tcPr>
          <w:p w14:paraId="3E36CFCB" w14:textId="77777777" w:rsidR="00F623A4" w:rsidRPr="00D17964" w:rsidRDefault="00F623A4" w:rsidP="00066B31">
            <w:pPr>
              <w:rPr>
                <w:rFonts w:ascii="Segoe UI" w:hAnsi="Segoe UI" w:cs="Segoe UI"/>
                <w:b w:val="0"/>
                <w:bCs w:val="0"/>
                <w:color w:val="000000" w:themeColor="text1"/>
                <w:sz w:val="22"/>
                <w:szCs w:val="22"/>
              </w:rPr>
            </w:pPr>
            <w:r w:rsidRPr="00D17964">
              <w:rPr>
                <w:rFonts w:ascii="Segoe UI" w:hAnsi="Segoe UI" w:cs="Segoe UI"/>
                <w:b w:val="0"/>
                <w:bCs w:val="0"/>
                <w:color w:val="000000" w:themeColor="text1"/>
                <w:sz w:val="22"/>
                <w:szCs w:val="22"/>
              </w:rPr>
              <w:t>8</w:t>
            </w:r>
          </w:p>
        </w:tc>
        <w:tc>
          <w:tcPr>
            <w:tcW w:w="0" w:type="auto"/>
          </w:tcPr>
          <w:p w14:paraId="57CE67A6" w14:textId="77A752FC" w:rsidR="00F623A4" w:rsidRPr="00D17964" w:rsidRDefault="00F623A4" w:rsidP="007F09DF">
            <w:pPr>
              <w:keepNext/>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themeColor="text1"/>
                <w:sz w:val="22"/>
                <w:szCs w:val="22"/>
              </w:rPr>
            </w:pPr>
            <w:proofErr w:type="gramStart"/>
            <w:r w:rsidRPr="00D17964">
              <w:rPr>
                <w:rFonts w:ascii="Segoe UI" w:hAnsi="Segoe UI" w:cs="Segoe UI"/>
                <w:color w:val="000000" w:themeColor="text1"/>
                <w:sz w:val="22"/>
                <w:szCs w:val="22"/>
              </w:rPr>
              <w:t>./</w:t>
            </w:r>
            <w:proofErr w:type="gramEnd"/>
            <w:ins w:id="160" w:author="Author">
              <w:r w:rsidR="00851B3A" w:rsidRPr="00851B3A">
                <w:rPr>
                  <w:rFonts w:ascii="Segoe UI" w:hAnsi="Segoe UI" w:cs="Segoe UI"/>
                  <w:color w:val="000000" w:themeColor="text1"/>
                  <w:sz w:val="22"/>
                  <w:szCs w:val="22"/>
                </w:rPr>
                <w:t>build/app/</w:t>
              </w:r>
              <w:proofErr w:type="spellStart"/>
              <w:r w:rsidR="00851B3A" w:rsidRPr="00851B3A">
                <w:rPr>
                  <w:rFonts w:ascii="Segoe UI" w:hAnsi="Segoe UI" w:cs="Segoe UI"/>
                  <w:color w:val="000000" w:themeColor="text1"/>
                  <w:sz w:val="22"/>
                  <w:szCs w:val="22"/>
                </w:rPr>
                <w:t>pktgen</w:t>
              </w:r>
              <w:proofErr w:type="spellEnd"/>
              <w:r w:rsidR="00851B3A" w:rsidRPr="00851B3A" w:rsidDel="00851B3A">
                <w:rPr>
                  <w:rFonts w:ascii="Segoe UI" w:hAnsi="Segoe UI" w:cs="Segoe UI"/>
                  <w:color w:val="000000" w:themeColor="text1"/>
                  <w:sz w:val="22"/>
                  <w:szCs w:val="22"/>
                </w:rPr>
                <w:t xml:space="preserve"> </w:t>
              </w:r>
            </w:ins>
            <w:del w:id="161" w:author="Author">
              <w:r w:rsidRPr="00D17964" w:rsidDel="00851B3A">
                <w:rPr>
                  <w:rFonts w:ascii="Segoe UI" w:hAnsi="Segoe UI" w:cs="Segoe UI"/>
                  <w:color w:val="000000" w:themeColor="text1"/>
                  <w:sz w:val="22"/>
                  <w:szCs w:val="22"/>
                </w:rPr>
                <w:delText xml:space="preserve">app/build/pktgen </w:delText>
              </w:r>
            </w:del>
            <w:r w:rsidRPr="00D17964">
              <w:rPr>
                <w:rFonts w:ascii="Segoe UI" w:hAnsi="Segoe UI" w:cs="Segoe UI"/>
                <w:color w:val="000000" w:themeColor="text1"/>
                <w:sz w:val="22"/>
                <w:szCs w:val="22"/>
              </w:rPr>
              <w:t>-l 0-16</w:t>
            </w:r>
            <w:r>
              <w:rPr>
                <w:rFonts w:ascii="Segoe UI" w:hAnsi="Segoe UI" w:cs="Segoe UI"/>
                <w:color w:val="000000" w:themeColor="text1"/>
                <w:sz w:val="22"/>
                <w:szCs w:val="22"/>
              </w:rPr>
              <w:t xml:space="preserve"> -n 4 -</w:t>
            </w:r>
            <w:ins w:id="162" w:author="Author">
              <w:r w:rsidR="00851B3A">
                <w:rPr>
                  <w:rFonts w:ascii="Segoe UI" w:hAnsi="Segoe UI" w:cs="Segoe UI"/>
                  <w:color w:val="000000" w:themeColor="text1"/>
                  <w:sz w:val="22"/>
                  <w:szCs w:val="22"/>
                </w:rPr>
                <w:t>a</w:t>
              </w:r>
            </w:ins>
            <w:del w:id="163" w:author="Author">
              <w:r w:rsidDel="00851B3A">
                <w:rPr>
                  <w:rFonts w:ascii="Segoe UI" w:hAnsi="Segoe UI" w:cs="Segoe UI"/>
                  <w:color w:val="000000" w:themeColor="text1"/>
                  <w:sz w:val="22"/>
                  <w:szCs w:val="22"/>
                </w:rPr>
                <w:delText>w</w:delText>
              </w:r>
            </w:del>
            <w:r>
              <w:rPr>
                <w:rFonts w:ascii="Segoe UI" w:hAnsi="Segoe UI" w:cs="Segoe UI"/>
                <w:color w:val="000000" w:themeColor="text1"/>
                <w:sz w:val="22"/>
                <w:szCs w:val="22"/>
              </w:rPr>
              <w:t xml:space="preserve"> 3b:00.0,desc_prefetch=1,cmpt_desc_len=16</w:t>
            </w:r>
            <w:r w:rsidRPr="00D17964">
              <w:rPr>
                <w:rFonts w:ascii="Segoe UI" w:hAnsi="Segoe UI" w:cs="Segoe UI"/>
                <w:color w:val="000000" w:themeColor="text1"/>
                <w:sz w:val="22"/>
                <w:szCs w:val="22"/>
              </w:rPr>
              <w:t xml:space="preserve"> -- -P -m "[1-8:9-16].0" -9</w:t>
            </w:r>
          </w:p>
        </w:tc>
      </w:tr>
    </w:tbl>
    <w:p w14:paraId="41B87D5C" w14:textId="679BC632" w:rsidR="00F623A4" w:rsidDel="0066014C" w:rsidRDefault="007F09DF" w:rsidP="0066014C">
      <w:pPr>
        <w:rPr>
          <w:del w:id="164" w:author="Author"/>
        </w:rPr>
      </w:pPr>
      <w:r>
        <w:t xml:space="preserve">Table </w:t>
      </w:r>
      <w:r>
        <w:rPr>
          <w:b/>
          <w:bCs/>
          <w:szCs w:val="20"/>
        </w:rPr>
        <w:fldChar w:fldCharType="begin"/>
      </w:r>
      <w:r>
        <w:instrText xml:space="preserve"> SEQ Table \* ARABIC </w:instrText>
      </w:r>
      <w:r>
        <w:rPr>
          <w:b/>
          <w:bCs/>
          <w:szCs w:val="20"/>
        </w:rPr>
        <w:fldChar w:fldCharType="separate"/>
      </w:r>
      <w:ins w:id="165" w:author="Author">
        <w:r w:rsidR="005C3FF7">
          <w:rPr>
            <w:noProof/>
          </w:rPr>
          <w:t>4</w:t>
        </w:r>
      </w:ins>
      <w:del w:id="166" w:author="Author">
        <w:r w:rsidR="001E0750" w:rsidDel="005C3FF7">
          <w:rPr>
            <w:noProof/>
          </w:rPr>
          <w:delText>3</w:delText>
        </w:r>
      </w:del>
      <w:r>
        <w:rPr>
          <w:b/>
          <w:bCs/>
          <w:szCs w:val="20"/>
        </w:rPr>
        <w:fldChar w:fldCharType="end"/>
      </w:r>
      <w:r w:rsidR="00F623A4">
        <w:t>:</w:t>
      </w:r>
      <w:r w:rsidR="00F623A4" w:rsidRPr="00453431">
        <w:t xml:space="preserve"> </w:t>
      </w:r>
      <w:r w:rsidR="00F623A4">
        <w:t xml:space="preserve">Command-line for </w:t>
      </w:r>
      <w:proofErr w:type="spellStart"/>
      <w:r w:rsidR="00F623A4">
        <w:t>dpdk-pktgen</w:t>
      </w:r>
      <w:proofErr w:type="spellEnd"/>
      <w:r w:rsidR="00F623A4">
        <w:t xml:space="preserve"> application</w:t>
      </w:r>
    </w:p>
    <w:p w14:paraId="06EAE2E5" w14:textId="6EE3F130" w:rsidR="0066014C" w:rsidRDefault="0066014C" w:rsidP="008D1308">
      <w:pPr>
        <w:pStyle w:val="Caption"/>
        <w:jc w:val="center"/>
        <w:rPr>
          <w:ins w:id="167" w:author="Author"/>
          <w:b w:val="0"/>
          <w:bCs w:val="0"/>
          <w:szCs w:val="24"/>
        </w:rPr>
      </w:pPr>
    </w:p>
    <w:p w14:paraId="6B5C338D" w14:textId="77777777" w:rsidR="009630D7" w:rsidRDefault="009630D7" w:rsidP="009630D7">
      <w:pPr>
        <w:rPr>
          <w:ins w:id="168" w:author="Author"/>
        </w:rPr>
      </w:pPr>
    </w:p>
    <w:p w14:paraId="1D46C73A" w14:textId="5F7A214B" w:rsidR="009630D7" w:rsidRDefault="009630D7" w:rsidP="009630D7">
      <w:pPr>
        <w:rPr>
          <w:ins w:id="169" w:author="Author"/>
          <w:rFonts w:eastAsiaTheme="majorEastAsia" w:cstheme="majorBidi"/>
          <w:b/>
          <w:color w:val="FF8001"/>
          <w:sz w:val="24"/>
        </w:rPr>
      </w:pPr>
      <w:ins w:id="170" w:author="Author">
        <w:r>
          <w:t xml:space="preserve">For H2C performance tests the C2H traffic is disabled and H2C packets are generated using </w:t>
        </w:r>
        <w:proofErr w:type="spellStart"/>
        <w:r>
          <w:t>dpdk-pktgen</w:t>
        </w:r>
        <w:proofErr w:type="spellEnd"/>
        <w:r>
          <w:t xml:space="preserve"> application. The EAL option (-a) is </w:t>
        </w:r>
        <w:r w:rsidRPr="00F623A4">
          <w:rPr>
            <w:b/>
            <w:i/>
          </w:rPr>
          <w:t xml:space="preserve">not </w:t>
        </w:r>
        <w:r>
          <w:t>required to be specified in the command lines.</w:t>
        </w:r>
      </w:ins>
    </w:p>
    <w:p w14:paraId="39A8B281" w14:textId="46B24F98" w:rsidR="0066014C" w:rsidRDefault="0066014C" w:rsidP="00511DF8">
      <w:pPr>
        <w:rPr>
          <w:ins w:id="171" w:author="Author"/>
        </w:rPr>
      </w:pPr>
    </w:p>
    <w:p w14:paraId="38CC0D0A" w14:textId="77777777" w:rsidR="00611FF6" w:rsidRDefault="00611FF6" w:rsidP="00611FF6">
      <w:pPr>
        <w:pStyle w:val="Heading3"/>
        <w:rPr>
          <w:ins w:id="172" w:author="Author"/>
        </w:rPr>
      </w:pPr>
      <w:ins w:id="173" w:author="Author">
        <w:r>
          <w:t>Streaming Mode Forwarding performance test</w:t>
        </w:r>
      </w:ins>
    </w:p>
    <w:p w14:paraId="071D15EC" w14:textId="77777777" w:rsidR="00611FF6" w:rsidRPr="0069485E" w:rsidRDefault="00611FF6" w:rsidP="00611FF6">
      <w:pPr>
        <w:rPr>
          <w:ins w:id="174" w:author="Author"/>
          <w:rFonts w:cs="Arial"/>
          <w:szCs w:val="20"/>
        </w:rPr>
      </w:pPr>
      <w:ins w:id="175" w:author="Author">
        <w:r w:rsidRPr="0069485E">
          <w:rPr>
            <w:rFonts w:cs="Arial"/>
            <w:szCs w:val="20"/>
          </w:rPr>
          <w:t>The testpmd application is executed with the below command-line options for different queue configurations.</w:t>
        </w:r>
      </w:ins>
    </w:p>
    <w:p w14:paraId="01DEB7AF" w14:textId="77777777" w:rsidR="00611FF6" w:rsidRPr="0049153C" w:rsidRDefault="00611FF6" w:rsidP="00611FF6">
      <w:pPr>
        <w:ind w:left="720"/>
        <w:rPr>
          <w:ins w:id="176" w:author="Author"/>
          <w:rFonts w:ascii="Segoe UI" w:hAnsi="Segoe UI" w:cs="Segoe UI"/>
          <w:color w:val="000000" w:themeColor="text1"/>
          <w:sz w:val="16"/>
          <w:szCs w:val="16"/>
        </w:rPr>
      </w:pPr>
    </w:p>
    <w:tbl>
      <w:tblPr>
        <w:tblStyle w:val="GridTable4-Accent1"/>
        <w:tblW w:w="0" w:type="auto"/>
        <w:jc w:val="center"/>
        <w:tblLook w:val="04A0" w:firstRow="1" w:lastRow="0" w:firstColumn="1" w:lastColumn="0" w:noHBand="0" w:noVBand="1"/>
      </w:tblPr>
      <w:tblGrid>
        <w:gridCol w:w="1105"/>
        <w:gridCol w:w="8245"/>
      </w:tblGrid>
      <w:tr w:rsidR="00611FF6" w14:paraId="3605DC76" w14:textId="77777777" w:rsidTr="005312C7">
        <w:trPr>
          <w:cnfStyle w:val="100000000000" w:firstRow="1" w:lastRow="0" w:firstColumn="0" w:lastColumn="0" w:oddVBand="0" w:evenVBand="0" w:oddHBand="0" w:evenHBand="0" w:firstRowFirstColumn="0" w:firstRowLastColumn="0" w:lastRowFirstColumn="0" w:lastRowLastColumn="0"/>
          <w:trHeight w:val="265"/>
          <w:jc w:val="center"/>
          <w:ins w:id="177" w:author="Author"/>
        </w:trPr>
        <w:tc>
          <w:tcPr>
            <w:cnfStyle w:val="001000000000" w:firstRow="0" w:lastRow="0" w:firstColumn="1" w:lastColumn="0" w:oddVBand="0" w:evenVBand="0" w:oddHBand="0" w:evenHBand="0" w:firstRowFirstColumn="0" w:firstRowLastColumn="0" w:lastRowFirstColumn="0" w:lastRowLastColumn="0"/>
            <w:tcW w:w="0" w:type="auto"/>
          </w:tcPr>
          <w:p w14:paraId="583969D9" w14:textId="77777777" w:rsidR="00611FF6" w:rsidRPr="004D1DF9" w:rsidRDefault="00611FF6" w:rsidP="005312C7">
            <w:pPr>
              <w:rPr>
                <w:ins w:id="178" w:author="Author"/>
                <w:rFonts w:ascii="Segoe UI" w:hAnsi="Segoe UI" w:cs="Segoe UI"/>
                <w:color w:val="auto"/>
                <w:sz w:val="22"/>
                <w:szCs w:val="22"/>
              </w:rPr>
            </w:pPr>
            <w:ins w:id="179" w:author="Author">
              <w:r>
                <w:rPr>
                  <w:rFonts w:ascii="Segoe UI" w:hAnsi="Segoe UI" w:cs="Segoe UI"/>
                  <w:color w:val="auto"/>
                  <w:sz w:val="22"/>
                  <w:szCs w:val="22"/>
                </w:rPr>
                <w:t xml:space="preserve"># </w:t>
              </w:r>
              <w:r w:rsidRPr="004D1DF9">
                <w:rPr>
                  <w:rFonts w:ascii="Segoe UI" w:hAnsi="Segoe UI" w:cs="Segoe UI"/>
                  <w:color w:val="auto"/>
                  <w:sz w:val="22"/>
                  <w:szCs w:val="22"/>
                </w:rPr>
                <w:t>of queues</w:t>
              </w:r>
            </w:ins>
          </w:p>
        </w:tc>
        <w:tc>
          <w:tcPr>
            <w:tcW w:w="0" w:type="auto"/>
          </w:tcPr>
          <w:p w14:paraId="2D9E894B" w14:textId="77777777" w:rsidR="00611FF6" w:rsidRPr="004D1DF9" w:rsidRDefault="00611FF6" w:rsidP="005312C7">
            <w:pPr>
              <w:cnfStyle w:val="100000000000" w:firstRow="1" w:lastRow="0" w:firstColumn="0" w:lastColumn="0" w:oddVBand="0" w:evenVBand="0" w:oddHBand="0" w:evenHBand="0" w:firstRowFirstColumn="0" w:firstRowLastColumn="0" w:lastRowFirstColumn="0" w:lastRowLastColumn="0"/>
              <w:rPr>
                <w:ins w:id="180" w:author="Author"/>
                <w:rFonts w:ascii="Segoe UI" w:hAnsi="Segoe UI" w:cs="Segoe UI"/>
                <w:color w:val="auto"/>
                <w:sz w:val="22"/>
                <w:szCs w:val="22"/>
              </w:rPr>
            </w:pPr>
            <w:ins w:id="181" w:author="Author">
              <w:r w:rsidRPr="004D1DF9">
                <w:rPr>
                  <w:rFonts w:ascii="Segoe UI" w:hAnsi="Segoe UI" w:cs="Segoe UI"/>
                  <w:color w:val="auto"/>
                  <w:sz w:val="22"/>
                  <w:szCs w:val="22"/>
                </w:rPr>
                <w:t>testpmd command line</w:t>
              </w:r>
            </w:ins>
          </w:p>
        </w:tc>
      </w:tr>
      <w:tr w:rsidR="00611FF6" w14:paraId="76DB490A" w14:textId="77777777" w:rsidTr="005312C7">
        <w:trPr>
          <w:cnfStyle w:val="000000100000" w:firstRow="0" w:lastRow="0" w:firstColumn="0" w:lastColumn="0" w:oddVBand="0" w:evenVBand="0" w:oddHBand="1" w:evenHBand="0" w:firstRowFirstColumn="0" w:firstRowLastColumn="0" w:lastRowFirstColumn="0" w:lastRowLastColumn="0"/>
          <w:trHeight w:val="755"/>
          <w:jc w:val="center"/>
          <w:ins w:id="182" w:author="Author"/>
        </w:trPr>
        <w:tc>
          <w:tcPr>
            <w:cnfStyle w:val="001000000000" w:firstRow="0" w:lastRow="0" w:firstColumn="1" w:lastColumn="0" w:oddVBand="0" w:evenVBand="0" w:oddHBand="0" w:evenHBand="0" w:firstRowFirstColumn="0" w:firstRowLastColumn="0" w:lastRowFirstColumn="0" w:lastRowLastColumn="0"/>
            <w:tcW w:w="0" w:type="auto"/>
          </w:tcPr>
          <w:p w14:paraId="19E76905" w14:textId="77777777" w:rsidR="00611FF6" w:rsidRPr="002953C4" w:rsidRDefault="00611FF6" w:rsidP="005312C7">
            <w:pPr>
              <w:rPr>
                <w:ins w:id="183" w:author="Author"/>
                <w:rFonts w:ascii="Segoe UI" w:hAnsi="Segoe UI" w:cs="Segoe UI"/>
                <w:b w:val="0"/>
                <w:color w:val="000000" w:themeColor="text1"/>
                <w:sz w:val="22"/>
                <w:szCs w:val="22"/>
              </w:rPr>
            </w:pPr>
            <w:ins w:id="184" w:author="Author">
              <w:r w:rsidRPr="002953C4">
                <w:rPr>
                  <w:rFonts w:ascii="Segoe UI" w:hAnsi="Segoe UI" w:cs="Segoe UI"/>
                  <w:b w:val="0"/>
                  <w:color w:val="000000" w:themeColor="text1"/>
                  <w:sz w:val="22"/>
                  <w:szCs w:val="22"/>
                </w:rPr>
                <w:t>1</w:t>
              </w:r>
            </w:ins>
          </w:p>
        </w:tc>
        <w:tc>
          <w:tcPr>
            <w:tcW w:w="0" w:type="auto"/>
          </w:tcPr>
          <w:p w14:paraId="5DB4A999" w14:textId="77777777" w:rsidR="00611FF6" w:rsidRPr="002953C4" w:rsidRDefault="00611FF6" w:rsidP="005312C7">
            <w:pPr>
              <w:cnfStyle w:val="000000100000" w:firstRow="0" w:lastRow="0" w:firstColumn="0" w:lastColumn="0" w:oddVBand="0" w:evenVBand="0" w:oddHBand="1" w:evenHBand="0" w:firstRowFirstColumn="0" w:firstRowLastColumn="0" w:lastRowFirstColumn="0" w:lastRowLastColumn="0"/>
              <w:rPr>
                <w:ins w:id="185" w:author="Author"/>
                <w:rFonts w:ascii="Segoe UI" w:hAnsi="Segoe UI" w:cs="Segoe UI"/>
                <w:color w:val="000000" w:themeColor="text1"/>
                <w:sz w:val="22"/>
                <w:szCs w:val="22"/>
              </w:rPr>
            </w:pPr>
            <w:proofErr w:type="gramStart"/>
            <w:ins w:id="186" w:author="Author">
              <w:r w:rsidRPr="002953C4">
                <w:rPr>
                  <w:rFonts w:ascii="Segoe UI" w:hAnsi="Segoe UI" w:cs="Segoe UI"/>
                  <w:color w:val="000000" w:themeColor="text1"/>
                  <w:sz w:val="22"/>
                  <w:szCs w:val="22"/>
                </w:rPr>
                <w:t>./</w:t>
              </w:r>
              <w:proofErr w:type="gramEnd"/>
              <w:r w:rsidRPr="002953C4">
                <w:rPr>
                  <w:rFonts w:ascii="Segoe UI" w:hAnsi="Segoe UI" w:cs="Segoe UI"/>
                  <w:color w:val="000000" w:themeColor="text1"/>
                  <w:sz w:val="22"/>
                  <w:szCs w:val="22"/>
                </w:rPr>
                <w:t>build/app/testpmd -</w:t>
              </w:r>
              <w:proofErr w:type="spellStart"/>
              <w:r w:rsidRPr="002953C4">
                <w:rPr>
                  <w:rFonts w:ascii="Segoe UI" w:hAnsi="Segoe UI" w:cs="Segoe UI"/>
                  <w:color w:val="000000" w:themeColor="text1"/>
                  <w:sz w:val="22"/>
                  <w:szCs w:val="22"/>
                </w:rPr>
                <w:t>cf</w:t>
              </w:r>
              <w:proofErr w:type="spellEnd"/>
              <w:r w:rsidRPr="002953C4">
                <w:rPr>
                  <w:rFonts w:ascii="Segoe UI" w:hAnsi="Segoe UI" w:cs="Segoe UI"/>
                  <w:color w:val="000000" w:themeColor="text1"/>
                  <w:sz w:val="22"/>
                  <w:szCs w:val="22"/>
                </w:rPr>
                <w:t xml:space="preserve"> -n4  -</w:t>
              </w:r>
              <w:r>
                <w:rPr>
                  <w:rFonts w:ascii="Segoe UI" w:hAnsi="Segoe UI" w:cs="Segoe UI"/>
                  <w:color w:val="000000" w:themeColor="text1"/>
                  <w:sz w:val="22"/>
                  <w:szCs w:val="22"/>
                </w:rPr>
                <w:t>a</w:t>
              </w:r>
              <w:r w:rsidRPr="002953C4">
                <w:rPr>
                  <w:rFonts w:ascii="Segoe UI" w:hAnsi="Segoe UI" w:cs="Segoe UI"/>
                  <w:color w:val="000000" w:themeColor="text1"/>
                  <w:sz w:val="22"/>
                  <w:szCs w:val="22"/>
                </w:rPr>
                <w:t xml:space="preserve"> 3b:00.0</w:t>
              </w:r>
              <w:r>
                <w:rPr>
                  <w:rFonts w:ascii="Segoe UI" w:hAnsi="Segoe UI" w:cs="Segoe UI"/>
                  <w:color w:val="000000" w:themeColor="text1"/>
                  <w:sz w:val="22"/>
                  <w:szCs w:val="22"/>
                </w:rPr>
                <w:t>,desc_prefetch=1,cmpt_desc_len=16</w:t>
              </w:r>
              <w:r w:rsidRPr="002953C4">
                <w:rPr>
                  <w:rFonts w:ascii="Segoe UI" w:hAnsi="Segoe UI" w:cs="Segoe UI"/>
                  <w:color w:val="000000" w:themeColor="text1"/>
                  <w:sz w:val="22"/>
                  <w:szCs w:val="22"/>
                </w:rPr>
                <w:t xml:space="preserve"> -- -</w:t>
              </w:r>
              <w:proofErr w:type="spellStart"/>
              <w:r w:rsidRPr="002953C4">
                <w:rPr>
                  <w:rFonts w:ascii="Segoe UI" w:hAnsi="Segoe UI" w:cs="Segoe UI"/>
                  <w:color w:val="000000" w:themeColor="text1"/>
                  <w:sz w:val="22"/>
                  <w:szCs w:val="22"/>
                </w:rPr>
                <w:t>i</w:t>
              </w:r>
              <w:proofErr w:type="spellEnd"/>
              <w:r w:rsidRPr="002953C4">
                <w:rPr>
                  <w:rFonts w:ascii="Segoe UI" w:hAnsi="Segoe UI" w:cs="Segoe UI"/>
                  <w:color w:val="000000" w:themeColor="text1"/>
                  <w:sz w:val="22"/>
                  <w:szCs w:val="22"/>
                </w:rPr>
                <w:t xml:space="preserve"> --</w:t>
              </w:r>
              <w:proofErr w:type="spellStart"/>
              <w:r w:rsidRPr="002953C4">
                <w:rPr>
                  <w:rFonts w:ascii="Segoe UI" w:hAnsi="Segoe UI" w:cs="Segoe UI"/>
                  <w:color w:val="000000" w:themeColor="text1"/>
                  <w:sz w:val="22"/>
                  <w:szCs w:val="22"/>
                </w:rPr>
                <w:t>nb</w:t>
              </w:r>
              <w:proofErr w:type="spellEnd"/>
              <w:r w:rsidRPr="002953C4">
                <w:rPr>
                  <w:rFonts w:ascii="Segoe UI" w:hAnsi="Segoe UI" w:cs="Segoe UI"/>
                  <w:color w:val="000000" w:themeColor="text1"/>
                  <w:sz w:val="22"/>
                  <w:szCs w:val="22"/>
                </w:rPr>
                <w:t>-cores=2 --rxq=1 --txq=1 --rxd=2048 --txd=2048 --burst=64 --mbuf-size=4224</w:t>
              </w:r>
            </w:ins>
          </w:p>
        </w:tc>
      </w:tr>
      <w:tr w:rsidR="00611FF6" w14:paraId="7C0D272A" w14:textId="77777777" w:rsidTr="005312C7">
        <w:trPr>
          <w:trHeight w:val="800"/>
          <w:jc w:val="center"/>
          <w:ins w:id="187" w:author="Author"/>
        </w:trPr>
        <w:tc>
          <w:tcPr>
            <w:cnfStyle w:val="001000000000" w:firstRow="0" w:lastRow="0" w:firstColumn="1" w:lastColumn="0" w:oddVBand="0" w:evenVBand="0" w:oddHBand="0" w:evenHBand="0" w:firstRowFirstColumn="0" w:firstRowLastColumn="0" w:lastRowFirstColumn="0" w:lastRowLastColumn="0"/>
            <w:tcW w:w="0" w:type="auto"/>
          </w:tcPr>
          <w:p w14:paraId="558E0B81" w14:textId="77777777" w:rsidR="00611FF6" w:rsidRPr="002953C4" w:rsidRDefault="00611FF6" w:rsidP="005312C7">
            <w:pPr>
              <w:rPr>
                <w:ins w:id="188" w:author="Author"/>
                <w:rFonts w:ascii="Segoe UI" w:hAnsi="Segoe UI" w:cs="Segoe UI"/>
                <w:b w:val="0"/>
                <w:color w:val="000000" w:themeColor="text1"/>
                <w:sz w:val="22"/>
                <w:szCs w:val="22"/>
              </w:rPr>
            </w:pPr>
            <w:ins w:id="189" w:author="Author">
              <w:r w:rsidRPr="002953C4">
                <w:rPr>
                  <w:rFonts w:ascii="Segoe UI" w:hAnsi="Segoe UI" w:cs="Segoe UI"/>
                  <w:b w:val="0"/>
                  <w:color w:val="000000" w:themeColor="text1"/>
                  <w:sz w:val="22"/>
                  <w:szCs w:val="22"/>
                </w:rPr>
                <w:t>2</w:t>
              </w:r>
            </w:ins>
          </w:p>
        </w:tc>
        <w:tc>
          <w:tcPr>
            <w:tcW w:w="0" w:type="auto"/>
          </w:tcPr>
          <w:p w14:paraId="455C2BE7" w14:textId="77777777" w:rsidR="00611FF6" w:rsidRPr="002953C4" w:rsidRDefault="00611FF6" w:rsidP="005312C7">
            <w:pPr>
              <w:cnfStyle w:val="000000000000" w:firstRow="0" w:lastRow="0" w:firstColumn="0" w:lastColumn="0" w:oddVBand="0" w:evenVBand="0" w:oddHBand="0" w:evenHBand="0" w:firstRowFirstColumn="0" w:firstRowLastColumn="0" w:lastRowFirstColumn="0" w:lastRowLastColumn="0"/>
              <w:rPr>
                <w:ins w:id="190" w:author="Author"/>
                <w:rFonts w:ascii="Segoe UI" w:hAnsi="Segoe UI" w:cs="Segoe UI"/>
                <w:color w:val="000000" w:themeColor="text1"/>
                <w:sz w:val="22"/>
                <w:szCs w:val="22"/>
              </w:rPr>
            </w:pPr>
            <w:proofErr w:type="gramStart"/>
            <w:ins w:id="191" w:author="Author">
              <w:r w:rsidRPr="002953C4">
                <w:rPr>
                  <w:rFonts w:ascii="Segoe UI" w:hAnsi="Segoe UI" w:cs="Segoe UI"/>
                  <w:color w:val="000000" w:themeColor="text1"/>
                  <w:sz w:val="22"/>
                  <w:szCs w:val="22"/>
                </w:rPr>
                <w:t>./</w:t>
              </w:r>
              <w:proofErr w:type="gramEnd"/>
              <w:r w:rsidRPr="002953C4">
                <w:rPr>
                  <w:rFonts w:ascii="Segoe UI" w:hAnsi="Segoe UI" w:cs="Segoe UI"/>
                  <w:color w:val="000000" w:themeColor="text1"/>
                  <w:sz w:val="22"/>
                  <w:szCs w:val="22"/>
                </w:rPr>
                <w:t>build/app/testpmd -</w:t>
              </w:r>
              <w:proofErr w:type="spellStart"/>
              <w:r w:rsidRPr="002953C4">
                <w:rPr>
                  <w:rFonts w:ascii="Segoe UI" w:hAnsi="Segoe UI" w:cs="Segoe UI"/>
                  <w:color w:val="000000" w:themeColor="text1"/>
                  <w:sz w:val="22"/>
                  <w:szCs w:val="22"/>
                </w:rPr>
                <w:t>cff</w:t>
              </w:r>
              <w:proofErr w:type="spellEnd"/>
              <w:r w:rsidRPr="002953C4">
                <w:rPr>
                  <w:rFonts w:ascii="Segoe UI" w:hAnsi="Segoe UI" w:cs="Segoe UI"/>
                  <w:color w:val="000000" w:themeColor="text1"/>
                  <w:sz w:val="22"/>
                  <w:szCs w:val="22"/>
                </w:rPr>
                <w:t xml:space="preserve"> -n4  -</w:t>
              </w:r>
              <w:r>
                <w:rPr>
                  <w:rFonts w:ascii="Segoe UI" w:hAnsi="Segoe UI" w:cs="Segoe UI"/>
                  <w:color w:val="000000" w:themeColor="text1"/>
                  <w:sz w:val="22"/>
                  <w:szCs w:val="22"/>
                </w:rPr>
                <w:t>a</w:t>
              </w:r>
              <w:r w:rsidRPr="002953C4">
                <w:rPr>
                  <w:rFonts w:ascii="Segoe UI" w:hAnsi="Segoe UI" w:cs="Segoe UI"/>
                  <w:color w:val="000000" w:themeColor="text1"/>
                  <w:sz w:val="22"/>
                  <w:szCs w:val="22"/>
                </w:rPr>
                <w:t xml:space="preserve"> 3b:00.0</w:t>
              </w:r>
              <w:r>
                <w:rPr>
                  <w:rFonts w:ascii="Segoe UI" w:hAnsi="Segoe UI" w:cs="Segoe UI"/>
                  <w:color w:val="000000" w:themeColor="text1"/>
                  <w:sz w:val="22"/>
                  <w:szCs w:val="22"/>
                </w:rPr>
                <w:t>,desc_prefetch=1,cmpt_desc_len=16</w:t>
              </w:r>
              <w:r w:rsidRPr="002953C4">
                <w:rPr>
                  <w:rFonts w:ascii="Segoe UI" w:hAnsi="Segoe UI" w:cs="Segoe UI"/>
                  <w:color w:val="000000" w:themeColor="text1"/>
                  <w:sz w:val="22"/>
                  <w:szCs w:val="22"/>
                </w:rPr>
                <w:t xml:space="preserve"> -- -</w:t>
              </w:r>
              <w:proofErr w:type="spellStart"/>
              <w:r w:rsidRPr="002953C4">
                <w:rPr>
                  <w:rFonts w:ascii="Segoe UI" w:hAnsi="Segoe UI" w:cs="Segoe UI"/>
                  <w:color w:val="000000" w:themeColor="text1"/>
                  <w:sz w:val="22"/>
                  <w:szCs w:val="22"/>
                </w:rPr>
                <w:t>i</w:t>
              </w:r>
              <w:proofErr w:type="spellEnd"/>
              <w:r w:rsidRPr="002953C4">
                <w:rPr>
                  <w:rFonts w:ascii="Segoe UI" w:hAnsi="Segoe UI" w:cs="Segoe UI"/>
                  <w:color w:val="000000" w:themeColor="text1"/>
                  <w:sz w:val="22"/>
                  <w:szCs w:val="22"/>
                </w:rPr>
                <w:t xml:space="preserve"> --</w:t>
              </w:r>
              <w:proofErr w:type="spellStart"/>
              <w:r w:rsidRPr="002953C4">
                <w:rPr>
                  <w:rFonts w:ascii="Segoe UI" w:hAnsi="Segoe UI" w:cs="Segoe UI"/>
                  <w:color w:val="000000" w:themeColor="text1"/>
                  <w:sz w:val="22"/>
                  <w:szCs w:val="22"/>
                </w:rPr>
                <w:t>nb</w:t>
              </w:r>
              <w:proofErr w:type="spellEnd"/>
              <w:r w:rsidRPr="002953C4">
                <w:rPr>
                  <w:rFonts w:ascii="Segoe UI" w:hAnsi="Segoe UI" w:cs="Segoe UI"/>
                  <w:color w:val="000000" w:themeColor="text1"/>
                  <w:sz w:val="22"/>
                  <w:szCs w:val="22"/>
                </w:rPr>
                <w:t>-cores=3 --rxq=2 --txq=2 --rxd=2048 --txd=2048 --burst=64 --mbuf-size=4224</w:t>
              </w:r>
            </w:ins>
          </w:p>
        </w:tc>
      </w:tr>
      <w:tr w:rsidR="00611FF6" w14:paraId="2867B9AB" w14:textId="77777777" w:rsidTr="005312C7">
        <w:trPr>
          <w:cnfStyle w:val="000000100000" w:firstRow="0" w:lastRow="0" w:firstColumn="0" w:lastColumn="0" w:oddVBand="0" w:evenVBand="0" w:oddHBand="1" w:evenHBand="0" w:firstRowFirstColumn="0" w:firstRowLastColumn="0" w:lastRowFirstColumn="0" w:lastRowLastColumn="0"/>
          <w:trHeight w:val="800"/>
          <w:jc w:val="center"/>
          <w:ins w:id="192" w:author="Author"/>
        </w:trPr>
        <w:tc>
          <w:tcPr>
            <w:cnfStyle w:val="001000000000" w:firstRow="0" w:lastRow="0" w:firstColumn="1" w:lastColumn="0" w:oddVBand="0" w:evenVBand="0" w:oddHBand="0" w:evenHBand="0" w:firstRowFirstColumn="0" w:firstRowLastColumn="0" w:lastRowFirstColumn="0" w:lastRowLastColumn="0"/>
            <w:tcW w:w="0" w:type="auto"/>
          </w:tcPr>
          <w:p w14:paraId="1FA465D4" w14:textId="77777777" w:rsidR="00611FF6" w:rsidRPr="002953C4" w:rsidRDefault="00611FF6" w:rsidP="005312C7">
            <w:pPr>
              <w:rPr>
                <w:ins w:id="193" w:author="Author"/>
                <w:rFonts w:ascii="Segoe UI" w:hAnsi="Segoe UI" w:cs="Segoe UI"/>
                <w:b w:val="0"/>
                <w:color w:val="000000" w:themeColor="text1"/>
                <w:sz w:val="22"/>
                <w:szCs w:val="22"/>
              </w:rPr>
            </w:pPr>
            <w:ins w:id="194" w:author="Author">
              <w:r w:rsidRPr="002953C4">
                <w:rPr>
                  <w:rFonts w:ascii="Segoe UI" w:hAnsi="Segoe UI" w:cs="Segoe UI"/>
                  <w:b w:val="0"/>
                  <w:color w:val="000000" w:themeColor="text1"/>
                  <w:sz w:val="22"/>
                  <w:szCs w:val="22"/>
                </w:rPr>
                <w:t>4</w:t>
              </w:r>
            </w:ins>
          </w:p>
        </w:tc>
        <w:tc>
          <w:tcPr>
            <w:tcW w:w="0" w:type="auto"/>
          </w:tcPr>
          <w:p w14:paraId="00E33B54" w14:textId="77777777" w:rsidR="00611FF6" w:rsidRPr="002953C4" w:rsidRDefault="00611FF6" w:rsidP="005312C7">
            <w:pPr>
              <w:cnfStyle w:val="000000100000" w:firstRow="0" w:lastRow="0" w:firstColumn="0" w:lastColumn="0" w:oddVBand="0" w:evenVBand="0" w:oddHBand="1" w:evenHBand="0" w:firstRowFirstColumn="0" w:firstRowLastColumn="0" w:lastRowFirstColumn="0" w:lastRowLastColumn="0"/>
              <w:rPr>
                <w:ins w:id="195" w:author="Author"/>
                <w:rFonts w:ascii="Segoe UI" w:hAnsi="Segoe UI" w:cs="Segoe UI"/>
                <w:color w:val="000000" w:themeColor="text1"/>
                <w:sz w:val="22"/>
                <w:szCs w:val="22"/>
              </w:rPr>
            </w:pPr>
            <w:proofErr w:type="gramStart"/>
            <w:ins w:id="196" w:author="Author">
              <w:r w:rsidRPr="002953C4">
                <w:rPr>
                  <w:rFonts w:ascii="Segoe UI" w:hAnsi="Segoe UI" w:cs="Segoe UI"/>
                  <w:color w:val="000000" w:themeColor="text1"/>
                  <w:sz w:val="22"/>
                  <w:szCs w:val="22"/>
                </w:rPr>
                <w:t>./</w:t>
              </w:r>
              <w:proofErr w:type="gramEnd"/>
              <w:r w:rsidRPr="002953C4">
                <w:rPr>
                  <w:rFonts w:ascii="Segoe UI" w:hAnsi="Segoe UI" w:cs="Segoe UI"/>
                  <w:color w:val="000000" w:themeColor="text1"/>
                  <w:sz w:val="22"/>
                  <w:szCs w:val="22"/>
                </w:rPr>
                <w:t>build/app/testpmd -</w:t>
              </w:r>
              <w:proofErr w:type="spellStart"/>
              <w:r w:rsidRPr="002953C4">
                <w:rPr>
                  <w:rFonts w:ascii="Segoe UI" w:hAnsi="Segoe UI" w:cs="Segoe UI"/>
                  <w:color w:val="000000" w:themeColor="text1"/>
                  <w:sz w:val="22"/>
                  <w:szCs w:val="22"/>
                </w:rPr>
                <w:t>cfff</w:t>
              </w:r>
              <w:proofErr w:type="spellEnd"/>
              <w:r>
                <w:rPr>
                  <w:rFonts w:ascii="Segoe UI" w:hAnsi="Segoe UI" w:cs="Segoe UI"/>
                  <w:color w:val="000000" w:themeColor="text1"/>
                  <w:sz w:val="22"/>
                  <w:szCs w:val="22"/>
                </w:rPr>
                <w:t xml:space="preserve"> -n4  -a 3b:00.0,desc_prefetch=1</w:t>
              </w:r>
              <w:r w:rsidRPr="002953C4">
                <w:rPr>
                  <w:rFonts w:ascii="Segoe UI" w:hAnsi="Segoe UI" w:cs="Segoe UI"/>
                  <w:color w:val="000000" w:themeColor="text1"/>
                  <w:sz w:val="22"/>
                  <w:szCs w:val="22"/>
                </w:rPr>
                <w:t>,cmpt_desc_len</w:t>
              </w:r>
              <w:r>
                <w:rPr>
                  <w:rFonts w:ascii="Segoe UI" w:hAnsi="Segoe UI" w:cs="Segoe UI"/>
                  <w:color w:val="000000" w:themeColor="text1"/>
                  <w:sz w:val="22"/>
                  <w:szCs w:val="22"/>
                </w:rPr>
                <w:t>=16</w:t>
              </w:r>
              <w:r w:rsidRPr="002953C4">
                <w:rPr>
                  <w:rFonts w:ascii="Segoe UI" w:hAnsi="Segoe UI" w:cs="Segoe UI"/>
                  <w:color w:val="000000" w:themeColor="text1"/>
                  <w:sz w:val="22"/>
                  <w:szCs w:val="22"/>
                </w:rPr>
                <w:t xml:space="preserve"> -- -</w:t>
              </w:r>
              <w:proofErr w:type="spellStart"/>
              <w:r w:rsidRPr="002953C4">
                <w:rPr>
                  <w:rFonts w:ascii="Segoe UI" w:hAnsi="Segoe UI" w:cs="Segoe UI"/>
                  <w:color w:val="000000" w:themeColor="text1"/>
                  <w:sz w:val="22"/>
                  <w:szCs w:val="22"/>
                </w:rPr>
                <w:t>i</w:t>
              </w:r>
              <w:proofErr w:type="spellEnd"/>
              <w:r w:rsidRPr="002953C4">
                <w:rPr>
                  <w:rFonts w:ascii="Segoe UI" w:hAnsi="Segoe UI" w:cs="Segoe UI"/>
                  <w:color w:val="000000" w:themeColor="text1"/>
                  <w:sz w:val="22"/>
                  <w:szCs w:val="22"/>
                </w:rPr>
                <w:t xml:space="preserve"> --</w:t>
              </w:r>
              <w:proofErr w:type="spellStart"/>
              <w:r w:rsidRPr="002953C4">
                <w:rPr>
                  <w:rFonts w:ascii="Segoe UI" w:hAnsi="Segoe UI" w:cs="Segoe UI"/>
                  <w:color w:val="000000" w:themeColor="text1"/>
                  <w:sz w:val="22"/>
                  <w:szCs w:val="22"/>
                </w:rPr>
                <w:t>nb</w:t>
              </w:r>
              <w:proofErr w:type="spellEnd"/>
              <w:r w:rsidRPr="002953C4">
                <w:rPr>
                  <w:rFonts w:ascii="Segoe UI" w:hAnsi="Segoe UI" w:cs="Segoe UI"/>
                  <w:color w:val="000000" w:themeColor="text1"/>
                  <w:sz w:val="22"/>
                  <w:szCs w:val="22"/>
                </w:rPr>
                <w:t>-cores=5 --rxq=4 --txq=4 --rxd=2048 --txd=2048 --burst=64 --mbuf-size=4224</w:t>
              </w:r>
            </w:ins>
          </w:p>
        </w:tc>
      </w:tr>
      <w:tr w:rsidR="00611FF6" w14:paraId="297C5689" w14:textId="77777777" w:rsidTr="005312C7">
        <w:trPr>
          <w:trHeight w:val="791"/>
          <w:jc w:val="center"/>
          <w:ins w:id="197" w:author="Author"/>
        </w:trPr>
        <w:tc>
          <w:tcPr>
            <w:cnfStyle w:val="001000000000" w:firstRow="0" w:lastRow="0" w:firstColumn="1" w:lastColumn="0" w:oddVBand="0" w:evenVBand="0" w:oddHBand="0" w:evenHBand="0" w:firstRowFirstColumn="0" w:firstRowLastColumn="0" w:lastRowFirstColumn="0" w:lastRowLastColumn="0"/>
            <w:tcW w:w="0" w:type="auto"/>
          </w:tcPr>
          <w:p w14:paraId="2E4A98C9" w14:textId="77777777" w:rsidR="00611FF6" w:rsidRPr="002953C4" w:rsidRDefault="00611FF6" w:rsidP="005312C7">
            <w:pPr>
              <w:rPr>
                <w:ins w:id="198" w:author="Author"/>
                <w:rFonts w:ascii="Segoe UI" w:hAnsi="Segoe UI" w:cs="Segoe UI"/>
                <w:b w:val="0"/>
                <w:color w:val="000000" w:themeColor="text1"/>
                <w:sz w:val="22"/>
                <w:szCs w:val="22"/>
              </w:rPr>
            </w:pPr>
            <w:ins w:id="199" w:author="Author">
              <w:r w:rsidRPr="002953C4">
                <w:rPr>
                  <w:rFonts w:ascii="Segoe UI" w:hAnsi="Segoe UI" w:cs="Segoe UI"/>
                  <w:b w:val="0"/>
                  <w:color w:val="000000" w:themeColor="text1"/>
                  <w:sz w:val="22"/>
                  <w:szCs w:val="22"/>
                </w:rPr>
                <w:t>8</w:t>
              </w:r>
            </w:ins>
          </w:p>
        </w:tc>
        <w:tc>
          <w:tcPr>
            <w:tcW w:w="0" w:type="auto"/>
          </w:tcPr>
          <w:p w14:paraId="7ED416D1" w14:textId="77777777" w:rsidR="00611FF6" w:rsidRPr="002953C4" w:rsidRDefault="00611FF6" w:rsidP="005312C7">
            <w:pPr>
              <w:cnfStyle w:val="000000000000" w:firstRow="0" w:lastRow="0" w:firstColumn="0" w:lastColumn="0" w:oddVBand="0" w:evenVBand="0" w:oddHBand="0" w:evenHBand="0" w:firstRowFirstColumn="0" w:firstRowLastColumn="0" w:lastRowFirstColumn="0" w:lastRowLastColumn="0"/>
              <w:rPr>
                <w:ins w:id="200" w:author="Author"/>
                <w:rFonts w:ascii="Segoe UI" w:hAnsi="Segoe UI" w:cs="Segoe UI"/>
                <w:color w:val="000000" w:themeColor="text1"/>
                <w:sz w:val="22"/>
                <w:szCs w:val="22"/>
              </w:rPr>
            </w:pPr>
            <w:proofErr w:type="gramStart"/>
            <w:ins w:id="201" w:author="Author">
              <w:r w:rsidRPr="002953C4">
                <w:rPr>
                  <w:rFonts w:ascii="Segoe UI" w:hAnsi="Segoe UI" w:cs="Segoe UI"/>
                  <w:color w:val="000000" w:themeColor="text1"/>
                  <w:sz w:val="22"/>
                  <w:szCs w:val="22"/>
                </w:rPr>
                <w:t>./</w:t>
              </w:r>
              <w:proofErr w:type="gramEnd"/>
              <w:r w:rsidRPr="002953C4">
                <w:rPr>
                  <w:rFonts w:ascii="Segoe UI" w:hAnsi="Segoe UI" w:cs="Segoe UI"/>
                  <w:color w:val="000000" w:themeColor="text1"/>
                  <w:sz w:val="22"/>
                  <w:szCs w:val="22"/>
                </w:rPr>
                <w:t>build/app/testpmd -</w:t>
              </w:r>
              <w:proofErr w:type="spellStart"/>
              <w:r w:rsidRPr="002953C4">
                <w:rPr>
                  <w:rFonts w:ascii="Segoe UI" w:hAnsi="Segoe UI" w:cs="Segoe UI"/>
                  <w:color w:val="000000" w:themeColor="text1"/>
                  <w:sz w:val="22"/>
                  <w:szCs w:val="22"/>
                </w:rPr>
                <w:t>cfff</w:t>
              </w:r>
              <w:r>
                <w:rPr>
                  <w:rFonts w:ascii="Segoe UI" w:hAnsi="Segoe UI" w:cs="Segoe UI"/>
                  <w:color w:val="000000" w:themeColor="text1"/>
                  <w:sz w:val="22"/>
                  <w:szCs w:val="22"/>
                </w:rPr>
                <w:t>f</w:t>
              </w:r>
              <w:proofErr w:type="spellEnd"/>
              <w:r>
                <w:rPr>
                  <w:rFonts w:ascii="Segoe UI" w:hAnsi="Segoe UI" w:cs="Segoe UI"/>
                  <w:color w:val="000000" w:themeColor="text1"/>
                  <w:sz w:val="22"/>
                  <w:szCs w:val="22"/>
                </w:rPr>
                <w:t xml:space="preserve"> -n4 -a 3b:00.0,desc_prefetch=1,cmpt_desc_len=16</w:t>
              </w:r>
              <w:r w:rsidRPr="002953C4">
                <w:rPr>
                  <w:rFonts w:ascii="Segoe UI" w:hAnsi="Segoe UI" w:cs="Segoe UI"/>
                  <w:color w:val="000000" w:themeColor="text1"/>
                  <w:sz w:val="22"/>
                  <w:szCs w:val="22"/>
                </w:rPr>
                <w:t xml:space="preserve"> -- -</w:t>
              </w:r>
              <w:proofErr w:type="spellStart"/>
              <w:r w:rsidRPr="002953C4">
                <w:rPr>
                  <w:rFonts w:ascii="Segoe UI" w:hAnsi="Segoe UI" w:cs="Segoe UI"/>
                  <w:color w:val="000000" w:themeColor="text1"/>
                  <w:sz w:val="22"/>
                  <w:szCs w:val="22"/>
                </w:rPr>
                <w:t>i</w:t>
              </w:r>
              <w:proofErr w:type="spellEnd"/>
              <w:r w:rsidRPr="002953C4">
                <w:rPr>
                  <w:rFonts w:ascii="Segoe UI" w:hAnsi="Segoe UI" w:cs="Segoe UI"/>
                  <w:color w:val="000000" w:themeColor="text1"/>
                  <w:sz w:val="22"/>
                  <w:szCs w:val="22"/>
                </w:rPr>
                <w:t xml:space="preserve"> --</w:t>
              </w:r>
              <w:proofErr w:type="spellStart"/>
              <w:r w:rsidRPr="002953C4">
                <w:rPr>
                  <w:rFonts w:ascii="Segoe UI" w:hAnsi="Segoe UI" w:cs="Segoe UI"/>
                  <w:color w:val="000000" w:themeColor="text1"/>
                  <w:sz w:val="22"/>
                  <w:szCs w:val="22"/>
                </w:rPr>
                <w:t>nb</w:t>
              </w:r>
              <w:proofErr w:type="spellEnd"/>
              <w:r w:rsidRPr="002953C4">
                <w:rPr>
                  <w:rFonts w:ascii="Segoe UI" w:hAnsi="Segoe UI" w:cs="Segoe UI"/>
                  <w:color w:val="000000" w:themeColor="text1"/>
                  <w:sz w:val="22"/>
                  <w:szCs w:val="22"/>
                </w:rPr>
                <w:t>-cores=9 --rxq=8 --txq=8 --rxd=2048 --txd=2048 --burst=64 --mbuf-size=4224</w:t>
              </w:r>
            </w:ins>
          </w:p>
        </w:tc>
      </w:tr>
    </w:tbl>
    <w:p w14:paraId="221098B8" w14:textId="02998BBF" w:rsidR="00611FF6" w:rsidRDefault="00611FF6" w:rsidP="00611FF6">
      <w:pPr>
        <w:pStyle w:val="Caption"/>
        <w:jc w:val="center"/>
        <w:rPr>
          <w:ins w:id="202" w:author="Author"/>
        </w:rPr>
      </w:pPr>
      <w:r w:rsidRPr="00453431">
        <w:t xml:space="preserve">Table </w:t>
      </w:r>
      <w:r>
        <w:rPr>
          <w:b w:val="0"/>
          <w:bCs w:val="0"/>
        </w:rPr>
        <w:fldChar w:fldCharType="begin"/>
      </w:r>
      <w:r>
        <w:instrText xml:space="preserve"> SEQ Table \* ARABIC </w:instrText>
      </w:r>
      <w:r>
        <w:rPr>
          <w:b w:val="0"/>
          <w:bCs w:val="0"/>
        </w:rPr>
        <w:fldChar w:fldCharType="separate"/>
      </w:r>
      <w:r w:rsidR="005C3FF7">
        <w:rPr>
          <w:noProof/>
        </w:rPr>
        <w:t>5</w:t>
      </w:r>
      <w:r>
        <w:rPr>
          <w:b w:val="0"/>
          <w:bCs w:val="0"/>
        </w:rPr>
        <w:fldChar w:fldCharType="end"/>
      </w:r>
      <w:r w:rsidRPr="00453431">
        <w:t xml:space="preserve">: </w:t>
      </w:r>
      <w:ins w:id="203" w:author="Author">
        <w:r>
          <w:t xml:space="preserve">Command-line for </w:t>
        </w:r>
        <w:proofErr w:type="spellStart"/>
        <w:r>
          <w:t>testpmd</w:t>
        </w:r>
        <w:proofErr w:type="spellEnd"/>
        <w:r>
          <w:t xml:space="preserve"> application</w:t>
        </w:r>
      </w:ins>
    </w:p>
    <w:p w14:paraId="7A45DA24" w14:textId="3FAC9B7C" w:rsidR="00511DF8" w:rsidRDefault="0066014C" w:rsidP="004A543B">
      <w:pPr>
        <w:pStyle w:val="Heading3"/>
      </w:pPr>
      <w:r w:rsidRPr="0066014C">
        <w:lastRenderedPageBreak/>
        <w:t>QDMA Performance metrics on AMD System</w:t>
      </w:r>
    </w:p>
    <w:p w14:paraId="74489F95" w14:textId="652A723B" w:rsidR="006B138F" w:rsidRPr="006B138F" w:rsidRDefault="0066014C" w:rsidP="006B138F">
      <w:pPr>
        <w:pStyle w:val="Heading4"/>
        <w:rPr>
          <w:ins w:id="204" w:author="Author"/>
        </w:rPr>
        <w:pPrChange w:id="205" w:author="Author">
          <w:pPr>
            <w:pStyle w:val="Heading4"/>
          </w:pPr>
        </w:pPrChange>
      </w:pPr>
      <w:r w:rsidRPr="006B138F">
        <w:t>PF Performance</w:t>
      </w:r>
    </w:p>
    <w:p w14:paraId="59C1D820" w14:textId="30915A74" w:rsidR="006B138F" w:rsidRPr="006B138F" w:rsidRDefault="006B138F" w:rsidP="006B138F">
      <w:pPr>
        <w:pStyle w:val="Heading5"/>
        <w:rPr>
          <w:ins w:id="206" w:author="Author"/>
        </w:rPr>
        <w:pPrChange w:id="207" w:author="Author">
          <w:pPr>
            <w:pStyle w:val="Heading4"/>
          </w:pPr>
        </w:pPrChange>
      </w:pPr>
      <w:ins w:id="208" w:author="Author">
        <w:r w:rsidRPr="006B138F">
          <w:t>ST C2H Performance</w:t>
        </w:r>
      </w:ins>
    </w:p>
    <w:p w14:paraId="692FB997" w14:textId="7DE9756F" w:rsidR="000F368E" w:rsidDel="0066014C" w:rsidRDefault="000F368E" w:rsidP="00511DF8">
      <w:pPr>
        <w:pStyle w:val="Heading5"/>
        <w:rPr>
          <w:del w:id="209" w:author="Author"/>
        </w:rPr>
        <w:pPrChange w:id="210" w:author="Author">
          <w:pPr>
            <w:pStyle w:val="Heading3"/>
          </w:pPr>
        </w:pPrChange>
      </w:pPr>
    </w:p>
    <w:p w14:paraId="2FB75220" w14:textId="58D525FC" w:rsidR="00AC00FC" w:rsidDel="000F368E" w:rsidRDefault="00E93B2A" w:rsidP="00511DF8">
      <w:pPr>
        <w:pStyle w:val="Heading5"/>
        <w:rPr>
          <w:del w:id="211" w:author="Author"/>
        </w:rPr>
        <w:pPrChange w:id="212" w:author="Author">
          <w:pPr>
            <w:pStyle w:val="Heading3"/>
          </w:pPr>
        </w:pPrChange>
      </w:pPr>
      <w:ins w:id="213" w:author="Author">
        <w:del w:id="214" w:author="Author">
          <w:r w:rsidDel="000F368E">
            <w:delText xml:space="preserve">QDMA Performance metrics on </w:delText>
          </w:r>
          <w:r w:rsidR="00AC00FC" w:rsidRPr="004B3439" w:rsidDel="000F368E">
            <w:delText>AMD</w:delText>
          </w:r>
          <w:r w:rsidDel="000F368E">
            <w:delText xml:space="preserve"> System</w:delText>
          </w:r>
          <w:r w:rsidR="00AC00FC" w:rsidRPr="004B3439" w:rsidDel="00E93B2A">
            <w:delText>:</w:delText>
          </w:r>
        </w:del>
      </w:ins>
    </w:p>
    <w:p w14:paraId="781B545D" w14:textId="215BE1E3" w:rsidR="00BB0B22" w:rsidDel="000F368E" w:rsidRDefault="00BB0B22" w:rsidP="006B138F">
      <w:pPr>
        <w:pStyle w:val="Heading5"/>
        <w:rPr>
          <w:del w:id="215" w:author="Author"/>
        </w:rPr>
      </w:pPr>
      <w:ins w:id="216" w:author="Author">
        <w:del w:id="217" w:author="Author">
          <w:r w:rsidRPr="000F368E" w:rsidDel="00AC00FC">
            <w:delText>AMD:</w:delText>
          </w:r>
        </w:del>
      </w:ins>
    </w:p>
    <w:p w14:paraId="5CF57517" w14:textId="543C7D95" w:rsidR="000F368E" w:rsidRPr="000F368E" w:rsidDel="0066014C" w:rsidRDefault="000F368E" w:rsidP="00511DF8">
      <w:pPr>
        <w:pStyle w:val="Heading5"/>
        <w:rPr>
          <w:ins w:id="218" w:author="Author"/>
          <w:del w:id="219" w:author="Author"/>
        </w:rPr>
        <w:pPrChange w:id="220" w:author="Author">
          <w:pPr>
            <w:pStyle w:val="Heading3"/>
          </w:pPr>
        </w:pPrChange>
      </w:pPr>
    </w:p>
    <w:p w14:paraId="7B9F242B" w14:textId="1516335F" w:rsidR="00D061E5" w:rsidDel="000F368E" w:rsidRDefault="00D061E5" w:rsidP="006B138F">
      <w:pPr>
        <w:pStyle w:val="Heading5"/>
        <w:rPr>
          <w:del w:id="221" w:author="Author"/>
        </w:rPr>
      </w:pPr>
    </w:p>
    <w:p w14:paraId="4B806C7F" w14:textId="6A45ED7C" w:rsidR="00BB0B22" w:rsidRPr="000F368E" w:rsidDel="000F368E" w:rsidRDefault="00BB0B22" w:rsidP="00511DF8">
      <w:pPr>
        <w:pStyle w:val="Heading5"/>
        <w:rPr>
          <w:ins w:id="222" w:author="Author"/>
          <w:del w:id="223" w:author="Author"/>
        </w:rPr>
        <w:pPrChange w:id="224" w:author="Author">
          <w:pPr>
            <w:pStyle w:val="Heading4"/>
          </w:pPr>
        </w:pPrChange>
      </w:pPr>
      <w:ins w:id="225" w:author="Author">
        <w:del w:id="226" w:author="Author">
          <w:r w:rsidRPr="000F368E" w:rsidDel="000F368E">
            <w:delText>PF Performance</w:delText>
          </w:r>
          <w:r w:rsidR="00E90697" w:rsidRPr="000F368E" w:rsidDel="000F368E">
            <w:delText xml:space="preserve"> Metrics</w:delText>
          </w:r>
          <w:r w:rsidR="00E91985" w:rsidRPr="000F368E" w:rsidDel="000F368E">
            <w:delText>:</w:delText>
          </w:r>
        </w:del>
      </w:ins>
    </w:p>
    <w:p w14:paraId="2AE82560" w14:textId="7D1E955A" w:rsidR="00982978" w:rsidDel="000F368E" w:rsidRDefault="00982978" w:rsidP="00511DF8">
      <w:pPr>
        <w:pStyle w:val="Heading5"/>
        <w:rPr>
          <w:ins w:id="227" w:author="Author"/>
          <w:del w:id="228" w:author="Author"/>
        </w:rPr>
        <w:pPrChange w:id="229" w:author="Author">
          <w:pPr>
            <w:pStyle w:val="Heading4"/>
          </w:pPr>
        </w:pPrChange>
      </w:pPr>
    </w:p>
    <w:p w14:paraId="785A571B" w14:textId="2952B8DD" w:rsidR="002E4049" w:rsidDel="000F368E" w:rsidRDefault="00074D13" w:rsidP="00511DF8">
      <w:pPr>
        <w:pStyle w:val="Heading5"/>
        <w:rPr>
          <w:ins w:id="230" w:author="Author"/>
          <w:del w:id="231" w:author="Author"/>
        </w:rPr>
        <w:pPrChange w:id="232" w:author="Author">
          <w:pPr>
            <w:pStyle w:val="Heading3"/>
          </w:pPr>
        </w:pPrChange>
      </w:pPr>
      <w:ins w:id="233" w:author="Author">
        <w:del w:id="234" w:author="Author">
          <w:r w:rsidDel="000F368E">
            <w:delText>ST C2H Performance</w:delText>
          </w:r>
          <w:r w:rsidR="00F06446" w:rsidDel="000F368E">
            <w:delText xml:space="preserve">DPDK </w:delText>
          </w:r>
          <w:r w:rsidR="002E4049" w:rsidDel="000F368E">
            <w:delText>Performance numbers on AMD Setup</w:delText>
          </w:r>
          <w:r w:rsidR="00B13FAA" w:rsidDel="000F368E">
            <w:delText>AMD</w:delText>
          </w:r>
          <w:r w:rsidR="002E4049" w:rsidDel="000F368E">
            <w:delText>:</w:delText>
          </w:r>
        </w:del>
      </w:ins>
    </w:p>
    <w:p w14:paraId="06CA9F01" w14:textId="18177C0B" w:rsidR="00681D6F" w:rsidRPr="00681D6F" w:rsidDel="000F368E" w:rsidRDefault="00681D6F" w:rsidP="00511DF8">
      <w:pPr>
        <w:pStyle w:val="Heading5"/>
        <w:rPr>
          <w:ins w:id="235" w:author="Author"/>
          <w:del w:id="236" w:author="Author"/>
        </w:rPr>
        <w:pPrChange w:id="237" w:author="Author">
          <w:pPr>
            <w:pStyle w:val="Heading4"/>
          </w:pPr>
        </w:pPrChange>
      </w:pPr>
      <w:ins w:id="238" w:author="Author">
        <w:del w:id="239" w:author="Author">
          <w:r w:rsidDel="000F368E">
            <w:delText>PF Performance:</w:delText>
          </w:r>
        </w:del>
      </w:ins>
    </w:p>
    <w:p w14:paraId="12A0E1D2" w14:textId="00C530C3" w:rsidR="004205B8" w:rsidRPr="00681D6F" w:rsidDel="000F368E" w:rsidRDefault="0087596C" w:rsidP="00511DF8">
      <w:pPr>
        <w:pStyle w:val="Heading5"/>
        <w:rPr>
          <w:del w:id="240" w:author="Author"/>
        </w:rPr>
        <w:pPrChange w:id="241" w:author="Author">
          <w:pPr>
            <w:pStyle w:val="Heading4"/>
          </w:pPr>
        </w:pPrChange>
      </w:pPr>
      <w:del w:id="242" w:author="Author">
        <w:r w:rsidRPr="00681D6F" w:rsidDel="000F368E">
          <w:delText>PF Performance</w:delText>
        </w:r>
        <w:r w:rsidR="002128FE" w:rsidRPr="00681D6F" w:rsidDel="000F368E">
          <w:delText>:</w:delText>
        </w:r>
      </w:del>
    </w:p>
    <w:p w14:paraId="5078F572" w14:textId="1924E9F9" w:rsidR="0072448F" w:rsidDel="000F368E" w:rsidRDefault="004E1332" w:rsidP="00511DF8">
      <w:pPr>
        <w:pStyle w:val="Heading5"/>
        <w:rPr>
          <w:ins w:id="243" w:author="Author"/>
          <w:del w:id="244" w:author="Author"/>
        </w:rPr>
        <w:pPrChange w:id="245" w:author="Author">
          <w:pPr>
            <w:pStyle w:val="NormalWeb"/>
            <w:shd w:val="clear" w:color="auto" w:fill="FFFFFF" w:themeFill="background1"/>
            <w:spacing w:line="280" w:lineRule="atLeast"/>
          </w:pPr>
        </w:pPrChange>
      </w:pPr>
      <w:del w:id="246" w:author="Author">
        <w:r w:rsidDel="000F368E">
          <w:rPr>
            <w:b/>
            <w:i/>
            <w:iCs/>
            <w:noProof/>
            <w:color w:val="000000" w:themeColor="text1"/>
          </w:rPr>
          <w:drawing>
            <wp:inline distT="0" distB="0" distL="0" distR="0" wp14:anchorId="5A53A15B" wp14:editId="02392574">
              <wp:extent cx="5943600" cy="3590290"/>
              <wp:effectExtent l="0" t="0" r="0" b="10160"/>
              <wp:docPr id="1" name="Chart 1">
                <a:extLst xmlns:a="http://schemas.openxmlformats.org/drawingml/2006/main">
                  <a:ext uri="{FF2B5EF4-FFF2-40B4-BE49-F238E27FC236}">
                    <a16:creationId xmlns:a16="http://schemas.microsoft.com/office/drawing/2014/main" id="{FE0DB9AF-D816-4792-A3D5-BFC9D1E493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del>
    </w:p>
    <w:p w14:paraId="5BFF7CB1" w14:textId="325A8744" w:rsidR="00506721" w:rsidDel="000F368E" w:rsidRDefault="00506721" w:rsidP="00511DF8">
      <w:pPr>
        <w:pStyle w:val="Heading5"/>
        <w:rPr>
          <w:del w:id="247" w:author="Author"/>
        </w:rPr>
        <w:pPrChange w:id="248" w:author="Author">
          <w:pPr>
            <w:pStyle w:val="NormalWeb"/>
            <w:shd w:val="clear" w:color="auto" w:fill="FFFFFF" w:themeFill="background1"/>
            <w:spacing w:line="280" w:lineRule="atLeast"/>
          </w:pPr>
        </w:pPrChange>
      </w:pPr>
      <w:ins w:id="249" w:author="Author">
        <w:del w:id="250" w:author="Author">
          <w:r w:rsidDel="000F368E">
            <w:rPr>
              <w:b/>
              <w:i/>
              <w:iCs/>
              <w:noProof/>
              <w:color w:val="000000" w:themeColor="text1"/>
            </w:rPr>
            <w:lastRenderedPageBreak/>
            <w:drawing>
              <wp:inline distT="0" distB="0" distL="0" distR="0" wp14:anchorId="23E6FE21" wp14:editId="0419BFEC">
                <wp:extent cx="5943600" cy="3528695"/>
                <wp:effectExtent l="0" t="0" r="0" b="14605"/>
                <wp:docPr id="43" name="Chart 43">
                  <a:extLst xmlns:a="http://schemas.openxmlformats.org/drawingml/2006/main">
                    <a:ext uri="{FF2B5EF4-FFF2-40B4-BE49-F238E27FC236}">
                      <a16:creationId xmlns:a16="http://schemas.microsoft.com/office/drawing/2014/main" id="{FE0DB9AF-D816-4792-A3D5-BFC9D1E493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del>
      </w:ins>
    </w:p>
    <w:p w14:paraId="2EE4C867" w14:textId="56040C06" w:rsidR="00347873" w:rsidDel="000F368E" w:rsidRDefault="00347873" w:rsidP="006B138F">
      <w:pPr>
        <w:pStyle w:val="Heading5"/>
        <w:rPr>
          <w:ins w:id="251" w:author="Author"/>
          <w:del w:id="252" w:author="Author"/>
        </w:rPr>
      </w:pPr>
    </w:p>
    <w:p w14:paraId="14C38B56" w14:textId="5913E8CC" w:rsidR="00347873" w:rsidDel="00511DF8" w:rsidRDefault="00347873" w:rsidP="006B138F">
      <w:pPr>
        <w:pStyle w:val="Heading5"/>
        <w:rPr>
          <w:ins w:id="253" w:author="Author"/>
          <w:del w:id="254" w:author="Author"/>
        </w:rPr>
      </w:pPr>
      <w:ins w:id="255" w:author="Author">
        <w:del w:id="256" w:author="Author">
          <w:r w:rsidDel="0066014C">
            <w:rPr>
              <w:noProof/>
            </w:rPr>
            <w:drawing>
              <wp:inline distT="0" distB="0" distL="0" distR="0" wp14:anchorId="30F89A98" wp14:editId="3125721C">
                <wp:extent cx="5943600" cy="3371850"/>
                <wp:effectExtent l="0" t="0" r="0" b="0"/>
                <wp:docPr id="63" name="Chart 63">
                  <a:extLst xmlns:a="http://schemas.openxmlformats.org/drawingml/2006/main">
                    <a:ext uri="{FF2B5EF4-FFF2-40B4-BE49-F238E27FC236}">
                      <a16:creationId xmlns:a16="http://schemas.microsoft.com/office/drawing/2014/main" id="{FE0DB9AF-D816-4792-A3D5-BFC9D1E493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del>
      </w:ins>
    </w:p>
    <w:p w14:paraId="2A9BD8AC" w14:textId="0143B9C8" w:rsidR="0066014C" w:rsidDel="006B138F" w:rsidRDefault="0066014C" w:rsidP="006B138F">
      <w:pPr>
        <w:pStyle w:val="Heading4"/>
        <w:rPr>
          <w:ins w:id="257" w:author="Author"/>
          <w:del w:id="258" w:author="Author"/>
        </w:rPr>
        <w:pPrChange w:id="259" w:author="Sangani, Suryanarayana" w:date="2023-02-22T18:04:00Z">
          <w:pPr>
            <w:pStyle w:val="Heading5"/>
          </w:pPr>
        </w:pPrChange>
      </w:pPr>
    </w:p>
    <w:p w14:paraId="3D03B873" w14:textId="0ACEDD4B" w:rsidR="0066014C" w:rsidRDefault="0066014C" w:rsidP="00940A29">
      <w:pPr>
        <w:pStyle w:val="Caption"/>
        <w:tabs>
          <w:tab w:val="left" w:pos="990"/>
        </w:tabs>
        <w:jc w:val="center"/>
        <w:rPr>
          <w:ins w:id="260" w:author="Author"/>
        </w:rPr>
      </w:pPr>
      <w:ins w:id="261" w:author="Author">
        <w:r>
          <w:rPr>
            <w:noProof/>
          </w:rPr>
          <w:lastRenderedPageBreak/>
          <w:drawing>
            <wp:inline distT="0" distB="0" distL="0" distR="0" wp14:anchorId="3D0C3A52" wp14:editId="52CB8443">
              <wp:extent cx="5943600" cy="3371850"/>
              <wp:effectExtent l="0" t="0" r="0" b="0"/>
              <wp:docPr id="481" name="Chart 481">
                <a:extLst xmlns:a="http://schemas.openxmlformats.org/drawingml/2006/main">
                  <a:ext uri="{FF2B5EF4-FFF2-40B4-BE49-F238E27FC236}">
                    <a16:creationId xmlns:a16="http://schemas.microsoft.com/office/drawing/2014/main" id="{FE0DB9AF-D816-4792-A3D5-BFC9D1E493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ins>
    </w:p>
    <w:p w14:paraId="5C48636A" w14:textId="419F6446" w:rsidR="00F1324F" w:rsidRDefault="0072448F" w:rsidP="00940A29">
      <w:pPr>
        <w:pStyle w:val="Caption"/>
        <w:tabs>
          <w:tab w:val="left" w:pos="990"/>
        </w:tabs>
        <w:jc w:val="center"/>
        <w:rPr>
          <w:ins w:id="262" w:author="Author"/>
        </w:rPr>
      </w:pPr>
      <w:r>
        <w:t xml:space="preserve">Figure </w:t>
      </w:r>
      <w:r>
        <w:rPr>
          <w:b w:val="0"/>
          <w:bCs w:val="0"/>
        </w:rPr>
        <w:fldChar w:fldCharType="begin"/>
      </w:r>
      <w:r>
        <w:instrText xml:space="preserve"> SEQ Figure \* ARABIC </w:instrText>
      </w:r>
      <w:r>
        <w:rPr>
          <w:b w:val="0"/>
          <w:bCs w:val="0"/>
        </w:rPr>
        <w:fldChar w:fldCharType="separate"/>
      </w:r>
      <w:r w:rsidR="005C3FF7">
        <w:rPr>
          <w:noProof/>
        </w:rPr>
        <w:t>3</w:t>
      </w:r>
      <w:r>
        <w:rPr>
          <w:b w:val="0"/>
          <w:bCs w:val="0"/>
          <w:noProof/>
        </w:rPr>
        <w:fldChar w:fldCharType="end"/>
      </w:r>
      <w:r>
        <w:t>: DPDK Driver – QDMA</w:t>
      </w:r>
      <w:ins w:id="263" w:author="Author">
        <w:r w:rsidR="00506721">
          <w:t>5</w:t>
        </w:r>
      </w:ins>
      <w:del w:id="264" w:author="Author">
        <w:r w:rsidDel="00506721">
          <w:delText>4</w:delText>
        </w:r>
      </w:del>
      <w:r>
        <w:t xml:space="preserve">.0 </w:t>
      </w:r>
      <w:r w:rsidR="00286D52">
        <w:t xml:space="preserve">PF </w:t>
      </w:r>
      <w:r>
        <w:t>ST C2H performance</w:t>
      </w:r>
      <w:r w:rsidR="00A62301">
        <w:t xml:space="preserve"> in Gbps</w:t>
      </w:r>
    </w:p>
    <w:p w14:paraId="24A3D289" w14:textId="77777777" w:rsidR="0066014C" w:rsidRPr="0066014C" w:rsidRDefault="0066014C" w:rsidP="00511DF8">
      <w:pPr>
        <w:pPrChange w:id="265" w:author="Author">
          <w:pPr>
            <w:pStyle w:val="Caption"/>
            <w:tabs>
              <w:tab w:val="left" w:pos="990"/>
            </w:tabs>
            <w:jc w:val="center"/>
          </w:pPr>
        </w:pPrChange>
      </w:pPr>
    </w:p>
    <w:p w14:paraId="601AD3B7" w14:textId="158C6C24" w:rsidR="00F1324F" w:rsidDel="00600500" w:rsidRDefault="00633558" w:rsidP="00F1324F">
      <w:pPr>
        <w:rPr>
          <w:ins w:id="266" w:author="Author"/>
          <w:del w:id="267" w:author="Author"/>
          <w:rFonts w:ascii="Segoe UI" w:hAnsi="Segoe UI" w:cs="Segoe UI"/>
          <w:b/>
          <w:bCs/>
          <w:color w:val="000000"/>
          <w:sz w:val="22"/>
          <w:szCs w:val="22"/>
        </w:rPr>
      </w:pPr>
      <w:del w:id="268" w:author="Author">
        <w:r w:rsidDel="00600500">
          <w:rPr>
            <w:noProof/>
          </w:rPr>
          <w:drawing>
            <wp:inline distT="0" distB="0" distL="0" distR="0" wp14:anchorId="51704CF4" wp14:editId="7DC3F1D8">
              <wp:extent cx="5943600" cy="3590290"/>
              <wp:effectExtent l="0" t="0" r="0" b="10160"/>
              <wp:docPr id="537" name="Chart 537">
                <a:extLst xmlns:a="http://schemas.openxmlformats.org/drawingml/2006/main">
                  <a:ext uri="{FF2B5EF4-FFF2-40B4-BE49-F238E27FC236}">
                    <a16:creationId xmlns:a16="http://schemas.microsoft.com/office/drawing/2014/main" id="{E9F919B3-7104-4E72-9481-930EF353AC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del>
    </w:p>
    <w:p w14:paraId="1AE9360D" w14:textId="24812EE2" w:rsidR="009373E6" w:rsidDel="00600500" w:rsidRDefault="009373E6" w:rsidP="00F1324F">
      <w:pPr>
        <w:rPr>
          <w:ins w:id="269" w:author="Author"/>
          <w:del w:id="270" w:author="Author"/>
          <w:rFonts w:ascii="Segoe UI" w:hAnsi="Segoe UI" w:cs="Segoe UI"/>
          <w:b/>
          <w:bCs/>
          <w:color w:val="000000"/>
          <w:sz w:val="22"/>
          <w:szCs w:val="22"/>
        </w:rPr>
      </w:pPr>
    </w:p>
    <w:p w14:paraId="4D1090C2" w14:textId="219C19D3" w:rsidR="009373E6" w:rsidRPr="00F623A4" w:rsidRDefault="009373E6" w:rsidP="00F1324F">
      <w:pPr>
        <w:rPr>
          <w:rFonts w:ascii="Segoe UI" w:hAnsi="Segoe UI" w:cs="Segoe UI"/>
          <w:b/>
          <w:bCs/>
          <w:color w:val="000000"/>
          <w:sz w:val="22"/>
          <w:szCs w:val="22"/>
        </w:rPr>
      </w:pPr>
      <w:ins w:id="271" w:author="Author">
        <w:r>
          <w:rPr>
            <w:noProof/>
          </w:rPr>
          <w:lastRenderedPageBreak/>
          <w:drawing>
            <wp:inline distT="0" distB="0" distL="0" distR="0" wp14:anchorId="7C978865" wp14:editId="33395626">
              <wp:extent cx="5943600" cy="3409950"/>
              <wp:effectExtent l="0" t="0" r="0" b="0"/>
              <wp:docPr id="44" name="Chart 44">
                <a:extLst xmlns:a="http://schemas.openxmlformats.org/drawingml/2006/main">
                  <a:ext uri="{FF2B5EF4-FFF2-40B4-BE49-F238E27FC236}">
                    <a16:creationId xmlns:a16="http://schemas.microsoft.com/office/drawing/2014/main" id="{E9F919B3-7104-4E72-9481-930EF353AC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ins>
    </w:p>
    <w:p w14:paraId="0038F724" w14:textId="137E859F" w:rsidR="00F1324F" w:rsidRDefault="00F1324F" w:rsidP="00F1324F">
      <w:pPr>
        <w:pStyle w:val="Caption"/>
        <w:tabs>
          <w:tab w:val="left" w:pos="990"/>
        </w:tabs>
        <w:jc w:val="center"/>
      </w:pPr>
      <w:r>
        <w:t xml:space="preserve">Figure </w:t>
      </w:r>
      <w:r>
        <w:fldChar w:fldCharType="begin"/>
      </w:r>
      <w:r>
        <w:instrText xml:space="preserve"> SEQ Figure \* ARABIC </w:instrText>
      </w:r>
      <w:r>
        <w:fldChar w:fldCharType="separate"/>
      </w:r>
      <w:r w:rsidR="005C3FF7">
        <w:rPr>
          <w:noProof/>
        </w:rPr>
        <w:t>4</w:t>
      </w:r>
      <w:r>
        <w:rPr>
          <w:noProof/>
        </w:rPr>
        <w:fldChar w:fldCharType="end"/>
      </w:r>
      <w:r>
        <w:t>: DPDK Driver – QDMA</w:t>
      </w:r>
      <w:ins w:id="272" w:author="Author">
        <w:r w:rsidR="009373E6">
          <w:t>5</w:t>
        </w:r>
      </w:ins>
      <w:del w:id="273" w:author="Author">
        <w:r w:rsidDel="009373E6">
          <w:delText>4</w:delText>
        </w:r>
      </w:del>
      <w:r>
        <w:t>.0 PF ST C2H performance</w:t>
      </w:r>
      <w:r w:rsidR="00A62301">
        <w:t xml:space="preserve"> in Mpps</w:t>
      </w:r>
    </w:p>
    <w:p w14:paraId="60B5E7E2" w14:textId="04E19E9B" w:rsidR="0072448F" w:rsidDel="005C2D44" w:rsidRDefault="0072448F" w:rsidP="0072448F">
      <w:pPr>
        <w:rPr>
          <w:del w:id="274" w:author="Author"/>
        </w:rPr>
      </w:pPr>
    </w:p>
    <w:p w14:paraId="3D8DBF7D" w14:textId="3324AA31" w:rsidR="0072448F" w:rsidRDefault="001E13AD" w:rsidP="0072448F">
      <w:pPr>
        <w:jc w:val="left"/>
        <w:rPr>
          <w:ins w:id="275" w:author="Author"/>
          <w:rFonts w:eastAsiaTheme="majorEastAsia" w:cstheme="majorBidi"/>
          <w:b/>
          <w:color w:val="FF8001"/>
        </w:rPr>
      </w:pPr>
      <w:del w:id="276" w:author="Author">
        <w:r w:rsidDel="005C2D44">
          <w:rPr>
            <w:noProof/>
          </w:rPr>
          <w:drawing>
            <wp:inline distT="0" distB="0" distL="0" distR="0" wp14:anchorId="0E00285B" wp14:editId="20A1ED33">
              <wp:extent cx="5943600" cy="3597910"/>
              <wp:effectExtent l="0" t="0" r="0" b="2540"/>
              <wp:docPr id="16" name="Chart 16">
                <a:extLst xmlns:a="http://schemas.openxmlformats.org/drawingml/2006/main">
                  <a:ext uri="{FF2B5EF4-FFF2-40B4-BE49-F238E27FC236}">
                    <a16:creationId xmlns:a16="http://schemas.microsoft.com/office/drawing/2014/main" id="{F556515F-6F67-49C8-AE38-6A034F650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del>
    </w:p>
    <w:p w14:paraId="570EB46A" w14:textId="0F9A3400" w:rsidR="009D2D09" w:rsidRPr="006B138F" w:rsidRDefault="009D2D09" w:rsidP="009D2D09">
      <w:pPr>
        <w:pStyle w:val="Heading5"/>
        <w:rPr>
          <w:ins w:id="277" w:author="Author"/>
        </w:rPr>
      </w:pPr>
      <w:ins w:id="278" w:author="Author">
        <w:r w:rsidRPr="006B138F">
          <w:t xml:space="preserve">ST </w:t>
        </w:r>
        <w:r>
          <w:t>H2C</w:t>
        </w:r>
        <w:r w:rsidRPr="006B138F">
          <w:t xml:space="preserve"> Performance</w:t>
        </w:r>
      </w:ins>
    </w:p>
    <w:p w14:paraId="67BE3D6C" w14:textId="28A8C0BA" w:rsidR="005C2D44" w:rsidDel="00600500" w:rsidRDefault="005C2D44" w:rsidP="0072448F">
      <w:pPr>
        <w:jc w:val="left"/>
        <w:rPr>
          <w:ins w:id="279" w:author="Author"/>
          <w:del w:id="280" w:author="Author"/>
          <w:rFonts w:eastAsiaTheme="majorEastAsia" w:cstheme="majorBidi"/>
          <w:b/>
          <w:color w:val="FF8001"/>
        </w:rPr>
      </w:pPr>
    </w:p>
    <w:p w14:paraId="4F69C3E3" w14:textId="1700BC03" w:rsidR="005C2D44" w:rsidRDefault="005C2D44" w:rsidP="0072448F">
      <w:pPr>
        <w:jc w:val="left"/>
        <w:rPr>
          <w:ins w:id="281" w:author="Author"/>
          <w:rFonts w:eastAsiaTheme="majorEastAsia" w:cstheme="majorBidi"/>
          <w:b/>
          <w:color w:val="FF8001"/>
        </w:rPr>
      </w:pPr>
    </w:p>
    <w:p w14:paraId="12396D19" w14:textId="3F5BEC51" w:rsidR="005C2D44" w:rsidRPr="00F623A4" w:rsidRDefault="005C2D44" w:rsidP="0072448F">
      <w:pPr>
        <w:jc w:val="left"/>
        <w:rPr>
          <w:rFonts w:eastAsiaTheme="majorEastAsia" w:cstheme="majorBidi"/>
          <w:b/>
          <w:color w:val="FF8001"/>
        </w:rPr>
      </w:pPr>
      <w:ins w:id="282" w:author="Author">
        <w:r>
          <w:rPr>
            <w:noProof/>
          </w:rPr>
          <w:lastRenderedPageBreak/>
          <w:drawing>
            <wp:inline distT="0" distB="0" distL="0" distR="0" wp14:anchorId="4485A482" wp14:editId="3421FFA0">
              <wp:extent cx="5943600" cy="3531235"/>
              <wp:effectExtent l="0" t="0" r="0" b="12065"/>
              <wp:docPr id="53" name="Chart 53">
                <a:extLst xmlns:a="http://schemas.openxmlformats.org/drawingml/2006/main">
                  <a:ext uri="{FF2B5EF4-FFF2-40B4-BE49-F238E27FC236}">
                    <a16:creationId xmlns:a16="http://schemas.microsoft.com/office/drawing/2014/main" id="{F556515F-6F67-49C8-AE38-6A034F650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ins>
    </w:p>
    <w:p w14:paraId="01F7F7F4" w14:textId="2980F41F" w:rsidR="0072448F" w:rsidRDefault="0072448F" w:rsidP="0072448F">
      <w:pPr>
        <w:pStyle w:val="Caption"/>
        <w:jc w:val="center"/>
      </w:pPr>
      <w:r>
        <w:t xml:space="preserve">Figure </w:t>
      </w:r>
      <w:r>
        <w:fldChar w:fldCharType="begin"/>
      </w:r>
      <w:r>
        <w:instrText xml:space="preserve"> SEQ Figure \* ARABIC </w:instrText>
      </w:r>
      <w:r>
        <w:fldChar w:fldCharType="separate"/>
      </w:r>
      <w:r w:rsidR="005C3FF7">
        <w:rPr>
          <w:noProof/>
        </w:rPr>
        <w:t>5</w:t>
      </w:r>
      <w:r>
        <w:rPr>
          <w:noProof/>
        </w:rPr>
        <w:fldChar w:fldCharType="end"/>
      </w:r>
      <w:r>
        <w:t>: DPDK Driver – QDMA</w:t>
      </w:r>
      <w:ins w:id="283" w:author="Author">
        <w:r w:rsidR="005F4907">
          <w:t>5</w:t>
        </w:r>
      </w:ins>
      <w:del w:id="284" w:author="Author">
        <w:r w:rsidDel="005F4907">
          <w:delText>4</w:delText>
        </w:r>
      </w:del>
      <w:r>
        <w:t xml:space="preserve">.0 </w:t>
      </w:r>
      <w:r w:rsidR="00286D52">
        <w:t xml:space="preserve">PF </w:t>
      </w:r>
      <w:r>
        <w:t>ST H2C Performance</w:t>
      </w:r>
      <w:r w:rsidR="00A62301">
        <w:t xml:space="preserve"> in Gbps</w:t>
      </w:r>
    </w:p>
    <w:p w14:paraId="3F66983E" w14:textId="43EC9025" w:rsidR="00A62301" w:rsidDel="00600500" w:rsidRDefault="00A62301" w:rsidP="00A62301">
      <w:pPr>
        <w:rPr>
          <w:del w:id="285" w:author="Author"/>
        </w:rPr>
      </w:pPr>
    </w:p>
    <w:p w14:paraId="666338A2" w14:textId="5A632AE7" w:rsidR="00A62301" w:rsidDel="00600500" w:rsidRDefault="00A62301" w:rsidP="00A62301">
      <w:pPr>
        <w:jc w:val="left"/>
        <w:rPr>
          <w:del w:id="286" w:author="Author"/>
          <w:rFonts w:eastAsiaTheme="majorEastAsia" w:cstheme="majorBidi"/>
          <w:b/>
          <w:color w:val="FF8001"/>
        </w:rPr>
      </w:pPr>
    </w:p>
    <w:p w14:paraId="6099B0C3" w14:textId="75566EC8" w:rsidR="005C2D44" w:rsidDel="006530DC" w:rsidRDefault="00633558" w:rsidP="00A62301">
      <w:pPr>
        <w:jc w:val="left"/>
        <w:rPr>
          <w:ins w:id="287" w:author="Author"/>
          <w:del w:id="288" w:author="Author"/>
          <w:rFonts w:eastAsiaTheme="majorEastAsia" w:cstheme="majorBidi"/>
          <w:b/>
          <w:color w:val="FF8001"/>
        </w:rPr>
      </w:pPr>
      <w:del w:id="289" w:author="Author">
        <w:r w:rsidDel="005C2D44">
          <w:rPr>
            <w:noProof/>
          </w:rPr>
          <w:drawing>
            <wp:inline distT="0" distB="0" distL="0" distR="0" wp14:anchorId="38FF288A" wp14:editId="49EDCD8B">
              <wp:extent cx="5943600" cy="3597910"/>
              <wp:effectExtent l="0" t="0" r="0" b="2540"/>
              <wp:docPr id="543" name="Chart 543">
                <a:extLst xmlns:a="http://schemas.openxmlformats.org/drawingml/2006/main">
                  <a:ext uri="{FF2B5EF4-FFF2-40B4-BE49-F238E27FC236}">
                    <a16:creationId xmlns:a16="http://schemas.microsoft.com/office/drawing/2014/main" id="{D27EA4D5-26ED-4890-AC55-FDA6321C45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del>
    </w:p>
    <w:p w14:paraId="0FDB99AE" w14:textId="34298F82" w:rsidR="005C2D44" w:rsidRPr="00F623A4" w:rsidRDefault="005C2D44" w:rsidP="00A62301">
      <w:pPr>
        <w:jc w:val="left"/>
        <w:rPr>
          <w:rFonts w:eastAsiaTheme="majorEastAsia" w:cstheme="majorBidi"/>
          <w:b/>
          <w:color w:val="FF8001"/>
        </w:rPr>
      </w:pPr>
      <w:ins w:id="290" w:author="Author">
        <w:r>
          <w:rPr>
            <w:noProof/>
          </w:rPr>
          <w:lastRenderedPageBreak/>
          <w:drawing>
            <wp:inline distT="0" distB="0" distL="0" distR="0" wp14:anchorId="397335DC" wp14:editId="64E0D835">
              <wp:extent cx="5943600" cy="3533775"/>
              <wp:effectExtent l="0" t="0" r="0" b="9525"/>
              <wp:docPr id="54" name="Chart 54">
                <a:extLst xmlns:a="http://schemas.openxmlformats.org/drawingml/2006/main">
                  <a:ext uri="{FF2B5EF4-FFF2-40B4-BE49-F238E27FC236}">
                    <a16:creationId xmlns:a16="http://schemas.microsoft.com/office/drawing/2014/main" id="{D27EA4D5-26ED-4890-AC55-FDA6321C45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ins>
    </w:p>
    <w:p w14:paraId="07807A45" w14:textId="1FC1121E" w:rsidR="00A62301" w:rsidRDefault="00A62301" w:rsidP="00A62301">
      <w:pPr>
        <w:pStyle w:val="Caption"/>
        <w:jc w:val="center"/>
        <w:rPr>
          <w:ins w:id="291" w:author="Author"/>
        </w:rPr>
      </w:pPr>
      <w:r>
        <w:t xml:space="preserve">Figure </w:t>
      </w:r>
      <w:r>
        <w:fldChar w:fldCharType="begin"/>
      </w:r>
      <w:r>
        <w:instrText xml:space="preserve"> SEQ Figure \* ARABIC </w:instrText>
      </w:r>
      <w:r>
        <w:fldChar w:fldCharType="separate"/>
      </w:r>
      <w:r w:rsidR="005C3FF7">
        <w:rPr>
          <w:noProof/>
        </w:rPr>
        <w:t>6</w:t>
      </w:r>
      <w:r>
        <w:rPr>
          <w:noProof/>
        </w:rPr>
        <w:fldChar w:fldCharType="end"/>
      </w:r>
      <w:r>
        <w:t>: DPDK Driver – QDMA</w:t>
      </w:r>
      <w:ins w:id="292" w:author="Author">
        <w:r w:rsidR="005F4907">
          <w:t>5</w:t>
        </w:r>
      </w:ins>
      <w:del w:id="293" w:author="Author">
        <w:r w:rsidDel="005F4907">
          <w:delText>4</w:delText>
        </w:r>
      </w:del>
      <w:r>
        <w:t>.0 PF ST H2C Performance in Mpps</w:t>
      </w:r>
    </w:p>
    <w:p w14:paraId="10D1466C" w14:textId="275E587C" w:rsidR="006530DC" w:rsidRPr="006530DC" w:rsidDel="006530DC" w:rsidRDefault="006530DC" w:rsidP="006530DC">
      <w:pPr>
        <w:rPr>
          <w:ins w:id="294" w:author="Author"/>
          <w:del w:id="295" w:author="Author"/>
        </w:rPr>
        <w:pPrChange w:id="296" w:author="Sangani, Suryanarayana" w:date="2023-02-22T18:20:00Z">
          <w:pPr>
            <w:pStyle w:val="Caption"/>
            <w:jc w:val="center"/>
          </w:pPr>
        </w:pPrChange>
      </w:pPr>
    </w:p>
    <w:p w14:paraId="3E6C1DEB" w14:textId="67884433" w:rsidR="006530DC" w:rsidRPr="006B138F" w:rsidRDefault="006530DC" w:rsidP="006530DC">
      <w:pPr>
        <w:pStyle w:val="Heading5"/>
      </w:pPr>
      <w:r w:rsidRPr="006B138F">
        <w:t xml:space="preserve">ST </w:t>
      </w:r>
      <w:r>
        <w:t>Forwarding</w:t>
      </w:r>
      <w:r w:rsidRPr="006B138F">
        <w:t xml:space="preserve"> Performance</w:t>
      </w:r>
    </w:p>
    <w:p w14:paraId="49956ACD" w14:textId="2B032424" w:rsidR="00EE6BE0" w:rsidDel="006530DC" w:rsidRDefault="00EE6BE0" w:rsidP="006530DC">
      <w:pPr>
        <w:pStyle w:val="Heading4"/>
        <w:rPr>
          <w:del w:id="297" w:author="Author"/>
        </w:rPr>
      </w:pPr>
    </w:p>
    <w:p w14:paraId="7680D811" w14:textId="741AF021" w:rsidR="00E91985" w:rsidDel="006530DC" w:rsidRDefault="00E91985" w:rsidP="006530DC">
      <w:pPr>
        <w:rPr>
          <w:del w:id="298" w:author="Author"/>
        </w:rPr>
      </w:pPr>
      <w:ins w:id="299" w:author="Author">
        <w:del w:id="300" w:author="Author">
          <w:r w:rsidRPr="00575880" w:rsidDel="006530DC">
            <w:delText>VF Performance</w:delText>
          </w:r>
          <w:r w:rsidR="00E90697" w:rsidDel="006530DC">
            <w:delText xml:space="preserve"> Metrics</w:delText>
          </w:r>
          <w:r w:rsidRPr="00575880" w:rsidDel="006530DC">
            <w:delText>:</w:delText>
          </w:r>
        </w:del>
      </w:ins>
    </w:p>
    <w:p w14:paraId="2E4B099E" w14:textId="77777777" w:rsidR="006530DC" w:rsidRDefault="006530DC" w:rsidP="006530DC">
      <w:pPr>
        <w:rPr>
          <w:ins w:id="301" w:author="Author"/>
        </w:rPr>
      </w:pPr>
    </w:p>
    <w:p w14:paraId="6D9D40A6" w14:textId="77777777" w:rsidR="006530DC" w:rsidRDefault="006530DC" w:rsidP="006530DC">
      <w:pPr>
        <w:pStyle w:val="Caption"/>
        <w:jc w:val="center"/>
        <w:rPr>
          <w:ins w:id="302" w:author="Author"/>
        </w:rPr>
      </w:pPr>
      <w:ins w:id="303" w:author="Author">
        <w:r>
          <w:rPr>
            <w:noProof/>
          </w:rPr>
          <w:lastRenderedPageBreak/>
          <w:drawing>
            <wp:inline distT="0" distB="0" distL="0" distR="0" wp14:anchorId="2E787D92" wp14:editId="5F761F28">
              <wp:extent cx="5943600" cy="3536950"/>
              <wp:effectExtent l="0" t="0" r="0" b="6350"/>
              <wp:docPr id="482" name="Chart 482">
                <a:extLst xmlns:a="http://schemas.openxmlformats.org/drawingml/2006/main">
                  <a:ext uri="{FF2B5EF4-FFF2-40B4-BE49-F238E27FC236}">
                    <a16:creationId xmlns:a16="http://schemas.microsoft.com/office/drawing/2014/main" id="{9994F478-B135-4586-835F-EA195FF1D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ins>
    </w:p>
    <w:p w14:paraId="44C60C93" w14:textId="7EA48A53" w:rsidR="006530DC" w:rsidRDefault="006530DC" w:rsidP="006530DC">
      <w:pPr>
        <w:pStyle w:val="Caption"/>
        <w:jc w:val="center"/>
        <w:rPr>
          <w:ins w:id="304" w:author="Author"/>
        </w:rPr>
      </w:pPr>
      <w:r>
        <w:t xml:space="preserve">Figure </w:t>
      </w:r>
      <w:r>
        <w:fldChar w:fldCharType="begin"/>
      </w:r>
      <w:r>
        <w:instrText xml:space="preserve"> SEQ Figure \* ARABIC </w:instrText>
      </w:r>
      <w:r>
        <w:fldChar w:fldCharType="separate"/>
      </w:r>
      <w:ins w:id="305" w:author="Author">
        <w:r w:rsidR="005C3FF7">
          <w:rPr>
            <w:noProof/>
          </w:rPr>
          <w:t>7</w:t>
        </w:r>
      </w:ins>
      <w:del w:id="306" w:author="Author">
        <w:r w:rsidDel="005C3FF7">
          <w:rPr>
            <w:noProof/>
          </w:rPr>
          <w:delText>19</w:delText>
        </w:r>
      </w:del>
      <w:r>
        <w:rPr>
          <w:noProof/>
        </w:rPr>
        <w:fldChar w:fldCharType="end"/>
      </w:r>
      <w:r>
        <w:t xml:space="preserve">: DPDK </w:t>
      </w:r>
      <w:ins w:id="307" w:author="Author">
        <w:r>
          <w:t>Driver – QDMA5.0 PF Forwarding performance in Gbps</w:t>
        </w:r>
      </w:ins>
    </w:p>
    <w:p w14:paraId="7CDD4F5F" w14:textId="77777777" w:rsidR="006530DC" w:rsidRPr="0049153C" w:rsidRDefault="006530DC" w:rsidP="006530DC">
      <w:pPr>
        <w:jc w:val="center"/>
        <w:rPr>
          <w:ins w:id="308" w:author="Author"/>
          <w:rFonts w:ascii="Segoe UI" w:hAnsi="Segoe UI" w:cs="Segoe UI"/>
          <w:sz w:val="14"/>
          <w:szCs w:val="14"/>
        </w:rPr>
      </w:pPr>
      <w:ins w:id="309" w:author="Author">
        <w:r>
          <w:rPr>
            <w:noProof/>
          </w:rPr>
          <w:drawing>
            <wp:inline distT="0" distB="0" distL="0" distR="0" wp14:anchorId="5196288F" wp14:editId="089EC66D">
              <wp:extent cx="5943600" cy="3536950"/>
              <wp:effectExtent l="0" t="0" r="0" b="6350"/>
              <wp:docPr id="483" name="Chart 483">
                <a:extLst xmlns:a="http://schemas.openxmlformats.org/drawingml/2006/main">
                  <a:ext uri="{FF2B5EF4-FFF2-40B4-BE49-F238E27FC236}">
                    <a16:creationId xmlns:a16="http://schemas.microsoft.com/office/drawing/2014/main" id="{038DC073-164D-450C-9817-1BAFFA1FA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ins>
    </w:p>
    <w:p w14:paraId="513AE5E6" w14:textId="6E68D1D0" w:rsidR="006530DC" w:rsidRPr="00007B8F" w:rsidRDefault="006530DC" w:rsidP="006530DC">
      <w:pPr>
        <w:pStyle w:val="Caption"/>
        <w:jc w:val="center"/>
        <w:rPr>
          <w:ins w:id="310" w:author="Author"/>
          <w:rFonts w:ascii="Segoe UI" w:hAnsi="Segoe UI" w:cs="Segoe UI"/>
          <w:color w:val="000000" w:themeColor="text1"/>
          <w:sz w:val="22"/>
          <w:szCs w:val="22"/>
        </w:rPr>
      </w:pPr>
      <w:r>
        <w:t xml:space="preserve">Figure </w:t>
      </w:r>
      <w:r>
        <w:fldChar w:fldCharType="begin"/>
      </w:r>
      <w:r>
        <w:instrText xml:space="preserve"> SEQ Figure \* ARABIC </w:instrText>
      </w:r>
      <w:r>
        <w:fldChar w:fldCharType="separate"/>
      </w:r>
      <w:ins w:id="311" w:author="Author">
        <w:r w:rsidR="005C3FF7">
          <w:rPr>
            <w:noProof/>
          </w:rPr>
          <w:t>8</w:t>
        </w:r>
      </w:ins>
      <w:del w:id="312" w:author="Author">
        <w:r w:rsidDel="005C3FF7">
          <w:rPr>
            <w:noProof/>
          </w:rPr>
          <w:delText>12</w:delText>
        </w:r>
      </w:del>
      <w:r>
        <w:rPr>
          <w:noProof/>
        </w:rPr>
        <w:fldChar w:fldCharType="end"/>
      </w:r>
      <w:r>
        <w:t xml:space="preserve">: DPDK Driver – QDMA5.0 PF Forwarding </w:t>
      </w:r>
      <w:ins w:id="313" w:author="Author">
        <w:r>
          <w:t>performance in Mpps</w:t>
        </w:r>
      </w:ins>
    </w:p>
    <w:p w14:paraId="5B928218" w14:textId="77777777" w:rsidR="006530DC" w:rsidRDefault="006530DC" w:rsidP="006530DC">
      <w:pPr>
        <w:rPr>
          <w:ins w:id="314" w:author="Author"/>
        </w:rPr>
      </w:pPr>
    </w:p>
    <w:p w14:paraId="1E95AEE2" w14:textId="77777777" w:rsidR="006530DC" w:rsidRPr="00BB1908" w:rsidRDefault="006530DC" w:rsidP="006530DC">
      <w:pPr>
        <w:rPr>
          <w:ins w:id="315" w:author="Author"/>
        </w:rPr>
      </w:pPr>
    </w:p>
    <w:tbl>
      <w:tblPr>
        <w:tblStyle w:val="GridTable4-Accent1"/>
        <w:tblW w:w="9337" w:type="dxa"/>
        <w:tblLayout w:type="fixed"/>
        <w:tblLook w:val="04A0" w:firstRow="1" w:lastRow="0" w:firstColumn="1" w:lastColumn="0" w:noHBand="0" w:noVBand="1"/>
      </w:tblPr>
      <w:tblGrid>
        <w:gridCol w:w="903"/>
        <w:gridCol w:w="851"/>
        <w:gridCol w:w="1240"/>
        <w:gridCol w:w="851"/>
        <w:gridCol w:w="1240"/>
        <w:gridCol w:w="886"/>
        <w:gridCol w:w="1240"/>
        <w:gridCol w:w="886"/>
        <w:gridCol w:w="1240"/>
      </w:tblGrid>
      <w:tr w:rsidR="006530DC" w14:paraId="67F295AD" w14:textId="77777777" w:rsidTr="009E3B89">
        <w:trPr>
          <w:cnfStyle w:val="100000000000" w:firstRow="1" w:lastRow="0" w:firstColumn="0" w:lastColumn="0" w:oddVBand="0" w:evenVBand="0" w:oddHBand="0" w:evenHBand="0" w:firstRowFirstColumn="0" w:firstRowLastColumn="0" w:lastRowFirstColumn="0" w:lastRowLastColumn="0"/>
          <w:trHeight w:val="282"/>
          <w:ins w:id="316" w:author="Author"/>
        </w:trPr>
        <w:tc>
          <w:tcPr>
            <w:cnfStyle w:val="001000000000" w:firstRow="0" w:lastRow="0" w:firstColumn="1" w:lastColumn="0" w:oddVBand="0" w:evenVBand="0" w:oddHBand="0" w:evenHBand="0" w:firstRowFirstColumn="0" w:firstRowLastColumn="0" w:lastRowFirstColumn="0" w:lastRowLastColumn="0"/>
            <w:tcW w:w="903" w:type="dxa"/>
            <w:vMerge w:val="restart"/>
            <w:vAlign w:val="center"/>
          </w:tcPr>
          <w:p w14:paraId="6F62D79C" w14:textId="77777777" w:rsidR="006530DC" w:rsidRPr="00444C46" w:rsidRDefault="006530DC" w:rsidP="009E3B89">
            <w:pPr>
              <w:rPr>
                <w:ins w:id="317" w:author="Author"/>
                <w:color w:val="auto"/>
              </w:rPr>
            </w:pPr>
            <w:ins w:id="318" w:author="Author">
              <w:r w:rsidRPr="00444C46">
                <w:rPr>
                  <w:color w:val="auto"/>
                </w:rPr>
                <w:lastRenderedPageBreak/>
                <w:t>Packet Size (Bytes)</w:t>
              </w:r>
            </w:ins>
          </w:p>
        </w:tc>
        <w:tc>
          <w:tcPr>
            <w:tcW w:w="2091" w:type="dxa"/>
            <w:gridSpan w:val="2"/>
            <w:vAlign w:val="center"/>
          </w:tcPr>
          <w:p w14:paraId="3DF66EC3" w14:textId="77777777" w:rsidR="006530DC" w:rsidRPr="00444C46" w:rsidRDefault="006530DC" w:rsidP="009E3B89">
            <w:pPr>
              <w:jc w:val="center"/>
              <w:cnfStyle w:val="100000000000" w:firstRow="1" w:lastRow="0" w:firstColumn="0" w:lastColumn="0" w:oddVBand="0" w:evenVBand="0" w:oddHBand="0" w:evenHBand="0" w:firstRowFirstColumn="0" w:firstRowLastColumn="0" w:lastRowFirstColumn="0" w:lastRowLastColumn="0"/>
              <w:rPr>
                <w:ins w:id="319" w:author="Author"/>
                <w:b w:val="0"/>
                <w:bCs w:val="0"/>
              </w:rPr>
            </w:pPr>
            <w:ins w:id="320" w:author="Author">
              <w:r>
                <w:rPr>
                  <w:color w:val="auto"/>
                </w:rPr>
                <w:t>8 queues</w:t>
              </w:r>
            </w:ins>
          </w:p>
          <w:p w14:paraId="320408AE" w14:textId="77777777" w:rsidR="006530DC" w:rsidRPr="00444C46" w:rsidRDefault="006530DC" w:rsidP="009E3B89">
            <w:pPr>
              <w:cnfStyle w:val="100000000000" w:firstRow="1" w:lastRow="0" w:firstColumn="0" w:lastColumn="0" w:oddVBand="0" w:evenVBand="0" w:oddHBand="0" w:evenHBand="0" w:firstRowFirstColumn="0" w:firstRowLastColumn="0" w:lastRowFirstColumn="0" w:lastRowLastColumn="0"/>
              <w:rPr>
                <w:ins w:id="321" w:author="Author"/>
                <w:color w:val="auto"/>
              </w:rPr>
            </w:pPr>
          </w:p>
        </w:tc>
        <w:tc>
          <w:tcPr>
            <w:tcW w:w="2091" w:type="dxa"/>
            <w:gridSpan w:val="2"/>
            <w:vAlign w:val="center"/>
          </w:tcPr>
          <w:p w14:paraId="5FCDCCE2" w14:textId="77777777" w:rsidR="006530DC" w:rsidRPr="00444C46" w:rsidRDefault="006530DC" w:rsidP="009E3B89">
            <w:pPr>
              <w:jc w:val="center"/>
              <w:cnfStyle w:val="100000000000" w:firstRow="1" w:lastRow="0" w:firstColumn="0" w:lastColumn="0" w:oddVBand="0" w:evenVBand="0" w:oddHBand="0" w:evenHBand="0" w:firstRowFirstColumn="0" w:firstRowLastColumn="0" w:lastRowFirstColumn="0" w:lastRowLastColumn="0"/>
              <w:rPr>
                <w:ins w:id="322" w:author="Author"/>
                <w:b w:val="0"/>
                <w:bCs w:val="0"/>
              </w:rPr>
            </w:pPr>
            <w:ins w:id="323" w:author="Author">
              <w:r>
                <w:rPr>
                  <w:color w:val="auto"/>
                </w:rPr>
                <w:t>4 queues</w:t>
              </w:r>
            </w:ins>
          </w:p>
          <w:p w14:paraId="7539D37D" w14:textId="77777777" w:rsidR="006530DC" w:rsidRDefault="006530DC" w:rsidP="009E3B89">
            <w:pPr>
              <w:jc w:val="center"/>
              <w:cnfStyle w:val="100000000000" w:firstRow="1" w:lastRow="0" w:firstColumn="0" w:lastColumn="0" w:oddVBand="0" w:evenVBand="0" w:oddHBand="0" w:evenHBand="0" w:firstRowFirstColumn="0" w:firstRowLastColumn="0" w:lastRowFirstColumn="0" w:lastRowLastColumn="0"/>
              <w:rPr>
                <w:ins w:id="324" w:author="Author"/>
              </w:rPr>
            </w:pPr>
          </w:p>
        </w:tc>
        <w:tc>
          <w:tcPr>
            <w:tcW w:w="2126" w:type="dxa"/>
            <w:gridSpan w:val="2"/>
            <w:vAlign w:val="center"/>
          </w:tcPr>
          <w:p w14:paraId="46735700" w14:textId="77777777" w:rsidR="006530DC" w:rsidRPr="00444C46" w:rsidRDefault="006530DC" w:rsidP="009E3B89">
            <w:pPr>
              <w:jc w:val="center"/>
              <w:cnfStyle w:val="100000000000" w:firstRow="1" w:lastRow="0" w:firstColumn="0" w:lastColumn="0" w:oddVBand="0" w:evenVBand="0" w:oddHBand="0" w:evenHBand="0" w:firstRowFirstColumn="0" w:firstRowLastColumn="0" w:lastRowFirstColumn="0" w:lastRowLastColumn="0"/>
              <w:rPr>
                <w:ins w:id="325" w:author="Author"/>
                <w:b w:val="0"/>
                <w:bCs w:val="0"/>
              </w:rPr>
            </w:pPr>
            <w:ins w:id="326" w:author="Author">
              <w:r>
                <w:rPr>
                  <w:color w:val="auto"/>
                </w:rPr>
                <w:t>2 queues</w:t>
              </w:r>
            </w:ins>
          </w:p>
          <w:p w14:paraId="51DD66C0" w14:textId="77777777" w:rsidR="006530DC" w:rsidRDefault="006530DC" w:rsidP="009E3B89">
            <w:pPr>
              <w:jc w:val="center"/>
              <w:cnfStyle w:val="100000000000" w:firstRow="1" w:lastRow="0" w:firstColumn="0" w:lastColumn="0" w:oddVBand="0" w:evenVBand="0" w:oddHBand="0" w:evenHBand="0" w:firstRowFirstColumn="0" w:firstRowLastColumn="0" w:lastRowFirstColumn="0" w:lastRowLastColumn="0"/>
              <w:rPr>
                <w:ins w:id="327" w:author="Author"/>
              </w:rPr>
            </w:pPr>
          </w:p>
        </w:tc>
        <w:tc>
          <w:tcPr>
            <w:tcW w:w="2126" w:type="dxa"/>
            <w:gridSpan w:val="2"/>
            <w:vAlign w:val="center"/>
          </w:tcPr>
          <w:p w14:paraId="35BBC617" w14:textId="77777777" w:rsidR="006530DC" w:rsidRPr="00444C46" w:rsidRDefault="006530DC" w:rsidP="009E3B89">
            <w:pPr>
              <w:jc w:val="center"/>
              <w:cnfStyle w:val="100000000000" w:firstRow="1" w:lastRow="0" w:firstColumn="0" w:lastColumn="0" w:oddVBand="0" w:evenVBand="0" w:oddHBand="0" w:evenHBand="0" w:firstRowFirstColumn="0" w:firstRowLastColumn="0" w:lastRowFirstColumn="0" w:lastRowLastColumn="0"/>
              <w:rPr>
                <w:ins w:id="328" w:author="Author"/>
                <w:b w:val="0"/>
                <w:bCs w:val="0"/>
              </w:rPr>
            </w:pPr>
            <w:ins w:id="329" w:author="Author">
              <w:r>
                <w:rPr>
                  <w:color w:val="auto"/>
                </w:rPr>
                <w:t>1 queue</w:t>
              </w:r>
            </w:ins>
          </w:p>
          <w:p w14:paraId="7FAB413C" w14:textId="77777777" w:rsidR="006530DC" w:rsidRDefault="006530DC" w:rsidP="009E3B89">
            <w:pPr>
              <w:jc w:val="center"/>
              <w:cnfStyle w:val="100000000000" w:firstRow="1" w:lastRow="0" w:firstColumn="0" w:lastColumn="0" w:oddVBand="0" w:evenVBand="0" w:oddHBand="0" w:evenHBand="0" w:firstRowFirstColumn="0" w:firstRowLastColumn="0" w:lastRowFirstColumn="0" w:lastRowLastColumn="0"/>
              <w:rPr>
                <w:ins w:id="330" w:author="Author"/>
              </w:rPr>
            </w:pPr>
          </w:p>
        </w:tc>
      </w:tr>
      <w:tr w:rsidR="006530DC" w14:paraId="71082E66" w14:textId="77777777" w:rsidTr="009E3B89">
        <w:trPr>
          <w:cnfStyle w:val="000000100000" w:firstRow="0" w:lastRow="0" w:firstColumn="0" w:lastColumn="0" w:oddVBand="0" w:evenVBand="0" w:oddHBand="1" w:evenHBand="0" w:firstRowFirstColumn="0" w:firstRowLastColumn="0" w:lastRowFirstColumn="0" w:lastRowLastColumn="0"/>
          <w:trHeight w:val="188"/>
          <w:ins w:id="331" w:author="Author"/>
        </w:trPr>
        <w:tc>
          <w:tcPr>
            <w:cnfStyle w:val="001000000000" w:firstRow="0" w:lastRow="0" w:firstColumn="1" w:lastColumn="0" w:oddVBand="0" w:evenVBand="0" w:oddHBand="0" w:evenHBand="0" w:firstRowFirstColumn="0" w:firstRowLastColumn="0" w:lastRowFirstColumn="0" w:lastRowLastColumn="0"/>
            <w:tcW w:w="903" w:type="dxa"/>
            <w:vMerge/>
            <w:vAlign w:val="center"/>
          </w:tcPr>
          <w:p w14:paraId="606509DA" w14:textId="77777777" w:rsidR="006530DC" w:rsidRPr="00444C46" w:rsidRDefault="006530DC" w:rsidP="009E3B89">
            <w:pPr>
              <w:rPr>
                <w:ins w:id="332" w:author="Author"/>
              </w:rPr>
            </w:pPr>
          </w:p>
        </w:tc>
        <w:tc>
          <w:tcPr>
            <w:tcW w:w="851" w:type="dxa"/>
            <w:vAlign w:val="center"/>
          </w:tcPr>
          <w:p w14:paraId="1F37E1A4" w14:textId="77777777" w:rsidR="006530DC" w:rsidRPr="00A67B15" w:rsidRDefault="006530DC" w:rsidP="009E3B89">
            <w:pPr>
              <w:cnfStyle w:val="000000100000" w:firstRow="0" w:lastRow="0" w:firstColumn="0" w:lastColumn="0" w:oddVBand="0" w:evenVBand="0" w:oddHBand="1" w:evenHBand="0" w:firstRowFirstColumn="0" w:firstRowLastColumn="0" w:lastRowFirstColumn="0" w:lastRowLastColumn="0"/>
              <w:rPr>
                <w:ins w:id="333" w:author="Author"/>
                <w:b/>
                <w:sz w:val="16"/>
                <w:szCs w:val="16"/>
              </w:rPr>
            </w:pPr>
            <w:ins w:id="334" w:author="Author">
              <w:r w:rsidRPr="00A67B15">
                <w:rPr>
                  <w:b/>
                  <w:sz w:val="16"/>
                  <w:szCs w:val="16"/>
                </w:rPr>
                <w:t>Packet rate (Mpps)</w:t>
              </w:r>
            </w:ins>
          </w:p>
        </w:tc>
        <w:tc>
          <w:tcPr>
            <w:tcW w:w="1240" w:type="dxa"/>
            <w:vAlign w:val="center"/>
          </w:tcPr>
          <w:p w14:paraId="3DD80434" w14:textId="77777777" w:rsidR="006530DC" w:rsidRPr="00A67B15" w:rsidRDefault="006530DC" w:rsidP="009E3B89">
            <w:pPr>
              <w:cnfStyle w:val="000000100000" w:firstRow="0" w:lastRow="0" w:firstColumn="0" w:lastColumn="0" w:oddVBand="0" w:evenVBand="0" w:oddHBand="1" w:evenHBand="0" w:firstRowFirstColumn="0" w:firstRowLastColumn="0" w:lastRowFirstColumn="0" w:lastRowLastColumn="0"/>
              <w:rPr>
                <w:ins w:id="335" w:author="Author"/>
                <w:b/>
                <w:sz w:val="16"/>
                <w:szCs w:val="16"/>
              </w:rPr>
            </w:pPr>
            <w:ins w:id="336" w:author="Author">
              <w:r w:rsidRPr="00A67B15">
                <w:rPr>
                  <w:b/>
                  <w:sz w:val="16"/>
                  <w:szCs w:val="16"/>
                </w:rPr>
                <w:t>Throughput (Gbps)</w:t>
              </w:r>
            </w:ins>
          </w:p>
        </w:tc>
        <w:tc>
          <w:tcPr>
            <w:tcW w:w="851" w:type="dxa"/>
            <w:vAlign w:val="center"/>
          </w:tcPr>
          <w:p w14:paraId="23261E80" w14:textId="77777777" w:rsidR="006530DC" w:rsidRPr="00A67B15" w:rsidRDefault="006530DC" w:rsidP="009E3B89">
            <w:pPr>
              <w:cnfStyle w:val="000000100000" w:firstRow="0" w:lastRow="0" w:firstColumn="0" w:lastColumn="0" w:oddVBand="0" w:evenVBand="0" w:oddHBand="1" w:evenHBand="0" w:firstRowFirstColumn="0" w:firstRowLastColumn="0" w:lastRowFirstColumn="0" w:lastRowLastColumn="0"/>
              <w:rPr>
                <w:ins w:id="337" w:author="Author"/>
                <w:b/>
                <w:sz w:val="16"/>
                <w:szCs w:val="16"/>
              </w:rPr>
            </w:pPr>
            <w:ins w:id="338" w:author="Author">
              <w:r w:rsidRPr="00A67B15">
                <w:rPr>
                  <w:b/>
                  <w:sz w:val="16"/>
                  <w:szCs w:val="16"/>
                </w:rPr>
                <w:t>Packet rate (Mpps)</w:t>
              </w:r>
            </w:ins>
          </w:p>
        </w:tc>
        <w:tc>
          <w:tcPr>
            <w:tcW w:w="1240" w:type="dxa"/>
            <w:vAlign w:val="center"/>
          </w:tcPr>
          <w:p w14:paraId="086CE5A7" w14:textId="77777777" w:rsidR="006530DC" w:rsidRPr="00A67B15" w:rsidRDefault="006530DC" w:rsidP="009E3B89">
            <w:pPr>
              <w:cnfStyle w:val="000000100000" w:firstRow="0" w:lastRow="0" w:firstColumn="0" w:lastColumn="0" w:oddVBand="0" w:evenVBand="0" w:oddHBand="1" w:evenHBand="0" w:firstRowFirstColumn="0" w:firstRowLastColumn="0" w:lastRowFirstColumn="0" w:lastRowLastColumn="0"/>
              <w:rPr>
                <w:ins w:id="339" w:author="Author"/>
                <w:b/>
                <w:sz w:val="16"/>
                <w:szCs w:val="16"/>
              </w:rPr>
            </w:pPr>
            <w:ins w:id="340" w:author="Author">
              <w:r w:rsidRPr="00A67B15">
                <w:rPr>
                  <w:b/>
                  <w:sz w:val="16"/>
                  <w:szCs w:val="16"/>
                </w:rPr>
                <w:t>Throughput (Gbps)</w:t>
              </w:r>
            </w:ins>
          </w:p>
        </w:tc>
        <w:tc>
          <w:tcPr>
            <w:tcW w:w="886" w:type="dxa"/>
            <w:vAlign w:val="center"/>
          </w:tcPr>
          <w:p w14:paraId="54B2E047" w14:textId="77777777" w:rsidR="006530DC" w:rsidRPr="00A67B15" w:rsidRDefault="006530DC" w:rsidP="009E3B89">
            <w:pPr>
              <w:cnfStyle w:val="000000100000" w:firstRow="0" w:lastRow="0" w:firstColumn="0" w:lastColumn="0" w:oddVBand="0" w:evenVBand="0" w:oddHBand="1" w:evenHBand="0" w:firstRowFirstColumn="0" w:firstRowLastColumn="0" w:lastRowFirstColumn="0" w:lastRowLastColumn="0"/>
              <w:rPr>
                <w:ins w:id="341" w:author="Author"/>
                <w:b/>
                <w:sz w:val="16"/>
                <w:szCs w:val="16"/>
              </w:rPr>
            </w:pPr>
            <w:ins w:id="342" w:author="Author">
              <w:r w:rsidRPr="00A67B15">
                <w:rPr>
                  <w:b/>
                  <w:sz w:val="16"/>
                  <w:szCs w:val="16"/>
                </w:rPr>
                <w:t>Packet rate (Mpps)</w:t>
              </w:r>
            </w:ins>
          </w:p>
        </w:tc>
        <w:tc>
          <w:tcPr>
            <w:tcW w:w="1240" w:type="dxa"/>
            <w:vAlign w:val="center"/>
          </w:tcPr>
          <w:p w14:paraId="6D52EEDD" w14:textId="77777777" w:rsidR="006530DC" w:rsidRPr="00A67B15" w:rsidRDefault="006530DC" w:rsidP="009E3B89">
            <w:pPr>
              <w:cnfStyle w:val="000000100000" w:firstRow="0" w:lastRow="0" w:firstColumn="0" w:lastColumn="0" w:oddVBand="0" w:evenVBand="0" w:oddHBand="1" w:evenHBand="0" w:firstRowFirstColumn="0" w:firstRowLastColumn="0" w:lastRowFirstColumn="0" w:lastRowLastColumn="0"/>
              <w:rPr>
                <w:ins w:id="343" w:author="Author"/>
                <w:b/>
                <w:sz w:val="16"/>
                <w:szCs w:val="16"/>
              </w:rPr>
            </w:pPr>
            <w:ins w:id="344" w:author="Author">
              <w:r w:rsidRPr="00A67B15">
                <w:rPr>
                  <w:b/>
                  <w:sz w:val="16"/>
                  <w:szCs w:val="16"/>
                </w:rPr>
                <w:t>Throughput (Gbps)</w:t>
              </w:r>
            </w:ins>
          </w:p>
        </w:tc>
        <w:tc>
          <w:tcPr>
            <w:tcW w:w="886" w:type="dxa"/>
            <w:vAlign w:val="center"/>
          </w:tcPr>
          <w:p w14:paraId="21A283C8" w14:textId="77777777" w:rsidR="006530DC" w:rsidRPr="00A67B15" w:rsidRDefault="006530DC" w:rsidP="009E3B89">
            <w:pPr>
              <w:cnfStyle w:val="000000100000" w:firstRow="0" w:lastRow="0" w:firstColumn="0" w:lastColumn="0" w:oddVBand="0" w:evenVBand="0" w:oddHBand="1" w:evenHBand="0" w:firstRowFirstColumn="0" w:firstRowLastColumn="0" w:lastRowFirstColumn="0" w:lastRowLastColumn="0"/>
              <w:rPr>
                <w:ins w:id="345" w:author="Author"/>
                <w:b/>
                <w:sz w:val="16"/>
                <w:szCs w:val="16"/>
              </w:rPr>
            </w:pPr>
            <w:ins w:id="346" w:author="Author">
              <w:r w:rsidRPr="00A67B15">
                <w:rPr>
                  <w:b/>
                  <w:sz w:val="16"/>
                  <w:szCs w:val="16"/>
                </w:rPr>
                <w:t>Packet rate (Mpps)</w:t>
              </w:r>
            </w:ins>
          </w:p>
        </w:tc>
        <w:tc>
          <w:tcPr>
            <w:tcW w:w="1240" w:type="dxa"/>
            <w:vAlign w:val="center"/>
          </w:tcPr>
          <w:p w14:paraId="72A64DEB" w14:textId="77777777" w:rsidR="006530DC" w:rsidRPr="00A67B15" w:rsidRDefault="006530DC" w:rsidP="009E3B89">
            <w:pPr>
              <w:cnfStyle w:val="000000100000" w:firstRow="0" w:lastRow="0" w:firstColumn="0" w:lastColumn="0" w:oddVBand="0" w:evenVBand="0" w:oddHBand="1" w:evenHBand="0" w:firstRowFirstColumn="0" w:firstRowLastColumn="0" w:lastRowFirstColumn="0" w:lastRowLastColumn="0"/>
              <w:rPr>
                <w:ins w:id="347" w:author="Author"/>
                <w:b/>
                <w:sz w:val="16"/>
                <w:szCs w:val="16"/>
              </w:rPr>
            </w:pPr>
            <w:ins w:id="348" w:author="Author">
              <w:r w:rsidRPr="00A67B15">
                <w:rPr>
                  <w:b/>
                  <w:sz w:val="16"/>
                  <w:szCs w:val="16"/>
                </w:rPr>
                <w:t>Throughput (Gbps)</w:t>
              </w:r>
            </w:ins>
          </w:p>
        </w:tc>
      </w:tr>
      <w:tr w:rsidR="006530DC" w14:paraId="5AA629B3" w14:textId="77777777" w:rsidTr="009E3B89">
        <w:trPr>
          <w:trHeight w:val="282"/>
          <w:ins w:id="349" w:author="Author"/>
        </w:trPr>
        <w:tc>
          <w:tcPr>
            <w:cnfStyle w:val="001000000000" w:firstRow="0" w:lastRow="0" w:firstColumn="1" w:lastColumn="0" w:oddVBand="0" w:evenVBand="0" w:oddHBand="0" w:evenHBand="0" w:firstRowFirstColumn="0" w:firstRowLastColumn="0" w:lastRowFirstColumn="0" w:lastRowLastColumn="0"/>
            <w:tcW w:w="903" w:type="dxa"/>
            <w:vAlign w:val="center"/>
          </w:tcPr>
          <w:p w14:paraId="61E8ECF9" w14:textId="77777777" w:rsidR="006530DC" w:rsidRDefault="006530DC" w:rsidP="009E3B89">
            <w:pPr>
              <w:rPr>
                <w:ins w:id="350" w:author="Author"/>
              </w:rPr>
            </w:pPr>
            <w:ins w:id="351" w:author="Author">
              <w:r>
                <w:rPr>
                  <w:rFonts w:ascii="Calibri" w:hAnsi="Calibri" w:cs="Calibri"/>
                  <w:b w:val="0"/>
                  <w:bCs w:val="0"/>
                  <w:color w:val="000000"/>
                  <w:sz w:val="22"/>
                  <w:szCs w:val="22"/>
                </w:rPr>
                <w:t>64</w:t>
              </w:r>
            </w:ins>
          </w:p>
        </w:tc>
        <w:tc>
          <w:tcPr>
            <w:tcW w:w="851" w:type="dxa"/>
            <w:vAlign w:val="bottom"/>
          </w:tcPr>
          <w:p w14:paraId="3FD7F847"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352" w:author="Author"/>
                <w:rFonts w:asciiTheme="minorHAnsi" w:hAnsiTheme="minorHAnsi" w:cstheme="minorHAnsi"/>
                <w:color w:val="000000"/>
                <w:sz w:val="22"/>
                <w:szCs w:val="22"/>
              </w:rPr>
            </w:pPr>
            <w:ins w:id="353" w:author="Author">
              <w:r>
                <w:rPr>
                  <w:rFonts w:ascii="Calibri" w:hAnsi="Calibri" w:cs="Calibri"/>
                  <w:color w:val="000000"/>
                  <w:sz w:val="22"/>
                  <w:szCs w:val="22"/>
                </w:rPr>
                <w:t>82.66</w:t>
              </w:r>
            </w:ins>
          </w:p>
        </w:tc>
        <w:tc>
          <w:tcPr>
            <w:tcW w:w="1240" w:type="dxa"/>
            <w:vAlign w:val="bottom"/>
          </w:tcPr>
          <w:p w14:paraId="5B5CA43E"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354" w:author="Author"/>
                <w:rFonts w:asciiTheme="minorHAnsi" w:hAnsiTheme="minorHAnsi" w:cstheme="minorHAnsi"/>
                <w:sz w:val="22"/>
                <w:szCs w:val="22"/>
              </w:rPr>
            </w:pPr>
            <w:ins w:id="355" w:author="Author">
              <w:r>
                <w:rPr>
                  <w:rFonts w:ascii="Calibri" w:hAnsi="Calibri" w:cs="Calibri"/>
                  <w:color w:val="000000"/>
                  <w:sz w:val="22"/>
                  <w:szCs w:val="22"/>
                </w:rPr>
                <w:t>42.32</w:t>
              </w:r>
            </w:ins>
          </w:p>
        </w:tc>
        <w:tc>
          <w:tcPr>
            <w:tcW w:w="851" w:type="dxa"/>
            <w:vAlign w:val="bottom"/>
          </w:tcPr>
          <w:p w14:paraId="0C15C04F"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356" w:author="Author"/>
                <w:rFonts w:asciiTheme="minorHAnsi" w:hAnsiTheme="minorHAnsi" w:cstheme="minorHAnsi"/>
                <w:sz w:val="22"/>
                <w:szCs w:val="22"/>
              </w:rPr>
            </w:pPr>
            <w:ins w:id="357" w:author="Author">
              <w:r>
                <w:rPr>
                  <w:rFonts w:ascii="Calibri" w:hAnsi="Calibri" w:cs="Calibri"/>
                  <w:color w:val="000000"/>
                  <w:sz w:val="22"/>
                  <w:szCs w:val="22"/>
                </w:rPr>
                <w:t>97.61</w:t>
              </w:r>
            </w:ins>
          </w:p>
        </w:tc>
        <w:tc>
          <w:tcPr>
            <w:tcW w:w="1240" w:type="dxa"/>
            <w:vAlign w:val="bottom"/>
          </w:tcPr>
          <w:p w14:paraId="397F4BC0"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358" w:author="Author"/>
                <w:rFonts w:asciiTheme="minorHAnsi" w:hAnsiTheme="minorHAnsi" w:cstheme="minorHAnsi"/>
                <w:sz w:val="22"/>
                <w:szCs w:val="22"/>
              </w:rPr>
            </w:pPr>
            <w:ins w:id="359" w:author="Author">
              <w:r>
                <w:rPr>
                  <w:rFonts w:ascii="Calibri" w:hAnsi="Calibri" w:cs="Calibri"/>
                  <w:color w:val="000000"/>
                  <w:sz w:val="22"/>
                  <w:szCs w:val="22"/>
                </w:rPr>
                <w:t>49.98</w:t>
              </w:r>
            </w:ins>
          </w:p>
        </w:tc>
        <w:tc>
          <w:tcPr>
            <w:tcW w:w="886" w:type="dxa"/>
            <w:vAlign w:val="bottom"/>
          </w:tcPr>
          <w:p w14:paraId="6389CF4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360" w:author="Author"/>
                <w:rFonts w:asciiTheme="minorHAnsi" w:hAnsiTheme="minorHAnsi" w:cstheme="minorHAnsi"/>
                <w:sz w:val="22"/>
                <w:szCs w:val="22"/>
              </w:rPr>
            </w:pPr>
            <w:ins w:id="361" w:author="Author">
              <w:r>
                <w:rPr>
                  <w:rFonts w:ascii="Calibri" w:hAnsi="Calibri" w:cs="Calibri"/>
                  <w:color w:val="000000"/>
                  <w:sz w:val="22"/>
                  <w:szCs w:val="22"/>
                </w:rPr>
                <w:t>71.39</w:t>
              </w:r>
            </w:ins>
          </w:p>
        </w:tc>
        <w:tc>
          <w:tcPr>
            <w:tcW w:w="1240" w:type="dxa"/>
            <w:vAlign w:val="bottom"/>
          </w:tcPr>
          <w:p w14:paraId="38E2B2E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362" w:author="Author"/>
                <w:rFonts w:asciiTheme="minorHAnsi" w:hAnsiTheme="minorHAnsi" w:cstheme="minorHAnsi"/>
                <w:sz w:val="22"/>
                <w:szCs w:val="22"/>
              </w:rPr>
            </w:pPr>
            <w:ins w:id="363" w:author="Author">
              <w:r>
                <w:rPr>
                  <w:rFonts w:ascii="Calibri" w:hAnsi="Calibri" w:cs="Calibri"/>
                  <w:color w:val="000000"/>
                  <w:sz w:val="22"/>
                  <w:szCs w:val="22"/>
                </w:rPr>
                <w:t>36.55</w:t>
              </w:r>
            </w:ins>
          </w:p>
        </w:tc>
        <w:tc>
          <w:tcPr>
            <w:tcW w:w="886" w:type="dxa"/>
            <w:vAlign w:val="bottom"/>
          </w:tcPr>
          <w:p w14:paraId="6BF66AB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364" w:author="Author"/>
                <w:rFonts w:asciiTheme="minorHAnsi" w:hAnsiTheme="minorHAnsi" w:cstheme="minorHAnsi"/>
                <w:sz w:val="22"/>
                <w:szCs w:val="22"/>
              </w:rPr>
            </w:pPr>
            <w:ins w:id="365" w:author="Author">
              <w:r>
                <w:rPr>
                  <w:rFonts w:ascii="Calibri" w:hAnsi="Calibri" w:cs="Calibri"/>
                  <w:color w:val="000000"/>
                  <w:sz w:val="22"/>
                  <w:szCs w:val="22"/>
                </w:rPr>
                <w:t>35.70</w:t>
              </w:r>
            </w:ins>
          </w:p>
        </w:tc>
        <w:tc>
          <w:tcPr>
            <w:tcW w:w="1240" w:type="dxa"/>
            <w:vAlign w:val="bottom"/>
          </w:tcPr>
          <w:p w14:paraId="6769A32F"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366" w:author="Author"/>
                <w:rFonts w:asciiTheme="minorHAnsi" w:hAnsiTheme="minorHAnsi" w:cstheme="minorHAnsi"/>
                <w:sz w:val="22"/>
                <w:szCs w:val="22"/>
              </w:rPr>
            </w:pPr>
            <w:ins w:id="367" w:author="Author">
              <w:r>
                <w:rPr>
                  <w:rFonts w:ascii="Calibri" w:hAnsi="Calibri" w:cs="Calibri"/>
                  <w:color w:val="000000"/>
                  <w:sz w:val="22"/>
                  <w:szCs w:val="22"/>
                </w:rPr>
                <w:t>18.28</w:t>
              </w:r>
            </w:ins>
          </w:p>
        </w:tc>
      </w:tr>
      <w:tr w:rsidR="006530DC" w14:paraId="3D1EB4D0" w14:textId="77777777" w:rsidTr="009E3B89">
        <w:trPr>
          <w:cnfStyle w:val="000000100000" w:firstRow="0" w:lastRow="0" w:firstColumn="0" w:lastColumn="0" w:oddVBand="0" w:evenVBand="0" w:oddHBand="1" w:evenHBand="0" w:firstRowFirstColumn="0" w:firstRowLastColumn="0" w:lastRowFirstColumn="0" w:lastRowLastColumn="0"/>
          <w:trHeight w:val="282"/>
          <w:ins w:id="36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39A99E3" w14:textId="77777777" w:rsidR="006530DC" w:rsidRDefault="006530DC" w:rsidP="009E3B89">
            <w:pPr>
              <w:rPr>
                <w:ins w:id="369" w:author="Author"/>
              </w:rPr>
            </w:pPr>
            <w:ins w:id="370" w:author="Author">
              <w:r>
                <w:rPr>
                  <w:rFonts w:ascii="Calibri" w:hAnsi="Calibri" w:cs="Calibri"/>
                  <w:b w:val="0"/>
                  <w:bCs w:val="0"/>
                  <w:color w:val="000000"/>
                  <w:sz w:val="22"/>
                  <w:szCs w:val="22"/>
                </w:rPr>
                <w:t>128</w:t>
              </w:r>
            </w:ins>
          </w:p>
        </w:tc>
        <w:tc>
          <w:tcPr>
            <w:tcW w:w="851" w:type="dxa"/>
            <w:vAlign w:val="bottom"/>
          </w:tcPr>
          <w:p w14:paraId="4D0E557B"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371" w:author="Author"/>
                <w:rFonts w:asciiTheme="minorHAnsi" w:hAnsiTheme="minorHAnsi" w:cstheme="minorHAnsi"/>
                <w:sz w:val="22"/>
                <w:szCs w:val="22"/>
              </w:rPr>
            </w:pPr>
            <w:ins w:id="372" w:author="Author">
              <w:r>
                <w:rPr>
                  <w:rFonts w:ascii="Calibri" w:hAnsi="Calibri" w:cs="Calibri"/>
                  <w:color w:val="000000"/>
                  <w:sz w:val="22"/>
                  <w:szCs w:val="22"/>
                </w:rPr>
                <w:t>64.95</w:t>
              </w:r>
            </w:ins>
          </w:p>
        </w:tc>
        <w:tc>
          <w:tcPr>
            <w:tcW w:w="1240" w:type="dxa"/>
            <w:vAlign w:val="bottom"/>
          </w:tcPr>
          <w:p w14:paraId="39F23C7B"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373" w:author="Author"/>
                <w:rFonts w:asciiTheme="minorHAnsi" w:hAnsiTheme="minorHAnsi" w:cstheme="minorHAnsi"/>
                <w:sz w:val="22"/>
                <w:szCs w:val="22"/>
              </w:rPr>
            </w:pPr>
            <w:ins w:id="374" w:author="Author">
              <w:r>
                <w:rPr>
                  <w:rFonts w:ascii="Calibri" w:hAnsi="Calibri" w:cs="Calibri"/>
                  <w:color w:val="000000"/>
                  <w:sz w:val="22"/>
                  <w:szCs w:val="22"/>
                </w:rPr>
                <w:t>66.51</w:t>
              </w:r>
            </w:ins>
          </w:p>
        </w:tc>
        <w:tc>
          <w:tcPr>
            <w:tcW w:w="851" w:type="dxa"/>
            <w:vAlign w:val="bottom"/>
          </w:tcPr>
          <w:p w14:paraId="1D070AA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375" w:author="Author"/>
                <w:rFonts w:asciiTheme="minorHAnsi" w:hAnsiTheme="minorHAnsi" w:cstheme="minorHAnsi"/>
                <w:sz w:val="22"/>
                <w:szCs w:val="22"/>
              </w:rPr>
            </w:pPr>
            <w:ins w:id="376" w:author="Author">
              <w:r>
                <w:rPr>
                  <w:rFonts w:ascii="Calibri" w:hAnsi="Calibri" w:cs="Calibri"/>
                  <w:color w:val="000000"/>
                  <w:sz w:val="22"/>
                  <w:szCs w:val="22"/>
                </w:rPr>
                <w:t>65.73</w:t>
              </w:r>
            </w:ins>
          </w:p>
        </w:tc>
        <w:tc>
          <w:tcPr>
            <w:tcW w:w="1240" w:type="dxa"/>
            <w:vAlign w:val="bottom"/>
          </w:tcPr>
          <w:p w14:paraId="322FBB6C"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377" w:author="Author"/>
                <w:rFonts w:asciiTheme="minorHAnsi" w:hAnsiTheme="minorHAnsi" w:cstheme="minorHAnsi"/>
                <w:sz w:val="22"/>
                <w:szCs w:val="22"/>
              </w:rPr>
            </w:pPr>
            <w:ins w:id="378" w:author="Author">
              <w:r>
                <w:rPr>
                  <w:rFonts w:ascii="Calibri" w:hAnsi="Calibri" w:cs="Calibri"/>
                  <w:color w:val="000000"/>
                  <w:sz w:val="22"/>
                  <w:szCs w:val="22"/>
                </w:rPr>
                <w:t>67.31</w:t>
              </w:r>
            </w:ins>
          </w:p>
        </w:tc>
        <w:tc>
          <w:tcPr>
            <w:tcW w:w="886" w:type="dxa"/>
            <w:vAlign w:val="bottom"/>
          </w:tcPr>
          <w:p w14:paraId="6C35FE8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379" w:author="Author"/>
                <w:rFonts w:asciiTheme="minorHAnsi" w:hAnsiTheme="minorHAnsi" w:cstheme="minorHAnsi"/>
                <w:sz w:val="22"/>
                <w:szCs w:val="22"/>
              </w:rPr>
            </w:pPr>
            <w:ins w:id="380" w:author="Author">
              <w:r>
                <w:rPr>
                  <w:rFonts w:ascii="Calibri" w:hAnsi="Calibri" w:cs="Calibri"/>
                  <w:color w:val="000000"/>
                  <w:sz w:val="22"/>
                  <w:szCs w:val="22"/>
                </w:rPr>
                <w:t>62.48</w:t>
              </w:r>
            </w:ins>
          </w:p>
        </w:tc>
        <w:tc>
          <w:tcPr>
            <w:tcW w:w="1240" w:type="dxa"/>
            <w:vAlign w:val="bottom"/>
          </w:tcPr>
          <w:p w14:paraId="6E71F773"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381" w:author="Author"/>
                <w:rFonts w:asciiTheme="minorHAnsi" w:hAnsiTheme="minorHAnsi" w:cstheme="minorHAnsi"/>
                <w:sz w:val="22"/>
                <w:szCs w:val="22"/>
              </w:rPr>
            </w:pPr>
            <w:ins w:id="382" w:author="Author">
              <w:r>
                <w:rPr>
                  <w:rFonts w:ascii="Calibri" w:hAnsi="Calibri" w:cs="Calibri"/>
                  <w:color w:val="000000"/>
                  <w:sz w:val="22"/>
                  <w:szCs w:val="22"/>
                </w:rPr>
                <w:t>63.98</w:t>
              </w:r>
            </w:ins>
          </w:p>
        </w:tc>
        <w:tc>
          <w:tcPr>
            <w:tcW w:w="886" w:type="dxa"/>
            <w:vAlign w:val="bottom"/>
          </w:tcPr>
          <w:p w14:paraId="252EED6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383" w:author="Author"/>
                <w:rFonts w:asciiTheme="minorHAnsi" w:hAnsiTheme="minorHAnsi" w:cstheme="minorHAnsi"/>
                <w:sz w:val="22"/>
                <w:szCs w:val="22"/>
              </w:rPr>
            </w:pPr>
            <w:ins w:id="384" w:author="Author">
              <w:r>
                <w:rPr>
                  <w:rFonts w:ascii="Calibri" w:hAnsi="Calibri" w:cs="Calibri"/>
                  <w:color w:val="000000"/>
                  <w:sz w:val="22"/>
                  <w:szCs w:val="22"/>
                </w:rPr>
                <w:t>31.24</w:t>
              </w:r>
            </w:ins>
          </w:p>
        </w:tc>
        <w:tc>
          <w:tcPr>
            <w:tcW w:w="1240" w:type="dxa"/>
            <w:vAlign w:val="bottom"/>
          </w:tcPr>
          <w:p w14:paraId="1455DD7D"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385" w:author="Author"/>
                <w:rFonts w:asciiTheme="minorHAnsi" w:hAnsiTheme="minorHAnsi" w:cstheme="minorHAnsi"/>
                <w:sz w:val="22"/>
                <w:szCs w:val="22"/>
              </w:rPr>
            </w:pPr>
            <w:ins w:id="386" w:author="Author">
              <w:r>
                <w:rPr>
                  <w:rFonts w:ascii="Calibri" w:hAnsi="Calibri" w:cs="Calibri"/>
                  <w:color w:val="000000"/>
                  <w:sz w:val="22"/>
                  <w:szCs w:val="22"/>
                </w:rPr>
                <w:t>31.99</w:t>
              </w:r>
            </w:ins>
          </w:p>
        </w:tc>
      </w:tr>
      <w:tr w:rsidR="006530DC" w14:paraId="3E6CAED8" w14:textId="77777777" w:rsidTr="009E3B89">
        <w:trPr>
          <w:trHeight w:val="282"/>
          <w:ins w:id="38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E0B7670" w14:textId="77777777" w:rsidR="006530DC" w:rsidRDefault="006530DC" w:rsidP="009E3B89">
            <w:pPr>
              <w:rPr>
                <w:ins w:id="388" w:author="Author"/>
              </w:rPr>
            </w:pPr>
            <w:ins w:id="389" w:author="Author">
              <w:r>
                <w:rPr>
                  <w:rFonts w:ascii="Calibri" w:hAnsi="Calibri" w:cs="Calibri"/>
                  <w:b w:val="0"/>
                  <w:bCs w:val="0"/>
                  <w:color w:val="000000"/>
                  <w:sz w:val="22"/>
                  <w:szCs w:val="22"/>
                </w:rPr>
                <w:t>192</w:t>
              </w:r>
            </w:ins>
          </w:p>
        </w:tc>
        <w:tc>
          <w:tcPr>
            <w:tcW w:w="851" w:type="dxa"/>
            <w:vAlign w:val="bottom"/>
          </w:tcPr>
          <w:p w14:paraId="78CB8F95"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390" w:author="Author"/>
                <w:rFonts w:asciiTheme="minorHAnsi" w:hAnsiTheme="minorHAnsi" w:cstheme="minorHAnsi"/>
                <w:sz w:val="22"/>
                <w:szCs w:val="22"/>
              </w:rPr>
            </w:pPr>
            <w:ins w:id="391" w:author="Author">
              <w:r>
                <w:rPr>
                  <w:rFonts w:ascii="Calibri" w:hAnsi="Calibri" w:cs="Calibri"/>
                  <w:color w:val="000000"/>
                  <w:sz w:val="22"/>
                  <w:szCs w:val="22"/>
                </w:rPr>
                <w:t>48.91</w:t>
              </w:r>
            </w:ins>
          </w:p>
        </w:tc>
        <w:tc>
          <w:tcPr>
            <w:tcW w:w="1240" w:type="dxa"/>
            <w:vAlign w:val="bottom"/>
          </w:tcPr>
          <w:p w14:paraId="345052B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392" w:author="Author"/>
                <w:rFonts w:asciiTheme="minorHAnsi" w:hAnsiTheme="minorHAnsi" w:cstheme="minorHAnsi"/>
                <w:sz w:val="22"/>
                <w:szCs w:val="22"/>
              </w:rPr>
            </w:pPr>
            <w:ins w:id="393" w:author="Author">
              <w:r>
                <w:rPr>
                  <w:rFonts w:ascii="Calibri" w:hAnsi="Calibri" w:cs="Calibri"/>
                  <w:color w:val="000000"/>
                  <w:sz w:val="22"/>
                  <w:szCs w:val="22"/>
                </w:rPr>
                <w:t>75.13</w:t>
              </w:r>
            </w:ins>
          </w:p>
        </w:tc>
        <w:tc>
          <w:tcPr>
            <w:tcW w:w="851" w:type="dxa"/>
            <w:vAlign w:val="bottom"/>
          </w:tcPr>
          <w:p w14:paraId="088245F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394" w:author="Author"/>
                <w:rFonts w:asciiTheme="minorHAnsi" w:hAnsiTheme="minorHAnsi" w:cstheme="minorHAnsi"/>
                <w:sz w:val="22"/>
                <w:szCs w:val="22"/>
              </w:rPr>
            </w:pPr>
            <w:ins w:id="395" w:author="Author">
              <w:r>
                <w:rPr>
                  <w:rFonts w:ascii="Calibri" w:hAnsi="Calibri" w:cs="Calibri"/>
                  <w:color w:val="000000"/>
                  <w:sz w:val="22"/>
                  <w:szCs w:val="22"/>
                </w:rPr>
                <w:t>49.45</w:t>
              </w:r>
            </w:ins>
          </w:p>
        </w:tc>
        <w:tc>
          <w:tcPr>
            <w:tcW w:w="1240" w:type="dxa"/>
            <w:vAlign w:val="bottom"/>
          </w:tcPr>
          <w:p w14:paraId="08C30EDE"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396" w:author="Author"/>
                <w:rFonts w:asciiTheme="minorHAnsi" w:hAnsiTheme="minorHAnsi" w:cstheme="minorHAnsi"/>
                <w:sz w:val="22"/>
                <w:szCs w:val="22"/>
              </w:rPr>
            </w:pPr>
            <w:ins w:id="397" w:author="Author">
              <w:r>
                <w:rPr>
                  <w:rFonts w:ascii="Calibri" w:hAnsi="Calibri" w:cs="Calibri"/>
                  <w:color w:val="000000"/>
                  <w:sz w:val="22"/>
                  <w:szCs w:val="22"/>
                </w:rPr>
                <w:t>75.96</w:t>
              </w:r>
            </w:ins>
          </w:p>
        </w:tc>
        <w:tc>
          <w:tcPr>
            <w:tcW w:w="886" w:type="dxa"/>
            <w:vAlign w:val="bottom"/>
          </w:tcPr>
          <w:p w14:paraId="3E1E10F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398" w:author="Author"/>
                <w:rFonts w:asciiTheme="minorHAnsi" w:hAnsiTheme="minorHAnsi" w:cstheme="minorHAnsi"/>
                <w:sz w:val="22"/>
                <w:szCs w:val="22"/>
              </w:rPr>
            </w:pPr>
            <w:ins w:id="399" w:author="Author">
              <w:r>
                <w:rPr>
                  <w:rFonts w:ascii="Calibri" w:hAnsi="Calibri" w:cs="Calibri"/>
                  <w:color w:val="000000"/>
                  <w:sz w:val="22"/>
                  <w:szCs w:val="22"/>
                </w:rPr>
                <w:t>49.78</w:t>
              </w:r>
            </w:ins>
          </w:p>
        </w:tc>
        <w:tc>
          <w:tcPr>
            <w:tcW w:w="1240" w:type="dxa"/>
            <w:vAlign w:val="bottom"/>
          </w:tcPr>
          <w:p w14:paraId="227DEE6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00" w:author="Author"/>
                <w:rFonts w:asciiTheme="minorHAnsi" w:hAnsiTheme="minorHAnsi" w:cstheme="minorHAnsi"/>
                <w:sz w:val="22"/>
                <w:szCs w:val="22"/>
              </w:rPr>
            </w:pPr>
            <w:ins w:id="401" w:author="Author">
              <w:r>
                <w:rPr>
                  <w:rFonts w:ascii="Calibri" w:hAnsi="Calibri" w:cs="Calibri"/>
                  <w:color w:val="000000"/>
                  <w:sz w:val="22"/>
                  <w:szCs w:val="22"/>
                </w:rPr>
                <w:t>76.46</w:t>
              </w:r>
            </w:ins>
          </w:p>
        </w:tc>
        <w:tc>
          <w:tcPr>
            <w:tcW w:w="886" w:type="dxa"/>
            <w:vAlign w:val="bottom"/>
          </w:tcPr>
          <w:p w14:paraId="542EFBD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02" w:author="Author"/>
                <w:rFonts w:asciiTheme="minorHAnsi" w:hAnsiTheme="minorHAnsi" w:cstheme="minorHAnsi"/>
                <w:sz w:val="22"/>
                <w:szCs w:val="22"/>
              </w:rPr>
            </w:pPr>
            <w:ins w:id="403" w:author="Author">
              <w:r>
                <w:rPr>
                  <w:rFonts w:ascii="Calibri" w:hAnsi="Calibri" w:cs="Calibri"/>
                  <w:color w:val="000000"/>
                  <w:sz w:val="22"/>
                  <w:szCs w:val="22"/>
                </w:rPr>
                <w:t>27.77</w:t>
              </w:r>
            </w:ins>
          </w:p>
        </w:tc>
        <w:tc>
          <w:tcPr>
            <w:tcW w:w="1240" w:type="dxa"/>
            <w:vAlign w:val="bottom"/>
          </w:tcPr>
          <w:p w14:paraId="298069EF"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04" w:author="Author"/>
                <w:rFonts w:asciiTheme="minorHAnsi" w:hAnsiTheme="minorHAnsi" w:cstheme="minorHAnsi"/>
                <w:sz w:val="22"/>
                <w:szCs w:val="22"/>
              </w:rPr>
            </w:pPr>
            <w:ins w:id="405" w:author="Author">
              <w:r>
                <w:rPr>
                  <w:rFonts w:ascii="Calibri" w:hAnsi="Calibri" w:cs="Calibri"/>
                  <w:color w:val="000000"/>
                  <w:sz w:val="22"/>
                  <w:szCs w:val="22"/>
                </w:rPr>
                <w:t>42.66</w:t>
              </w:r>
            </w:ins>
          </w:p>
        </w:tc>
      </w:tr>
      <w:tr w:rsidR="006530DC" w14:paraId="57D44009" w14:textId="77777777" w:rsidTr="009E3B89">
        <w:trPr>
          <w:cnfStyle w:val="000000100000" w:firstRow="0" w:lastRow="0" w:firstColumn="0" w:lastColumn="0" w:oddVBand="0" w:evenVBand="0" w:oddHBand="1" w:evenHBand="0" w:firstRowFirstColumn="0" w:firstRowLastColumn="0" w:lastRowFirstColumn="0" w:lastRowLastColumn="0"/>
          <w:trHeight w:val="282"/>
          <w:ins w:id="40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A7C7712" w14:textId="77777777" w:rsidR="006530DC" w:rsidRDefault="006530DC" w:rsidP="009E3B89">
            <w:pPr>
              <w:rPr>
                <w:ins w:id="407" w:author="Author"/>
              </w:rPr>
            </w:pPr>
            <w:ins w:id="408" w:author="Author">
              <w:r>
                <w:rPr>
                  <w:rFonts w:ascii="Calibri" w:hAnsi="Calibri" w:cs="Calibri"/>
                  <w:b w:val="0"/>
                  <w:bCs w:val="0"/>
                  <w:color w:val="000000"/>
                  <w:sz w:val="22"/>
                  <w:szCs w:val="22"/>
                </w:rPr>
                <w:t>256</w:t>
              </w:r>
            </w:ins>
          </w:p>
        </w:tc>
        <w:tc>
          <w:tcPr>
            <w:tcW w:w="851" w:type="dxa"/>
            <w:vAlign w:val="bottom"/>
          </w:tcPr>
          <w:p w14:paraId="43F0EF3D"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09" w:author="Author"/>
                <w:rFonts w:asciiTheme="minorHAnsi" w:hAnsiTheme="minorHAnsi" w:cstheme="minorHAnsi"/>
                <w:sz w:val="22"/>
                <w:szCs w:val="22"/>
              </w:rPr>
            </w:pPr>
            <w:ins w:id="410" w:author="Author">
              <w:r>
                <w:rPr>
                  <w:rFonts w:ascii="Calibri" w:hAnsi="Calibri" w:cs="Calibri"/>
                  <w:color w:val="000000"/>
                  <w:sz w:val="22"/>
                  <w:szCs w:val="22"/>
                </w:rPr>
                <w:t>39.25</w:t>
              </w:r>
            </w:ins>
          </w:p>
        </w:tc>
        <w:tc>
          <w:tcPr>
            <w:tcW w:w="1240" w:type="dxa"/>
            <w:vAlign w:val="bottom"/>
          </w:tcPr>
          <w:p w14:paraId="0D16E11D"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11" w:author="Author"/>
                <w:rFonts w:asciiTheme="minorHAnsi" w:hAnsiTheme="minorHAnsi" w:cstheme="minorHAnsi"/>
                <w:sz w:val="22"/>
                <w:szCs w:val="22"/>
              </w:rPr>
            </w:pPr>
            <w:ins w:id="412" w:author="Author">
              <w:r>
                <w:rPr>
                  <w:rFonts w:ascii="Calibri" w:hAnsi="Calibri" w:cs="Calibri"/>
                  <w:color w:val="000000"/>
                  <w:sz w:val="22"/>
                  <w:szCs w:val="22"/>
                </w:rPr>
                <w:t>80.39</w:t>
              </w:r>
            </w:ins>
          </w:p>
        </w:tc>
        <w:tc>
          <w:tcPr>
            <w:tcW w:w="851" w:type="dxa"/>
            <w:vAlign w:val="bottom"/>
          </w:tcPr>
          <w:p w14:paraId="41C6C2DE"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13" w:author="Author"/>
                <w:rFonts w:asciiTheme="minorHAnsi" w:hAnsiTheme="minorHAnsi" w:cstheme="minorHAnsi"/>
                <w:sz w:val="22"/>
                <w:szCs w:val="22"/>
              </w:rPr>
            </w:pPr>
            <w:ins w:id="414" w:author="Author">
              <w:r>
                <w:rPr>
                  <w:rFonts w:ascii="Calibri" w:hAnsi="Calibri" w:cs="Calibri"/>
                  <w:color w:val="000000"/>
                  <w:sz w:val="22"/>
                  <w:szCs w:val="22"/>
                </w:rPr>
                <w:t>39.61</w:t>
              </w:r>
            </w:ins>
          </w:p>
        </w:tc>
        <w:tc>
          <w:tcPr>
            <w:tcW w:w="1240" w:type="dxa"/>
            <w:vAlign w:val="bottom"/>
          </w:tcPr>
          <w:p w14:paraId="012E945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15" w:author="Author"/>
                <w:rFonts w:asciiTheme="minorHAnsi" w:hAnsiTheme="minorHAnsi" w:cstheme="minorHAnsi"/>
                <w:sz w:val="22"/>
                <w:szCs w:val="22"/>
              </w:rPr>
            </w:pPr>
            <w:ins w:id="416" w:author="Author">
              <w:r>
                <w:rPr>
                  <w:rFonts w:ascii="Calibri" w:hAnsi="Calibri" w:cs="Calibri"/>
                  <w:color w:val="000000"/>
                  <w:sz w:val="22"/>
                  <w:szCs w:val="22"/>
                </w:rPr>
                <w:t>81.12</w:t>
              </w:r>
            </w:ins>
          </w:p>
        </w:tc>
        <w:tc>
          <w:tcPr>
            <w:tcW w:w="886" w:type="dxa"/>
            <w:vAlign w:val="bottom"/>
          </w:tcPr>
          <w:p w14:paraId="72FEAC3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17" w:author="Author"/>
                <w:rFonts w:asciiTheme="minorHAnsi" w:hAnsiTheme="minorHAnsi" w:cstheme="minorHAnsi"/>
                <w:sz w:val="22"/>
                <w:szCs w:val="22"/>
              </w:rPr>
            </w:pPr>
            <w:ins w:id="418" w:author="Author">
              <w:r>
                <w:rPr>
                  <w:rFonts w:ascii="Calibri" w:hAnsi="Calibri" w:cs="Calibri"/>
                  <w:color w:val="000000"/>
                  <w:sz w:val="22"/>
                  <w:szCs w:val="22"/>
                </w:rPr>
                <w:t>39.84</w:t>
              </w:r>
            </w:ins>
          </w:p>
        </w:tc>
        <w:tc>
          <w:tcPr>
            <w:tcW w:w="1240" w:type="dxa"/>
            <w:vAlign w:val="bottom"/>
          </w:tcPr>
          <w:p w14:paraId="2F20D00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19" w:author="Author"/>
                <w:rFonts w:asciiTheme="minorHAnsi" w:hAnsiTheme="minorHAnsi" w:cstheme="minorHAnsi"/>
                <w:sz w:val="22"/>
                <w:szCs w:val="22"/>
              </w:rPr>
            </w:pPr>
            <w:ins w:id="420" w:author="Author">
              <w:r>
                <w:rPr>
                  <w:rFonts w:ascii="Calibri" w:hAnsi="Calibri" w:cs="Calibri"/>
                  <w:color w:val="000000"/>
                  <w:sz w:val="22"/>
                  <w:szCs w:val="22"/>
                </w:rPr>
                <w:t>81.59</w:t>
              </w:r>
            </w:ins>
          </w:p>
        </w:tc>
        <w:tc>
          <w:tcPr>
            <w:tcW w:w="886" w:type="dxa"/>
            <w:vAlign w:val="bottom"/>
          </w:tcPr>
          <w:p w14:paraId="18D9AE6E"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21" w:author="Author"/>
                <w:rFonts w:asciiTheme="minorHAnsi" w:hAnsiTheme="minorHAnsi" w:cstheme="minorHAnsi"/>
                <w:sz w:val="22"/>
                <w:szCs w:val="22"/>
              </w:rPr>
            </w:pPr>
            <w:ins w:id="422" w:author="Author">
              <w:r>
                <w:rPr>
                  <w:rFonts w:ascii="Calibri" w:hAnsi="Calibri" w:cs="Calibri"/>
                  <w:color w:val="000000"/>
                  <w:sz w:val="22"/>
                  <w:szCs w:val="22"/>
                </w:rPr>
                <w:t>25.00</w:t>
              </w:r>
            </w:ins>
          </w:p>
        </w:tc>
        <w:tc>
          <w:tcPr>
            <w:tcW w:w="1240" w:type="dxa"/>
            <w:vAlign w:val="bottom"/>
          </w:tcPr>
          <w:p w14:paraId="72057E8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23" w:author="Author"/>
                <w:rFonts w:asciiTheme="minorHAnsi" w:hAnsiTheme="minorHAnsi" w:cstheme="minorHAnsi"/>
                <w:sz w:val="22"/>
                <w:szCs w:val="22"/>
              </w:rPr>
            </w:pPr>
            <w:ins w:id="424" w:author="Author">
              <w:r>
                <w:rPr>
                  <w:rFonts w:ascii="Calibri" w:hAnsi="Calibri" w:cs="Calibri"/>
                  <w:color w:val="000000"/>
                  <w:sz w:val="22"/>
                  <w:szCs w:val="22"/>
                </w:rPr>
                <w:t>51.20</w:t>
              </w:r>
            </w:ins>
          </w:p>
        </w:tc>
      </w:tr>
      <w:tr w:rsidR="006530DC" w14:paraId="57348274" w14:textId="77777777" w:rsidTr="009E3B89">
        <w:trPr>
          <w:trHeight w:val="282"/>
          <w:ins w:id="42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4A97343" w14:textId="77777777" w:rsidR="006530DC" w:rsidRDefault="006530DC" w:rsidP="009E3B89">
            <w:pPr>
              <w:rPr>
                <w:ins w:id="426" w:author="Author"/>
              </w:rPr>
            </w:pPr>
            <w:ins w:id="427" w:author="Author">
              <w:r>
                <w:rPr>
                  <w:rFonts w:ascii="Calibri" w:hAnsi="Calibri" w:cs="Calibri"/>
                  <w:b w:val="0"/>
                  <w:bCs w:val="0"/>
                  <w:color w:val="000000"/>
                  <w:sz w:val="22"/>
                  <w:szCs w:val="22"/>
                </w:rPr>
                <w:t>320</w:t>
              </w:r>
            </w:ins>
          </w:p>
        </w:tc>
        <w:tc>
          <w:tcPr>
            <w:tcW w:w="851" w:type="dxa"/>
            <w:vAlign w:val="bottom"/>
          </w:tcPr>
          <w:p w14:paraId="73B78A95"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28" w:author="Author"/>
                <w:rFonts w:asciiTheme="minorHAnsi" w:hAnsiTheme="minorHAnsi" w:cstheme="minorHAnsi"/>
                <w:sz w:val="22"/>
                <w:szCs w:val="22"/>
              </w:rPr>
            </w:pPr>
            <w:ins w:id="429" w:author="Author">
              <w:r>
                <w:rPr>
                  <w:rFonts w:ascii="Calibri" w:hAnsi="Calibri" w:cs="Calibri"/>
                  <w:color w:val="000000"/>
                  <w:sz w:val="22"/>
                  <w:szCs w:val="22"/>
                </w:rPr>
                <w:t>32.90</w:t>
              </w:r>
            </w:ins>
          </w:p>
        </w:tc>
        <w:tc>
          <w:tcPr>
            <w:tcW w:w="1240" w:type="dxa"/>
            <w:vAlign w:val="bottom"/>
          </w:tcPr>
          <w:p w14:paraId="634C6DA3"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30" w:author="Author"/>
                <w:rFonts w:asciiTheme="minorHAnsi" w:hAnsiTheme="minorHAnsi" w:cstheme="minorHAnsi"/>
                <w:sz w:val="22"/>
                <w:szCs w:val="22"/>
              </w:rPr>
            </w:pPr>
            <w:ins w:id="431" w:author="Author">
              <w:r>
                <w:rPr>
                  <w:rFonts w:ascii="Calibri" w:hAnsi="Calibri" w:cs="Calibri"/>
                  <w:color w:val="000000"/>
                  <w:sz w:val="22"/>
                  <w:szCs w:val="22"/>
                </w:rPr>
                <w:t>84.22</w:t>
              </w:r>
            </w:ins>
          </w:p>
        </w:tc>
        <w:tc>
          <w:tcPr>
            <w:tcW w:w="851" w:type="dxa"/>
            <w:vAlign w:val="bottom"/>
          </w:tcPr>
          <w:p w14:paraId="0616FBA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32" w:author="Author"/>
                <w:rFonts w:asciiTheme="minorHAnsi" w:hAnsiTheme="minorHAnsi" w:cstheme="minorHAnsi"/>
                <w:sz w:val="22"/>
                <w:szCs w:val="22"/>
              </w:rPr>
            </w:pPr>
            <w:ins w:id="433" w:author="Author">
              <w:r>
                <w:rPr>
                  <w:rFonts w:ascii="Calibri" w:hAnsi="Calibri" w:cs="Calibri"/>
                  <w:color w:val="000000"/>
                  <w:sz w:val="22"/>
                  <w:szCs w:val="22"/>
                </w:rPr>
                <w:t>33.03</w:t>
              </w:r>
            </w:ins>
          </w:p>
        </w:tc>
        <w:tc>
          <w:tcPr>
            <w:tcW w:w="1240" w:type="dxa"/>
            <w:vAlign w:val="bottom"/>
          </w:tcPr>
          <w:p w14:paraId="3AC01B2B"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34" w:author="Author"/>
                <w:rFonts w:asciiTheme="minorHAnsi" w:hAnsiTheme="minorHAnsi" w:cstheme="minorHAnsi"/>
                <w:sz w:val="22"/>
                <w:szCs w:val="22"/>
              </w:rPr>
            </w:pPr>
            <w:ins w:id="435" w:author="Author">
              <w:r>
                <w:rPr>
                  <w:rFonts w:ascii="Calibri" w:hAnsi="Calibri" w:cs="Calibri"/>
                  <w:color w:val="000000"/>
                  <w:sz w:val="22"/>
                  <w:szCs w:val="22"/>
                </w:rPr>
                <w:t>84.55</w:t>
              </w:r>
            </w:ins>
          </w:p>
        </w:tc>
        <w:tc>
          <w:tcPr>
            <w:tcW w:w="886" w:type="dxa"/>
            <w:vAlign w:val="bottom"/>
          </w:tcPr>
          <w:p w14:paraId="76DF05A1"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36" w:author="Author"/>
                <w:rFonts w:asciiTheme="minorHAnsi" w:hAnsiTheme="minorHAnsi" w:cstheme="minorHAnsi"/>
                <w:sz w:val="22"/>
                <w:szCs w:val="22"/>
              </w:rPr>
            </w:pPr>
            <w:ins w:id="437" w:author="Author">
              <w:r>
                <w:rPr>
                  <w:rFonts w:ascii="Calibri" w:hAnsi="Calibri" w:cs="Calibri"/>
                  <w:color w:val="000000"/>
                  <w:sz w:val="22"/>
                  <w:szCs w:val="22"/>
                </w:rPr>
                <w:t>33.20</w:t>
              </w:r>
            </w:ins>
          </w:p>
        </w:tc>
        <w:tc>
          <w:tcPr>
            <w:tcW w:w="1240" w:type="dxa"/>
            <w:vAlign w:val="bottom"/>
          </w:tcPr>
          <w:p w14:paraId="64E7D67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38" w:author="Author"/>
                <w:rFonts w:asciiTheme="minorHAnsi" w:hAnsiTheme="minorHAnsi" w:cstheme="minorHAnsi"/>
                <w:sz w:val="22"/>
                <w:szCs w:val="22"/>
              </w:rPr>
            </w:pPr>
            <w:ins w:id="439" w:author="Author">
              <w:r>
                <w:rPr>
                  <w:rFonts w:ascii="Calibri" w:hAnsi="Calibri" w:cs="Calibri"/>
                  <w:color w:val="000000"/>
                  <w:sz w:val="22"/>
                  <w:szCs w:val="22"/>
                </w:rPr>
                <w:t>85.00</w:t>
              </w:r>
            </w:ins>
          </w:p>
        </w:tc>
        <w:tc>
          <w:tcPr>
            <w:tcW w:w="886" w:type="dxa"/>
            <w:vAlign w:val="bottom"/>
          </w:tcPr>
          <w:p w14:paraId="2D1C73EB"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40" w:author="Author"/>
                <w:rFonts w:asciiTheme="minorHAnsi" w:hAnsiTheme="minorHAnsi" w:cstheme="minorHAnsi"/>
                <w:sz w:val="22"/>
                <w:szCs w:val="22"/>
              </w:rPr>
            </w:pPr>
            <w:ins w:id="441" w:author="Author">
              <w:r>
                <w:rPr>
                  <w:rFonts w:ascii="Calibri" w:hAnsi="Calibri" w:cs="Calibri"/>
                  <w:color w:val="000000"/>
                  <w:sz w:val="22"/>
                  <w:szCs w:val="22"/>
                </w:rPr>
                <w:t>22.73</w:t>
              </w:r>
            </w:ins>
          </w:p>
        </w:tc>
        <w:tc>
          <w:tcPr>
            <w:tcW w:w="1240" w:type="dxa"/>
            <w:vAlign w:val="bottom"/>
          </w:tcPr>
          <w:p w14:paraId="3797D78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42" w:author="Author"/>
                <w:rFonts w:asciiTheme="minorHAnsi" w:hAnsiTheme="minorHAnsi" w:cstheme="minorHAnsi"/>
                <w:sz w:val="22"/>
                <w:szCs w:val="22"/>
              </w:rPr>
            </w:pPr>
            <w:ins w:id="443" w:author="Author">
              <w:r>
                <w:rPr>
                  <w:rFonts w:ascii="Calibri" w:hAnsi="Calibri" w:cs="Calibri"/>
                  <w:color w:val="000000"/>
                  <w:sz w:val="22"/>
                  <w:szCs w:val="22"/>
                </w:rPr>
                <w:t>58.18</w:t>
              </w:r>
            </w:ins>
          </w:p>
        </w:tc>
      </w:tr>
      <w:tr w:rsidR="006530DC" w14:paraId="4DCCE292" w14:textId="77777777" w:rsidTr="009E3B89">
        <w:trPr>
          <w:cnfStyle w:val="000000100000" w:firstRow="0" w:lastRow="0" w:firstColumn="0" w:lastColumn="0" w:oddVBand="0" w:evenVBand="0" w:oddHBand="1" w:evenHBand="0" w:firstRowFirstColumn="0" w:firstRowLastColumn="0" w:lastRowFirstColumn="0" w:lastRowLastColumn="0"/>
          <w:trHeight w:val="282"/>
          <w:ins w:id="44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47D7442" w14:textId="77777777" w:rsidR="006530DC" w:rsidRDefault="006530DC" w:rsidP="009E3B89">
            <w:pPr>
              <w:rPr>
                <w:ins w:id="445" w:author="Author"/>
              </w:rPr>
            </w:pPr>
            <w:ins w:id="446" w:author="Author">
              <w:r>
                <w:rPr>
                  <w:rFonts w:ascii="Calibri" w:hAnsi="Calibri" w:cs="Calibri"/>
                  <w:b w:val="0"/>
                  <w:bCs w:val="0"/>
                  <w:color w:val="000000"/>
                  <w:sz w:val="22"/>
                  <w:szCs w:val="22"/>
                </w:rPr>
                <w:t>384</w:t>
              </w:r>
            </w:ins>
          </w:p>
        </w:tc>
        <w:tc>
          <w:tcPr>
            <w:tcW w:w="851" w:type="dxa"/>
            <w:vAlign w:val="bottom"/>
          </w:tcPr>
          <w:p w14:paraId="2BE1D2D5"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47" w:author="Author"/>
                <w:rFonts w:asciiTheme="minorHAnsi" w:hAnsiTheme="minorHAnsi" w:cstheme="minorHAnsi"/>
                <w:sz w:val="22"/>
                <w:szCs w:val="22"/>
              </w:rPr>
            </w:pPr>
            <w:ins w:id="448" w:author="Author">
              <w:r>
                <w:rPr>
                  <w:rFonts w:ascii="Calibri" w:hAnsi="Calibri" w:cs="Calibri"/>
                  <w:color w:val="000000"/>
                  <w:sz w:val="22"/>
                  <w:szCs w:val="22"/>
                </w:rPr>
                <w:t>28.21</w:t>
              </w:r>
            </w:ins>
          </w:p>
        </w:tc>
        <w:tc>
          <w:tcPr>
            <w:tcW w:w="1240" w:type="dxa"/>
            <w:vAlign w:val="bottom"/>
          </w:tcPr>
          <w:p w14:paraId="1161FA77"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49" w:author="Author"/>
                <w:rFonts w:asciiTheme="minorHAnsi" w:hAnsiTheme="minorHAnsi" w:cstheme="minorHAnsi"/>
                <w:sz w:val="22"/>
                <w:szCs w:val="22"/>
              </w:rPr>
            </w:pPr>
            <w:ins w:id="450" w:author="Author">
              <w:r>
                <w:rPr>
                  <w:rFonts w:ascii="Calibri" w:hAnsi="Calibri" w:cs="Calibri"/>
                  <w:color w:val="000000"/>
                  <w:sz w:val="22"/>
                  <w:szCs w:val="22"/>
                </w:rPr>
                <w:t>86.68</w:t>
              </w:r>
            </w:ins>
          </w:p>
        </w:tc>
        <w:tc>
          <w:tcPr>
            <w:tcW w:w="851" w:type="dxa"/>
            <w:vAlign w:val="bottom"/>
          </w:tcPr>
          <w:p w14:paraId="76D26CD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51" w:author="Author"/>
                <w:rFonts w:asciiTheme="minorHAnsi" w:hAnsiTheme="minorHAnsi" w:cstheme="minorHAnsi"/>
                <w:sz w:val="22"/>
                <w:szCs w:val="22"/>
              </w:rPr>
            </w:pPr>
            <w:ins w:id="452" w:author="Author">
              <w:r>
                <w:rPr>
                  <w:rFonts w:ascii="Calibri" w:hAnsi="Calibri" w:cs="Calibri"/>
                  <w:color w:val="000000"/>
                  <w:sz w:val="22"/>
                  <w:szCs w:val="22"/>
                </w:rPr>
                <w:t>28.40</w:t>
              </w:r>
            </w:ins>
          </w:p>
        </w:tc>
        <w:tc>
          <w:tcPr>
            <w:tcW w:w="1240" w:type="dxa"/>
            <w:vAlign w:val="bottom"/>
          </w:tcPr>
          <w:p w14:paraId="01A6442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53" w:author="Author"/>
                <w:rFonts w:asciiTheme="minorHAnsi" w:hAnsiTheme="minorHAnsi" w:cstheme="minorHAnsi"/>
                <w:sz w:val="22"/>
                <w:szCs w:val="22"/>
              </w:rPr>
            </w:pPr>
            <w:ins w:id="454" w:author="Author">
              <w:r>
                <w:rPr>
                  <w:rFonts w:ascii="Calibri" w:hAnsi="Calibri" w:cs="Calibri"/>
                  <w:color w:val="000000"/>
                  <w:sz w:val="22"/>
                  <w:szCs w:val="22"/>
                </w:rPr>
                <w:t>87.23</w:t>
              </w:r>
            </w:ins>
          </w:p>
        </w:tc>
        <w:tc>
          <w:tcPr>
            <w:tcW w:w="886" w:type="dxa"/>
            <w:vAlign w:val="bottom"/>
          </w:tcPr>
          <w:p w14:paraId="62907F87"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55" w:author="Author"/>
                <w:rFonts w:asciiTheme="minorHAnsi" w:hAnsiTheme="minorHAnsi" w:cstheme="minorHAnsi"/>
                <w:sz w:val="22"/>
                <w:szCs w:val="22"/>
              </w:rPr>
            </w:pPr>
            <w:ins w:id="456" w:author="Author">
              <w:r>
                <w:rPr>
                  <w:rFonts w:ascii="Calibri" w:hAnsi="Calibri" w:cs="Calibri"/>
                  <w:color w:val="000000"/>
                  <w:sz w:val="22"/>
                  <w:szCs w:val="22"/>
                </w:rPr>
                <w:t>28.56</w:t>
              </w:r>
            </w:ins>
          </w:p>
        </w:tc>
        <w:tc>
          <w:tcPr>
            <w:tcW w:w="1240" w:type="dxa"/>
            <w:vAlign w:val="bottom"/>
          </w:tcPr>
          <w:p w14:paraId="5C793A3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57" w:author="Author"/>
                <w:rFonts w:asciiTheme="minorHAnsi" w:hAnsiTheme="minorHAnsi" w:cstheme="minorHAnsi"/>
                <w:sz w:val="22"/>
                <w:szCs w:val="22"/>
              </w:rPr>
            </w:pPr>
            <w:ins w:id="458" w:author="Author">
              <w:r>
                <w:rPr>
                  <w:rFonts w:ascii="Calibri" w:hAnsi="Calibri" w:cs="Calibri"/>
                  <w:color w:val="000000"/>
                  <w:sz w:val="22"/>
                  <w:szCs w:val="22"/>
                </w:rPr>
                <w:t>87.74</w:t>
              </w:r>
            </w:ins>
          </w:p>
        </w:tc>
        <w:tc>
          <w:tcPr>
            <w:tcW w:w="886" w:type="dxa"/>
            <w:vAlign w:val="bottom"/>
          </w:tcPr>
          <w:p w14:paraId="31BAD23B"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59" w:author="Author"/>
                <w:rFonts w:asciiTheme="minorHAnsi" w:hAnsiTheme="minorHAnsi" w:cstheme="minorHAnsi"/>
                <w:sz w:val="22"/>
                <w:szCs w:val="22"/>
              </w:rPr>
            </w:pPr>
            <w:ins w:id="460" w:author="Author">
              <w:r>
                <w:rPr>
                  <w:rFonts w:ascii="Calibri" w:hAnsi="Calibri" w:cs="Calibri"/>
                  <w:color w:val="000000"/>
                  <w:sz w:val="22"/>
                  <w:szCs w:val="22"/>
                </w:rPr>
                <w:t>20.83</w:t>
              </w:r>
            </w:ins>
          </w:p>
        </w:tc>
        <w:tc>
          <w:tcPr>
            <w:tcW w:w="1240" w:type="dxa"/>
            <w:vAlign w:val="bottom"/>
          </w:tcPr>
          <w:p w14:paraId="671FE62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61" w:author="Author"/>
                <w:rFonts w:asciiTheme="minorHAnsi" w:hAnsiTheme="minorHAnsi" w:cstheme="minorHAnsi"/>
                <w:sz w:val="22"/>
                <w:szCs w:val="22"/>
              </w:rPr>
            </w:pPr>
            <w:ins w:id="462" w:author="Author">
              <w:r>
                <w:rPr>
                  <w:rFonts w:ascii="Calibri" w:hAnsi="Calibri" w:cs="Calibri"/>
                  <w:color w:val="000000"/>
                  <w:sz w:val="22"/>
                  <w:szCs w:val="22"/>
                </w:rPr>
                <w:t>64.00</w:t>
              </w:r>
            </w:ins>
          </w:p>
        </w:tc>
      </w:tr>
      <w:tr w:rsidR="006530DC" w14:paraId="1C3E8368" w14:textId="77777777" w:rsidTr="009E3B89">
        <w:trPr>
          <w:trHeight w:val="282"/>
          <w:ins w:id="46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81CDFAB" w14:textId="77777777" w:rsidR="006530DC" w:rsidRDefault="006530DC" w:rsidP="009E3B89">
            <w:pPr>
              <w:rPr>
                <w:ins w:id="464" w:author="Author"/>
              </w:rPr>
            </w:pPr>
            <w:ins w:id="465" w:author="Author">
              <w:r>
                <w:rPr>
                  <w:rFonts w:ascii="Calibri" w:hAnsi="Calibri" w:cs="Calibri"/>
                  <w:b w:val="0"/>
                  <w:bCs w:val="0"/>
                  <w:color w:val="000000"/>
                  <w:sz w:val="22"/>
                  <w:szCs w:val="22"/>
                </w:rPr>
                <w:t>448</w:t>
              </w:r>
            </w:ins>
          </w:p>
        </w:tc>
        <w:tc>
          <w:tcPr>
            <w:tcW w:w="851" w:type="dxa"/>
            <w:vAlign w:val="bottom"/>
          </w:tcPr>
          <w:p w14:paraId="16BD7ACA"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66" w:author="Author"/>
                <w:rFonts w:asciiTheme="minorHAnsi" w:hAnsiTheme="minorHAnsi" w:cstheme="minorHAnsi"/>
                <w:sz w:val="22"/>
                <w:szCs w:val="22"/>
              </w:rPr>
            </w:pPr>
            <w:ins w:id="467" w:author="Author">
              <w:r>
                <w:rPr>
                  <w:rFonts w:ascii="Calibri" w:hAnsi="Calibri" w:cs="Calibri"/>
                  <w:color w:val="000000"/>
                  <w:sz w:val="22"/>
                  <w:szCs w:val="22"/>
                </w:rPr>
                <w:t>24.72</w:t>
              </w:r>
            </w:ins>
          </w:p>
        </w:tc>
        <w:tc>
          <w:tcPr>
            <w:tcW w:w="1240" w:type="dxa"/>
            <w:vAlign w:val="bottom"/>
          </w:tcPr>
          <w:p w14:paraId="7E1C5EC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68" w:author="Author"/>
                <w:rFonts w:asciiTheme="minorHAnsi" w:hAnsiTheme="minorHAnsi" w:cstheme="minorHAnsi"/>
                <w:sz w:val="22"/>
                <w:szCs w:val="22"/>
              </w:rPr>
            </w:pPr>
            <w:ins w:id="469" w:author="Author">
              <w:r>
                <w:rPr>
                  <w:rFonts w:ascii="Calibri" w:hAnsi="Calibri" w:cs="Calibri"/>
                  <w:color w:val="000000"/>
                  <w:sz w:val="22"/>
                  <w:szCs w:val="22"/>
                </w:rPr>
                <w:t>88.59</w:t>
              </w:r>
            </w:ins>
          </w:p>
        </w:tc>
        <w:tc>
          <w:tcPr>
            <w:tcW w:w="851" w:type="dxa"/>
            <w:vAlign w:val="bottom"/>
          </w:tcPr>
          <w:p w14:paraId="216D493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70" w:author="Author"/>
                <w:rFonts w:asciiTheme="minorHAnsi" w:hAnsiTheme="minorHAnsi" w:cstheme="minorHAnsi"/>
                <w:sz w:val="22"/>
                <w:szCs w:val="22"/>
              </w:rPr>
            </w:pPr>
            <w:ins w:id="471" w:author="Author">
              <w:r>
                <w:rPr>
                  <w:rFonts w:ascii="Calibri" w:hAnsi="Calibri" w:cs="Calibri"/>
                  <w:color w:val="000000"/>
                  <w:sz w:val="22"/>
                  <w:szCs w:val="22"/>
                </w:rPr>
                <w:t>24.93</w:t>
              </w:r>
            </w:ins>
          </w:p>
        </w:tc>
        <w:tc>
          <w:tcPr>
            <w:tcW w:w="1240" w:type="dxa"/>
            <w:vAlign w:val="bottom"/>
          </w:tcPr>
          <w:p w14:paraId="789DC685"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72" w:author="Author"/>
                <w:rFonts w:asciiTheme="minorHAnsi" w:hAnsiTheme="minorHAnsi" w:cstheme="minorHAnsi"/>
                <w:sz w:val="22"/>
                <w:szCs w:val="22"/>
              </w:rPr>
            </w:pPr>
            <w:ins w:id="473" w:author="Author">
              <w:r>
                <w:rPr>
                  <w:rFonts w:ascii="Calibri" w:hAnsi="Calibri" w:cs="Calibri"/>
                  <w:color w:val="000000"/>
                  <w:sz w:val="22"/>
                  <w:szCs w:val="22"/>
                </w:rPr>
                <w:t>89.34</w:t>
              </w:r>
            </w:ins>
          </w:p>
        </w:tc>
        <w:tc>
          <w:tcPr>
            <w:tcW w:w="886" w:type="dxa"/>
            <w:vAlign w:val="bottom"/>
          </w:tcPr>
          <w:p w14:paraId="57D5E7D5"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74" w:author="Author"/>
                <w:rFonts w:asciiTheme="minorHAnsi" w:hAnsiTheme="minorHAnsi" w:cstheme="minorHAnsi"/>
                <w:sz w:val="22"/>
                <w:szCs w:val="22"/>
              </w:rPr>
            </w:pPr>
            <w:ins w:id="475" w:author="Author">
              <w:r>
                <w:rPr>
                  <w:rFonts w:ascii="Calibri" w:hAnsi="Calibri" w:cs="Calibri"/>
                  <w:color w:val="000000"/>
                  <w:sz w:val="22"/>
                  <w:szCs w:val="22"/>
                </w:rPr>
                <w:t>24.96</w:t>
              </w:r>
            </w:ins>
          </w:p>
        </w:tc>
        <w:tc>
          <w:tcPr>
            <w:tcW w:w="1240" w:type="dxa"/>
            <w:vAlign w:val="bottom"/>
          </w:tcPr>
          <w:p w14:paraId="442BB89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76" w:author="Author"/>
                <w:rFonts w:asciiTheme="minorHAnsi" w:hAnsiTheme="minorHAnsi" w:cstheme="minorHAnsi"/>
                <w:sz w:val="22"/>
                <w:szCs w:val="22"/>
              </w:rPr>
            </w:pPr>
            <w:ins w:id="477" w:author="Author">
              <w:r>
                <w:rPr>
                  <w:rFonts w:ascii="Calibri" w:hAnsi="Calibri" w:cs="Calibri"/>
                  <w:color w:val="000000"/>
                  <w:sz w:val="22"/>
                  <w:szCs w:val="22"/>
                </w:rPr>
                <w:t>89.47</w:t>
              </w:r>
            </w:ins>
          </w:p>
        </w:tc>
        <w:tc>
          <w:tcPr>
            <w:tcW w:w="886" w:type="dxa"/>
            <w:vAlign w:val="bottom"/>
          </w:tcPr>
          <w:p w14:paraId="5C56178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78" w:author="Author"/>
                <w:rFonts w:asciiTheme="minorHAnsi" w:hAnsiTheme="minorHAnsi" w:cstheme="minorHAnsi"/>
                <w:sz w:val="22"/>
                <w:szCs w:val="22"/>
              </w:rPr>
            </w:pPr>
            <w:ins w:id="479" w:author="Author">
              <w:r>
                <w:rPr>
                  <w:rFonts w:ascii="Calibri" w:hAnsi="Calibri" w:cs="Calibri"/>
                  <w:color w:val="000000"/>
                  <w:sz w:val="22"/>
                  <w:szCs w:val="22"/>
                </w:rPr>
                <w:t>19.23</w:t>
              </w:r>
            </w:ins>
          </w:p>
        </w:tc>
        <w:tc>
          <w:tcPr>
            <w:tcW w:w="1240" w:type="dxa"/>
            <w:vAlign w:val="bottom"/>
          </w:tcPr>
          <w:p w14:paraId="6DD1949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80" w:author="Author"/>
                <w:rFonts w:asciiTheme="minorHAnsi" w:hAnsiTheme="minorHAnsi" w:cstheme="minorHAnsi"/>
                <w:sz w:val="22"/>
                <w:szCs w:val="22"/>
              </w:rPr>
            </w:pPr>
            <w:ins w:id="481" w:author="Author">
              <w:r>
                <w:rPr>
                  <w:rFonts w:ascii="Calibri" w:hAnsi="Calibri" w:cs="Calibri"/>
                  <w:color w:val="000000"/>
                  <w:sz w:val="22"/>
                  <w:szCs w:val="22"/>
                </w:rPr>
                <w:t>68.92</w:t>
              </w:r>
            </w:ins>
          </w:p>
        </w:tc>
      </w:tr>
      <w:tr w:rsidR="006530DC" w14:paraId="6A4BCA79" w14:textId="77777777" w:rsidTr="009E3B89">
        <w:trPr>
          <w:cnfStyle w:val="000000100000" w:firstRow="0" w:lastRow="0" w:firstColumn="0" w:lastColumn="0" w:oddVBand="0" w:evenVBand="0" w:oddHBand="1" w:evenHBand="0" w:firstRowFirstColumn="0" w:firstRowLastColumn="0" w:lastRowFirstColumn="0" w:lastRowLastColumn="0"/>
          <w:trHeight w:val="282"/>
          <w:ins w:id="48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543EDBF" w14:textId="77777777" w:rsidR="006530DC" w:rsidRDefault="006530DC" w:rsidP="009E3B89">
            <w:pPr>
              <w:rPr>
                <w:ins w:id="483" w:author="Author"/>
                <w:rFonts w:ascii="Calibri" w:hAnsi="Calibri" w:cs="Calibri"/>
                <w:b w:val="0"/>
                <w:bCs w:val="0"/>
                <w:color w:val="000000"/>
                <w:sz w:val="22"/>
                <w:szCs w:val="22"/>
              </w:rPr>
            </w:pPr>
            <w:ins w:id="484" w:author="Author">
              <w:r>
                <w:rPr>
                  <w:rFonts w:ascii="Calibri" w:hAnsi="Calibri" w:cs="Calibri"/>
                  <w:b w:val="0"/>
                  <w:bCs w:val="0"/>
                  <w:color w:val="000000"/>
                  <w:sz w:val="22"/>
                  <w:szCs w:val="22"/>
                </w:rPr>
                <w:t>512</w:t>
              </w:r>
            </w:ins>
          </w:p>
        </w:tc>
        <w:tc>
          <w:tcPr>
            <w:tcW w:w="851" w:type="dxa"/>
            <w:vAlign w:val="bottom"/>
          </w:tcPr>
          <w:p w14:paraId="3A047E5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85" w:author="Author"/>
                <w:rFonts w:asciiTheme="minorHAnsi" w:hAnsiTheme="minorHAnsi" w:cstheme="minorHAnsi"/>
                <w:color w:val="000000"/>
                <w:sz w:val="22"/>
                <w:szCs w:val="22"/>
              </w:rPr>
            </w:pPr>
            <w:ins w:id="486" w:author="Author">
              <w:r>
                <w:rPr>
                  <w:rFonts w:ascii="Calibri" w:hAnsi="Calibri" w:cs="Calibri"/>
                  <w:color w:val="000000"/>
                  <w:sz w:val="22"/>
                  <w:szCs w:val="22"/>
                </w:rPr>
                <w:t>21.98</w:t>
              </w:r>
            </w:ins>
          </w:p>
        </w:tc>
        <w:tc>
          <w:tcPr>
            <w:tcW w:w="1240" w:type="dxa"/>
            <w:vAlign w:val="bottom"/>
          </w:tcPr>
          <w:p w14:paraId="5970CF03"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87" w:author="Author"/>
                <w:rFonts w:asciiTheme="minorHAnsi" w:hAnsiTheme="minorHAnsi" w:cstheme="minorHAnsi"/>
                <w:color w:val="000000"/>
                <w:sz w:val="22"/>
                <w:szCs w:val="22"/>
              </w:rPr>
            </w:pPr>
            <w:ins w:id="488" w:author="Author">
              <w:r>
                <w:rPr>
                  <w:rFonts w:ascii="Calibri" w:hAnsi="Calibri" w:cs="Calibri"/>
                  <w:color w:val="000000"/>
                  <w:sz w:val="22"/>
                  <w:szCs w:val="22"/>
                </w:rPr>
                <w:t>90.03</w:t>
              </w:r>
            </w:ins>
          </w:p>
        </w:tc>
        <w:tc>
          <w:tcPr>
            <w:tcW w:w="851" w:type="dxa"/>
            <w:vAlign w:val="bottom"/>
          </w:tcPr>
          <w:p w14:paraId="57C29163"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89" w:author="Author"/>
                <w:rFonts w:asciiTheme="minorHAnsi" w:hAnsiTheme="minorHAnsi" w:cstheme="minorHAnsi"/>
                <w:color w:val="000000"/>
                <w:sz w:val="22"/>
                <w:szCs w:val="22"/>
              </w:rPr>
            </w:pPr>
            <w:ins w:id="490" w:author="Author">
              <w:r>
                <w:rPr>
                  <w:rFonts w:ascii="Calibri" w:hAnsi="Calibri" w:cs="Calibri"/>
                  <w:color w:val="000000"/>
                  <w:sz w:val="22"/>
                  <w:szCs w:val="22"/>
                </w:rPr>
                <w:t>22.17</w:t>
              </w:r>
            </w:ins>
          </w:p>
        </w:tc>
        <w:tc>
          <w:tcPr>
            <w:tcW w:w="1240" w:type="dxa"/>
            <w:vAlign w:val="bottom"/>
          </w:tcPr>
          <w:p w14:paraId="5E506100"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91" w:author="Author"/>
                <w:rFonts w:asciiTheme="minorHAnsi" w:hAnsiTheme="minorHAnsi" w:cstheme="minorHAnsi"/>
                <w:color w:val="000000"/>
                <w:sz w:val="22"/>
                <w:szCs w:val="22"/>
              </w:rPr>
            </w:pPr>
            <w:ins w:id="492" w:author="Author">
              <w:r>
                <w:rPr>
                  <w:rFonts w:ascii="Calibri" w:hAnsi="Calibri" w:cs="Calibri"/>
                  <w:color w:val="000000"/>
                  <w:sz w:val="22"/>
                  <w:szCs w:val="22"/>
                </w:rPr>
                <w:t>90.80</w:t>
              </w:r>
            </w:ins>
          </w:p>
        </w:tc>
        <w:tc>
          <w:tcPr>
            <w:tcW w:w="886" w:type="dxa"/>
            <w:vAlign w:val="bottom"/>
          </w:tcPr>
          <w:p w14:paraId="4CA6154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93" w:author="Author"/>
                <w:rFonts w:asciiTheme="minorHAnsi" w:hAnsiTheme="minorHAnsi" w:cstheme="minorHAnsi"/>
                <w:color w:val="000000"/>
                <w:sz w:val="22"/>
                <w:szCs w:val="22"/>
              </w:rPr>
            </w:pPr>
            <w:ins w:id="494" w:author="Author">
              <w:r>
                <w:rPr>
                  <w:rFonts w:ascii="Calibri" w:hAnsi="Calibri" w:cs="Calibri"/>
                  <w:color w:val="000000"/>
                  <w:sz w:val="22"/>
                  <w:szCs w:val="22"/>
                </w:rPr>
                <w:t>22.19</w:t>
              </w:r>
            </w:ins>
          </w:p>
        </w:tc>
        <w:tc>
          <w:tcPr>
            <w:tcW w:w="1240" w:type="dxa"/>
            <w:vAlign w:val="bottom"/>
          </w:tcPr>
          <w:p w14:paraId="1A8AAA7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95" w:author="Author"/>
                <w:rFonts w:asciiTheme="minorHAnsi" w:hAnsiTheme="minorHAnsi" w:cstheme="minorHAnsi"/>
                <w:color w:val="000000"/>
                <w:sz w:val="22"/>
                <w:szCs w:val="22"/>
              </w:rPr>
            </w:pPr>
            <w:ins w:id="496" w:author="Author">
              <w:r>
                <w:rPr>
                  <w:rFonts w:ascii="Calibri" w:hAnsi="Calibri" w:cs="Calibri"/>
                  <w:color w:val="000000"/>
                  <w:sz w:val="22"/>
                  <w:szCs w:val="22"/>
                </w:rPr>
                <w:t>90.87</w:t>
              </w:r>
            </w:ins>
          </w:p>
        </w:tc>
        <w:tc>
          <w:tcPr>
            <w:tcW w:w="886" w:type="dxa"/>
            <w:vAlign w:val="bottom"/>
          </w:tcPr>
          <w:p w14:paraId="54BB86F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97" w:author="Author"/>
                <w:rFonts w:asciiTheme="minorHAnsi" w:hAnsiTheme="minorHAnsi" w:cstheme="minorHAnsi"/>
                <w:color w:val="000000"/>
                <w:sz w:val="22"/>
                <w:szCs w:val="22"/>
              </w:rPr>
            </w:pPr>
            <w:ins w:id="498" w:author="Author">
              <w:r>
                <w:rPr>
                  <w:rFonts w:ascii="Calibri" w:hAnsi="Calibri" w:cs="Calibri"/>
                  <w:color w:val="000000"/>
                  <w:sz w:val="22"/>
                  <w:szCs w:val="22"/>
                </w:rPr>
                <w:t>17.86</w:t>
              </w:r>
            </w:ins>
          </w:p>
        </w:tc>
        <w:tc>
          <w:tcPr>
            <w:tcW w:w="1240" w:type="dxa"/>
            <w:vAlign w:val="bottom"/>
          </w:tcPr>
          <w:p w14:paraId="3936118B"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99" w:author="Author"/>
                <w:rFonts w:asciiTheme="minorHAnsi" w:hAnsiTheme="minorHAnsi" w:cstheme="minorHAnsi"/>
                <w:color w:val="000000"/>
                <w:sz w:val="22"/>
                <w:szCs w:val="22"/>
              </w:rPr>
            </w:pPr>
            <w:ins w:id="500" w:author="Author">
              <w:r>
                <w:rPr>
                  <w:rFonts w:ascii="Calibri" w:hAnsi="Calibri" w:cs="Calibri"/>
                  <w:color w:val="000000"/>
                  <w:sz w:val="22"/>
                  <w:szCs w:val="22"/>
                </w:rPr>
                <w:t>73.14</w:t>
              </w:r>
            </w:ins>
          </w:p>
        </w:tc>
      </w:tr>
      <w:tr w:rsidR="006530DC" w14:paraId="262AF27E" w14:textId="77777777" w:rsidTr="009E3B89">
        <w:trPr>
          <w:trHeight w:val="282"/>
          <w:ins w:id="50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8A38102" w14:textId="77777777" w:rsidR="006530DC" w:rsidRDefault="006530DC" w:rsidP="009E3B89">
            <w:pPr>
              <w:rPr>
                <w:ins w:id="502" w:author="Author"/>
                <w:rFonts w:ascii="Calibri" w:hAnsi="Calibri" w:cs="Calibri"/>
                <w:b w:val="0"/>
                <w:bCs w:val="0"/>
                <w:color w:val="000000"/>
                <w:sz w:val="22"/>
                <w:szCs w:val="22"/>
              </w:rPr>
            </w:pPr>
            <w:ins w:id="503" w:author="Author">
              <w:r>
                <w:rPr>
                  <w:rFonts w:ascii="Calibri" w:hAnsi="Calibri" w:cs="Calibri"/>
                  <w:b w:val="0"/>
                  <w:bCs w:val="0"/>
                  <w:color w:val="000000"/>
                  <w:sz w:val="22"/>
                  <w:szCs w:val="22"/>
                </w:rPr>
                <w:t>576</w:t>
              </w:r>
            </w:ins>
          </w:p>
        </w:tc>
        <w:tc>
          <w:tcPr>
            <w:tcW w:w="851" w:type="dxa"/>
            <w:vAlign w:val="bottom"/>
          </w:tcPr>
          <w:p w14:paraId="33993000"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04" w:author="Author"/>
                <w:rFonts w:asciiTheme="minorHAnsi" w:hAnsiTheme="minorHAnsi" w:cstheme="minorHAnsi"/>
                <w:color w:val="000000"/>
                <w:sz w:val="22"/>
                <w:szCs w:val="22"/>
              </w:rPr>
            </w:pPr>
            <w:ins w:id="505" w:author="Author">
              <w:r>
                <w:rPr>
                  <w:rFonts w:ascii="Calibri" w:hAnsi="Calibri" w:cs="Calibri"/>
                  <w:color w:val="000000"/>
                  <w:sz w:val="22"/>
                  <w:szCs w:val="22"/>
                </w:rPr>
                <w:t>19.81</w:t>
              </w:r>
            </w:ins>
          </w:p>
        </w:tc>
        <w:tc>
          <w:tcPr>
            <w:tcW w:w="1240" w:type="dxa"/>
            <w:vAlign w:val="bottom"/>
          </w:tcPr>
          <w:p w14:paraId="16D336A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06" w:author="Author"/>
                <w:rFonts w:asciiTheme="minorHAnsi" w:hAnsiTheme="minorHAnsi" w:cstheme="minorHAnsi"/>
                <w:color w:val="000000"/>
                <w:sz w:val="22"/>
                <w:szCs w:val="22"/>
              </w:rPr>
            </w:pPr>
            <w:ins w:id="507" w:author="Author">
              <w:r>
                <w:rPr>
                  <w:rFonts w:ascii="Calibri" w:hAnsi="Calibri" w:cs="Calibri"/>
                  <w:color w:val="000000"/>
                  <w:sz w:val="22"/>
                  <w:szCs w:val="22"/>
                </w:rPr>
                <w:t>91.26</w:t>
              </w:r>
            </w:ins>
          </w:p>
        </w:tc>
        <w:tc>
          <w:tcPr>
            <w:tcW w:w="851" w:type="dxa"/>
            <w:vAlign w:val="bottom"/>
          </w:tcPr>
          <w:p w14:paraId="3FE4AFE3"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08" w:author="Author"/>
                <w:rFonts w:asciiTheme="minorHAnsi" w:hAnsiTheme="minorHAnsi" w:cstheme="minorHAnsi"/>
                <w:color w:val="000000"/>
                <w:sz w:val="22"/>
                <w:szCs w:val="22"/>
              </w:rPr>
            </w:pPr>
            <w:ins w:id="509" w:author="Author">
              <w:r>
                <w:rPr>
                  <w:rFonts w:ascii="Calibri" w:hAnsi="Calibri" w:cs="Calibri"/>
                  <w:color w:val="000000"/>
                  <w:sz w:val="22"/>
                  <w:szCs w:val="22"/>
                </w:rPr>
                <w:t>19.93</w:t>
              </w:r>
            </w:ins>
          </w:p>
        </w:tc>
        <w:tc>
          <w:tcPr>
            <w:tcW w:w="1240" w:type="dxa"/>
            <w:vAlign w:val="bottom"/>
          </w:tcPr>
          <w:p w14:paraId="433C5DA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10" w:author="Author"/>
                <w:rFonts w:asciiTheme="minorHAnsi" w:hAnsiTheme="minorHAnsi" w:cstheme="minorHAnsi"/>
                <w:color w:val="000000"/>
                <w:sz w:val="22"/>
                <w:szCs w:val="22"/>
              </w:rPr>
            </w:pPr>
            <w:ins w:id="511" w:author="Author">
              <w:r>
                <w:rPr>
                  <w:rFonts w:ascii="Calibri" w:hAnsi="Calibri" w:cs="Calibri"/>
                  <w:color w:val="000000"/>
                  <w:sz w:val="22"/>
                  <w:szCs w:val="22"/>
                </w:rPr>
                <w:t>91.83</w:t>
              </w:r>
            </w:ins>
          </w:p>
        </w:tc>
        <w:tc>
          <w:tcPr>
            <w:tcW w:w="886" w:type="dxa"/>
            <w:vAlign w:val="bottom"/>
          </w:tcPr>
          <w:p w14:paraId="7DE270E3"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12" w:author="Author"/>
                <w:rFonts w:asciiTheme="minorHAnsi" w:hAnsiTheme="minorHAnsi" w:cstheme="minorHAnsi"/>
                <w:color w:val="000000"/>
                <w:sz w:val="22"/>
                <w:szCs w:val="22"/>
              </w:rPr>
            </w:pPr>
            <w:ins w:id="513" w:author="Author">
              <w:r>
                <w:rPr>
                  <w:rFonts w:ascii="Calibri" w:hAnsi="Calibri" w:cs="Calibri"/>
                  <w:color w:val="000000"/>
                  <w:sz w:val="22"/>
                  <w:szCs w:val="22"/>
                </w:rPr>
                <w:t>20.01</w:t>
              </w:r>
            </w:ins>
          </w:p>
        </w:tc>
        <w:tc>
          <w:tcPr>
            <w:tcW w:w="1240" w:type="dxa"/>
            <w:vAlign w:val="bottom"/>
          </w:tcPr>
          <w:p w14:paraId="7311B9C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14" w:author="Author"/>
                <w:rFonts w:asciiTheme="minorHAnsi" w:hAnsiTheme="minorHAnsi" w:cstheme="minorHAnsi"/>
                <w:color w:val="000000"/>
                <w:sz w:val="22"/>
                <w:szCs w:val="22"/>
              </w:rPr>
            </w:pPr>
            <w:ins w:id="515" w:author="Author">
              <w:r>
                <w:rPr>
                  <w:rFonts w:ascii="Calibri" w:hAnsi="Calibri" w:cs="Calibri"/>
                  <w:color w:val="000000"/>
                  <w:sz w:val="22"/>
                  <w:szCs w:val="22"/>
                </w:rPr>
                <w:t>92.19</w:t>
              </w:r>
            </w:ins>
          </w:p>
        </w:tc>
        <w:tc>
          <w:tcPr>
            <w:tcW w:w="886" w:type="dxa"/>
            <w:vAlign w:val="bottom"/>
          </w:tcPr>
          <w:p w14:paraId="0A104D1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16" w:author="Author"/>
                <w:rFonts w:asciiTheme="minorHAnsi" w:hAnsiTheme="minorHAnsi" w:cstheme="minorHAnsi"/>
                <w:color w:val="000000"/>
                <w:sz w:val="22"/>
                <w:szCs w:val="22"/>
              </w:rPr>
            </w:pPr>
            <w:ins w:id="517" w:author="Author">
              <w:r>
                <w:rPr>
                  <w:rFonts w:ascii="Calibri" w:hAnsi="Calibri" w:cs="Calibri"/>
                  <w:color w:val="000000"/>
                  <w:sz w:val="22"/>
                  <w:szCs w:val="22"/>
                </w:rPr>
                <w:t>16.67</w:t>
              </w:r>
            </w:ins>
          </w:p>
        </w:tc>
        <w:tc>
          <w:tcPr>
            <w:tcW w:w="1240" w:type="dxa"/>
            <w:vAlign w:val="bottom"/>
          </w:tcPr>
          <w:p w14:paraId="2E69A6A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18" w:author="Author"/>
                <w:rFonts w:asciiTheme="minorHAnsi" w:hAnsiTheme="minorHAnsi" w:cstheme="minorHAnsi"/>
                <w:color w:val="000000"/>
                <w:sz w:val="22"/>
                <w:szCs w:val="22"/>
              </w:rPr>
            </w:pPr>
            <w:ins w:id="519" w:author="Author">
              <w:r>
                <w:rPr>
                  <w:rFonts w:ascii="Calibri" w:hAnsi="Calibri" w:cs="Calibri"/>
                  <w:color w:val="000000"/>
                  <w:sz w:val="22"/>
                  <w:szCs w:val="22"/>
                </w:rPr>
                <w:t>76.80</w:t>
              </w:r>
            </w:ins>
          </w:p>
        </w:tc>
      </w:tr>
      <w:tr w:rsidR="006530DC" w14:paraId="7C6A6C74" w14:textId="77777777" w:rsidTr="009E3B89">
        <w:trPr>
          <w:cnfStyle w:val="000000100000" w:firstRow="0" w:lastRow="0" w:firstColumn="0" w:lastColumn="0" w:oddVBand="0" w:evenVBand="0" w:oddHBand="1" w:evenHBand="0" w:firstRowFirstColumn="0" w:firstRowLastColumn="0" w:lastRowFirstColumn="0" w:lastRowLastColumn="0"/>
          <w:trHeight w:val="282"/>
          <w:ins w:id="52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8A58A7D" w14:textId="77777777" w:rsidR="006530DC" w:rsidRDefault="006530DC" w:rsidP="009E3B89">
            <w:pPr>
              <w:rPr>
                <w:ins w:id="521" w:author="Author"/>
                <w:rFonts w:ascii="Calibri" w:hAnsi="Calibri" w:cs="Calibri"/>
                <w:b w:val="0"/>
                <w:bCs w:val="0"/>
                <w:color w:val="000000"/>
                <w:sz w:val="22"/>
                <w:szCs w:val="22"/>
              </w:rPr>
            </w:pPr>
            <w:ins w:id="522" w:author="Author">
              <w:r>
                <w:rPr>
                  <w:rFonts w:ascii="Calibri" w:hAnsi="Calibri" w:cs="Calibri"/>
                  <w:b w:val="0"/>
                  <w:bCs w:val="0"/>
                  <w:color w:val="000000"/>
                  <w:sz w:val="22"/>
                  <w:szCs w:val="22"/>
                </w:rPr>
                <w:t>640</w:t>
              </w:r>
            </w:ins>
          </w:p>
        </w:tc>
        <w:tc>
          <w:tcPr>
            <w:tcW w:w="851" w:type="dxa"/>
            <w:vAlign w:val="bottom"/>
          </w:tcPr>
          <w:p w14:paraId="61BEB885"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23" w:author="Author"/>
                <w:rFonts w:asciiTheme="minorHAnsi" w:hAnsiTheme="minorHAnsi" w:cstheme="minorHAnsi"/>
                <w:color w:val="000000"/>
                <w:sz w:val="22"/>
                <w:szCs w:val="22"/>
              </w:rPr>
            </w:pPr>
            <w:ins w:id="524" w:author="Author">
              <w:r>
                <w:rPr>
                  <w:rFonts w:ascii="Calibri" w:hAnsi="Calibri" w:cs="Calibri"/>
                  <w:color w:val="000000"/>
                  <w:sz w:val="22"/>
                  <w:szCs w:val="22"/>
                </w:rPr>
                <w:t>17.98</w:t>
              </w:r>
            </w:ins>
          </w:p>
        </w:tc>
        <w:tc>
          <w:tcPr>
            <w:tcW w:w="1240" w:type="dxa"/>
            <w:vAlign w:val="bottom"/>
          </w:tcPr>
          <w:p w14:paraId="6CB9C1B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25" w:author="Author"/>
                <w:rFonts w:asciiTheme="minorHAnsi" w:hAnsiTheme="minorHAnsi" w:cstheme="minorHAnsi"/>
                <w:color w:val="000000"/>
                <w:sz w:val="22"/>
                <w:szCs w:val="22"/>
              </w:rPr>
            </w:pPr>
            <w:ins w:id="526" w:author="Author">
              <w:r>
                <w:rPr>
                  <w:rFonts w:ascii="Calibri" w:hAnsi="Calibri" w:cs="Calibri"/>
                  <w:color w:val="000000"/>
                  <w:sz w:val="22"/>
                  <w:szCs w:val="22"/>
                </w:rPr>
                <w:t>92.04</w:t>
              </w:r>
            </w:ins>
          </w:p>
        </w:tc>
        <w:tc>
          <w:tcPr>
            <w:tcW w:w="851" w:type="dxa"/>
            <w:vAlign w:val="bottom"/>
          </w:tcPr>
          <w:p w14:paraId="2D49B64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27" w:author="Author"/>
                <w:rFonts w:asciiTheme="minorHAnsi" w:hAnsiTheme="minorHAnsi" w:cstheme="minorHAnsi"/>
                <w:color w:val="000000"/>
                <w:sz w:val="22"/>
                <w:szCs w:val="22"/>
              </w:rPr>
            </w:pPr>
            <w:ins w:id="528" w:author="Author">
              <w:r>
                <w:rPr>
                  <w:rFonts w:ascii="Calibri" w:hAnsi="Calibri" w:cs="Calibri"/>
                  <w:color w:val="000000"/>
                  <w:sz w:val="22"/>
                  <w:szCs w:val="22"/>
                </w:rPr>
                <w:t>18.12</w:t>
              </w:r>
            </w:ins>
          </w:p>
        </w:tc>
        <w:tc>
          <w:tcPr>
            <w:tcW w:w="1240" w:type="dxa"/>
            <w:vAlign w:val="bottom"/>
          </w:tcPr>
          <w:p w14:paraId="7FE2237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29" w:author="Author"/>
                <w:rFonts w:asciiTheme="minorHAnsi" w:hAnsiTheme="minorHAnsi" w:cstheme="minorHAnsi"/>
                <w:color w:val="000000"/>
                <w:sz w:val="22"/>
                <w:szCs w:val="22"/>
              </w:rPr>
            </w:pPr>
            <w:ins w:id="530" w:author="Author">
              <w:r>
                <w:rPr>
                  <w:rFonts w:ascii="Calibri" w:hAnsi="Calibri" w:cs="Calibri"/>
                  <w:color w:val="000000"/>
                  <w:sz w:val="22"/>
                  <w:szCs w:val="22"/>
                </w:rPr>
                <w:t>92.76</w:t>
              </w:r>
            </w:ins>
          </w:p>
        </w:tc>
        <w:tc>
          <w:tcPr>
            <w:tcW w:w="886" w:type="dxa"/>
            <w:vAlign w:val="bottom"/>
          </w:tcPr>
          <w:p w14:paraId="2176B6F7"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31" w:author="Author"/>
                <w:rFonts w:asciiTheme="minorHAnsi" w:hAnsiTheme="minorHAnsi" w:cstheme="minorHAnsi"/>
                <w:color w:val="000000"/>
                <w:sz w:val="22"/>
                <w:szCs w:val="22"/>
              </w:rPr>
            </w:pPr>
            <w:ins w:id="532" w:author="Author">
              <w:r>
                <w:rPr>
                  <w:rFonts w:ascii="Calibri" w:hAnsi="Calibri" w:cs="Calibri"/>
                  <w:color w:val="000000"/>
                  <w:sz w:val="22"/>
                  <w:szCs w:val="22"/>
                </w:rPr>
                <w:t>18.21</w:t>
              </w:r>
            </w:ins>
          </w:p>
        </w:tc>
        <w:tc>
          <w:tcPr>
            <w:tcW w:w="1240" w:type="dxa"/>
            <w:vAlign w:val="bottom"/>
          </w:tcPr>
          <w:p w14:paraId="6255E098"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33" w:author="Author"/>
                <w:rFonts w:asciiTheme="minorHAnsi" w:hAnsiTheme="minorHAnsi" w:cstheme="minorHAnsi"/>
                <w:color w:val="000000"/>
                <w:sz w:val="22"/>
                <w:szCs w:val="22"/>
              </w:rPr>
            </w:pPr>
            <w:ins w:id="534" w:author="Author">
              <w:r>
                <w:rPr>
                  <w:rFonts w:ascii="Calibri" w:hAnsi="Calibri" w:cs="Calibri"/>
                  <w:color w:val="000000"/>
                  <w:sz w:val="22"/>
                  <w:szCs w:val="22"/>
                </w:rPr>
                <w:t>93.21</w:t>
              </w:r>
            </w:ins>
          </w:p>
        </w:tc>
        <w:tc>
          <w:tcPr>
            <w:tcW w:w="886" w:type="dxa"/>
            <w:vAlign w:val="bottom"/>
          </w:tcPr>
          <w:p w14:paraId="13961045"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35" w:author="Author"/>
                <w:rFonts w:asciiTheme="minorHAnsi" w:hAnsiTheme="minorHAnsi" w:cstheme="minorHAnsi"/>
                <w:color w:val="000000"/>
                <w:sz w:val="22"/>
                <w:szCs w:val="22"/>
              </w:rPr>
            </w:pPr>
            <w:ins w:id="536" w:author="Author">
              <w:r>
                <w:rPr>
                  <w:rFonts w:ascii="Calibri" w:hAnsi="Calibri" w:cs="Calibri"/>
                  <w:color w:val="000000"/>
                  <w:sz w:val="22"/>
                  <w:szCs w:val="22"/>
                </w:rPr>
                <w:t>15.63</w:t>
              </w:r>
            </w:ins>
          </w:p>
        </w:tc>
        <w:tc>
          <w:tcPr>
            <w:tcW w:w="1240" w:type="dxa"/>
            <w:vAlign w:val="bottom"/>
          </w:tcPr>
          <w:p w14:paraId="7EFAF3DD"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37" w:author="Author"/>
                <w:rFonts w:asciiTheme="minorHAnsi" w:hAnsiTheme="minorHAnsi" w:cstheme="minorHAnsi"/>
                <w:color w:val="000000"/>
                <w:sz w:val="22"/>
                <w:szCs w:val="22"/>
              </w:rPr>
            </w:pPr>
            <w:ins w:id="538" w:author="Author">
              <w:r>
                <w:rPr>
                  <w:rFonts w:ascii="Calibri" w:hAnsi="Calibri" w:cs="Calibri"/>
                  <w:color w:val="000000"/>
                  <w:sz w:val="22"/>
                  <w:szCs w:val="22"/>
                </w:rPr>
                <w:t>80.00</w:t>
              </w:r>
            </w:ins>
          </w:p>
        </w:tc>
      </w:tr>
      <w:tr w:rsidR="006530DC" w14:paraId="55D8CD79" w14:textId="77777777" w:rsidTr="009E3B89">
        <w:trPr>
          <w:trHeight w:val="282"/>
          <w:ins w:id="53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9CF920F" w14:textId="77777777" w:rsidR="006530DC" w:rsidRDefault="006530DC" w:rsidP="009E3B89">
            <w:pPr>
              <w:rPr>
                <w:ins w:id="540" w:author="Author"/>
                <w:rFonts w:ascii="Calibri" w:hAnsi="Calibri" w:cs="Calibri"/>
                <w:b w:val="0"/>
                <w:bCs w:val="0"/>
                <w:color w:val="000000"/>
                <w:sz w:val="22"/>
                <w:szCs w:val="22"/>
              </w:rPr>
            </w:pPr>
            <w:ins w:id="541" w:author="Author">
              <w:r>
                <w:rPr>
                  <w:rFonts w:ascii="Calibri" w:hAnsi="Calibri" w:cs="Calibri"/>
                  <w:b w:val="0"/>
                  <w:bCs w:val="0"/>
                  <w:color w:val="000000"/>
                  <w:sz w:val="22"/>
                  <w:szCs w:val="22"/>
                </w:rPr>
                <w:t>704</w:t>
              </w:r>
            </w:ins>
          </w:p>
        </w:tc>
        <w:tc>
          <w:tcPr>
            <w:tcW w:w="851" w:type="dxa"/>
            <w:vAlign w:val="bottom"/>
          </w:tcPr>
          <w:p w14:paraId="4B22FCE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42" w:author="Author"/>
                <w:rFonts w:asciiTheme="minorHAnsi" w:hAnsiTheme="minorHAnsi" w:cstheme="minorHAnsi"/>
                <w:color w:val="000000"/>
                <w:sz w:val="22"/>
                <w:szCs w:val="22"/>
              </w:rPr>
            </w:pPr>
            <w:ins w:id="543" w:author="Author">
              <w:r>
                <w:rPr>
                  <w:rFonts w:ascii="Calibri" w:hAnsi="Calibri" w:cs="Calibri"/>
                  <w:color w:val="000000"/>
                  <w:sz w:val="22"/>
                  <w:szCs w:val="22"/>
                </w:rPr>
                <w:t>16.45</w:t>
              </w:r>
            </w:ins>
          </w:p>
        </w:tc>
        <w:tc>
          <w:tcPr>
            <w:tcW w:w="1240" w:type="dxa"/>
            <w:vAlign w:val="bottom"/>
          </w:tcPr>
          <w:p w14:paraId="184DE1C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44" w:author="Author"/>
                <w:rFonts w:asciiTheme="minorHAnsi" w:hAnsiTheme="minorHAnsi" w:cstheme="minorHAnsi"/>
                <w:color w:val="000000"/>
                <w:sz w:val="22"/>
                <w:szCs w:val="22"/>
              </w:rPr>
            </w:pPr>
            <w:ins w:id="545" w:author="Author">
              <w:r>
                <w:rPr>
                  <w:rFonts w:ascii="Calibri" w:hAnsi="Calibri" w:cs="Calibri"/>
                  <w:color w:val="000000"/>
                  <w:sz w:val="22"/>
                  <w:szCs w:val="22"/>
                </w:rPr>
                <w:t>92.64</w:t>
              </w:r>
            </w:ins>
          </w:p>
        </w:tc>
        <w:tc>
          <w:tcPr>
            <w:tcW w:w="851" w:type="dxa"/>
            <w:vAlign w:val="bottom"/>
          </w:tcPr>
          <w:p w14:paraId="7EDB1BF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46" w:author="Author"/>
                <w:rFonts w:asciiTheme="minorHAnsi" w:hAnsiTheme="minorHAnsi" w:cstheme="minorHAnsi"/>
                <w:color w:val="000000"/>
                <w:sz w:val="22"/>
                <w:szCs w:val="22"/>
              </w:rPr>
            </w:pPr>
            <w:ins w:id="547" w:author="Author">
              <w:r>
                <w:rPr>
                  <w:rFonts w:ascii="Calibri" w:hAnsi="Calibri" w:cs="Calibri"/>
                  <w:color w:val="000000"/>
                  <w:sz w:val="22"/>
                  <w:szCs w:val="22"/>
                </w:rPr>
                <w:t>16.60</w:t>
              </w:r>
            </w:ins>
          </w:p>
        </w:tc>
        <w:tc>
          <w:tcPr>
            <w:tcW w:w="1240" w:type="dxa"/>
            <w:vAlign w:val="bottom"/>
          </w:tcPr>
          <w:p w14:paraId="36CC543B"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48" w:author="Author"/>
                <w:rFonts w:asciiTheme="minorHAnsi" w:hAnsiTheme="minorHAnsi" w:cstheme="minorHAnsi"/>
                <w:color w:val="000000"/>
                <w:sz w:val="22"/>
                <w:szCs w:val="22"/>
              </w:rPr>
            </w:pPr>
            <w:ins w:id="549" w:author="Author">
              <w:r>
                <w:rPr>
                  <w:rFonts w:ascii="Calibri" w:hAnsi="Calibri" w:cs="Calibri"/>
                  <w:color w:val="000000"/>
                  <w:sz w:val="22"/>
                  <w:szCs w:val="22"/>
                </w:rPr>
                <w:t>93.51</w:t>
              </w:r>
            </w:ins>
          </w:p>
        </w:tc>
        <w:tc>
          <w:tcPr>
            <w:tcW w:w="886" w:type="dxa"/>
            <w:vAlign w:val="bottom"/>
          </w:tcPr>
          <w:p w14:paraId="57C8272F"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50" w:author="Author"/>
                <w:rFonts w:asciiTheme="minorHAnsi" w:hAnsiTheme="minorHAnsi" w:cstheme="minorHAnsi"/>
                <w:color w:val="000000"/>
                <w:sz w:val="22"/>
                <w:szCs w:val="22"/>
              </w:rPr>
            </w:pPr>
            <w:ins w:id="551" w:author="Author">
              <w:r>
                <w:rPr>
                  <w:rFonts w:ascii="Calibri" w:hAnsi="Calibri" w:cs="Calibri"/>
                  <w:color w:val="000000"/>
                  <w:sz w:val="22"/>
                  <w:szCs w:val="22"/>
                </w:rPr>
                <w:t>16.70</w:t>
              </w:r>
            </w:ins>
          </w:p>
        </w:tc>
        <w:tc>
          <w:tcPr>
            <w:tcW w:w="1240" w:type="dxa"/>
            <w:vAlign w:val="bottom"/>
          </w:tcPr>
          <w:p w14:paraId="3494286A"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52" w:author="Author"/>
                <w:rFonts w:asciiTheme="minorHAnsi" w:hAnsiTheme="minorHAnsi" w:cstheme="minorHAnsi"/>
                <w:color w:val="000000"/>
                <w:sz w:val="22"/>
                <w:szCs w:val="22"/>
              </w:rPr>
            </w:pPr>
            <w:ins w:id="553" w:author="Author">
              <w:r>
                <w:rPr>
                  <w:rFonts w:ascii="Calibri" w:hAnsi="Calibri" w:cs="Calibri"/>
                  <w:color w:val="000000"/>
                  <w:sz w:val="22"/>
                  <w:szCs w:val="22"/>
                </w:rPr>
                <w:t>94.04</w:t>
              </w:r>
            </w:ins>
          </w:p>
        </w:tc>
        <w:tc>
          <w:tcPr>
            <w:tcW w:w="886" w:type="dxa"/>
            <w:vAlign w:val="bottom"/>
          </w:tcPr>
          <w:p w14:paraId="32DF4B6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54" w:author="Author"/>
                <w:rFonts w:asciiTheme="minorHAnsi" w:hAnsiTheme="minorHAnsi" w:cstheme="minorHAnsi"/>
                <w:color w:val="000000"/>
                <w:sz w:val="22"/>
                <w:szCs w:val="22"/>
              </w:rPr>
            </w:pPr>
            <w:ins w:id="555" w:author="Author">
              <w:r>
                <w:rPr>
                  <w:rFonts w:ascii="Calibri" w:hAnsi="Calibri" w:cs="Calibri"/>
                  <w:color w:val="000000"/>
                  <w:sz w:val="22"/>
                  <w:szCs w:val="22"/>
                </w:rPr>
                <w:t>14.71</w:t>
              </w:r>
            </w:ins>
          </w:p>
        </w:tc>
        <w:tc>
          <w:tcPr>
            <w:tcW w:w="1240" w:type="dxa"/>
            <w:vAlign w:val="bottom"/>
          </w:tcPr>
          <w:p w14:paraId="3B5C0FD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56" w:author="Author"/>
                <w:rFonts w:asciiTheme="minorHAnsi" w:hAnsiTheme="minorHAnsi" w:cstheme="minorHAnsi"/>
                <w:color w:val="000000"/>
                <w:sz w:val="22"/>
                <w:szCs w:val="22"/>
              </w:rPr>
            </w:pPr>
            <w:ins w:id="557" w:author="Author">
              <w:r>
                <w:rPr>
                  <w:rFonts w:ascii="Calibri" w:hAnsi="Calibri" w:cs="Calibri"/>
                  <w:color w:val="000000"/>
                  <w:sz w:val="22"/>
                  <w:szCs w:val="22"/>
                </w:rPr>
                <w:t>82.82</w:t>
              </w:r>
            </w:ins>
          </w:p>
        </w:tc>
      </w:tr>
      <w:tr w:rsidR="006530DC" w14:paraId="06A0831F" w14:textId="77777777" w:rsidTr="009E3B89">
        <w:trPr>
          <w:cnfStyle w:val="000000100000" w:firstRow="0" w:lastRow="0" w:firstColumn="0" w:lastColumn="0" w:oddVBand="0" w:evenVBand="0" w:oddHBand="1" w:evenHBand="0" w:firstRowFirstColumn="0" w:firstRowLastColumn="0" w:lastRowFirstColumn="0" w:lastRowLastColumn="0"/>
          <w:trHeight w:val="282"/>
          <w:ins w:id="55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94F8C65" w14:textId="77777777" w:rsidR="006530DC" w:rsidRDefault="006530DC" w:rsidP="009E3B89">
            <w:pPr>
              <w:rPr>
                <w:ins w:id="559" w:author="Author"/>
                <w:rFonts w:ascii="Calibri" w:hAnsi="Calibri" w:cs="Calibri"/>
                <w:b w:val="0"/>
                <w:bCs w:val="0"/>
                <w:color w:val="000000"/>
                <w:sz w:val="22"/>
                <w:szCs w:val="22"/>
              </w:rPr>
            </w:pPr>
            <w:ins w:id="560" w:author="Author">
              <w:r>
                <w:rPr>
                  <w:rFonts w:ascii="Calibri" w:hAnsi="Calibri" w:cs="Calibri"/>
                  <w:b w:val="0"/>
                  <w:bCs w:val="0"/>
                  <w:color w:val="000000"/>
                  <w:sz w:val="22"/>
                  <w:szCs w:val="22"/>
                </w:rPr>
                <w:t>768</w:t>
              </w:r>
            </w:ins>
          </w:p>
        </w:tc>
        <w:tc>
          <w:tcPr>
            <w:tcW w:w="851" w:type="dxa"/>
            <w:vAlign w:val="bottom"/>
          </w:tcPr>
          <w:p w14:paraId="7BC9FF0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61" w:author="Author"/>
                <w:rFonts w:asciiTheme="minorHAnsi" w:hAnsiTheme="minorHAnsi" w:cstheme="minorHAnsi"/>
                <w:color w:val="000000"/>
                <w:sz w:val="22"/>
                <w:szCs w:val="22"/>
              </w:rPr>
            </w:pPr>
            <w:ins w:id="562" w:author="Author">
              <w:r>
                <w:rPr>
                  <w:rFonts w:ascii="Calibri" w:hAnsi="Calibri" w:cs="Calibri"/>
                  <w:color w:val="000000"/>
                  <w:sz w:val="22"/>
                  <w:szCs w:val="22"/>
                </w:rPr>
                <w:t>15.13</w:t>
              </w:r>
            </w:ins>
          </w:p>
        </w:tc>
        <w:tc>
          <w:tcPr>
            <w:tcW w:w="1240" w:type="dxa"/>
            <w:vAlign w:val="bottom"/>
          </w:tcPr>
          <w:p w14:paraId="0F4A28A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63" w:author="Author"/>
                <w:rFonts w:asciiTheme="minorHAnsi" w:hAnsiTheme="minorHAnsi" w:cstheme="minorHAnsi"/>
                <w:color w:val="000000"/>
                <w:sz w:val="22"/>
                <w:szCs w:val="22"/>
              </w:rPr>
            </w:pPr>
            <w:ins w:id="564" w:author="Author">
              <w:r>
                <w:rPr>
                  <w:rFonts w:ascii="Calibri" w:hAnsi="Calibri" w:cs="Calibri"/>
                  <w:color w:val="000000"/>
                  <w:sz w:val="22"/>
                  <w:szCs w:val="22"/>
                </w:rPr>
                <w:t>92.94</w:t>
              </w:r>
            </w:ins>
          </w:p>
        </w:tc>
        <w:tc>
          <w:tcPr>
            <w:tcW w:w="851" w:type="dxa"/>
            <w:vAlign w:val="bottom"/>
          </w:tcPr>
          <w:p w14:paraId="2B077367"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65" w:author="Author"/>
                <w:rFonts w:asciiTheme="minorHAnsi" w:hAnsiTheme="minorHAnsi" w:cstheme="minorHAnsi"/>
                <w:color w:val="000000"/>
                <w:sz w:val="22"/>
                <w:szCs w:val="22"/>
              </w:rPr>
            </w:pPr>
            <w:ins w:id="566" w:author="Author">
              <w:r>
                <w:rPr>
                  <w:rFonts w:ascii="Calibri" w:hAnsi="Calibri" w:cs="Calibri"/>
                  <w:color w:val="000000"/>
                  <w:sz w:val="22"/>
                  <w:szCs w:val="22"/>
                </w:rPr>
                <w:t>15.34</w:t>
              </w:r>
            </w:ins>
          </w:p>
        </w:tc>
        <w:tc>
          <w:tcPr>
            <w:tcW w:w="1240" w:type="dxa"/>
            <w:vAlign w:val="bottom"/>
          </w:tcPr>
          <w:p w14:paraId="57E3083D"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67" w:author="Author"/>
                <w:rFonts w:asciiTheme="minorHAnsi" w:hAnsiTheme="minorHAnsi" w:cstheme="minorHAnsi"/>
                <w:color w:val="000000"/>
                <w:sz w:val="22"/>
                <w:szCs w:val="22"/>
              </w:rPr>
            </w:pPr>
            <w:ins w:id="568" w:author="Author">
              <w:r>
                <w:rPr>
                  <w:rFonts w:ascii="Calibri" w:hAnsi="Calibri" w:cs="Calibri"/>
                  <w:color w:val="000000"/>
                  <w:sz w:val="22"/>
                  <w:szCs w:val="22"/>
                </w:rPr>
                <w:t>94.23</w:t>
              </w:r>
            </w:ins>
          </w:p>
        </w:tc>
        <w:tc>
          <w:tcPr>
            <w:tcW w:w="886" w:type="dxa"/>
            <w:vAlign w:val="bottom"/>
          </w:tcPr>
          <w:p w14:paraId="3BBFF37D"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69" w:author="Author"/>
                <w:rFonts w:asciiTheme="minorHAnsi" w:hAnsiTheme="minorHAnsi" w:cstheme="minorHAnsi"/>
                <w:color w:val="000000"/>
                <w:sz w:val="22"/>
                <w:szCs w:val="22"/>
              </w:rPr>
            </w:pPr>
            <w:ins w:id="570" w:author="Author">
              <w:r>
                <w:rPr>
                  <w:rFonts w:ascii="Calibri" w:hAnsi="Calibri" w:cs="Calibri"/>
                  <w:color w:val="000000"/>
                  <w:sz w:val="22"/>
                  <w:szCs w:val="22"/>
                </w:rPr>
                <w:t>15.43</w:t>
              </w:r>
            </w:ins>
          </w:p>
        </w:tc>
        <w:tc>
          <w:tcPr>
            <w:tcW w:w="1240" w:type="dxa"/>
            <w:vAlign w:val="bottom"/>
          </w:tcPr>
          <w:p w14:paraId="4DECC865"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71" w:author="Author"/>
                <w:rFonts w:asciiTheme="minorHAnsi" w:hAnsiTheme="minorHAnsi" w:cstheme="minorHAnsi"/>
                <w:color w:val="000000"/>
                <w:sz w:val="22"/>
                <w:szCs w:val="22"/>
              </w:rPr>
            </w:pPr>
            <w:ins w:id="572" w:author="Author">
              <w:r>
                <w:rPr>
                  <w:rFonts w:ascii="Calibri" w:hAnsi="Calibri" w:cs="Calibri"/>
                  <w:color w:val="000000"/>
                  <w:sz w:val="22"/>
                  <w:szCs w:val="22"/>
                </w:rPr>
                <w:t>94.81</w:t>
              </w:r>
            </w:ins>
          </w:p>
        </w:tc>
        <w:tc>
          <w:tcPr>
            <w:tcW w:w="886" w:type="dxa"/>
            <w:vAlign w:val="bottom"/>
          </w:tcPr>
          <w:p w14:paraId="0FD0973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73" w:author="Author"/>
                <w:rFonts w:asciiTheme="minorHAnsi" w:hAnsiTheme="minorHAnsi" w:cstheme="minorHAnsi"/>
                <w:color w:val="000000"/>
                <w:sz w:val="22"/>
                <w:szCs w:val="22"/>
              </w:rPr>
            </w:pPr>
            <w:ins w:id="574" w:author="Author">
              <w:r>
                <w:rPr>
                  <w:rFonts w:ascii="Calibri" w:hAnsi="Calibri" w:cs="Calibri"/>
                  <w:color w:val="000000"/>
                  <w:sz w:val="22"/>
                  <w:szCs w:val="22"/>
                </w:rPr>
                <w:t>13.89</w:t>
              </w:r>
            </w:ins>
          </w:p>
        </w:tc>
        <w:tc>
          <w:tcPr>
            <w:tcW w:w="1240" w:type="dxa"/>
            <w:vAlign w:val="bottom"/>
          </w:tcPr>
          <w:p w14:paraId="50451E1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75" w:author="Author"/>
                <w:rFonts w:asciiTheme="minorHAnsi" w:hAnsiTheme="minorHAnsi" w:cstheme="minorHAnsi"/>
                <w:color w:val="000000"/>
                <w:sz w:val="22"/>
                <w:szCs w:val="22"/>
              </w:rPr>
            </w:pPr>
            <w:ins w:id="576" w:author="Author">
              <w:r>
                <w:rPr>
                  <w:rFonts w:ascii="Calibri" w:hAnsi="Calibri" w:cs="Calibri"/>
                  <w:color w:val="000000"/>
                  <w:sz w:val="22"/>
                  <w:szCs w:val="22"/>
                </w:rPr>
                <w:t>85.33</w:t>
              </w:r>
            </w:ins>
          </w:p>
        </w:tc>
      </w:tr>
      <w:tr w:rsidR="006530DC" w14:paraId="04D1043B" w14:textId="77777777" w:rsidTr="009E3B89">
        <w:trPr>
          <w:trHeight w:val="282"/>
          <w:ins w:id="57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6D2EE2A" w14:textId="77777777" w:rsidR="006530DC" w:rsidRDefault="006530DC" w:rsidP="009E3B89">
            <w:pPr>
              <w:rPr>
                <w:ins w:id="578" w:author="Author"/>
                <w:rFonts w:ascii="Calibri" w:hAnsi="Calibri" w:cs="Calibri"/>
                <w:b w:val="0"/>
                <w:bCs w:val="0"/>
                <w:color w:val="000000"/>
                <w:sz w:val="22"/>
                <w:szCs w:val="22"/>
              </w:rPr>
            </w:pPr>
            <w:ins w:id="579" w:author="Author">
              <w:r>
                <w:rPr>
                  <w:rFonts w:ascii="Calibri" w:hAnsi="Calibri" w:cs="Calibri"/>
                  <w:b w:val="0"/>
                  <w:bCs w:val="0"/>
                  <w:color w:val="000000"/>
                  <w:sz w:val="22"/>
                  <w:szCs w:val="22"/>
                </w:rPr>
                <w:t>832</w:t>
              </w:r>
            </w:ins>
          </w:p>
        </w:tc>
        <w:tc>
          <w:tcPr>
            <w:tcW w:w="851" w:type="dxa"/>
            <w:vAlign w:val="bottom"/>
          </w:tcPr>
          <w:p w14:paraId="75079A0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80" w:author="Author"/>
                <w:rFonts w:asciiTheme="minorHAnsi" w:hAnsiTheme="minorHAnsi" w:cstheme="minorHAnsi"/>
                <w:color w:val="000000"/>
                <w:sz w:val="22"/>
                <w:szCs w:val="22"/>
              </w:rPr>
            </w:pPr>
            <w:ins w:id="581" w:author="Author">
              <w:r>
                <w:rPr>
                  <w:rFonts w:ascii="Calibri" w:hAnsi="Calibri" w:cs="Calibri"/>
                  <w:color w:val="000000"/>
                  <w:sz w:val="22"/>
                  <w:szCs w:val="22"/>
                </w:rPr>
                <w:t>13.99</w:t>
              </w:r>
            </w:ins>
          </w:p>
        </w:tc>
        <w:tc>
          <w:tcPr>
            <w:tcW w:w="1240" w:type="dxa"/>
            <w:vAlign w:val="bottom"/>
          </w:tcPr>
          <w:p w14:paraId="3FADA191"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82" w:author="Author"/>
                <w:rFonts w:asciiTheme="minorHAnsi" w:hAnsiTheme="minorHAnsi" w:cstheme="minorHAnsi"/>
                <w:color w:val="000000"/>
                <w:sz w:val="22"/>
                <w:szCs w:val="22"/>
              </w:rPr>
            </w:pPr>
            <w:ins w:id="583" w:author="Author">
              <w:r>
                <w:rPr>
                  <w:rFonts w:ascii="Calibri" w:hAnsi="Calibri" w:cs="Calibri"/>
                  <w:color w:val="000000"/>
                  <w:sz w:val="22"/>
                  <w:szCs w:val="22"/>
                </w:rPr>
                <w:t>93.14</w:t>
              </w:r>
            </w:ins>
          </w:p>
        </w:tc>
        <w:tc>
          <w:tcPr>
            <w:tcW w:w="851" w:type="dxa"/>
            <w:vAlign w:val="bottom"/>
          </w:tcPr>
          <w:p w14:paraId="031BFE0A"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84" w:author="Author"/>
                <w:rFonts w:asciiTheme="minorHAnsi" w:hAnsiTheme="minorHAnsi" w:cstheme="minorHAnsi"/>
                <w:color w:val="000000"/>
                <w:sz w:val="22"/>
                <w:szCs w:val="22"/>
              </w:rPr>
            </w:pPr>
            <w:ins w:id="585" w:author="Author">
              <w:r>
                <w:rPr>
                  <w:rFonts w:ascii="Calibri" w:hAnsi="Calibri" w:cs="Calibri"/>
                  <w:color w:val="000000"/>
                  <w:sz w:val="22"/>
                  <w:szCs w:val="22"/>
                </w:rPr>
                <w:t>14.32</w:t>
              </w:r>
            </w:ins>
          </w:p>
        </w:tc>
        <w:tc>
          <w:tcPr>
            <w:tcW w:w="1240" w:type="dxa"/>
            <w:vAlign w:val="bottom"/>
          </w:tcPr>
          <w:p w14:paraId="63ED683F"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86" w:author="Author"/>
                <w:rFonts w:asciiTheme="minorHAnsi" w:hAnsiTheme="minorHAnsi" w:cstheme="minorHAnsi"/>
                <w:color w:val="000000"/>
                <w:sz w:val="22"/>
                <w:szCs w:val="22"/>
              </w:rPr>
            </w:pPr>
            <w:ins w:id="587" w:author="Author">
              <w:r>
                <w:rPr>
                  <w:rFonts w:ascii="Calibri" w:hAnsi="Calibri" w:cs="Calibri"/>
                  <w:color w:val="000000"/>
                  <w:sz w:val="22"/>
                  <w:szCs w:val="22"/>
                </w:rPr>
                <w:t>95.31</w:t>
              </w:r>
            </w:ins>
          </w:p>
        </w:tc>
        <w:tc>
          <w:tcPr>
            <w:tcW w:w="886" w:type="dxa"/>
            <w:vAlign w:val="bottom"/>
          </w:tcPr>
          <w:p w14:paraId="25C535F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88" w:author="Author"/>
                <w:rFonts w:asciiTheme="minorHAnsi" w:hAnsiTheme="minorHAnsi" w:cstheme="minorHAnsi"/>
                <w:color w:val="000000"/>
                <w:sz w:val="22"/>
                <w:szCs w:val="22"/>
              </w:rPr>
            </w:pPr>
            <w:ins w:id="589" w:author="Author">
              <w:r>
                <w:rPr>
                  <w:rFonts w:ascii="Calibri" w:hAnsi="Calibri" w:cs="Calibri"/>
                  <w:color w:val="000000"/>
                  <w:sz w:val="22"/>
                  <w:szCs w:val="22"/>
                </w:rPr>
                <w:t>14.36</w:t>
              </w:r>
            </w:ins>
          </w:p>
        </w:tc>
        <w:tc>
          <w:tcPr>
            <w:tcW w:w="1240" w:type="dxa"/>
            <w:vAlign w:val="bottom"/>
          </w:tcPr>
          <w:p w14:paraId="19B35577"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90" w:author="Author"/>
                <w:rFonts w:asciiTheme="minorHAnsi" w:hAnsiTheme="minorHAnsi" w:cstheme="minorHAnsi"/>
                <w:color w:val="000000"/>
                <w:sz w:val="22"/>
                <w:szCs w:val="22"/>
              </w:rPr>
            </w:pPr>
            <w:ins w:id="591" w:author="Author">
              <w:r>
                <w:rPr>
                  <w:rFonts w:ascii="Calibri" w:hAnsi="Calibri" w:cs="Calibri"/>
                  <w:color w:val="000000"/>
                  <w:sz w:val="22"/>
                  <w:szCs w:val="22"/>
                </w:rPr>
                <w:t>95.55</w:t>
              </w:r>
            </w:ins>
          </w:p>
        </w:tc>
        <w:tc>
          <w:tcPr>
            <w:tcW w:w="886" w:type="dxa"/>
            <w:vAlign w:val="bottom"/>
          </w:tcPr>
          <w:p w14:paraId="0FE273D3"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92" w:author="Author"/>
                <w:rFonts w:asciiTheme="minorHAnsi" w:hAnsiTheme="minorHAnsi" w:cstheme="minorHAnsi"/>
                <w:color w:val="000000"/>
                <w:sz w:val="22"/>
                <w:szCs w:val="22"/>
              </w:rPr>
            </w:pPr>
            <w:ins w:id="593" w:author="Author">
              <w:r>
                <w:rPr>
                  <w:rFonts w:ascii="Calibri" w:hAnsi="Calibri" w:cs="Calibri"/>
                  <w:color w:val="000000"/>
                  <w:sz w:val="22"/>
                  <w:szCs w:val="22"/>
                </w:rPr>
                <w:t>13.16</w:t>
              </w:r>
            </w:ins>
          </w:p>
        </w:tc>
        <w:tc>
          <w:tcPr>
            <w:tcW w:w="1240" w:type="dxa"/>
            <w:vAlign w:val="bottom"/>
          </w:tcPr>
          <w:p w14:paraId="7D8224F7"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94" w:author="Author"/>
                <w:rFonts w:asciiTheme="minorHAnsi" w:hAnsiTheme="minorHAnsi" w:cstheme="minorHAnsi"/>
                <w:color w:val="000000"/>
                <w:sz w:val="22"/>
                <w:szCs w:val="22"/>
              </w:rPr>
            </w:pPr>
            <w:ins w:id="595" w:author="Author">
              <w:r>
                <w:rPr>
                  <w:rFonts w:ascii="Calibri" w:hAnsi="Calibri" w:cs="Calibri"/>
                  <w:color w:val="000000"/>
                  <w:sz w:val="22"/>
                  <w:szCs w:val="22"/>
                </w:rPr>
                <w:t>87.58</w:t>
              </w:r>
            </w:ins>
          </w:p>
        </w:tc>
      </w:tr>
      <w:tr w:rsidR="006530DC" w14:paraId="0E24928C" w14:textId="77777777" w:rsidTr="009E3B89">
        <w:trPr>
          <w:cnfStyle w:val="000000100000" w:firstRow="0" w:lastRow="0" w:firstColumn="0" w:lastColumn="0" w:oddVBand="0" w:evenVBand="0" w:oddHBand="1" w:evenHBand="0" w:firstRowFirstColumn="0" w:firstRowLastColumn="0" w:lastRowFirstColumn="0" w:lastRowLastColumn="0"/>
          <w:trHeight w:val="282"/>
          <w:ins w:id="59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19BFF82" w14:textId="77777777" w:rsidR="006530DC" w:rsidRDefault="006530DC" w:rsidP="009E3B89">
            <w:pPr>
              <w:rPr>
                <w:ins w:id="597" w:author="Author"/>
                <w:rFonts w:ascii="Calibri" w:hAnsi="Calibri" w:cs="Calibri"/>
                <w:b w:val="0"/>
                <w:bCs w:val="0"/>
                <w:color w:val="000000"/>
                <w:sz w:val="22"/>
                <w:szCs w:val="22"/>
              </w:rPr>
            </w:pPr>
            <w:ins w:id="598" w:author="Author">
              <w:r>
                <w:rPr>
                  <w:rFonts w:ascii="Calibri" w:hAnsi="Calibri" w:cs="Calibri"/>
                  <w:b w:val="0"/>
                  <w:bCs w:val="0"/>
                  <w:color w:val="000000"/>
                  <w:sz w:val="22"/>
                  <w:szCs w:val="22"/>
                </w:rPr>
                <w:t>896</w:t>
              </w:r>
            </w:ins>
          </w:p>
        </w:tc>
        <w:tc>
          <w:tcPr>
            <w:tcW w:w="851" w:type="dxa"/>
            <w:vAlign w:val="bottom"/>
          </w:tcPr>
          <w:p w14:paraId="38A60148"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99" w:author="Author"/>
                <w:rFonts w:asciiTheme="minorHAnsi" w:hAnsiTheme="minorHAnsi" w:cstheme="minorHAnsi"/>
                <w:color w:val="000000"/>
                <w:sz w:val="22"/>
                <w:szCs w:val="22"/>
              </w:rPr>
            </w:pPr>
            <w:ins w:id="600" w:author="Author">
              <w:r>
                <w:rPr>
                  <w:rFonts w:ascii="Calibri" w:hAnsi="Calibri" w:cs="Calibri"/>
                  <w:color w:val="000000"/>
                  <w:sz w:val="22"/>
                  <w:szCs w:val="22"/>
                </w:rPr>
                <w:t>13.09</w:t>
              </w:r>
            </w:ins>
          </w:p>
        </w:tc>
        <w:tc>
          <w:tcPr>
            <w:tcW w:w="1240" w:type="dxa"/>
            <w:vAlign w:val="bottom"/>
          </w:tcPr>
          <w:p w14:paraId="538C05F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01" w:author="Author"/>
                <w:rFonts w:asciiTheme="minorHAnsi" w:hAnsiTheme="minorHAnsi" w:cstheme="minorHAnsi"/>
                <w:color w:val="000000"/>
                <w:sz w:val="22"/>
                <w:szCs w:val="22"/>
              </w:rPr>
            </w:pPr>
            <w:ins w:id="602" w:author="Author">
              <w:r>
                <w:rPr>
                  <w:rFonts w:ascii="Calibri" w:hAnsi="Calibri" w:cs="Calibri"/>
                  <w:color w:val="000000"/>
                  <w:sz w:val="22"/>
                  <w:szCs w:val="22"/>
                </w:rPr>
                <w:t>93.81</w:t>
              </w:r>
            </w:ins>
          </w:p>
        </w:tc>
        <w:tc>
          <w:tcPr>
            <w:tcW w:w="851" w:type="dxa"/>
            <w:vAlign w:val="bottom"/>
          </w:tcPr>
          <w:p w14:paraId="3DCCBFC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03" w:author="Author"/>
                <w:rFonts w:asciiTheme="minorHAnsi" w:hAnsiTheme="minorHAnsi" w:cstheme="minorHAnsi"/>
                <w:color w:val="000000"/>
                <w:sz w:val="22"/>
                <w:szCs w:val="22"/>
              </w:rPr>
            </w:pPr>
            <w:ins w:id="604" w:author="Author">
              <w:r>
                <w:rPr>
                  <w:rFonts w:ascii="Calibri" w:hAnsi="Calibri" w:cs="Calibri"/>
                  <w:color w:val="000000"/>
                  <w:sz w:val="22"/>
                  <w:szCs w:val="22"/>
                </w:rPr>
                <w:t>13.36</w:t>
              </w:r>
            </w:ins>
          </w:p>
        </w:tc>
        <w:tc>
          <w:tcPr>
            <w:tcW w:w="1240" w:type="dxa"/>
            <w:vAlign w:val="bottom"/>
          </w:tcPr>
          <w:p w14:paraId="72E5E4D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05" w:author="Author"/>
                <w:rFonts w:asciiTheme="minorHAnsi" w:hAnsiTheme="minorHAnsi" w:cstheme="minorHAnsi"/>
                <w:color w:val="000000"/>
                <w:sz w:val="22"/>
                <w:szCs w:val="22"/>
              </w:rPr>
            </w:pPr>
            <w:ins w:id="606" w:author="Author">
              <w:r>
                <w:rPr>
                  <w:rFonts w:ascii="Calibri" w:hAnsi="Calibri" w:cs="Calibri"/>
                  <w:color w:val="000000"/>
                  <w:sz w:val="22"/>
                  <w:szCs w:val="22"/>
                </w:rPr>
                <w:t>95.76</w:t>
              </w:r>
            </w:ins>
          </w:p>
        </w:tc>
        <w:tc>
          <w:tcPr>
            <w:tcW w:w="886" w:type="dxa"/>
            <w:vAlign w:val="bottom"/>
          </w:tcPr>
          <w:p w14:paraId="788A25F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07" w:author="Author"/>
                <w:rFonts w:asciiTheme="minorHAnsi" w:hAnsiTheme="minorHAnsi" w:cstheme="minorHAnsi"/>
                <w:color w:val="000000"/>
                <w:sz w:val="22"/>
                <w:szCs w:val="22"/>
              </w:rPr>
            </w:pPr>
            <w:ins w:id="608" w:author="Author">
              <w:r>
                <w:rPr>
                  <w:rFonts w:ascii="Calibri" w:hAnsi="Calibri" w:cs="Calibri"/>
                  <w:color w:val="000000"/>
                  <w:sz w:val="22"/>
                  <w:szCs w:val="22"/>
                </w:rPr>
                <w:t>13.41</w:t>
              </w:r>
            </w:ins>
          </w:p>
        </w:tc>
        <w:tc>
          <w:tcPr>
            <w:tcW w:w="1240" w:type="dxa"/>
            <w:vAlign w:val="bottom"/>
          </w:tcPr>
          <w:p w14:paraId="66DF3E6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09" w:author="Author"/>
                <w:rFonts w:asciiTheme="minorHAnsi" w:hAnsiTheme="minorHAnsi" w:cstheme="minorHAnsi"/>
                <w:color w:val="000000"/>
                <w:sz w:val="22"/>
                <w:szCs w:val="22"/>
              </w:rPr>
            </w:pPr>
            <w:ins w:id="610" w:author="Author">
              <w:r>
                <w:rPr>
                  <w:rFonts w:ascii="Calibri" w:hAnsi="Calibri" w:cs="Calibri"/>
                  <w:color w:val="000000"/>
                  <w:sz w:val="22"/>
                  <w:szCs w:val="22"/>
                </w:rPr>
                <w:t>96.09</w:t>
              </w:r>
            </w:ins>
          </w:p>
        </w:tc>
        <w:tc>
          <w:tcPr>
            <w:tcW w:w="886" w:type="dxa"/>
            <w:vAlign w:val="bottom"/>
          </w:tcPr>
          <w:p w14:paraId="1D6924B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11" w:author="Author"/>
                <w:rFonts w:asciiTheme="minorHAnsi" w:hAnsiTheme="minorHAnsi" w:cstheme="minorHAnsi"/>
                <w:color w:val="000000"/>
                <w:sz w:val="22"/>
                <w:szCs w:val="22"/>
              </w:rPr>
            </w:pPr>
            <w:ins w:id="612" w:author="Author">
              <w:r>
                <w:rPr>
                  <w:rFonts w:ascii="Calibri" w:hAnsi="Calibri" w:cs="Calibri"/>
                  <w:color w:val="000000"/>
                  <w:sz w:val="22"/>
                  <w:szCs w:val="22"/>
                </w:rPr>
                <w:t>12.50</w:t>
              </w:r>
            </w:ins>
          </w:p>
        </w:tc>
        <w:tc>
          <w:tcPr>
            <w:tcW w:w="1240" w:type="dxa"/>
            <w:vAlign w:val="bottom"/>
          </w:tcPr>
          <w:p w14:paraId="65B28EFE"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13" w:author="Author"/>
                <w:rFonts w:asciiTheme="minorHAnsi" w:hAnsiTheme="minorHAnsi" w:cstheme="minorHAnsi"/>
                <w:color w:val="000000"/>
                <w:sz w:val="22"/>
                <w:szCs w:val="22"/>
              </w:rPr>
            </w:pPr>
            <w:ins w:id="614" w:author="Author">
              <w:r>
                <w:rPr>
                  <w:rFonts w:ascii="Calibri" w:hAnsi="Calibri" w:cs="Calibri"/>
                  <w:color w:val="000000"/>
                  <w:sz w:val="22"/>
                  <w:szCs w:val="22"/>
                </w:rPr>
                <w:t>89.60</w:t>
              </w:r>
            </w:ins>
          </w:p>
        </w:tc>
      </w:tr>
      <w:tr w:rsidR="006530DC" w14:paraId="0BE4F8EF" w14:textId="77777777" w:rsidTr="009E3B89">
        <w:trPr>
          <w:trHeight w:val="282"/>
          <w:ins w:id="61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C16CA65" w14:textId="77777777" w:rsidR="006530DC" w:rsidRDefault="006530DC" w:rsidP="009E3B89">
            <w:pPr>
              <w:rPr>
                <w:ins w:id="616" w:author="Author"/>
                <w:rFonts w:ascii="Calibri" w:hAnsi="Calibri" w:cs="Calibri"/>
                <w:b w:val="0"/>
                <w:bCs w:val="0"/>
                <w:color w:val="000000"/>
                <w:sz w:val="22"/>
                <w:szCs w:val="22"/>
              </w:rPr>
            </w:pPr>
            <w:ins w:id="617" w:author="Author">
              <w:r>
                <w:rPr>
                  <w:rFonts w:ascii="Calibri" w:hAnsi="Calibri" w:cs="Calibri"/>
                  <w:b w:val="0"/>
                  <w:bCs w:val="0"/>
                  <w:color w:val="000000"/>
                  <w:sz w:val="22"/>
                  <w:szCs w:val="22"/>
                </w:rPr>
                <w:t>960</w:t>
              </w:r>
            </w:ins>
          </w:p>
        </w:tc>
        <w:tc>
          <w:tcPr>
            <w:tcW w:w="851" w:type="dxa"/>
            <w:vAlign w:val="bottom"/>
          </w:tcPr>
          <w:p w14:paraId="015F4DC0"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18" w:author="Author"/>
                <w:rFonts w:asciiTheme="minorHAnsi" w:hAnsiTheme="minorHAnsi" w:cstheme="minorHAnsi"/>
                <w:color w:val="000000"/>
                <w:sz w:val="22"/>
                <w:szCs w:val="22"/>
              </w:rPr>
            </w:pPr>
            <w:ins w:id="619" w:author="Author">
              <w:r>
                <w:rPr>
                  <w:rFonts w:ascii="Calibri" w:hAnsi="Calibri" w:cs="Calibri"/>
                  <w:color w:val="000000"/>
                  <w:sz w:val="22"/>
                  <w:szCs w:val="22"/>
                </w:rPr>
                <w:t>12.22</w:t>
              </w:r>
            </w:ins>
          </w:p>
        </w:tc>
        <w:tc>
          <w:tcPr>
            <w:tcW w:w="1240" w:type="dxa"/>
            <w:vAlign w:val="bottom"/>
          </w:tcPr>
          <w:p w14:paraId="4036760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20" w:author="Author"/>
                <w:rFonts w:asciiTheme="minorHAnsi" w:hAnsiTheme="minorHAnsi" w:cstheme="minorHAnsi"/>
                <w:color w:val="000000"/>
                <w:sz w:val="22"/>
                <w:szCs w:val="22"/>
              </w:rPr>
            </w:pPr>
            <w:ins w:id="621" w:author="Author">
              <w:r>
                <w:rPr>
                  <w:rFonts w:ascii="Calibri" w:hAnsi="Calibri" w:cs="Calibri"/>
                  <w:color w:val="000000"/>
                  <w:sz w:val="22"/>
                  <w:szCs w:val="22"/>
                </w:rPr>
                <w:t>93.82</w:t>
              </w:r>
            </w:ins>
          </w:p>
        </w:tc>
        <w:tc>
          <w:tcPr>
            <w:tcW w:w="851" w:type="dxa"/>
            <w:vAlign w:val="bottom"/>
          </w:tcPr>
          <w:p w14:paraId="045B8627"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22" w:author="Author"/>
                <w:rFonts w:asciiTheme="minorHAnsi" w:hAnsiTheme="minorHAnsi" w:cstheme="minorHAnsi"/>
                <w:color w:val="000000"/>
                <w:sz w:val="22"/>
                <w:szCs w:val="22"/>
              </w:rPr>
            </w:pPr>
            <w:ins w:id="623" w:author="Author">
              <w:r>
                <w:rPr>
                  <w:rFonts w:ascii="Calibri" w:hAnsi="Calibri" w:cs="Calibri"/>
                  <w:color w:val="000000"/>
                  <w:sz w:val="22"/>
                  <w:szCs w:val="22"/>
                </w:rPr>
                <w:t>12.51</w:t>
              </w:r>
            </w:ins>
          </w:p>
        </w:tc>
        <w:tc>
          <w:tcPr>
            <w:tcW w:w="1240" w:type="dxa"/>
            <w:vAlign w:val="bottom"/>
          </w:tcPr>
          <w:p w14:paraId="4636324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24" w:author="Author"/>
                <w:rFonts w:asciiTheme="minorHAnsi" w:hAnsiTheme="minorHAnsi" w:cstheme="minorHAnsi"/>
                <w:color w:val="000000"/>
                <w:sz w:val="22"/>
                <w:szCs w:val="22"/>
              </w:rPr>
            </w:pPr>
            <w:ins w:id="625" w:author="Author">
              <w:r>
                <w:rPr>
                  <w:rFonts w:ascii="Calibri" w:hAnsi="Calibri" w:cs="Calibri"/>
                  <w:color w:val="000000"/>
                  <w:sz w:val="22"/>
                  <w:szCs w:val="22"/>
                </w:rPr>
                <w:t>96.07</w:t>
              </w:r>
            </w:ins>
          </w:p>
        </w:tc>
        <w:tc>
          <w:tcPr>
            <w:tcW w:w="886" w:type="dxa"/>
            <w:vAlign w:val="bottom"/>
          </w:tcPr>
          <w:p w14:paraId="28348D4A"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26" w:author="Author"/>
                <w:rFonts w:asciiTheme="minorHAnsi" w:hAnsiTheme="minorHAnsi" w:cstheme="minorHAnsi"/>
                <w:color w:val="000000"/>
                <w:sz w:val="22"/>
                <w:szCs w:val="22"/>
              </w:rPr>
            </w:pPr>
            <w:ins w:id="627" w:author="Author">
              <w:r>
                <w:rPr>
                  <w:rFonts w:ascii="Calibri" w:hAnsi="Calibri" w:cs="Calibri"/>
                  <w:color w:val="000000"/>
                  <w:sz w:val="22"/>
                  <w:szCs w:val="22"/>
                </w:rPr>
                <w:t>12.56</w:t>
              </w:r>
            </w:ins>
          </w:p>
        </w:tc>
        <w:tc>
          <w:tcPr>
            <w:tcW w:w="1240" w:type="dxa"/>
            <w:vAlign w:val="bottom"/>
          </w:tcPr>
          <w:p w14:paraId="031D1725"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28" w:author="Author"/>
                <w:rFonts w:asciiTheme="minorHAnsi" w:hAnsiTheme="minorHAnsi" w:cstheme="minorHAnsi"/>
                <w:color w:val="000000"/>
                <w:sz w:val="22"/>
                <w:szCs w:val="22"/>
              </w:rPr>
            </w:pPr>
            <w:ins w:id="629" w:author="Author">
              <w:r>
                <w:rPr>
                  <w:rFonts w:ascii="Calibri" w:hAnsi="Calibri" w:cs="Calibri"/>
                  <w:color w:val="000000"/>
                  <w:sz w:val="22"/>
                  <w:szCs w:val="22"/>
                </w:rPr>
                <w:t>96.49</w:t>
              </w:r>
            </w:ins>
          </w:p>
        </w:tc>
        <w:tc>
          <w:tcPr>
            <w:tcW w:w="886" w:type="dxa"/>
            <w:vAlign w:val="bottom"/>
          </w:tcPr>
          <w:p w14:paraId="0E0D8FF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30" w:author="Author"/>
                <w:rFonts w:asciiTheme="minorHAnsi" w:hAnsiTheme="minorHAnsi" w:cstheme="minorHAnsi"/>
                <w:color w:val="000000"/>
                <w:sz w:val="22"/>
                <w:szCs w:val="22"/>
              </w:rPr>
            </w:pPr>
            <w:ins w:id="631" w:author="Author">
              <w:r>
                <w:rPr>
                  <w:rFonts w:ascii="Calibri" w:hAnsi="Calibri" w:cs="Calibri"/>
                  <w:color w:val="000000"/>
                  <w:sz w:val="22"/>
                  <w:szCs w:val="22"/>
                </w:rPr>
                <w:t>11.90</w:t>
              </w:r>
            </w:ins>
          </w:p>
        </w:tc>
        <w:tc>
          <w:tcPr>
            <w:tcW w:w="1240" w:type="dxa"/>
            <w:vAlign w:val="bottom"/>
          </w:tcPr>
          <w:p w14:paraId="39584F3F"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32" w:author="Author"/>
                <w:rFonts w:asciiTheme="minorHAnsi" w:hAnsiTheme="minorHAnsi" w:cstheme="minorHAnsi"/>
                <w:color w:val="000000"/>
                <w:sz w:val="22"/>
                <w:szCs w:val="22"/>
              </w:rPr>
            </w:pPr>
            <w:ins w:id="633" w:author="Author">
              <w:r>
                <w:rPr>
                  <w:rFonts w:ascii="Calibri" w:hAnsi="Calibri" w:cs="Calibri"/>
                  <w:color w:val="000000"/>
                  <w:sz w:val="22"/>
                  <w:szCs w:val="22"/>
                </w:rPr>
                <w:t>91.43</w:t>
              </w:r>
            </w:ins>
          </w:p>
        </w:tc>
      </w:tr>
      <w:tr w:rsidR="006530DC" w14:paraId="3266ECA4" w14:textId="77777777" w:rsidTr="009E3B89">
        <w:trPr>
          <w:cnfStyle w:val="000000100000" w:firstRow="0" w:lastRow="0" w:firstColumn="0" w:lastColumn="0" w:oddVBand="0" w:evenVBand="0" w:oddHBand="1" w:evenHBand="0" w:firstRowFirstColumn="0" w:firstRowLastColumn="0" w:lastRowFirstColumn="0" w:lastRowLastColumn="0"/>
          <w:trHeight w:val="282"/>
          <w:ins w:id="63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A2EA284" w14:textId="77777777" w:rsidR="006530DC" w:rsidRDefault="006530DC" w:rsidP="009E3B89">
            <w:pPr>
              <w:rPr>
                <w:ins w:id="635" w:author="Author"/>
                <w:rFonts w:ascii="Calibri" w:hAnsi="Calibri" w:cs="Calibri"/>
                <w:b w:val="0"/>
                <w:bCs w:val="0"/>
                <w:color w:val="000000"/>
                <w:sz w:val="22"/>
                <w:szCs w:val="22"/>
              </w:rPr>
            </w:pPr>
            <w:ins w:id="636" w:author="Author">
              <w:r>
                <w:rPr>
                  <w:rFonts w:ascii="Calibri" w:hAnsi="Calibri" w:cs="Calibri"/>
                  <w:b w:val="0"/>
                  <w:bCs w:val="0"/>
                  <w:color w:val="000000"/>
                  <w:sz w:val="22"/>
                  <w:szCs w:val="22"/>
                </w:rPr>
                <w:t>1024</w:t>
              </w:r>
            </w:ins>
          </w:p>
        </w:tc>
        <w:tc>
          <w:tcPr>
            <w:tcW w:w="851" w:type="dxa"/>
            <w:vAlign w:val="bottom"/>
          </w:tcPr>
          <w:p w14:paraId="1A1D9CE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37" w:author="Author"/>
                <w:rFonts w:asciiTheme="minorHAnsi" w:hAnsiTheme="minorHAnsi" w:cstheme="minorHAnsi"/>
                <w:color w:val="000000"/>
                <w:sz w:val="22"/>
                <w:szCs w:val="22"/>
              </w:rPr>
            </w:pPr>
            <w:ins w:id="638" w:author="Author">
              <w:r>
                <w:rPr>
                  <w:rFonts w:ascii="Calibri" w:hAnsi="Calibri" w:cs="Calibri"/>
                  <w:color w:val="000000"/>
                  <w:sz w:val="22"/>
                  <w:szCs w:val="22"/>
                </w:rPr>
                <w:t>11.51</w:t>
              </w:r>
            </w:ins>
          </w:p>
        </w:tc>
        <w:tc>
          <w:tcPr>
            <w:tcW w:w="1240" w:type="dxa"/>
            <w:vAlign w:val="bottom"/>
          </w:tcPr>
          <w:p w14:paraId="7D19734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39" w:author="Author"/>
                <w:rFonts w:asciiTheme="minorHAnsi" w:hAnsiTheme="minorHAnsi" w:cstheme="minorHAnsi"/>
                <w:color w:val="000000"/>
                <w:sz w:val="22"/>
                <w:szCs w:val="22"/>
              </w:rPr>
            </w:pPr>
            <w:ins w:id="640" w:author="Author">
              <w:r>
                <w:rPr>
                  <w:rFonts w:ascii="Calibri" w:hAnsi="Calibri" w:cs="Calibri"/>
                  <w:color w:val="000000"/>
                  <w:sz w:val="22"/>
                  <w:szCs w:val="22"/>
                </w:rPr>
                <w:t>94.26</w:t>
              </w:r>
            </w:ins>
          </w:p>
        </w:tc>
        <w:tc>
          <w:tcPr>
            <w:tcW w:w="851" w:type="dxa"/>
            <w:vAlign w:val="bottom"/>
          </w:tcPr>
          <w:p w14:paraId="546771E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41" w:author="Author"/>
                <w:rFonts w:asciiTheme="minorHAnsi" w:hAnsiTheme="minorHAnsi" w:cstheme="minorHAnsi"/>
                <w:color w:val="000000"/>
                <w:sz w:val="22"/>
                <w:szCs w:val="22"/>
              </w:rPr>
            </w:pPr>
            <w:ins w:id="642" w:author="Author">
              <w:r>
                <w:rPr>
                  <w:rFonts w:ascii="Calibri" w:hAnsi="Calibri" w:cs="Calibri"/>
                  <w:color w:val="000000"/>
                  <w:sz w:val="22"/>
                  <w:szCs w:val="22"/>
                </w:rPr>
                <w:t>11.79</w:t>
              </w:r>
            </w:ins>
          </w:p>
        </w:tc>
        <w:tc>
          <w:tcPr>
            <w:tcW w:w="1240" w:type="dxa"/>
            <w:vAlign w:val="bottom"/>
          </w:tcPr>
          <w:p w14:paraId="1F8AB84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43" w:author="Author"/>
                <w:rFonts w:asciiTheme="minorHAnsi" w:hAnsiTheme="minorHAnsi" w:cstheme="minorHAnsi"/>
                <w:color w:val="000000"/>
                <w:sz w:val="22"/>
                <w:szCs w:val="22"/>
              </w:rPr>
            </w:pPr>
            <w:ins w:id="644" w:author="Author">
              <w:r>
                <w:rPr>
                  <w:rFonts w:ascii="Calibri" w:hAnsi="Calibri" w:cs="Calibri"/>
                  <w:color w:val="000000"/>
                  <w:sz w:val="22"/>
                  <w:szCs w:val="22"/>
                </w:rPr>
                <w:t>96.55</w:t>
              </w:r>
            </w:ins>
          </w:p>
        </w:tc>
        <w:tc>
          <w:tcPr>
            <w:tcW w:w="886" w:type="dxa"/>
            <w:vAlign w:val="bottom"/>
          </w:tcPr>
          <w:p w14:paraId="27CBC56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45" w:author="Author"/>
                <w:rFonts w:asciiTheme="minorHAnsi" w:hAnsiTheme="minorHAnsi" w:cstheme="minorHAnsi"/>
                <w:color w:val="000000"/>
                <w:sz w:val="22"/>
                <w:szCs w:val="22"/>
              </w:rPr>
            </w:pPr>
            <w:ins w:id="646" w:author="Author">
              <w:r>
                <w:rPr>
                  <w:rFonts w:ascii="Calibri" w:hAnsi="Calibri" w:cs="Calibri"/>
                  <w:color w:val="000000"/>
                  <w:sz w:val="22"/>
                  <w:szCs w:val="22"/>
                </w:rPr>
                <w:t>11.82</w:t>
              </w:r>
            </w:ins>
          </w:p>
        </w:tc>
        <w:tc>
          <w:tcPr>
            <w:tcW w:w="1240" w:type="dxa"/>
            <w:vAlign w:val="bottom"/>
          </w:tcPr>
          <w:p w14:paraId="4F60927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47" w:author="Author"/>
                <w:rFonts w:asciiTheme="minorHAnsi" w:hAnsiTheme="minorHAnsi" w:cstheme="minorHAnsi"/>
                <w:color w:val="000000"/>
                <w:sz w:val="22"/>
                <w:szCs w:val="22"/>
              </w:rPr>
            </w:pPr>
            <w:ins w:id="648" w:author="Author">
              <w:r>
                <w:rPr>
                  <w:rFonts w:ascii="Calibri" w:hAnsi="Calibri" w:cs="Calibri"/>
                  <w:color w:val="000000"/>
                  <w:sz w:val="22"/>
                  <w:szCs w:val="22"/>
                </w:rPr>
                <w:t>96.81</w:t>
              </w:r>
            </w:ins>
          </w:p>
        </w:tc>
        <w:tc>
          <w:tcPr>
            <w:tcW w:w="886" w:type="dxa"/>
            <w:vAlign w:val="bottom"/>
          </w:tcPr>
          <w:p w14:paraId="46E0238B"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49" w:author="Author"/>
                <w:rFonts w:asciiTheme="minorHAnsi" w:hAnsiTheme="minorHAnsi" w:cstheme="minorHAnsi"/>
                <w:color w:val="000000"/>
                <w:sz w:val="22"/>
                <w:szCs w:val="22"/>
              </w:rPr>
            </w:pPr>
            <w:ins w:id="650" w:author="Author">
              <w:r>
                <w:rPr>
                  <w:rFonts w:ascii="Calibri" w:hAnsi="Calibri" w:cs="Calibri"/>
                  <w:color w:val="000000"/>
                  <w:sz w:val="22"/>
                  <w:szCs w:val="22"/>
                </w:rPr>
                <w:t>11.36</w:t>
              </w:r>
            </w:ins>
          </w:p>
        </w:tc>
        <w:tc>
          <w:tcPr>
            <w:tcW w:w="1240" w:type="dxa"/>
            <w:vAlign w:val="bottom"/>
          </w:tcPr>
          <w:p w14:paraId="1FC0617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51" w:author="Author"/>
                <w:rFonts w:asciiTheme="minorHAnsi" w:hAnsiTheme="minorHAnsi" w:cstheme="minorHAnsi"/>
                <w:color w:val="000000"/>
                <w:sz w:val="22"/>
                <w:szCs w:val="22"/>
              </w:rPr>
            </w:pPr>
            <w:ins w:id="652" w:author="Author">
              <w:r>
                <w:rPr>
                  <w:rFonts w:ascii="Calibri" w:hAnsi="Calibri" w:cs="Calibri"/>
                  <w:color w:val="000000"/>
                  <w:sz w:val="22"/>
                  <w:szCs w:val="22"/>
                </w:rPr>
                <w:t>93.09</w:t>
              </w:r>
            </w:ins>
          </w:p>
        </w:tc>
      </w:tr>
      <w:tr w:rsidR="006530DC" w14:paraId="27291C70" w14:textId="77777777" w:rsidTr="009E3B89">
        <w:trPr>
          <w:trHeight w:val="282"/>
          <w:ins w:id="65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1911916" w14:textId="77777777" w:rsidR="006530DC" w:rsidRDefault="006530DC" w:rsidP="009E3B89">
            <w:pPr>
              <w:rPr>
                <w:ins w:id="654" w:author="Author"/>
                <w:rFonts w:ascii="Calibri" w:hAnsi="Calibri" w:cs="Calibri"/>
                <w:b w:val="0"/>
                <w:bCs w:val="0"/>
                <w:color w:val="000000"/>
                <w:sz w:val="22"/>
                <w:szCs w:val="22"/>
              </w:rPr>
            </w:pPr>
            <w:ins w:id="655" w:author="Author">
              <w:r>
                <w:rPr>
                  <w:rFonts w:ascii="Calibri" w:hAnsi="Calibri" w:cs="Calibri"/>
                  <w:b w:val="0"/>
                  <w:bCs w:val="0"/>
                  <w:color w:val="000000"/>
                  <w:sz w:val="22"/>
                  <w:szCs w:val="22"/>
                </w:rPr>
                <w:t>1088</w:t>
              </w:r>
            </w:ins>
          </w:p>
        </w:tc>
        <w:tc>
          <w:tcPr>
            <w:tcW w:w="851" w:type="dxa"/>
            <w:vAlign w:val="bottom"/>
          </w:tcPr>
          <w:p w14:paraId="267C1BB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56" w:author="Author"/>
                <w:rFonts w:asciiTheme="minorHAnsi" w:hAnsiTheme="minorHAnsi" w:cstheme="minorHAnsi"/>
                <w:color w:val="000000"/>
                <w:sz w:val="22"/>
                <w:szCs w:val="22"/>
              </w:rPr>
            </w:pPr>
            <w:ins w:id="657" w:author="Author">
              <w:r>
                <w:rPr>
                  <w:rFonts w:ascii="Calibri" w:hAnsi="Calibri" w:cs="Calibri"/>
                  <w:color w:val="000000"/>
                  <w:sz w:val="22"/>
                  <w:szCs w:val="22"/>
                </w:rPr>
                <w:t>10.87</w:t>
              </w:r>
            </w:ins>
          </w:p>
        </w:tc>
        <w:tc>
          <w:tcPr>
            <w:tcW w:w="1240" w:type="dxa"/>
            <w:vAlign w:val="bottom"/>
          </w:tcPr>
          <w:p w14:paraId="0240E4BA"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58" w:author="Author"/>
                <w:rFonts w:asciiTheme="minorHAnsi" w:hAnsiTheme="minorHAnsi" w:cstheme="minorHAnsi"/>
                <w:color w:val="000000"/>
                <w:sz w:val="22"/>
                <w:szCs w:val="22"/>
              </w:rPr>
            </w:pPr>
            <w:ins w:id="659" w:author="Author">
              <w:r>
                <w:rPr>
                  <w:rFonts w:ascii="Calibri" w:hAnsi="Calibri" w:cs="Calibri"/>
                  <w:color w:val="000000"/>
                  <w:sz w:val="22"/>
                  <w:szCs w:val="22"/>
                </w:rPr>
                <w:t>94.58</w:t>
              </w:r>
            </w:ins>
          </w:p>
        </w:tc>
        <w:tc>
          <w:tcPr>
            <w:tcW w:w="851" w:type="dxa"/>
            <w:vAlign w:val="bottom"/>
          </w:tcPr>
          <w:p w14:paraId="0E93567E"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60" w:author="Author"/>
                <w:rFonts w:asciiTheme="minorHAnsi" w:hAnsiTheme="minorHAnsi" w:cstheme="minorHAnsi"/>
                <w:color w:val="000000"/>
                <w:sz w:val="22"/>
                <w:szCs w:val="22"/>
              </w:rPr>
            </w:pPr>
            <w:ins w:id="661" w:author="Author">
              <w:r>
                <w:rPr>
                  <w:rFonts w:ascii="Calibri" w:hAnsi="Calibri" w:cs="Calibri"/>
                  <w:color w:val="000000"/>
                  <w:sz w:val="22"/>
                  <w:szCs w:val="22"/>
                </w:rPr>
                <w:t>11.14</w:t>
              </w:r>
            </w:ins>
          </w:p>
        </w:tc>
        <w:tc>
          <w:tcPr>
            <w:tcW w:w="1240" w:type="dxa"/>
            <w:vAlign w:val="bottom"/>
          </w:tcPr>
          <w:p w14:paraId="4569C59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62" w:author="Author"/>
                <w:rFonts w:asciiTheme="minorHAnsi" w:hAnsiTheme="minorHAnsi" w:cstheme="minorHAnsi"/>
                <w:color w:val="000000"/>
                <w:sz w:val="22"/>
                <w:szCs w:val="22"/>
              </w:rPr>
            </w:pPr>
            <w:ins w:id="663" w:author="Author">
              <w:r>
                <w:rPr>
                  <w:rFonts w:ascii="Calibri" w:hAnsi="Calibri" w:cs="Calibri"/>
                  <w:color w:val="000000"/>
                  <w:sz w:val="22"/>
                  <w:szCs w:val="22"/>
                </w:rPr>
                <w:t>96.92</w:t>
              </w:r>
            </w:ins>
          </w:p>
        </w:tc>
        <w:tc>
          <w:tcPr>
            <w:tcW w:w="886" w:type="dxa"/>
            <w:vAlign w:val="bottom"/>
          </w:tcPr>
          <w:p w14:paraId="05CEFE77"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64" w:author="Author"/>
                <w:rFonts w:asciiTheme="minorHAnsi" w:hAnsiTheme="minorHAnsi" w:cstheme="minorHAnsi"/>
                <w:color w:val="000000"/>
                <w:sz w:val="22"/>
                <w:szCs w:val="22"/>
              </w:rPr>
            </w:pPr>
            <w:ins w:id="665" w:author="Author">
              <w:r>
                <w:rPr>
                  <w:rFonts w:ascii="Calibri" w:hAnsi="Calibri" w:cs="Calibri"/>
                  <w:color w:val="000000"/>
                  <w:sz w:val="22"/>
                  <w:szCs w:val="22"/>
                </w:rPr>
                <w:t>11.17</w:t>
              </w:r>
            </w:ins>
          </w:p>
        </w:tc>
        <w:tc>
          <w:tcPr>
            <w:tcW w:w="1240" w:type="dxa"/>
            <w:vAlign w:val="bottom"/>
          </w:tcPr>
          <w:p w14:paraId="7104DA51"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66" w:author="Author"/>
                <w:rFonts w:asciiTheme="minorHAnsi" w:hAnsiTheme="minorHAnsi" w:cstheme="minorHAnsi"/>
                <w:color w:val="000000"/>
                <w:sz w:val="22"/>
                <w:szCs w:val="22"/>
              </w:rPr>
            </w:pPr>
            <w:ins w:id="667" w:author="Author">
              <w:r>
                <w:rPr>
                  <w:rFonts w:ascii="Calibri" w:hAnsi="Calibri" w:cs="Calibri"/>
                  <w:color w:val="000000"/>
                  <w:sz w:val="22"/>
                  <w:szCs w:val="22"/>
                </w:rPr>
                <w:t>97.22</w:t>
              </w:r>
            </w:ins>
          </w:p>
        </w:tc>
        <w:tc>
          <w:tcPr>
            <w:tcW w:w="886" w:type="dxa"/>
            <w:vAlign w:val="bottom"/>
          </w:tcPr>
          <w:p w14:paraId="62385361"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68" w:author="Author"/>
                <w:rFonts w:asciiTheme="minorHAnsi" w:hAnsiTheme="minorHAnsi" w:cstheme="minorHAnsi"/>
                <w:color w:val="000000"/>
                <w:sz w:val="22"/>
                <w:szCs w:val="22"/>
              </w:rPr>
            </w:pPr>
            <w:ins w:id="669" w:author="Author">
              <w:r>
                <w:rPr>
                  <w:rFonts w:ascii="Calibri" w:hAnsi="Calibri" w:cs="Calibri"/>
                  <w:color w:val="000000"/>
                  <w:sz w:val="22"/>
                  <w:szCs w:val="22"/>
                </w:rPr>
                <w:t>10.87</w:t>
              </w:r>
            </w:ins>
          </w:p>
        </w:tc>
        <w:tc>
          <w:tcPr>
            <w:tcW w:w="1240" w:type="dxa"/>
            <w:vAlign w:val="bottom"/>
          </w:tcPr>
          <w:p w14:paraId="25E3971E"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70" w:author="Author"/>
                <w:rFonts w:asciiTheme="minorHAnsi" w:hAnsiTheme="minorHAnsi" w:cstheme="minorHAnsi"/>
                <w:color w:val="000000"/>
                <w:sz w:val="22"/>
                <w:szCs w:val="22"/>
              </w:rPr>
            </w:pPr>
            <w:ins w:id="671" w:author="Author">
              <w:r>
                <w:rPr>
                  <w:rFonts w:ascii="Calibri" w:hAnsi="Calibri" w:cs="Calibri"/>
                  <w:color w:val="000000"/>
                  <w:sz w:val="22"/>
                  <w:szCs w:val="22"/>
                </w:rPr>
                <w:t>94.61</w:t>
              </w:r>
            </w:ins>
          </w:p>
        </w:tc>
      </w:tr>
      <w:tr w:rsidR="006530DC" w14:paraId="40E28D2F" w14:textId="77777777" w:rsidTr="009E3B89">
        <w:trPr>
          <w:cnfStyle w:val="000000100000" w:firstRow="0" w:lastRow="0" w:firstColumn="0" w:lastColumn="0" w:oddVBand="0" w:evenVBand="0" w:oddHBand="1" w:evenHBand="0" w:firstRowFirstColumn="0" w:firstRowLastColumn="0" w:lastRowFirstColumn="0" w:lastRowLastColumn="0"/>
          <w:trHeight w:val="282"/>
          <w:ins w:id="67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F34B38D" w14:textId="77777777" w:rsidR="006530DC" w:rsidRDefault="006530DC" w:rsidP="009E3B89">
            <w:pPr>
              <w:rPr>
                <w:ins w:id="673" w:author="Author"/>
                <w:rFonts w:ascii="Calibri" w:hAnsi="Calibri" w:cs="Calibri"/>
                <w:b w:val="0"/>
                <w:bCs w:val="0"/>
                <w:color w:val="000000"/>
                <w:sz w:val="22"/>
                <w:szCs w:val="22"/>
              </w:rPr>
            </w:pPr>
            <w:ins w:id="674" w:author="Author">
              <w:r>
                <w:rPr>
                  <w:rFonts w:ascii="Calibri" w:hAnsi="Calibri" w:cs="Calibri"/>
                  <w:b w:val="0"/>
                  <w:bCs w:val="0"/>
                  <w:color w:val="000000"/>
                  <w:sz w:val="22"/>
                  <w:szCs w:val="22"/>
                </w:rPr>
                <w:t>1152</w:t>
              </w:r>
            </w:ins>
          </w:p>
        </w:tc>
        <w:tc>
          <w:tcPr>
            <w:tcW w:w="851" w:type="dxa"/>
            <w:vAlign w:val="bottom"/>
          </w:tcPr>
          <w:p w14:paraId="53D91145"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75" w:author="Author"/>
                <w:rFonts w:asciiTheme="minorHAnsi" w:hAnsiTheme="minorHAnsi" w:cstheme="minorHAnsi"/>
                <w:color w:val="000000"/>
                <w:sz w:val="22"/>
                <w:szCs w:val="22"/>
              </w:rPr>
            </w:pPr>
            <w:ins w:id="676" w:author="Author">
              <w:r>
                <w:rPr>
                  <w:rFonts w:ascii="Calibri" w:hAnsi="Calibri" w:cs="Calibri"/>
                  <w:color w:val="000000"/>
                  <w:sz w:val="22"/>
                  <w:szCs w:val="22"/>
                </w:rPr>
                <w:t>10.12</w:t>
              </w:r>
            </w:ins>
          </w:p>
        </w:tc>
        <w:tc>
          <w:tcPr>
            <w:tcW w:w="1240" w:type="dxa"/>
            <w:vAlign w:val="bottom"/>
          </w:tcPr>
          <w:p w14:paraId="4978776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77" w:author="Author"/>
                <w:rFonts w:asciiTheme="minorHAnsi" w:hAnsiTheme="minorHAnsi" w:cstheme="minorHAnsi"/>
                <w:color w:val="000000"/>
                <w:sz w:val="22"/>
                <w:szCs w:val="22"/>
              </w:rPr>
            </w:pPr>
            <w:ins w:id="678" w:author="Author">
              <w:r>
                <w:rPr>
                  <w:rFonts w:ascii="Calibri" w:hAnsi="Calibri" w:cs="Calibri"/>
                  <w:color w:val="000000"/>
                  <w:sz w:val="22"/>
                  <w:szCs w:val="22"/>
                </w:rPr>
                <w:t>93.22</w:t>
              </w:r>
            </w:ins>
          </w:p>
        </w:tc>
        <w:tc>
          <w:tcPr>
            <w:tcW w:w="851" w:type="dxa"/>
            <w:vAlign w:val="bottom"/>
          </w:tcPr>
          <w:p w14:paraId="2D88B2FC"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79" w:author="Author"/>
                <w:rFonts w:asciiTheme="minorHAnsi" w:hAnsiTheme="minorHAnsi" w:cstheme="minorHAnsi"/>
                <w:color w:val="000000"/>
                <w:sz w:val="22"/>
                <w:szCs w:val="22"/>
              </w:rPr>
            </w:pPr>
            <w:ins w:id="680" w:author="Author">
              <w:r>
                <w:rPr>
                  <w:rFonts w:ascii="Calibri" w:hAnsi="Calibri" w:cs="Calibri"/>
                  <w:color w:val="000000"/>
                  <w:sz w:val="22"/>
                  <w:szCs w:val="22"/>
                </w:rPr>
                <w:t>10.54</w:t>
              </w:r>
            </w:ins>
          </w:p>
        </w:tc>
        <w:tc>
          <w:tcPr>
            <w:tcW w:w="1240" w:type="dxa"/>
            <w:vAlign w:val="bottom"/>
          </w:tcPr>
          <w:p w14:paraId="704732D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81" w:author="Author"/>
                <w:rFonts w:asciiTheme="minorHAnsi" w:hAnsiTheme="minorHAnsi" w:cstheme="minorHAnsi"/>
                <w:color w:val="000000"/>
                <w:sz w:val="22"/>
                <w:szCs w:val="22"/>
              </w:rPr>
            </w:pPr>
            <w:ins w:id="682" w:author="Author">
              <w:r>
                <w:rPr>
                  <w:rFonts w:ascii="Calibri" w:hAnsi="Calibri" w:cs="Calibri"/>
                  <w:color w:val="000000"/>
                  <w:sz w:val="22"/>
                  <w:szCs w:val="22"/>
                </w:rPr>
                <w:t>97.14</w:t>
              </w:r>
            </w:ins>
          </w:p>
        </w:tc>
        <w:tc>
          <w:tcPr>
            <w:tcW w:w="886" w:type="dxa"/>
            <w:vAlign w:val="bottom"/>
          </w:tcPr>
          <w:p w14:paraId="7676D61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83" w:author="Author"/>
                <w:rFonts w:asciiTheme="minorHAnsi" w:hAnsiTheme="minorHAnsi" w:cstheme="minorHAnsi"/>
                <w:color w:val="000000"/>
                <w:sz w:val="22"/>
                <w:szCs w:val="22"/>
              </w:rPr>
            </w:pPr>
            <w:ins w:id="684" w:author="Author">
              <w:r>
                <w:rPr>
                  <w:rFonts w:ascii="Calibri" w:hAnsi="Calibri" w:cs="Calibri"/>
                  <w:color w:val="000000"/>
                  <w:sz w:val="22"/>
                  <w:szCs w:val="22"/>
                </w:rPr>
                <w:t>10.59</w:t>
              </w:r>
            </w:ins>
          </w:p>
        </w:tc>
        <w:tc>
          <w:tcPr>
            <w:tcW w:w="1240" w:type="dxa"/>
            <w:vAlign w:val="bottom"/>
          </w:tcPr>
          <w:p w14:paraId="47FF5A90"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85" w:author="Author"/>
                <w:rFonts w:asciiTheme="minorHAnsi" w:hAnsiTheme="minorHAnsi" w:cstheme="minorHAnsi"/>
                <w:color w:val="000000"/>
                <w:sz w:val="22"/>
                <w:szCs w:val="22"/>
              </w:rPr>
            </w:pPr>
            <w:ins w:id="686" w:author="Author">
              <w:r>
                <w:rPr>
                  <w:rFonts w:ascii="Calibri" w:hAnsi="Calibri" w:cs="Calibri"/>
                  <w:color w:val="000000"/>
                  <w:sz w:val="22"/>
                  <w:szCs w:val="22"/>
                </w:rPr>
                <w:t>97.57</w:t>
              </w:r>
            </w:ins>
          </w:p>
        </w:tc>
        <w:tc>
          <w:tcPr>
            <w:tcW w:w="886" w:type="dxa"/>
            <w:vAlign w:val="bottom"/>
          </w:tcPr>
          <w:p w14:paraId="2A42210D"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87" w:author="Author"/>
                <w:rFonts w:asciiTheme="minorHAnsi" w:hAnsiTheme="minorHAnsi" w:cstheme="minorHAnsi"/>
                <w:color w:val="000000"/>
                <w:sz w:val="22"/>
                <w:szCs w:val="22"/>
              </w:rPr>
            </w:pPr>
            <w:ins w:id="688" w:author="Author">
              <w:r>
                <w:rPr>
                  <w:rFonts w:ascii="Calibri" w:hAnsi="Calibri" w:cs="Calibri"/>
                  <w:color w:val="000000"/>
                  <w:sz w:val="22"/>
                  <w:szCs w:val="22"/>
                </w:rPr>
                <w:t>10.42</w:t>
              </w:r>
            </w:ins>
          </w:p>
        </w:tc>
        <w:tc>
          <w:tcPr>
            <w:tcW w:w="1240" w:type="dxa"/>
            <w:vAlign w:val="bottom"/>
          </w:tcPr>
          <w:p w14:paraId="45FAC84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89" w:author="Author"/>
                <w:rFonts w:asciiTheme="minorHAnsi" w:hAnsiTheme="minorHAnsi" w:cstheme="minorHAnsi"/>
                <w:color w:val="000000"/>
                <w:sz w:val="22"/>
                <w:szCs w:val="22"/>
              </w:rPr>
            </w:pPr>
            <w:ins w:id="690" w:author="Author">
              <w:r>
                <w:rPr>
                  <w:rFonts w:ascii="Calibri" w:hAnsi="Calibri" w:cs="Calibri"/>
                  <w:color w:val="000000"/>
                  <w:sz w:val="22"/>
                  <w:szCs w:val="22"/>
                </w:rPr>
                <w:t>96.00</w:t>
              </w:r>
            </w:ins>
          </w:p>
        </w:tc>
      </w:tr>
      <w:tr w:rsidR="006530DC" w14:paraId="6882DEA3" w14:textId="77777777" w:rsidTr="009E3B89">
        <w:trPr>
          <w:trHeight w:val="282"/>
          <w:ins w:id="69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E4F16CB" w14:textId="77777777" w:rsidR="006530DC" w:rsidRDefault="006530DC" w:rsidP="009E3B89">
            <w:pPr>
              <w:rPr>
                <w:ins w:id="692" w:author="Author"/>
                <w:rFonts w:ascii="Calibri" w:hAnsi="Calibri" w:cs="Calibri"/>
                <w:b w:val="0"/>
                <w:bCs w:val="0"/>
                <w:color w:val="000000"/>
                <w:sz w:val="22"/>
                <w:szCs w:val="22"/>
              </w:rPr>
            </w:pPr>
            <w:ins w:id="693" w:author="Author">
              <w:r>
                <w:rPr>
                  <w:rFonts w:ascii="Calibri" w:hAnsi="Calibri" w:cs="Calibri"/>
                  <w:b w:val="0"/>
                  <w:bCs w:val="0"/>
                  <w:color w:val="000000"/>
                  <w:sz w:val="22"/>
                  <w:szCs w:val="22"/>
                </w:rPr>
                <w:t>1216</w:t>
              </w:r>
            </w:ins>
          </w:p>
        </w:tc>
        <w:tc>
          <w:tcPr>
            <w:tcW w:w="851" w:type="dxa"/>
            <w:vAlign w:val="bottom"/>
          </w:tcPr>
          <w:p w14:paraId="4B2A57F7"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94" w:author="Author"/>
                <w:rFonts w:asciiTheme="minorHAnsi" w:hAnsiTheme="minorHAnsi" w:cstheme="minorHAnsi"/>
                <w:color w:val="000000"/>
                <w:sz w:val="22"/>
                <w:szCs w:val="22"/>
              </w:rPr>
            </w:pPr>
            <w:ins w:id="695" w:author="Author">
              <w:r>
                <w:rPr>
                  <w:rFonts w:ascii="Calibri" w:hAnsi="Calibri" w:cs="Calibri"/>
                  <w:color w:val="000000"/>
                  <w:sz w:val="22"/>
                  <w:szCs w:val="22"/>
                </w:rPr>
                <w:t>9.80</w:t>
              </w:r>
            </w:ins>
          </w:p>
        </w:tc>
        <w:tc>
          <w:tcPr>
            <w:tcW w:w="1240" w:type="dxa"/>
            <w:vAlign w:val="bottom"/>
          </w:tcPr>
          <w:p w14:paraId="327D7FF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96" w:author="Author"/>
                <w:rFonts w:asciiTheme="minorHAnsi" w:hAnsiTheme="minorHAnsi" w:cstheme="minorHAnsi"/>
                <w:color w:val="000000"/>
                <w:sz w:val="22"/>
                <w:szCs w:val="22"/>
              </w:rPr>
            </w:pPr>
            <w:ins w:id="697" w:author="Author">
              <w:r>
                <w:rPr>
                  <w:rFonts w:ascii="Calibri" w:hAnsi="Calibri" w:cs="Calibri"/>
                  <w:color w:val="000000"/>
                  <w:sz w:val="22"/>
                  <w:szCs w:val="22"/>
                </w:rPr>
                <w:t>95.35</w:t>
              </w:r>
            </w:ins>
          </w:p>
        </w:tc>
        <w:tc>
          <w:tcPr>
            <w:tcW w:w="851" w:type="dxa"/>
            <w:vAlign w:val="bottom"/>
          </w:tcPr>
          <w:p w14:paraId="13A3DDE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98" w:author="Author"/>
                <w:rFonts w:asciiTheme="minorHAnsi" w:hAnsiTheme="minorHAnsi" w:cstheme="minorHAnsi"/>
                <w:color w:val="000000"/>
                <w:sz w:val="22"/>
                <w:szCs w:val="22"/>
              </w:rPr>
            </w:pPr>
            <w:ins w:id="699" w:author="Author">
              <w:r>
                <w:rPr>
                  <w:rFonts w:ascii="Calibri" w:hAnsi="Calibri" w:cs="Calibri"/>
                  <w:color w:val="000000"/>
                  <w:sz w:val="22"/>
                  <w:szCs w:val="22"/>
                </w:rPr>
                <w:t>10.01</w:t>
              </w:r>
            </w:ins>
          </w:p>
        </w:tc>
        <w:tc>
          <w:tcPr>
            <w:tcW w:w="1240" w:type="dxa"/>
            <w:vAlign w:val="bottom"/>
          </w:tcPr>
          <w:p w14:paraId="1084F4AF"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00" w:author="Author"/>
                <w:rFonts w:asciiTheme="minorHAnsi" w:hAnsiTheme="minorHAnsi" w:cstheme="minorHAnsi"/>
                <w:color w:val="000000"/>
                <w:sz w:val="22"/>
                <w:szCs w:val="22"/>
              </w:rPr>
            </w:pPr>
            <w:ins w:id="701" w:author="Author">
              <w:r>
                <w:rPr>
                  <w:rFonts w:ascii="Calibri" w:hAnsi="Calibri" w:cs="Calibri"/>
                  <w:color w:val="000000"/>
                  <w:sz w:val="22"/>
                  <w:szCs w:val="22"/>
                </w:rPr>
                <w:t>97.40</w:t>
              </w:r>
            </w:ins>
          </w:p>
        </w:tc>
        <w:tc>
          <w:tcPr>
            <w:tcW w:w="886" w:type="dxa"/>
            <w:vAlign w:val="bottom"/>
          </w:tcPr>
          <w:p w14:paraId="57ABAA8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02" w:author="Author"/>
                <w:rFonts w:asciiTheme="minorHAnsi" w:hAnsiTheme="minorHAnsi" w:cstheme="minorHAnsi"/>
                <w:color w:val="000000"/>
                <w:sz w:val="22"/>
                <w:szCs w:val="22"/>
              </w:rPr>
            </w:pPr>
            <w:ins w:id="703" w:author="Author">
              <w:r>
                <w:rPr>
                  <w:rFonts w:ascii="Calibri" w:hAnsi="Calibri" w:cs="Calibri"/>
                  <w:color w:val="000000"/>
                  <w:sz w:val="22"/>
                  <w:szCs w:val="22"/>
                </w:rPr>
                <w:t>10.06</w:t>
              </w:r>
            </w:ins>
          </w:p>
        </w:tc>
        <w:tc>
          <w:tcPr>
            <w:tcW w:w="1240" w:type="dxa"/>
            <w:vAlign w:val="bottom"/>
          </w:tcPr>
          <w:p w14:paraId="6FB9C56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04" w:author="Author"/>
                <w:rFonts w:asciiTheme="minorHAnsi" w:hAnsiTheme="minorHAnsi" w:cstheme="minorHAnsi"/>
                <w:color w:val="000000"/>
                <w:sz w:val="22"/>
                <w:szCs w:val="22"/>
              </w:rPr>
            </w:pPr>
            <w:ins w:id="705" w:author="Author">
              <w:r>
                <w:rPr>
                  <w:rFonts w:ascii="Calibri" w:hAnsi="Calibri" w:cs="Calibri"/>
                  <w:color w:val="000000"/>
                  <w:sz w:val="22"/>
                  <w:szCs w:val="22"/>
                </w:rPr>
                <w:t>97.90</w:t>
              </w:r>
            </w:ins>
          </w:p>
        </w:tc>
        <w:tc>
          <w:tcPr>
            <w:tcW w:w="886" w:type="dxa"/>
            <w:vAlign w:val="bottom"/>
          </w:tcPr>
          <w:p w14:paraId="44D7ABE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06" w:author="Author"/>
                <w:rFonts w:asciiTheme="minorHAnsi" w:hAnsiTheme="minorHAnsi" w:cstheme="minorHAnsi"/>
                <w:color w:val="000000"/>
                <w:sz w:val="22"/>
                <w:szCs w:val="22"/>
              </w:rPr>
            </w:pPr>
            <w:ins w:id="707" w:author="Author">
              <w:r>
                <w:rPr>
                  <w:rFonts w:ascii="Calibri" w:hAnsi="Calibri" w:cs="Calibri"/>
                  <w:color w:val="000000"/>
                  <w:sz w:val="22"/>
                  <w:szCs w:val="22"/>
                </w:rPr>
                <w:t>10.00</w:t>
              </w:r>
            </w:ins>
          </w:p>
        </w:tc>
        <w:tc>
          <w:tcPr>
            <w:tcW w:w="1240" w:type="dxa"/>
            <w:vAlign w:val="bottom"/>
          </w:tcPr>
          <w:p w14:paraId="20EABDDF"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08" w:author="Author"/>
                <w:rFonts w:asciiTheme="minorHAnsi" w:hAnsiTheme="minorHAnsi" w:cstheme="minorHAnsi"/>
                <w:color w:val="000000"/>
                <w:sz w:val="22"/>
                <w:szCs w:val="22"/>
              </w:rPr>
            </w:pPr>
            <w:ins w:id="709" w:author="Author">
              <w:r>
                <w:rPr>
                  <w:rFonts w:ascii="Calibri" w:hAnsi="Calibri" w:cs="Calibri"/>
                  <w:color w:val="000000"/>
                  <w:sz w:val="22"/>
                  <w:szCs w:val="22"/>
                </w:rPr>
                <w:t>97.28</w:t>
              </w:r>
            </w:ins>
          </w:p>
        </w:tc>
      </w:tr>
      <w:tr w:rsidR="006530DC" w14:paraId="18956439" w14:textId="77777777" w:rsidTr="009E3B89">
        <w:trPr>
          <w:cnfStyle w:val="000000100000" w:firstRow="0" w:lastRow="0" w:firstColumn="0" w:lastColumn="0" w:oddVBand="0" w:evenVBand="0" w:oddHBand="1" w:evenHBand="0" w:firstRowFirstColumn="0" w:firstRowLastColumn="0" w:lastRowFirstColumn="0" w:lastRowLastColumn="0"/>
          <w:trHeight w:val="282"/>
          <w:ins w:id="71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FA4101E" w14:textId="77777777" w:rsidR="006530DC" w:rsidRDefault="006530DC" w:rsidP="009E3B89">
            <w:pPr>
              <w:rPr>
                <w:ins w:id="711" w:author="Author"/>
                <w:rFonts w:ascii="Calibri" w:hAnsi="Calibri" w:cs="Calibri"/>
                <w:b w:val="0"/>
                <w:bCs w:val="0"/>
                <w:color w:val="000000"/>
                <w:sz w:val="22"/>
                <w:szCs w:val="22"/>
              </w:rPr>
            </w:pPr>
            <w:ins w:id="712" w:author="Author">
              <w:r>
                <w:rPr>
                  <w:rFonts w:ascii="Calibri" w:hAnsi="Calibri" w:cs="Calibri"/>
                  <w:b w:val="0"/>
                  <w:bCs w:val="0"/>
                  <w:color w:val="000000"/>
                  <w:sz w:val="22"/>
                  <w:szCs w:val="22"/>
                </w:rPr>
                <w:t>1280</w:t>
              </w:r>
            </w:ins>
          </w:p>
        </w:tc>
        <w:tc>
          <w:tcPr>
            <w:tcW w:w="851" w:type="dxa"/>
            <w:vAlign w:val="bottom"/>
          </w:tcPr>
          <w:p w14:paraId="540B473B"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13" w:author="Author"/>
                <w:rFonts w:asciiTheme="minorHAnsi" w:hAnsiTheme="minorHAnsi" w:cstheme="minorHAnsi"/>
                <w:color w:val="000000"/>
                <w:sz w:val="22"/>
                <w:szCs w:val="22"/>
              </w:rPr>
            </w:pPr>
            <w:ins w:id="714" w:author="Author">
              <w:r>
                <w:rPr>
                  <w:rFonts w:ascii="Calibri" w:hAnsi="Calibri" w:cs="Calibri"/>
                  <w:color w:val="000000"/>
                  <w:sz w:val="22"/>
                  <w:szCs w:val="22"/>
                </w:rPr>
                <w:t>9.33</w:t>
              </w:r>
            </w:ins>
          </w:p>
        </w:tc>
        <w:tc>
          <w:tcPr>
            <w:tcW w:w="1240" w:type="dxa"/>
            <w:vAlign w:val="bottom"/>
          </w:tcPr>
          <w:p w14:paraId="4FB897D8"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15" w:author="Author"/>
                <w:rFonts w:asciiTheme="minorHAnsi" w:hAnsiTheme="minorHAnsi" w:cstheme="minorHAnsi"/>
                <w:color w:val="000000"/>
                <w:sz w:val="22"/>
                <w:szCs w:val="22"/>
              </w:rPr>
            </w:pPr>
            <w:ins w:id="716" w:author="Author">
              <w:r>
                <w:rPr>
                  <w:rFonts w:ascii="Calibri" w:hAnsi="Calibri" w:cs="Calibri"/>
                  <w:color w:val="000000"/>
                  <w:sz w:val="22"/>
                  <w:szCs w:val="22"/>
                </w:rPr>
                <w:t>95.54</w:t>
              </w:r>
            </w:ins>
          </w:p>
        </w:tc>
        <w:tc>
          <w:tcPr>
            <w:tcW w:w="851" w:type="dxa"/>
            <w:vAlign w:val="bottom"/>
          </w:tcPr>
          <w:p w14:paraId="77A62B8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17" w:author="Author"/>
                <w:rFonts w:asciiTheme="minorHAnsi" w:hAnsiTheme="minorHAnsi" w:cstheme="minorHAnsi"/>
                <w:color w:val="000000"/>
                <w:sz w:val="22"/>
                <w:szCs w:val="22"/>
              </w:rPr>
            </w:pPr>
            <w:ins w:id="718" w:author="Author">
              <w:r>
                <w:rPr>
                  <w:rFonts w:ascii="Calibri" w:hAnsi="Calibri" w:cs="Calibri"/>
                  <w:color w:val="000000"/>
                  <w:sz w:val="22"/>
                  <w:szCs w:val="22"/>
                </w:rPr>
                <w:t>9.55</w:t>
              </w:r>
            </w:ins>
          </w:p>
        </w:tc>
        <w:tc>
          <w:tcPr>
            <w:tcW w:w="1240" w:type="dxa"/>
            <w:vAlign w:val="bottom"/>
          </w:tcPr>
          <w:p w14:paraId="3CE0059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19" w:author="Author"/>
                <w:rFonts w:asciiTheme="minorHAnsi" w:hAnsiTheme="minorHAnsi" w:cstheme="minorHAnsi"/>
                <w:color w:val="000000"/>
                <w:sz w:val="22"/>
                <w:szCs w:val="22"/>
              </w:rPr>
            </w:pPr>
            <w:ins w:id="720" w:author="Author">
              <w:r>
                <w:rPr>
                  <w:rFonts w:ascii="Calibri" w:hAnsi="Calibri" w:cs="Calibri"/>
                  <w:color w:val="000000"/>
                  <w:sz w:val="22"/>
                  <w:szCs w:val="22"/>
                </w:rPr>
                <w:t>97.77</w:t>
              </w:r>
            </w:ins>
          </w:p>
        </w:tc>
        <w:tc>
          <w:tcPr>
            <w:tcW w:w="886" w:type="dxa"/>
            <w:vAlign w:val="bottom"/>
          </w:tcPr>
          <w:p w14:paraId="7943A3A8"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21" w:author="Author"/>
                <w:rFonts w:asciiTheme="minorHAnsi" w:hAnsiTheme="minorHAnsi" w:cstheme="minorHAnsi"/>
                <w:color w:val="000000"/>
                <w:sz w:val="22"/>
                <w:szCs w:val="22"/>
              </w:rPr>
            </w:pPr>
            <w:ins w:id="722" w:author="Author">
              <w:r>
                <w:rPr>
                  <w:rFonts w:ascii="Calibri" w:hAnsi="Calibri" w:cs="Calibri"/>
                  <w:color w:val="000000"/>
                  <w:sz w:val="22"/>
                  <w:szCs w:val="22"/>
                </w:rPr>
                <w:t>9.59</w:t>
              </w:r>
            </w:ins>
          </w:p>
        </w:tc>
        <w:tc>
          <w:tcPr>
            <w:tcW w:w="1240" w:type="dxa"/>
            <w:vAlign w:val="bottom"/>
          </w:tcPr>
          <w:p w14:paraId="32EA658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23" w:author="Author"/>
                <w:rFonts w:asciiTheme="minorHAnsi" w:hAnsiTheme="minorHAnsi" w:cstheme="minorHAnsi"/>
                <w:color w:val="000000"/>
                <w:sz w:val="22"/>
                <w:szCs w:val="22"/>
              </w:rPr>
            </w:pPr>
            <w:ins w:id="724" w:author="Author">
              <w:r>
                <w:rPr>
                  <w:rFonts w:ascii="Calibri" w:hAnsi="Calibri" w:cs="Calibri"/>
                  <w:color w:val="000000"/>
                  <w:sz w:val="22"/>
                  <w:szCs w:val="22"/>
                </w:rPr>
                <w:t>98.24</w:t>
              </w:r>
            </w:ins>
          </w:p>
        </w:tc>
        <w:tc>
          <w:tcPr>
            <w:tcW w:w="886" w:type="dxa"/>
            <w:vAlign w:val="bottom"/>
          </w:tcPr>
          <w:p w14:paraId="65450145"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25" w:author="Author"/>
                <w:rFonts w:asciiTheme="minorHAnsi" w:hAnsiTheme="minorHAnsi" w:cstheme="minorHAnsi"/>
                <w:color w:val="000000"/>
                <w:sz w:val="22"/>
                <w:szCs w:val="22"/>
              </w:rPr>
            </w:pPr>
            <w:ins w:id="726" w:author="Author">
              <w:r>
                <w:rPr>
                  <w:rFonts w:ascii="Calibri" w:hAnsi="Calibri" w:cs="Calibri"/>
                  <w:color w:val="000000"/>
                  <w:sz w:val="22"/>
                  <w:szCs w:val="22"/>
                </w:rPr>
                <w:t>9.62</w:t>
              </w:r>
            </w:ins>
          </w:p>
        </w:tc>
        <w:tc>
          <w:tcPr>
            <w:tcW w:w="1240" w:type="dxa"/>
            <w:vAlign w:val="bottom"/>
          </w:tcPr>
          <w:p w14:paraId="234E9420"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27" w:author="Author"/>
                <w:rFonts w:asciiTheme="minorHAnsi" w:hAnsiTheme="minorHAnsi" w:cstheme="minorHAnsi"/>
                <w:color w:val="000000"/>
                <w:sz w:val="22"/>
                <w:szCs w:val="22"/>
              </w:rPr>
            </w:pPr>
            <w:ins w:id="728" w:author="Author">
              <w:r>
                <w:rPr>
                  <w:rFonts w:ascii="Calibri" w:hAnsi="Calibri" w:cs="Calibri"/>
                  <w:color w:val="000000"/>
                  <w:sz w:val="22"/>
                  <w:szCs w:val="22"/>
                </w:rPr>
                <w:t>98.46</w:t>
              </w:r>
            </w:ins>
          </w:p>
        </w:tc>
      </w:tr>
      <w:tr w:rsidR="006530DC" w14:paraId="2E37E54F" w14:textId="77777777" w:rsidTr="009E3B89">
        <w:trPr>
          <w:trHeight w:val="282"/>
          <w:ins w:id="72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63294F5" w14:textId="77777777" w:rsidR="006530DC" w:rsidRDefault="006530DC" w:rsidP="009E3B89">
            <w:pPr>
              <w:rPr>
                <w:ins w:id="730" w:author="Author"/>
                <w:rFonts w:ascii="Calibri" w:hAnsi="Calibri" w:cs="Calibri"/>
                <w:b w:val="0"/>
                <w:bCs w:val="0"/>
                <w:color w:val="000000"/>
                <w:sz w:val="22"/>
                <w:szCs w:val="22"/>
              </w:rPr>
            </w:pPr>
            <w:ins w:id="731" w:author="Author">
              <w:r>
                <w:rPr>
                  <w:rFonts w:ascii="Calibri" w:hAnsi="Calibri" w:cs="Calibri"/>
                  <w:b w:val="0"/>
                  <w:bCs w:val="0"/>
                  <w:color w:val="000000"/>
                  <w:sz w:val="22"/>
                  <w:szCs w:val="22"/>
                </w:rPr>
                <w:t>1344</w:t>
              </w:r>
            </w:ins>
          </w:p>
        </w:tc>
        <w:tc>
          <w:tcPr>
            <w:tcW w:w="851" w:type="dxa"/>
            <w:vAlign w:val="bottom"/>
          </w:tcPr>
          <w:p w14:paraId="4D8941F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32" w:author="Author"/>
                <w:rFonts w:asciiTheme="minorHAnsi" w:hAnsiTheme="minorHAnsi" w:cstheme="minorHAnsi"/>
                <w:color w:val="000000"/>
                <w:sz w:val="22"/>
                <w:szCs w:val="22"/>
              </w:rPr>
            </w:pPr>
            <w:ins w:id="733" w:author="Author">
              <w:r>
                <w:rPr>
                  <w:rFonts w:ascii="Calibri" w:hAnsi="Calibri" w:cs="Calibri"/>
                  <w:color w:val="000000"/>
                  <w:sz w:val="22"/>
                  <w:szCs w:val="22"/>
                </w:rPr>
                <w:t>8.89</w:t>
              </w:r>
            </w:ins>
          </w:p>
        </w:tc>
        <w:tc>
          <w:tcPr>
            <w:tcW w:w="1240" w:type="dxa"/>
            <w:vAlign w:val="bottom"/>
          </w:tcPr>
          <w:p w14:paraId="25B454B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34" w:author="Author"/>
                <w:rFonts w:asciiTheme="minorHAnsi" w:hAnsiTheme="minorHAnsi" w:cstheme="minorHAnsi"/>
                <w:color w:val="000000"/>
                <w:sz w:val="22"/>
                <w:szCs w:val="22"/>
              </w:rPr>
            </w:pPr>
            <w:ins w:id="735" w:author="Author">
              <w:r>
                <w:rPr>
                  <w:rFonts w:ascii="Calibri" w:hAnsi="Calibri" w:cs="Calibri"/>
                  <w:color w:val="000000"/>
                  <w:sz w:val="22"/>
                  <w:szCs w:val="22"/>
                </w:rPr>
                <w:t>95.59</w:t>
              </w:r>
            </w:ins>
          </w:p>
        </w:tc>
        <w:tc>
          <w:tcPr>
            <w:tcW w:w="851" w:type="dxa"/>
            <w:vAlign w:val="bottom"/>
          </w:tcPr>
          <w:p w14:paraId="1223660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36" w:author="Author"/>
                <w:rFonts w:asciiTheme="minorHAnsi" w:hAnsiTheme="minorHAnsi" w:cstheme="minorHAnsi"/>
                <w:color w:val="000000"/>
                <w:sz w:val="22"/>
                <w:szCs w:val="22"/>
              </w:rPr>
            </w:pPr>
            <w:ins w:id="737" w:author="Author">
              <w:r>
                <w:rPr>
                  <w:rFonts w:ascii="Calibri" w:hAnsi="Calibri" w:cs="Calibri"/>
                  <w:color w:val="000000"/>
                  <w:sz w:val="22"/>
                  <w:szCs w:val="22"/>
                </w:rPr>
                <w:t>9.13</w:t>
              </w:r>
            </w:ins>
          </w:p>
        </w:tc>
        <w:tc>
          <w:tcPr>
            <w:tcW w:w="1240" w:type="dxa"/>
            <w:vAlign w:val="bottom"/>
          </w:tcPr>
          <w:p w14:paraId="730DB0B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38" w:author="Author"/>
                <w:rFonts w:asciiTheme="minorHAnsi" w:hAnsiTheme="minorHAnsi" w:cstheme="minorHAnsi"/>
                <w:color w:val="000000"/>
                <w:sz w:val="22"/>
                <w:szCs w:val="22"/>
              </w:rPr>
            </w:pPr>
            <w:ins w:id="739" w:author="Author">
              <w:r>
                <w:rPr>
                  <w:rFonts w:ascii="Calibri" w:hAnsi="Calibri" w:cs="Calibri"/>
                  <w:color w:val="000000"/>
                  <w:sz w:val="22"/>
                  <w:szCs w:val="22"/>
                </w:rPr>
                <w:t>98.13</w:t>
              </w:r>
            </w:ins>
          </w:p>
        </w:tc>
        <w:tc>
          <w:tcPr>
            <w:tcW w:w="886" w:type="dxa"/>
            <w:vAlign w:val="bottom"/>
          </w:tcPr>
          <w:p w14:paraId="6F417A0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40" w:author="Author"/>
                <w:rFonts w:asciiTheme="minorHAnsi" w:hAnsiTheme="minorHAnsi" w:cstheme="minorHAnsi"/>
                <w:color w:val="000000"/>
                <w:sz w:val="22"/>
                <w:szCs w:val="22"/>
              </w:rPr>
            </w:pPr>
            <w:ins w:id="741" w:author="Author">
              <w:r>
                <w:rPr>
                  <w:rFonts w:ascii="Calibri" w:hAnsi="Calibri" w:cs="Calibri"/>
                  <w:color w:val="000000"/>
                  <w:sz w:val="22"/>
                  <w:szCs w:val="22"/>
                </w:rPr>
                <w:t>9.17</w:t>
              </w:r>
            </w:ins>
          </w:p>
        </w:tc>
        <w:tc>
          <w:tcPr>
            <w:tcW w:w="1240" w:type="dxa"/>
            <w:vAlign w:val="bottom"/>
          </w:tcPr>
          <w:p w14:paraId="3DF444A0"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42" w:author="Author"/>
                <w:rFonts w:asciiTheme="minorHAnsi" w:hAnsiTheme="minorHAnsi" w:cstheme="minorHAnsi"/>
                <w:color w:val="000000"/>
                <w:sz w:val="22"/>
                <w:szCs w:val="22"/>
              </w:rPr>
            </w:pPr>
            <w:ins w:id="743" w:author="Author">
              <w:r>
                <w:rPr>
                  <w:rFonts w:ascii="Calibri" w:hAnsi="Calibri" w:cs="Calibri"/>
                  <w:color w:val="000000"/>
                  <w:sz w:val="22"/>
                  <w:szCs w:val="22"/>
                </w:rPr>
                <w:t>98.55</w:t>
              </w:r>
            </w:ins>
          </w:p>
        </w:tc>
        <w:tc>
          <w:tcPr>
            <w:tcW w:w="886" w:type="dxa"/>
            <w:vAlign w:val="bottom"/>
          </w:tcPr>
          <w:p w14:paraId="5EF98A5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44" w:author="Author"/>
                <w:rFonts w:asciiTheme="minorHAnsi" w:hAnsiTheme="minorHAnsi" w:cstheme="minorHAnsi"/>
                <w:color w:val="000000"/>
                <w:sz w:val="22"/>
                <w:szCs w:val="22"/>
              </w:rPr>
            </w:pPr>
            <w:ins w:id="745" w:author="Author">
              <w:r>
                <w:rPr>
                  <w:rFonts w:ascii="Calibri" w:hAnsi="Calibri" w:cs="Calibri"/>
                  <w:color w:val="000000"/>
                  <w:sz w:val="22"/>
                  <w:szCs w:val="22"/>
                </w:rPr>
                <w:t>9.19</w:t>
              </w:r>
            </w:ins>
          </w:p>
        </w:tc>
        <w:tc>
          <w:tcPr>
            <w:tcW w:w="1240" w:type="dxa"/>
            <w:vAlign w:val="bottom"/>
          </w:tcPr>
          <w:p w14:paraId="263DDC4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46" w:author="Author"/>
                <w:rFonts w:asciiTheme="minorHAnsi" w:hAnsiTheme="minorHAnsi" w:cstheme="minorHAnsi"/>
                <w:color w:val="000000"/>
                <w:sz w:val="22"/>
                <w:szCs w:val="22"/>
              </w:rPr>
            </w:pPr>
            <w:ins w:id="747" w:author="Author">
              <w:r>
                <w:rPr>
                  <w:rFonts w:ascii="Calibri" w:hAnsi="Calibri" w:cs="Calibri"/>
                  <w:color w:val="000000"/>
                  <w:sz w:val="22"/>
                  <w:szCs w:val="22"/>
                </w:rPr>
                <w:t>98.80</w:t>
              </w:r>
            </w:ins>
          </w:p>
        </w:tc>
      </w:tr>
      <w:tr w:rsidR="006530DC" w14:paraId="54904E38" w14:textId="77777777" w:rsidTr="009E3B89">
        <w:trPr>
          <w:cnfStyle w:val="000000100000" w:firstRow="0" w:lastRow="0" w:firstColumn="0" w:lastColumn="0" w:oddVBand="0" w:evenVBand="0" w:oddHBand="1" w:evenHBand="0" w:firstRowFirstColumn="0" w:firstRowLastColumn="0" w:lastRowFirstColumn="0" w:lastRowLastColumn="0"/>
          <w:trHeight w:val="282"/>
          <w:ins w:id="74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164E1EA" w14:textId="77777777" w:rsidR="006530DC" w:rsidRDefault="006530DC" w:rsidP="009E3B89">
            <w:pPr>
              <w:rPr>
                <w:ins w:id="749" w:author="Author"/>
                <w:rFonts w:ascii="Calibri" w:hAnsi="Calibri" w:cs="Calibri"/>
                <w:b w:val="0"/>
                <w:bCs w:val="0"/>
                <w:color w:val="000000"/>
                <w:sz w:val="22"/>
                <w:szCs w:val="22"/>
              </w:rPr>
            </w:pPr>
            <w:ins w:id="750" w:author="Author">
              <w:r>
                <w:rPr>
                  <w:rFonts w:ascii="Calibri" w:hAnsi="Calibri" w:cs="Calibri"/>
                  <w:b w:val="0"/>
                  <w:bCs w:val="0"/>
                  <w:color w:val="000000"/>
                  <w:sz w:val="22"/>
                  <w:szCs w:val="22"/>
                </w:rPr>
                <w:t>1408</w:t>
              </w:r>
            </w:ins>
          </w:p>
        </w:tc>
        <w:tc>
          <w:tcPr>
            <w:tcW w:w="851" w:type="dxa"/>
            <w:vAlign w:val="bottom"/>
          </w:tcPr>
          <w:p w14:paraId="063B9C2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51" w:author="Author"/>
                <w:rFonts w:asciiTheme="minorHAnsi" w:hAnsiTheme="minorHAnsi" w:cstheme="minorHAnsi"/>
                <w:color w:val="000000"/>
                <w:sz w:val="22"/>
                <w:szCs w:val="22"/>
              </w:rPr>
            </w:pPr>
            <w:ins w:id="752" w:author="Author">
              <w:r>
                <w:rPr>
                  <w:rFonts w:ascii="Calibri" w:hAnsi="Calibri" w:cs="Calibri"/>
                  <w:color w:val="000000"/>
                  <w:sz w:val="22"/>
                  <w:szCs w:val="22"/>
                </w:rPr>
                <w:t>8.51</w:t>
              </w:r>
            </w:ins>
          </w:p>
        </w:tc>
        <w:tc>
          <w:tcPr>
            <w:tcW w:w="1240" w:type="dxa"/>
            <w:vAlign w:val="bottom"/>
          </w:tcPr>
          <w:p w14:paraId="37E295AE"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53" w:author="Author"/>
                <w:rFonts w:asciiTheme="minorHAnsi" w:hAnsiTheme="minorHAnsi" w:cstheme="minorHAnsi"/>
                <w:color w:val="000000"/>
                <w:sz w:val="22"/>
                <w:szCs w:val="22"/>
              </w:rPr>
            </w:pPr>
            <w:ins w:id="754" w:author="Author">
              <w:r>
                <w:rPr>
                  <w:rFonts w:ascii="Calibri" w:hAnsi="Calibri" w:cs="Calibri"/>
                  <w:color w:val="000000"/>
                  <w:sz w:val="22"/>
                  <w:szCs w:val="22"/>
                </w:rPr>
                <w:t>95.81</w:t>
              </w:r>
            </w:ins>
          </w:p>
        </w:tc>
        <w:tc>
          <w:tcPr>
            <w:tcW w:w="851" w:type="dxa"/>
            <w:vAlign w:val="bottom"/>
          </w:tcPr>
          <w:p w14:paraId="0A950450"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55" w:author="Author"/>
                <w:rFonts w:asciiTheme="minorHAnsi" w:hAnsiTheme="minorHAnsi" w:cstheme="minorHAnsi"/>
                <w:color w:val="000000"/>
                <w:sz w:val="22"/>
                <w:szCs w:val="22"/>
              </w:rPr>
            </w:pPr>
            <w:ins w:id="756" w:author="Author">
              <w:r>
                <w:rPr>
                  <w:rFonts w:ascii="Calibri" w:hAnsi="Calibri" w:cs="Calibri"/>
                  <w:color w:val="000000"/>
                  <w:sz w:val="22"/>
                  <w:szCs w:val="22"/>
                </w:rPr>
                <w:t>8.74</w:t>
              </w:r>
            </w:ins>
          </w:p>
        </w:tc>
        <w:tc>
          <w:tcPr>
            <w:tcW w:w="1240" w:type="dxa"/>
            <w:vAlign w:val="bottom"/>
          </w:tcPr>
          <w:p w14:paraId="11D32B3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57" w:author="Author"/>
                <w:rFonts w:asciiTheme="minorHAnsi" w:hAnsiTheme="minorHAnsi" w:cstheme="minorHAnsi"/>
                <w:color w:val="000000"/>
                <w:sz w:val="22"/>
                <w:szCs w:val="22"/>
              </w:rPr>
            </w:pPr>
            <w:ins w:id="758" w:author="Author">
              <w:r>
                <w:rPr>
                  <w:rFonts w:ascii="Calibri" w:hAnsi="Calibri" w:cs="Calibri"/>
                  <w:color w:val="000000"/>
                  <w:sz w:val="22"/>
                  <w:szCs w:val="22"/>
                </w:rPr>
                <w:t>98.47</w:t>
              </w:r>
            </w:ins>
          </w:p>
        </w:tc>
        <w:tc>
          <w:tcPr>
            <w:tcW w:w="886" w:type="dxa"/>
            <w:vAlign w:val="bottom"/>
          </w:tcPr>
          <w:p w14:paraId="6D2D684B"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59" w:author="Author"/>
                <w:rFonts w:asciiTheme="minorHAnsi" w:hAnsiTheme="minorHAnsi" w:cstheme="minorHAnsi"/>
                <w:color w:val="000000"/>
                <w:sz w:val="22"/>
                <w:szCs w:val="22"/>
              </w:rPr>
            </w:pPr>
            <w:ins w:id="760" w:author="Author">
              <w:r>
                <w:rPr>
                  <w:rFonts w:ascii="Calibri" w:hAnsi="Calibri" w:cs="Calibri"/>
                  <w:color w:val="000000"/>
                  <w:sz w:val="22"/>
                  <w:szCs w:val="22"/>
                </w:rPr>
                <w:t>8.77</w:t>
              </w:r>
            </w:ins>
          </w:p>
        </w:tc>
        <w:tc>
          <w:tcPr>
            <w:tcW w:w="1240" w:type="dxa"/>
            <w:vAlign w:val="bottom"/>
          </w:tcPr>
          <w:p w14:paraId="0206EF80"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61" w:author="Author"/>
                <w:rFonts w:asciiTheme="minorHAnsi" w:hAnsiTheme="minorHAnsi" w:cstheme="minorHAnsi"/>
                <w:color w:val="000000"/>
                <w:sz w:val="22"/>
                <w:szCs w:val="22"/>
              </w:rPr>
            </w:pPr>
            <w:ins w:id="762" w:author="Author">
              <w:r>
                <w:rPr>
                  <w:rFonts w:ascii="Calibri" w:hAnsi="Calibri" w:cs="Calibri"/>
                  <w:color w:val="000000"/>
                  <w:sz w:val="22"/>
                  <w:szCs w:val="22"/>
                </w:rPr>
                <w:t>98.82</w:t>
              </w:r>
            </w:ins>
          </w:p>
        </w:tc>
        <w:tc>
          <w:tcPr>
            <w:tcW w:w="886" w:type="dxa"/>
            <w:vAlign w:val="bottom"/>
          </w:tcPr>
          <w:p w14:paraId="5F1EA47D"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63" w:author="Author"/>
                <w:rFonts w:asciiTheme="minorHAnsi" w:hAnsiTheme="minorHAnsi" w:cstheme="minorHAnsi"/>
                <w:color w:val="000000"/>
                <w:sz w:val="22"/>
                <w:szCs w:val="22"/>
              </w:rPr>
            </w:pPr>
            <w:ins w:id="764" w:author="Author">
              <w:r>
                <w:rPr>
                  <w:rFonts w:ascii="Calibri" w:hAnsi="Calibri" w:cs="Calibri"/>
                  <w:color w:val="000000"/>
                  <w:sz w:val="22"/>
                  <w:szCs w:val="22"/>
                </w:rPr>
                <w:t>8.80</w:t>
              </w:r>
            </w:ins>
          </w:p>
        </w:tc>
        <w:tc>
          <w:tcPr>
            <w:tcW w:w="1240" w:type="dxa"/>
            <w:vAlign w:val="bottom"/>
          </w:tcPr>
          <w:p w14:paraId="359948F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65" w:author="Author"/>
                <w:rFonts w:asciiTheme="minorHAnsi" w:hAnsiTheme="minorHAnsi" w:cstheme="minorHAnsi"/>
                <w:color w:val="000000"/>
                <w:sz w:val="22"/>
                <w:szCs w:val="22"/>
              </w:rPr>
            </w:pPr>
            <w:ins w:id="766" w:author="Author">
              <w:r>
                <w:rPr>
                  <w:rFonts w:ascii="Calibri" w:hAnsi="Calibri" w:cs="Calibri"/>
                  <w:color w:val="000000"/>
                  <w:sz w:val="22"/>
                  <w:szCs w:val="22"/>
                </w:rPr>
                <w:t>99.12</w:t>
              </w:r>
            </w:ins>
          </w:p>
        </w:tc>
      </w:tr>
      <w:tr w:rsidR="006530DC" w14:paraId="33E10419" w14:textId="77777777" w:rsidTr="009E3B89">
        <w:trPr>
          <w:trHeight w:val="282"/>
          <w:ins w:id="76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F15A02C" w14:textId="77777777" w:rsidR="006530DC" w:rsidRDefault="006530DC" w:rsidP="009E3B89">
            <w:pPr>
              <w:rPr>
                <w:ins w:id="768" w:author="Author"/>
                <w:rFonts w:ascii="Calibri" w:hAnsi="Calibri" w:cs="Calibri"/>
                <w:b w:val="0"/>
                <w:bCs w:val="0"/>
                <w:color w:val="000000"/>
                <w:sz w:val="22"/>
                <w:szCs w:val="22"/>
              </w:rPr>
            </w:pPr>
            <w:ins w:id="769" w:author="Author">
              <w:r>
                <w:rPr>
                  <w:rFonts w:ascii="Calibri" w:hAnsi="Calibri" w:cs="Calibri"/>
                  <w:b w:val="0"/>
                  <w:bCs w:val="0"/>
                  <w:color w:val="000000"/>
                  <w:sz w:val="22"/>
                  <w:szCs w:val="22"/>
                </w:rPr>
                <w:t>1472</w:t>
              </w:r>
            </w:ins>
          </w:p>
        </w:tc>
        <w:tc>
          <w:tcPr>
            <w:tcW w:w="851" w:type="dxa"/>
            <w:vAlign w:val="bottom"/>
          </w:tcPr>
          <w:p w14:paraId="3BAE8C0E"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70" w:author="Author"/>
                <w:rFonts w:asciiTheme="minorHAnsi" w:hAnsiTheme="minorHAnsi" w:cstheme="minorHAnsi"/>
                <w:color w:val="000000"/>
                <w:sz w:val="22"/>
                <w:szCs w:val="22"/>
              </w:rPr>
            </w:pPr>
            <w:ins w:id="771" w:author="Author">
              <w:r>
                <w:rPr>
                  <w:rFonts w:ascii="Calibri" w:hAnsi="Calibri" w:cs="Calibri"/>
                  <w:color w:val="000000"/>
                  <w:sz w:val="22"/>
                  <w:szCs w:val="22"/>
                </w:rPr>
                <w:t>8.20</w:t>
              </w:r>
            </w:ins>
          </w:p>
        </w:tc>
        <w:tc>
          <w:tcPr>
            <w:tcW w:w="1240" w:type="dxa"/>
            <w:vAlign w:val="bottom"/>
          </w:tcPr>
          <w:p w14:paraId="323FC74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72" w:author="Author"/>
                <w:rFonts w:asciiTheme="minorHAnsi" w:hAnsiTheme="minorHAnsi" w:cstheme="minorHAnsi"/>
                <w:color w:val="000000"/>
                <w:sz w:val="22"/>
                <w:szCs w:val="22"/>
              </w:rPr>
            </w:pPr>
            <w:ins w:id="773" w:author="Author">
              <w:r>
                <w:rPr>
                  <w:rFonts w:ascii="Calibri" w:hAnsi="Calibri" w:cs="Calibri"/>
                  <w:color w:val="000000"/>
                  <w:sz w:val="22"/>
                  <w:szCs w:val="22"/>
                </w:rPr>
                <w:t>96.61</w:t>
              </w:r>
            </w:ins>
          </w:p>
        </w:tc>
        <w:tc>
          <w:tcPr>
            <w:tcW w:w="851" w:type="dxa"/>
            <w:vAlign w:val="bottom"/>
          </w:tcPr>
          <w:p w14:paraId="53CCF8F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74" w:author="Author"/>
                <w:rFonts w:asciiTheme="minorHAnsi" w:hAnsiTheme="minorHAnsi" w:cstheme="minorHAnsi"/>
                <w:color w:val="000000"/>
                <w:sz w:val="22"/>
                <w:szCs w:val="22"/>
              </w:rPr>
            </w:pPr>
            <w:ins w:id="775" w:author="Author">
              <w:r>
                <w:rPr>
                  <w:rFonts w:ascii="Calibri" w:hAnsi="Calibri" w:cs="Calibri"/>
                  <w:color w:val="000000"/>
                  <w:sz w:val="22"/>
                  <w:szCs w:val="22"/>
                </w:rPr>
                <w:t>8.39</w:t>
              </w:r>
            </w:ins>
          </w:p>
        </w:tc>
        <w:tc>
          <w:tcPr>
            <w:tcW w:w="1240" w:type="dxa"/>
            <w:vAlign w:val="bottom"/>
          </w:tcPr>
          <w:p w14:paraId="7977CD1B"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76" w:author="Author"/>
                <w:rFonts w:asciiTheme="minorHAnsi" w:hAnsiTheme="minorHAnsi" w:cstheme="minorHAnsi"/>
                <w:color w:val="000000"/>
                <w:sz w:val="22"/>
                <w:szCs w:val="22"/>
              </w:rPr>
            </w:pPr>
            <w:ins w:id="777" w:author="Author">
              <w:r>
                <w:rPr>
                  <w:rFonts w:ascii="Calibri" w:hAnsi="Calibri" w:cs="Calibri"/>
                  <w:color w:val="000000"/>
                  <w:sz w:val="22"/>
                  <w:szCs w:val="22"/>
                </w:rPr>
                <w:t>98.80</w:t>
              </w:r>
            </w:ins>
          </w:p>
        </w:tc>
        <w:tc>
          <w:tcPr>
            <w:tcW w:w="886" w:type="dxa"/>
            <w:vAlign w:val="bottom"/>
          </w:tcPr>
          <w:p w14:paraId="0404798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78" w:author="Author"/>
                <w:rFonts w:asciiTheme="minorHAnsi" w:hAnsiTheme="minorHAnsi" w:cstheme="minorHAnsi"/>
                <w:color w:val="000000"/>
                <w:sz w:val="22"/>
                <w:szCs w:val="22"/>
              </w:rPr>
            </w:pPr>
            <w:ins w:id="779" w:author="Author">
              <w:r>
                <w:rPr>
                  <w:rFonts w:ascii="Calibri" w:hAnsi="Calibri" w:cs="Calibri"/>
                  <w:color w:val="000000"/>
                  <w:sz w:val="22"/>
                  <w:szCs w:val="22"/>
                </w:rPr>
                <w:t>8.41</w:t>
              </w:r>
            </w:ins>
          </w:p>
        </w:tc>
        <w:tc>
          <w:tcPr>
            <w:tcW w:w="1240" w:type="dxa"/>
            <w:vAlign w:val="bottom"/>
          </w:tcPr>
          <w:p w14:paraId="3AB7C9B3"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80" w:author="Author"/>
                <w:rFonts w:asciiTheme="minorHAnsi" w:hAnsiTheme="minorHAnsi" w:cstheme="minorHAnsi"/>
                <w:color w:val="000000"/>
                <w:sz w:val="22"/>
                <w:szCs w:val="22"/>
              </w:rPr>
            </w:pPr>
            <w:ins w:id="781" w:author="Author">
              <w:r>
                <w:rPr>
                  <w:rFonts w:ascii="Calibri" w:hAnsi="Calibri" w:cs="Calibri"/>
                  <w:color w:val="000000"/>
                  <w:sz w:val="22"/>
                  <w:szCs w:val="22"/>
                </w:rPr>
                <w:t>99.09</w:t>
              </w:r>
            </w:ins>
          </w:p>
        </w:tc>
        <w:tc>
          <w:tcPr>
            <w:tcW w:w="886" w:type="dxa"/>
            <w:vAlign w:val="bottom"/>
          </w:tcPr>
          <w:p w14:paraId="37C1A9B3"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82" w:author="Author"/>
                <w:rFonts w:asciiTheme="minorHAnsi" w:hAnsiTheme="minorHAnsi" w:cstheme="minorHAnsi"/>
                <w:color w:val="000000"/>
                <w:sz w:val="22"/>
                <w:szCs w:val="22"/>
              </w:rPr>
            </w:pPr>
            <w:ins w:id="783" w:author="Author">
              <w:r>
                <w:rPr>
                  <w:rFonts w:ascii="Calibri" w:hAnsi="Calibri" w:cs="Calibri"/>
                  <w:color w:val="000000"/>
                  <w:sz w:val="22"/>
                  <w:szCs w:val="22"/>
                </w:rPr>
                <w:t>8.45</w:t>
              </w:r>
            </w:ins>
          </w:p>
        </w:tc>
        <w:tc>
          <w:tcPr>
            <w:tcW w:w="1240" w:type="dxa"/>
            <w:vAlign w:val="bottom"/>
          </w:tcPr>
          <w:p w14:paraId="1B98116B"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84" w:author="Author"/>
                <w:rFonts w:asciiTheme="minorHAnsi" w:hAnsiTheme="minorHAnsi" w:cstheme="minorHAnsi"/>
                <w:color w:val="000000"/>
                <w:sz w:val="22"/>
                <w:szCs w:val="22"/>
              </w:rPr>
            </w:pPr>
            <w:ins w:id="785" w:author="Author">
              <w:r>
                <w:rPr>
                  <w:rFonts w:ascii="Calibri" w:hAnsi="Calibri" w:cs="Calibri"/>
                  <w:color w:val="000000"/>
                  <w:sz w:val="22"/>
                  <w:szCs w:val="22"/>
                </w:rPr>
                <w:t>99.46</w:t>
              </w:r>
            </w:ins>
          </w:p>
        </w:tc>
      </w:tr>
      <w:tr w:rsidR="006530DC" w14:paraId="77D59A88" w14:textId="77777777" w:rsidTr="009E3B89">
        <w:trPr>
          <w:cnfStyle w:val="000000100000" w:firstRow="0" w:lastRow="0" w:firstColumn="0" w:lastColumn="0" w:oddVBand="0" w:evenVBand="0" w:oddHBand="1" w:evenHBand="0" w:firstRowFirstColumn="0" w:firstRowLastColumn="0" w:lastRowFirstColumn="0" w:lastRowLastColumn="0"/>
          <w:trHeight w:val="282"/>
          <w:ins w:id="78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A66FED5" w14:textId="77777777" w:rsidR="006530DC" w:rsidRDefault="006530DC" w:rsidP="009E3B89">
            <w:pPr>
              <w:rPr>
                <w:ins w:id="787" w:author="Author"/>
                <w:rFonts w:ascii="Calibri" w:hAnsi="Calibri" w:cs="Calibri"/>
                <w:b w:val="0"/>
                <w:bCs w:val="0"/>
                <w:color w:val="000000"/>
                <w:sz w:val="22"/>
                <w:szCs w:val="22"/>
              </w:rPr>
            </w:pPr>
            <w:ins w:id="788" w:author="Author">
              <w:r>
                <w:rPr>
                  <w:rFonts w:ascii="Calibri" w:hAnsi="Calibri" w:cs="Calibri"/>
                  <w:b w:val="0"/>
                  <w:bCs w:val="0"/>
                  <w:color w:val="000000"/>
                  <w:sz w:val="22"/>
                  <w:szCs w:val="22"/>
                </w:rPr>
                <w:t>1536</w:t>
              </w:r>
            </w:ins>
          </w:p>
        </w:tc>
        <w:tc>
          <w:tcPr>
            <w:tcW w:w="851" w:type="dxa"/>
            <w:vAlign w:val="bottom"/>
          </w:tcPr>
          <w:p w14:paraId="3C4B23B8"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89" w:author="Author"/>
                <w:rFonts w:asciiTheme="minorHAnsi" w:hAnsiTheme="minorHAnsi" w:cstheme="minorHAnsi"/>
                <w:color w:val="000000"/>
                <w:sz w:val="22"/>
                <w:szCs w:val="22"/>
              </w:rPr>
            </w:pPr>
            <w:ins w:id="790" w:author="Author">
              <w:r>
                <w:rPr>
                  <w:rFonts w:ascii="Calibri" w:hAnsi="Calibri" w:cs="Calibri"/>
                  <w:color w:val="000000"/>
                  <w:sz w:val="22"/>
                  <w:szCs w:val="22"/>
                </w:rPr>
                <w:t>7.88</w:t>
              </w:r>
            </w:ins>
          </w:p>
        </w:tc>
        <w:tc>
          <w:tcPr>
            <w:tcW w:w="1240" w:type="dxa"/>
            <w:vAlign w:val="bottom"/>
          </w:tcPr>
          <w:p w14:paraId="29A62AB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91" w:author="Author"/>
                <w:rFonts w:asciiTheme="minorHAnsi" w:hAnsiTheme="minorHAnsi" w:cstheme="minorHAnsi"/>
                <w:color w:val="000000"/>
                <w:sz w:val="22"/>
                <w:szCs w:val="22"/>
              </w:rPr>
            </w:pPr>
            <w:ins w:id="792" w:author="Author">
              <w:r>
                <w:rPr>
                  <w:rFonts w:ascii="Calibri" w:hAnsi="Calibri" w:cs="Calibri"/>
                  <w:color w:val="000000"/>
                  <w:sz w:val="22"/>
                  <w:szCs w:val="22"/>
                </w:rPr>
                <w:t>96.86</w:t>
              </w:r>
            </w:ins>
          </w:p>
        </w:tc>
        <w:tc>
          <w:tcPr>
            <w:tcW w:w="851" w:type="dxa"/>
            <w:vAlign w:val="bottom"/>
          </w:tcPr>
          <w:p w14:paraId="66C1F61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93" w:author="Author"/>
                <w:rFonts w:asciiTheme="minorHAnsi" w:hAnsiTheme="minorHAnsi" w:cstheme="minorHAnsi"/>
                <w:color w:val="000000"/>
                <w:sz w:val="22"/>
                <w:szCs w:val="22"/>
              </w:rPr>
            </w:pPr>
            <w:ins w:id="794" w:author="Author">
              <w:r>
                <w:rPr>
                  <w:rFonts w:ascii="Calibri" w:hAnsi="Calibri" w:cs="Calibri"/>
                  <w:color w:val="000000"/>
                  <w:sz w:val="22"/>
                  <w:szCs w:val="22"/>
                </w:rPr>
                <w:t>8.07</w:t>
              </w:r>
            </w:ins>
          </w:p>
        </w:tc>
        <w:tc>
          <w:tcPr>
            <w:tcW w:w="1240" w:type="dxa"/>
            <w:vAlign w:val="bottom"/>
          </w:tcPr>
          <w:p w14:paraId="3A0AA600"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95" w:author="Author"/>
                <w:rFonts w:asciiTheme="minorHAnsi" w:hAnsiTheme="minorHAnsi" w:cstheme="minorHAnsi"/>
                <w:color w:val="000000"/>
                <w:sz w:val="22"/>
                <w:szCs w:val="22"/>
              </w:rPr>
            </w:pPr>
            <w:ins w:id="796" w:author="Author">
              <w:r>
                <w:rPr>
                  <w:rFonts w:ascii="Calibri" w:hAnsi="Calibri" w:cs="Calibri"/>
                  <w:color w:val="000000"/>
                  <w:sz w:val="22"/>
                  <w:szCs w:val="22"/>
                </w:rPr>
                <w:t>99.11</w:t>
              </w:r>
            </w:ins>
          </w:p>
        </w:tc>
        <w:tc>
          <w:tcPr>
            <w:tcW w:w="886" w:type="dxa"/>
            <w:vAlign w:val="bottom"/>
          </w:tcPr>
          <w:p w14:paraId="458F191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97" w:author="Author"/>
                <w:rFonts w:asciiTheme="minorHAnsi" w:hAnsiTheme="minorHAnsi" w:cstheme="minorHAnsi"/>
                <w:color w:val="000000"/>
                <w:sz w:val="22"/>
                <w:szCs w:val="22"/>
              </w:rPr>
            </w:pPr>
            <w:ins w:id="798" w:author="Author">
              <w:r>
                <w:rPr>
                  <w:rFonts w:ascii="Calibri" w:hAnsi="Calibri" w:cs="Calibri"/>
                  <w:color w:val="000000"/>
                  <w:sz w:val="22"/>
                  <w:szCs w:val="22"/>
                </w:rPr>
                <w:t>8.08</w:t>
              </w:r>
            </w:ins>
          </w:p>
        </w:tc>
        <w:tc>
          <w:tcPr>
            <w:tcW w:w="1240" w:type="dxa"/>
            <w:vAlign w:val="bottom"/>
          </w:tcPr>
          <w:p w14:paraId="1DC1EE4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99" w:author="Author"/>
                <w:rFonts w:asciiTheme="minorHAnsi" w:hAnsiTheme="minorHAnsi" w:cstheme="minorHAnsi"/>
                <w:color w:val="000000"/>
                <w:sz w:val="22"/>
                <w:szCs w:val="22"/>
              </w:rPr>
            </w:pPr>
            <w:ins w:id="800" w:author="Author">
              <w:r>
                <w:rPr>
                  <w:rFonts w:ascii="Calibri" w:hAnsi="Calibri" w:cs="Calibri"/>
                  <w:color w:val="000000"/>
                  <w:sz w:val="22"/>
                  <w:szCs w:val="22"/>
                </w:rPr>
                <w:t>99.34</w:t>
              </w:r>
            </w:ins>
          </w:p>
        </w:tc>
        <w:tc>
          <w:tcPr>
            <w:tcW w:w="886" w:type="dxa"/>
            <w:vAlign w:val="bottom"/>
          </w:tcPr>
          <w:p w14:paraId="33DE133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01" w:author="Author"/>
                <w:rFonts w:asciiTheme="minorHAnsi" w:hAnsiTheme="minorHAnsi" w:cstheme="minorHAnsi"/>
                <w:color w:val="000000"/>
                <w:sz w:val="22"/>
                <w:szCs w:val="22"/>
              </w:rPr>
            </w:pPr>
            <w:ins w:id="802" w:author="Author">
              <w:r>
                <w:rPr>
                  <w:rFonts w:ascii="Calibri" w:hAnsi="Calibri" w:cs="Calibri"/>
                  <w:color w:val="000000"/>
                  <w:sz w:val="22"/>
                  <w:szCs w:val="22"/>
                </w:rPr>
                <w:t>8.12</w:t>
              </w:r>
            </w:ins>
          </w:p>
        </w:tc>
        <w:tc>
          <w:tcPr>
            <w:tcW w:w="1240" w:type="dxa"/>
            <w:vAlign w:val="bottom"/>
          </w:tcPr>
          <w:p w14:paraId="699442D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03" w:author="Author"/>
                <w:rFonts w:asciiTheme="minorHAnsi" w:hAnsiTheme="minorHAnsi" w:cstheme="minorHAnsi"/>
                <w:color w:val="000000"/>
                <w:sz w:val="22"/>
                <w:szCs w:val="22"/>
              </w:rPr>
            </w:pPr>
            <w:ins w:id="804" w:author="Author">
              <w:r>
                <w:rPr>
                  <w:rFonts w:ascii="Calibri" w:hAnsi="Calibri" w:cs="Calibri"/>
                  <w:color w:val="000000"/>
                  <w:sz w:val="22"/>
                  <w:szCs w:val="22"/>
                </w:rPr>
                <w:t>99.75</w:t>
              </w:r>
            </w:ins>
          </w:p>
        </w:tc>
      </w:tr>
      <w:tr w:rsidR="006530DC" w14:paraId="521B6F94" w14:textId="77777777" w:rsidTr="009E3B89">
        <w:trPr>
          <w:trHeight w:val="282"/>
          <w:ins w:id="80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8963E7A" w14:textId="77777777" w:rsidR="006530DC" w:rsidRDefault="006530DC" w:rsidP="009E3B89">
            <w:pPr>
              <w:rPr>
                <w:ins w:id="806" w:author="Author"/>
                <w:rFonts w:ascii="Calibri" w:hAnsi="Calibri" w:cs="Calibri"/>
                <w:b w:val="0"/>
                <w:bCs w:val="0"/>
                <w:color w:val="000000"/>
                <w:sz w:val="22"/>
                <w:szCs w:val="22"/>
              </w:rPr>
            </w:pPr>
            <w:ins w:id="807" w:author="Author">
              <w:r>
                <w:rPr>
                  <w:rFonts w:ascii="Calibri" w:hAnsi="Calibri" w:cs="Calibri"/>
                  <w:b w:val="0"/>
                  <w:bCs w:val="0"/>
                  <w:color w:val="000000"/>
                  <w:sz w:val="22"/>
                  <w:szCs w:val="22"/>
                </w:rPr>
                <w:t>1600</w:t>
              </w:r>
            </w:ins>
          </w:p>
        </w:tc>
        <w:tc>
          <w:tcPr>
            <w:tcW w:w="851" w:type="dxa"/>
            <w:vAlign w:val="bottom"/>
          </w:tcPr>
          <w:p w14:paraId="16E7BDE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08" w:author="Author"/>
                <w:rFonts w:asciiTheme="minorHAnsi" w:hAnsiTheme="minorHAnsi" w:cstheme="minorHAnsi"/>
                <w:color w:val="000000"/>
                <w:sz w:val="22"/>
                <w:szCs w:val="22"/>
              </w:rPr>
            </w:pPr>
            <w:ins w:id="809" w:author="Author">
              <w:r>
                <w:rPr>
                  <w:rFonts w:ascii="Calibri" w:hAnsi="Calibri" w:cs="Calibri"/>
                  <w:color w:val="000000"/>
                  <w:sz w:val="22"/>
                  <w:szCs w:val="22"/>
                </w:rPr>
                <w:t>7.43</w:t>
              </w:r>
            </w:ins>
          </w:p>
        </w:tc>
        <w:tc>
          <w:tcPr>
            <w:tcW w:w="1240" w:type="dxa"/>
            <w:vAlign w:val="bottom"/>
          </w:tcPr>
          <w:p w14:paraId="536C9910"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10" w:author="Author"/>
                <w:rFonts w:asciiTheme="minorHAnsi" w:hAnsiTheme="minorHAnsi" w:cstheme="minorHAnsi"/>
                <w:color w:val="000000"/>
                <w:sz w:val="22"/>
                <w:szCs w:val="22"/>
              </w:rPr>
            </w:pPr>
            <w:ins w:id="811" w:author="Author">
              <w:r>
                <w:rPr>
                  <w:rFonts w:ascii="Calibri" w:hAnsi="Calibri" w:cs="Calibri"/>
                  <w:color w:val="000000"/>
                  <w:sz w:val="22"/>
                  <w:szCs w:val="22"/>
                </w:rPr>
                <w:t>95.15</w:t>
              </w:r>
            </w:ins>
          </w:p>
        </w:tc>
        <w:tc>
          <w:tcPr>
            <w:tcW w:w="851" w:type="dxa"/>
            <w:vAlign w:val="bottom"/>
          </w:tcPr>
          <w:p w14:paraId="0838CE5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12" w:author="Author"/>
                <w:rFonts w:asciiTheme="minorHAnsi" w:hAnsiTheme="minorHAnsi" w:cstheme="minorHAnsi"/>
                <w:color w:val="000000"/>
                <w:sz w:val="22"/>
                <w:szCs w:val="22"/>
              </w:rPr>
            </w:pPr>
            <w:ins w:id="813" w:author="Author">
              <w:r>
                <w:rPr>
                  <w:rFonts w:ascii="Calibri" w:hAnsi="Calibri" w:cs="Calibri"/>
                  <w:color w:val="000000"/>
                  <w:sz w:val="22"/>
                  <w:szCs w:val="22"/>
                </w:rPr>
                <w:t>7.76</w:t>
              </w:r>
            </w:ins>
          </w:p>
        </w:tc>
        <w:tc>
          <w:tcPr>
            <w:tcW w:w="1240" w:type="dxa"/>
            <w:vAlign w:val="bottom"/>
          </w:tcPr>
          <w:p w14:paraId="06516735"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14" w:author="Author"/>
                <w:rFonts w:asciiTheme="minorHAnsi" w:hAnsiTheme="minorHAnsi" w:cstheme="minorHAnsi"/>
                <w:color w:val="000000"/>
                <w:sz w:val="22"/>
                <w:szCs w:val="22"/>
              </w:rPr>
            </w:pPr>
            <w:ins w:id="815" w:author="Author">
              <w:r>
                <w:rPr>
                  <w:rFonts w:ascii="Calibri" w:hAnsi="Calibri" w:cs="Calibri"/>
                  <w:color w:val="000000"/>
                  <w:sz w:val="22"/>
                  <w:szCs w:val="22"/>
                </w:rPr>
                <w:t>99.39</w:t>
              </w:r>
            </w:ins>
          </w:p>
        </w:tc>
        <w:tc>
          <w:tcPr>
            <w:tcW w:w="886" w:type="dxa"/>
            <w:vAlign w:val="bottom"/>
          </w:tcPr>
          <w:p w14:paraId="7BF1102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16" w:author="Author"/>
                <w:rFonts w:asciiTheme="minorHAnsi" w:hAnsiTheme="minorHAnsi" w:cstheme="minorHAnsi"/>
                <w:color w:val="000000"/>
                <w:sz w:val="22"/>
                <w:szCs w:val="22"/>
              </w:rPr>
            </w:pPr>
            <w:ins w:id="817" w:author="Author">
              <w:r>
                <w:rPr>
                  <w:rFonts w:ascii="Calibri" w:hAnsi="Calibri" w:cs="Calibri"/>
                  <w:color w:val="000000"/>
                  <w:sz w:val="22"/>
                  <w:szCs w:val="22"/>
                </w:rPr>
                <w:t>7.78</w:t>
              </w:r>
            </w:ins>
          </w:p>
        </w:tc>
        <w:tc>
          <w:tcPr>
            <w:tcW w:w="1240" w:type="dxa"/>
            <w:vAlign w:val="bottom"/>
          </w:tcPr>
          <w:p w14:paraId="6A0689D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18" w:author="Author"/>
                <w:rFonts w:asciiTheme="minorHAnsi" w:hAnsiTheme="minorHAnsi" w:cstheme="minorHAnsi"/>
                <w:color w:val="000000"/>
                <w:sz w:val="22"/>
                <w:szCs w:val="22"/>
              </w:rPr>
            </w:pPr>
            <w:ins w:id="819" w:author="Author">
              <w:r>
                <w:rPr>
                  <w:rFonts w:ascii="Calibri" w:hAnsi="Calibri" w:cs="Calibri"/>
                  <w:color w:val="000000"/>
                  <w:sz w:val="22"/>
                  <w:szCs w:val="22"/>
                </w:rPr>
                <w:t>99.60</w:t>
              </w:r>
            </w:ins>
          </w:p>
        </w:tc>
        <w:tc>
          <w:tcPr>
            <w:tcW w:w="886" w:type="dxa"/>
            <w:vAlign w:val="bottom"/>
          </w:tcPr>
          <w:p w14:paraId="17E2710B"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20" w:author="Author"/>
                <w:rFonts w:asciiTheme="minorHAnsi" w:hAnsiTheme="minorHAnsi" w:cstheme="minorHAnsi"/>
                <w:color w:val="000000"/>
                <w:sz w:val="22"/>
                <w:szCs w:val="22"/>
              </w:rPr>
            </w:pPr>
            <w:ins w:id="821" w:author="Author">
              <w:r>
                <w:rPr>
                  <w:rFonts w:ascii="Calibri" w:hAnsi="Calibri" w:cs="Calibri"/>
                  <w:color w:val="000000"/>
                  <w:sz w:val="22"/>
                  <w:szCs w:val="22"/>
                </w:rPr>
                <w:t>7.81</w:t>
              </w:r>
            </w:ins>
          </w:p>
        </w:tc>
        <w:tc>
          <w:tcPr>
            <w:tcW w:w="1240" w:type="dxa"/>
            <w:vAlign w:val="bottom"/>
          </w:tcPr>
          <w:p w14:paraId="6517837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22" w:author="Author"/>
                <w:rFonts w:asciiTheme="minorHAnsi" w:hAnsiTheme="minorHAnsi" w:cstheme="minorHAnsi"/>
                <w:color w:val="000000"/>
                <w:sz w:val="22"/>
                <w:szCs w:val="22"/>
              </w:rPr>
            </w:pPr>
            <w:ins w:id="823" w:author="Author">
              <w:r>
                <w:rPr>
                  <w:rFonts w:ascii="Calibri" w:hAnsi="Calibri" w:cs="Calibri"/>
                  <w:color w:val="000000"/>
                  <w:sz w:val="22"/>
                  <w:szCs w:val="22"/>
                </w:rPr>
                <w:t>100.00</w:t>
              </w:r>
            </w:ins>
          </w:p>
        </w:tc>
      </w:tr>
      <w:tr w:rsidR="006530DC" w14:paraId="61F8F06F" w14:textId="77777777" w:rsidTr="009E3B89">
        <w:trPr>
          <w:cnfStyle w:val="000000100000" w:firstRow="0" w:lastRow="0" w:firstColumn="0" w:lastColumn="0" w:oddVBand="0" w:evenVBand="0" w:oddHBand="1" w:evenHBand="0" w:firstRowFirstColumn="0" w:firstRowLastColumn="0" w:lastRowFirstColumn="0" w:lastRowLastColumn="0"/>
          <w:trHeight w:val="282"/>
          <w:ins w:id="82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1946A92" w14:textId="77777777" w:rsidR="006530DC" w:rsidRDefault="006530DC" w:rsidP="009E3B89">
            <w:pPr>
              <w:rPr>
                <w:ins w:id="825" w:author="Author"/>
                <w:rFonts w:ascii="Calibri" w:hAnsi="Calibri" w:cs="Calibri"/>
                <w:b w:val="0"/>
                <w:bCs w:val="0"/>
                <w:color w:val="000000"/>
                <w:sz w:val="22"/>
                <w:szCs w:val="22"/>
              </w:rPr>
            </w:pPr>
            <w:ins w:id="826" w:author="Author">
              <w:r>
                <w:rPr>
                  <w:rFonts w:ascii="Calibri" w:hAnsi="Calibri" w:cs="Calibri"/>
                  <w:b w:val="0"/>
                  <w:bCs w:val="0"/>
                  <w:color w:val="000000"/>
                  <w:sz w:val="22"/>
                  <w:szCs w:val="22"/>
                </w:rPr>
                <w:t>1664</w:t>
              </w:r>
            </w:ins>
          </w:p>
        </w:tc>
        <w:tc>
          <w:tcPr>
            <w:tcW w:w="851" w:type="dxa"/>
            <w:vAlign w:val="bottom"/>
          </w:tcPr>
          <w:p w14:paraId="35C9026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27" w:author="Author"/>
                <w:rFonts w:asciiTheme="minorHAnsi" w:hAnsiTheme="minorHAnsi" w:cstheme="minorHAnsi"/>
                <w:color w:val="000000"/>
                <w:sz w:val="22"/>
                <w:szCs w:val="22"/>
              </w:rPr>
            </w:pPr>
            <w:ins w:id="828" w:author="Author">
              <w:r>
                <w:rPr>
                  <w:rFonts w:ascii="Calibri" w:hAnsi="Calibri" w:cs="Calibri"/>
                  <w:color w:val="000000"/>
                  <w:sz w:val="22"/>
                  <w:szCs w:val="22"/>
                </w:rPr>
                <w:t>7.35</w:t>
              </w:r>
            </w:ins>
          </w:p>
        </w:tc>
        <w:tc>
          <w:tcPr>
            <w:tcW w:w="1240" w:type="dxa"/>
            <w:vAlign w:val="bottom"/>
          </w:tcPr>
          <w:p w14:paraId="7B6F3A48"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29" w:author="Author"/>
                <w:rFonts w:asciiTheme="minorHAnsi" w:hAnsiTheme="minorHAnsi" w:cstheme="minorHAnsi"/>
                <w:color w:val="000000"/>
                <w:sz w:val="22"/>
                <w:szCs w:val="22"/>
              </w:rPr>
            </w:pPr>
            <w:ins w:id="830" w:author="Author">
              <w:r>
                <w:rPr>
                  <w:rFonts w:ascii="Calibri" w:hAnsi="Calibri" w:cs="Calibri"/>
                  <w:color w:val="000000"/>
                  <w:sz w:val="22"/>
                  <w:szCs w:val="22"/>
                </w:rPr>
                <w:t>97.84</w:t>
              </w:r>
            </w:ins>
          </w:p>
        </w:tc>
        <w:tc>
          <w:tcPr>
            <w:tcW w:w="851" w:type="dxa"/>
            <w:vAlign w:val="bottom"/>
          </w:tcPr>
          <w:p w14:paraId="751BDF47"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31" w:author="Author"/>
                <w:rFonts w:asciiTheme="minorHAnsi" w:hAnsiTheme="minorHAnsi" w:cstheme="minorHAnsi"/>
                <w:color w:val="000000"/>
                <w:sz w:val="22"/>
                <w:szCs w:val="22"/>
              </w:rPr>
            </w:pPr>
            <w:ins w:id="832" w:author="Author">
              <w:r>
                <w:rPr>
                  <w:rFonts w:ascii="Calibri" w:hAnsi="Calibri" w:cs="Calibri"/>
                  <w:color w:val="000000"/>
                  <w:sz w:val="22"/>
                  <w:szCs w:val="22"/>
                </w:rPr>
                <w:t>7.49</w:t>
              </w:r>
            </w:ins>
          </w:p>
        </w:tc>
        <w:tc>
          <w:tcPr>
            <w:tcW w:w="1240" w:type="dxa"/>
            <w:vAlign w:val="bottom"/>
          </w:tcPr>
          <w:p w14:paraId="4951A233"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33" w:author="Author"/>
                <w:rFonts w:asciiTheme="minorHAnsi" w:hAnsiTheme="minorHAnsi" w:cstheme="minorHAnsi"/>
                <w:color w:val="000000"/>
                <w:sz w:val="22"/>
                <w:szCs w:val="22"/>
              </w:rPr>
            </w:pPr>
            <w:ins w:id="834" w:author="Author">
              <w:r>
                <w:rPr>
                  <w:rFonts w:ascii="Calibri" w:hAnsi="Calibri" w:cs="Calibri"/>
                  <w:color w:val="000000"/>
                  <w:sz w:val="22"/>
                  <w:szCs w:val="22"/>
                </w:rPr>
                <w:t>99.65</w:t>
              </w:r>
            </w:ins>
          </w:p>
        </w:tc>
        <w:tc>
          <w:tcPr>
            <w:tcW w:w="886" w:type="dxa"/>
            <w:vAlign w:val="bottom"/>
          </w:tcPr>
          <w:p w14:paraId="5BC85EA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35" w:author="Author"/>
                <w:rFonts w:asciiTheme="minorHAnsi" w:hAnsiTheme="minorHAnsi" w:cstheme="minorHAnsi"/>
                <w:color w:val="000000"/>
                <w:sz w:val="22"/>
                <w:szCs w:val="22"/>
              </w:rPr>
            </w:pPr>
            <w:ins w:id="836" w:author="Author">
              <w:r>
                <w:rPr>
                  <w:rFonts w:ascii="Calibri" w:hAnsi="Calibri" w:cs="Calibri"/>
                  <w:color w:val="000000"/>
                  <w:sz w:val="22"/>
                  <w:szCs w:val="22"/>
                </w:rPr>
                <w:t>7.50</w:t>
              </w:r>
            </w:ins>
          </w:p>
        </w:tc>
        <w:tc>
          <w:tcPr>
            <w:tcW w:w="1240" w:type="dxa"/>
            <w:vAlign w:val="bottom"/>
          </w:tcPr>
          <w:p w14:paraId="30E454F5"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37" w:author="Author"/>
                <w:rFonts w:asciiTheme="minorHAnsi" w:hAnsiTheme="minorHAnsi" w:cstheme="minorHAnsi"/>
                <w:color w:val="000000"/>
                <w:sz w:val="22"/>
                <w:szCs w:val="22"/>
              </w:rPr>
            </w:pPr>
            <w:ins w:id="838" w:author="Author">
              <w:r>
                <w:rPr>
                  <w:rFonts w:ascii="Calibri" w:hAnsi="Calibri" w:cs="Calibri"/>
                  <w:color w:val="000000"/>
                  <w:sz w:val="22"/>
                  <w:szCs w:val="22"/>
                </w:rPr>
                <w:t>99.83</w:t>
              </w:r>
            </w:ins>
          </w:p>
        </w:tc>
        <w:tc>
          <w:tcPr>
            <w:tcW w:w="886" w:type="dxa"/>
            <w:vAlign w:val="bottom"/>
          </w:tcPr>
          <w:p w14:paraId="429C137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39" w:author="Author"/>
                <w:rFonts w:asciiTheme="minorHAnsi" w:hAnsiTheme="minorHAnsi" w:cstheme="minorHAnsi"/>
                <w:color w:val="000000"/>
                <w:sz w:val="22"/>
                <w:szCs w:val="22"/>
              </w:rPr>
            </w:pPr>
            <w:ins w:id="840" w:author="Author">
              <w:r>
                <w:rPr>
                  <w:rFonts w:ascii="Calibri" w:hAnsi="Calibri" w:cs="Calibri"/>
                  <w:color w:val="000000"/>
                  <w:sz w:val="22"/>
                  <w:szCs w:val="22"/>
                </w:rPr>
                <w:t>7.53</w:t>
              </w:r>
            </w:ins>
          </w:p>
        </w:tc>
        <w:tc>
          <w:tcPr>
            <w:tcW w:w="1240" w:type="dxa"/>
            <w:vAlign w:val="bottom"/>
          </w:tcPr>
          <w:p w14:paraId="78A4B677"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41" w:author="Author"/>
                <w:rFonts w:asciiTheme="minorHAnsi" w:hAnsiTheme="minorHAnsi" w:cstheme="minorHAnsi"/>
                <w:color w:val="000000"/>
                <w:sz w:val="22"/>
                <w:szCs w:val="22"/>
              </w:rPr>
            </w:pPr>
            <w:ins w:id="842" w:author="Author">
              <w:r>
                <w:rPr>
                  <w:rFonts w:ascii="Calibri" w:hAnsi="Calibri" w:cs="Calibri"/>
                  <w:color w:val="000000"/>
                  <w:sz w:val="22"/>
                  <w:szCs w:val="22"/>
                </w:rPr>
                <w:t>100.23</w:t>
              </w:r>
            </w:ins>
          </w:p>
        </w:tc>
      </w:tr>
      <w:tr w:rsidR="006530DC" w14:paraId="143FCFB4" w14:textId="77777777" w:rsidTr="009E3B89">
        <w:trPr>
          <w:trHeight w:val="282"/>
          <w:ins w:id="84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62CC03F" w14:textId="77777777" w:rsidR="006530DC" w:rsidRDefault="006530DC" w:rsidP="009E3B89">
            <w:pPr>
              <w:rPr>
                <w:ins w:id="844" w:author="Author"/>
                <w:rFonts w:ascii="Calibri" w:hAnsi="Calibri" w:cs="Calibri"/>
                <w:b w:val="0"/>
                <w:bCs w:val="0"/>
                <w:color w:val="000000"/>
                <w:sz w:val="22"/>
                <w:szCs w:val="22"/>
              </w:rPr>
            </w:pPr>
            <w:ins w:id="845" w:author="Author">
              <w:r>
                <w:rPr>
                  <w:rFonts w:ascii="Calibri" w:hAnsi="Calibri" w:cs="Calibri"/>
                  <w:b w:val="0"/>
                  <w:bCs w:val="0"/>
                  <w:color w:val="000000"/>
                  <w:sz w:val="22"/>
                  <w:szCs w:val="22"/>
                </w:rPr>
                <w:t>1728</w:t>
              </w:r>
            </w:ins>
          </w:p>
        </w:tc>
        <w:tc>
          <w:tcPr>
            <w:tcW w:w="851" w:type="dxa"/>
            <w:vAlign w:val="bottom"/>
          </w:tcPr>
          <w:p w14:paraId="1DD7F64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46" w:author="Author"/>
                <w:rFonts w:asciiTheme="minorHAnsi" w:hAnsiTheme="minorHAnsi" w:cstheme="minorHAnsi"/>
                <w:color w:val="000000"/>
                <w:sz w:val="22"/>
                <w:szCs w:val="22"/>
              </w:rPr>
            </w:pPr>
            <w:ins w:id="847" w:author="Author">
              <w:r>
                <w:rPr>
                  <w:rFonts w:ascii="Calibri" w:hAnsi="Calibri" w:cs="Calibri"/>
                  <w:color w:val="000000"/>
                  <w:sz w:val="22"/>
                  <w:szCs w:val="22"/>
                </w:rPr>
                <w:t>7.18</w:t>
              </w:r>
            </w:ins>
          </w:p>
        </w:tc>
        <w:tc>
          <w:tcPr>
            <w:tcW w:w="1240" w:type="dxa"/>
            <w:vAlign w:val="bottom"/>
          </w:tcPr>
          <w:p w14:paraId="010F968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48" w:author="Author"/>
                <w:rFonts w:asciiTheme="minorHAnsi" w:hAnsiTheme="minorHAnsi" w:cstheme="minorHAnsi"/>
                <w:color w:val="000000"/>
                <w:sz w:val="22"/>
                <w:szCs w:val="22"/>
              </w:rPr>
            </w:pPr>
            <w:ins w:id="849" w:author="Author">
              <w:r>
                <w:rPr>
                  <w:rFonts w:ascii="Calibri" w:hAnsi="Calibri" w:cs="Calibri"/>
                  <w:color w:val="000000"/>
                  <w:sz w:val="22"/>
                  <w:szCs w:val="22"/>
                </w:rPr>
                <w:t>99.31</w:t>
              </w:r>
            </w:ins>
          </w:p>
        </w:tc>
        <w:tc>
          <w:tcPr>
            <w:tcW w:w="851" w:type="dxa"/>
            <w:vAlign w:val="bottom"/>
          </w:tcPr>
          <w:p w14:paraId="4E0F5EC3"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50" w:author="Author"/>
                <w:rFonts w:asciiTheme="minorHAnsi" w:hAnsiTheme="minorHAnsi" w:cstheme="minorHAnsi"/>
                <w:color w:val="000000"/>
                <w:sz w:val="22"/>
                <w:szCs w:val="22"/>
              </w:rPr>
            </w:pPr>
            <w:ins w:id="851" w:author="Author">
              <w:r>
                <w:rPr>
                  <w:rFonts w:ascii="Calibri" w:hAnsi="Calibri" w:cs="Calibri"/>
                  <w:color w:val="000000"/>
                  <w:sz w:val="22"/>
                  <w:szCs w:val="22"/>
                </w:rPr>
                <w:t>7.23</w:t>
              </w:r>
            </w:ins>
          </w:p>
        </w:tc>
        <w:tc>
          <w:tcPr>
            <w:tcW w:w="1240" w:type="dxa"/>
            <w:vAlign w:val="bottom"/>
          </w:tcPr>
          <w:p w14:paraId="3EB339E1"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52" w:author="Author"/>
                <w:rFonts w:asciiTheme="minorHAnsi" w:hAnsiTheme="minorHAnsi" w:cstheme="minorHAnsi"/>
                <w:color w:val="000000"/>
                <w:sz w:val="22"/>
                <w:szCs w:val="22"/>
              </w:rPr>
            </w:pPr>
            <w:ins w:id="853" w:author="Author">
              <w:r>
                <w:rPr>
                  <w:rFonts w:ascii="Calibri" w:hAnsi="Calibri" w:cs="Calibri"/>
                  <w:color w:val="000000"/>
                  <w:sz w:val="22"/>
                  <w:szCs w:val="22"/>
                </w:rPr>
                <w:t>99.93</w:t>
              </w:r>
            </w:ins>
          </w:p>
        </w:tc>
        <w:tc>
          <w:tcPr>
            <w:tcW w:w="886" w:type="dxa"/>
            <w:vAlign w:val="bottom"/>
          </w:tcPr>
          <w:p w14:paraId="7CC0464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54" w:author="Author"/>
                <w:rFonts w:asciiTheme="minorHAnsi" w:hAnsiTheme="minorHAnsi" w:cstheme="minorHAnsi"/>
                <w:color w:val="000000"/>
                <w:sz w:val="22"/>
                <w:szCs w:val="22"/>
              </w:rPr>
            </w:pPr>
            <w:ins w:id="855" w:author="Author">
              <w:r>
                <w:rPr>
                  <w:rFonts w:ascii="Calibri" w:hAnsi="Calibri" w:cs="Calibri"/>
                  <w:color w:val="000000"/>
                  <w:sz w:val="22"/>
                  <w:szCs w:val="22"/>
                </w:rPr>
                <w:t>7.24</w:t>
              </w:r>
            </w:ins>
          </w:p>
        </w:tc>
        <w:tc>
          <w:tcPr>
            <w:tcW w:w="1240" w:type="dxa"/>
            <w:vAlign w:val="bottom"/>
          </w:tcPr>
          <w:p w14:paraId="7754EDF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56" w:author="Author"/>
                <w:rFonts w:asciiTheme="minorHAnsi" w:hAnsiTheme="minorHAnsi" w:cstheme="minorHAnsi"/>
                <w:color w:val="000000"/>
                <w:sz w:val="22"/>
                <w:szCs w:val="22"/>
              </w:rPr>
            </w:pPr>
            <w:ins w:id="857" w:author="Author">
              <w:r>
                <w:rPr>
                  <w:rFonts w:ascii="Calibri" w:hAnsi="Calibri" w:cs="Calibri"/>
                  <w:color w:val="000000"/>
                  <w:sz w:val="22"/>
                  <w:szCs w:val="22"/>
                </w:rPr>
                <w:t>100.09</w:t>
              </w:r>
            </w:ins>
          </w:p>
        </w:tc>
        <w:tc>
          <w:tcPr>
            <w:tcW w:w="886" w:type="dxa"/>
            <w:vAlign w:val="bottom"/>
          </w:tcPr>
          <w:p w14:paraId="103993AB"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58" w:author="Author"/>
                <w:rFonts w:asciiTheme="minorHAnsi" w:hAnsiTheme="minorHAnsi" w:cstheme="minorHAnsi"/>
                <w:color w:val="000000"/>
                <w:sz w:val="22"/>
                <w:szCs w:val="22"/>
              </w:rPr>
            </w:pPr>
            <w:ins w:id="859" w:author="Author">
              <w:r>
                <w:rPr>
                  <w:rFonts w:ascii="Calibri" w:hAnsi="Calibri" w:cs="Calibri"/>
                  <w:color w:val="000000"/>
                  <w:sz w:val="22"/>
                  <w:szCs w:val="22"/>
                </w:rPr>
                <w:t>7.27</w:t>
              </w:r>
            </w:ins>
          </w:p>
        </w:tc>
        <w:tc>
          <w:tcPr>
            <w:tcW w:w="1240" w:type="dxa"/>
            <w:vAlign w:val="bottom"/>
          </w:tcPr>
          <w:p w14:paraId="0BE2BB80"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60" w:author="Author"/>
                <w:rFonts w:asciiTheme="minorHAnsi" w:hAnsiTheme="minorHAnsi" w:cstheme="minorHAnsi"/>
                <w:color w:val="000000"/>
                <w:sz w:val="22"/>
                <w:szCs w:val="22"/>
              </w:rPr>
            </w:pPr>
            <w:ins w:id="861" w:author="Author">
              <w:r>
                <w:rPr>
                  <w:rFonts w:ascii="Calibri" w:hAnsi="Calibri" w:cs="Calibri"/>
                  <w:color w:val="000000"/>
                  <w:sz w:val="22"/>
                  <w:szCs w:val="22"/>
                </w:rPr>
                <w:t>100.43</w:t>
              </w:r>
            </w:ins>
          </w:p>
        </w:tc>
      </w:tr>
      <w:tr w:rsidR="006530DC" w14:paraId="74D53DA3" w14:textId="77777777" w:rsidTr="009E3B89">
        <w:trPr>
          <w:cnfStyle w:val="000000100000" w:firstRow="0" w:lastRow="0" w:firstColumn="0" w:lastColumn="0" w:oddVBand="0" w:evenVBand="0" w:oddHBand="1" w:evenHBand="0" w:firstRowFirstColumn="0" w:firstRowLastColumn="0" w:lastRowFirstColumn="0" w:lastRowLastColumn="0"/>
          <w:trHeight w:val="282"/>
          <w:ins w:id="86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F0FFAB0" w14:textId="77777777" w:rsidR="006530DC" w:rsidRDefault="006530DC" w:rsidP="009E3B89">
            <w:pPr>
              <w:rPr>
                <w:ins w:id="863" w:author="Author"/>
                <w:rFonts w:ascii="Calibri" w:hAnsi="Calibri" w:cs="Calibri"/>
                <w:b w:val="0"/>
                <w:bCs w:val="0"/>
                <w:color w:val="000000"/>
                <w:sz w:val="22"/>
                <w:szCs w:val="22"/>
              </w:rPr>
            </w:pPr>
            <w:ins w:id="864" w:author="Author">
              <w:r>
                <w:rPr>
                  <w:rFonts w:ascii="Calibri" w:hAnsi="Calibri" w:cs="Calibri"/>
                  <w:b w:val="0"/>
                  <w:bCs w:val="0"/>
                  <w:color w:val="000000"/>
                  <w:sz w:val="22"/>
                  <w:szCs w:val="22"/>
                </w:rPr>
                <w:t>1792</w:t>
              </w:r>
            </w:ins>
          </w:p>
        </w:tc>
        <w:tc>
          <w:tcPr>
            <w:tcW w:w="851" w:type="dxa"/>
            <w:vAlign w:val="bottom"/>
          </w:tcPr>
          <w:p w14:paraId="53112B05"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65" w:author="Author"/>
                <w:rFonts w:asciiTheme="minorHAnsi" w:hAnsiTheme="minorHAnsi" w:cstheme="minorHAnsi"/>
                <w:color w:val="000000"/>
                <w:sz w:val="22"/>
                <w:szCs w:val="22"/>
              </w:rPr>
            </w:pPr>
            <w:ins w:id="866" w:author="Author">
              <w:r>
                <w:rPr>
                  <w:rFonts w:ascii="Calibri" w:hAnsi="Calibri" w:cs="Calibri"/>
                  <w:color w:val="000000"/>
                  <w:sz w:val="22"/>
                  <w:szCs w:val="22"/>
                </w:rPr>
                <w:t>6.96</w:t>
              </w:r>
            </w:ins>
          </w:p>
        </w:tc>
        <w:tc>
          <w:tcPr>
            <w:tcW w:w="1240" w:type="dxa"/>
            <w:vAlign w:val="bottom"/>
          </w:tcPr>
          <w:p w14:paraId="54AC4D0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67" w:author="Author"/>
                <w:rFonts w:asciiTheme="minorHAnsi" w:hAnsiTheme="minorHAnsi" w:cstheme="minorHAnsi"/>
                <w:color w:val="000000"/>
                <w:sz w:val="22"/>
                <w:szCs w:val="22"/>
              </w:rPr>
            </w:pPr>
            <w:ins w:id="868" w:author="Author">
              <w:r>
                <w:rPr>
                  <w:rFonts w:ascii="Calibri" w:hAnsi="Calibri" w:cs="Calibri"/>
                  <w:color w:val="000000"/>
                  <w:sz w:val="22"/>
                  <w:szCs w:val="22"/>
                </w:rPr>
                <w:t>99.73</w:t>
              </w:r>
            </w:ins>
          </w:p>
        </w:tc>
        <w:tc>
          <w:tcPr>
            <w:tcW w:w="851" w:type="dxa"/>
            <w:vAlign w:val="bottom"/>
          </w:tcPr>
          <w:p w14:paraId="7114338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69" w:author="Author"/>
                <w:rFonts w:asciiTheme="minorHAnsi" w:hAnsiTheme="minorHAnsi" w:cstheme="minorHAnsi"/>
                <w:color w:val="000000"/>
                <w:sz w:val="22"/>
                <w:szCs w:val="22"/>
              </w:rPr>
            </w:pPr>
            <w:ins w:id="870" w:author="Author">
              <w:r>
                <w:rPr>
                  <w:rFonts w:ascii="Calibri" w:hAnsi="Calibri" w:cs="Calibri"/>
                  <w:color w:val="000000"/>
                  <w:sz w:val="22"/>
                  <w:szCs w:val="22"/>
                </w:rPr>
                <w:t>6.99</w:t>
              </w:r>
            </w:ins>
          </w:p>
        </w:tc>
        <w:tc>
          <w:tcPr>
            <w:tcW w:w="1240" w:type="dxa"/>
            <w:vAlign w:val="bottom"/>
          </w:tcPr>
          <w:p w14:paraId="2F09930B"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71" w:author="Author"/>
                <w:rFonts w:asciiTheme="minorHAnsi" w:hAnsiTheme="minorHAnsi" w:cstheme="minorHAnsi"/>
                <w:color w:val="000000"/>
                <w:sz w:val="22"/>
                <w:szCs w:val="22"/>
              </w:rPr>
            </w:pPr>
            <w:ins w:id="872" w:author="Author">
              <w:r>
                <w:rPr>
                  <w:rFonts w:ascii="Calibri" w:hAnsi="Calibri" w:cs="Calibri"/>
                  <w:color w:val="000000"/>
                  <w:sz w:val="22"/>
                  <w:szCs w:val="22"/>
                </w:rPr>
                <w:t>100.20</w:t>
              </w:r>
            </w:ins>
          </w:p>
        </w:tc>
        <w:tc>
          <w:tcPr>
            <w:tcW w:w="886" w:type="dxa"/>
            <w:vAlign w:val="bottom"/>
          </w:tcPr>
          <w:p w14:paraId="1D5ACE1C"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73" w:author="Author"/>
                <w:rFonts w:asciiTheme="minorHAnsi" w:hAnsiTheme="minorHAnsi" w:cstheme="minorHAnsi"/>
                <w:color w:val="000000"/>
                <w:sz w:val="22"/>
                <w:szCs w:val="22"/>
              </w:rPr>
            </w:pPr>
            <w:ins w:id="874" w:author="Author">
              <w:r>
                <w:rPr>
                  <w:rFonts w:ascii="Calibri" w:hAnsi="Calibri" w:cs="Calibri"/>
                  <w:color w:val="000000"/>
                  <w:sz w:val="22"/>
                  <w:szCs w:val="22"/>
                </w:rPr>
                <w:t>7.00</w:t>
              </w:r>
            </w:ins>
          </w:p>
        </w:tc>
        <w:tc>
          <w:tcPr>
            <w:tcW w:w="1240" w:type="dxa"/>
            <w:vAlign w:val="bottom"/>
          </w:tcPr>
          <w:p w14:paraId="3FA1DC18"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75" w:author="Author"/>
                <w:rFonts w:asciiTheme="minorHAnsi" w:hAnsiTheme="minorHAnsi" w:cstheme="minorHAnsi"/>
                <w:color w:val="000000"/>
                <w:sz w:val="22"/>
                <w:szCs w:val="22"/>
              </w:rPr>
            </w:pPr>
            <w:ins w:id="876" w:author="Author">
              <w:r>
                <w:rPr>
                  <w:rFonts w:ascii="Calibri" w:hAnsi="Calibri" w:cs="Calibri"/>
                  <w:color w:val="000000"/>
                  <w:sz w:val="22"/>
                  <w:szCs w:val="22"/>
                </w:rPr>
                <w:t>100.32</w:t>
              </w:r>
            </w:ins>
          </w:p>
        </w:tc>
        <w:tc>
          <w:tcPr>
            <w:tcW w:w="886" w:type="dxa"/>
            <w:vAlign w:val="bottom"/>
          </w:tcPr>
          <w:p w14:paraId="3F8548FB"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77" w:author="Author"/>
                <w:rFonts w:asciiTheme="minorHAnsi" w:hAnsiTheme="minorHAnsi" w:cstheme="minorHAnsi"/>
                <w:color w:val="000000"/>
                <w:sz w:val="22"/>
                <w:szCs w:val="22"/>
              </w:rPr>
            </w:pPr>
            <w:ins w:id="878" w:author="Author">
              <w:r>
                <w:rPr>
                  <w:rFonts w:ascii="Calibri" w:hAnsi="Calibri" w:cs="Calibri"/>
                  <w:color w:val="000000"/>
                  <w:sz w:val="22"/>
                  <w:szCs w:val="22"/>
                </w:rPr>
                <w:t>7.02</w:t>
              </w:r>
            </w:ins>
          </w:p>
        </w:tc>
        <w:tc>
          <w:tcPr>
            <w:tcW w:w="1240" w:type="dxa"/>
            <w:vAlign w:val="bottom"/>
          </w:tcPr>
          <w:p w14:paraId="774D8ADD"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79" w:author="Author"/>
                <w:rFonts w:asciiTheme="minorHAnsi" w:hAnsiTheme="minorHAnsi" w:cstheme="minorHAnsi"/>
                <w:color w:val="000000"/>
                <w:sz w:val="22"/>
                <w:szCs w:val="22"/>
              </w:rPr>
            </w:pPr>
            <w:ins w:id="880" w:author="Author">
              <w:r>
                <w:rPr>
                  <w:rFonts w:ascii="Calibri" w:hAnsi="Calibri" w:cs="Calibri"/>
                  <w:color w:val="000000"/>
                  <w:sz w:val="22"/>
                  <w:szCs w:val="22"/>
                </w:rPr>
                <w:t>100.66</w:t>
              </w:r>
            </w:ins>
          </w:p>
        </w:tc>
      </w:tr>
      <w:tr w:rsidR="006530DC" w14:paraId="35B59B3E" w14:textId="77777777" w:rsidTr="009E3B89">
        <w:trPr>
          <w:trHeight w:val="282"/>
          <w:ins w:id="88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3AA9213" w14:textId="77777777" w:rsidR="006530DC" w:rsidRDefault="006530DC" w:rsidP="009E3B89">
            <w:pPr>
              <w:rPr>
                <w:ins w:id="882" w:author="Author"/>
                <w:rFonts w:ascii="Calibri" w:hAnsi="Calibri" w:cs="Calibri"/>
                <w:b w:val="0"/>
                <w:bCs w:val="0"/>
                <w:color w:val="000000"/>
                <w:sz w:val="22"/>
                <w:szCs w:val="22"/>
              </w:rPr>
            </w:pPr>
            <w:ins w:id="883" w:author="Author">
              <w:r>
                <w:rPr>
                  <w:rFonts w:ascii="Calibri" w:hAnsi="Calibri" w:cs="Calibri"/>
                  <w:b w:val="0"/>
                  <w:bCs w:val="0"/>
                  <w:color w:val="000000"/>
                  <w:sz w:val="22"/>
                  <w:szCs w:val="22"/>
                </w:rPr>
                <w:t>1856</w:t>
              </w:r>
            </w:ins>
          </w:p>
        </w:tc>
        <w:tc>
          <w:tcPr>
            <w:tcW w:w="851" w:type="dxa"/>
            <w:vAlign w:val="bottom"/>
          </w:tcPr>
          <w:p w14:paraId="31B2A01F"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84" w:author="Author"/>
                <w:rFonts w:asciiTheme="minorHAnsi" w:hAnsiTheme="minorHAnsi" w:cstheme="minorHAnsi"/>
                <w:color w:val="000000"/>
                <w:sz w:val="22"/>
                <w:szCs w:val="22"/>
              </w:rPr>
            </w:pPr>
            <w:ins w:id="885" w:author="Author">
              <w:r>
                <w:rPr>
                  <w:rFonts w:ascii="Calibri" w:hAnsi="Calibri" w:cs="Calibri"/>
                  <w:color w:val="000000"/>
                  <w:sz w:val="22"/>
                  <w:szCs w:val="22"/>
                </w:rPr>
                <w:t>6.74</w:t>
              </w:r>
            </w:ins>
          </w:p>
        </w:tc>
        <w:tc>
          <w:tcPr>
            <w:tcW w:w="1240" w:type="dxa"/>
            <w:vAlign w:val="bottom"/>
          </w:tcPr>
          <w:p w14:paraId="2CB5881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86" w:author="Author"/>
                <w:rFonts w:asciiTheme="minorHAnsi" w:hAnsiTheme="minorHAnsi" w:cstheme="minorHAnsi"/>
                <w:color w:val="000000"/>
                <w:sz w:val="22"/>
                <w:szCs w:val="22"/>
              </w:rPr>
            </w:pPr>
            <w:ins w:id="887" w:author="Author">
              <w:r>
                <w:rPr>
                  <w:rFonts w:ascii="Calibri" w:hAnsi="Calibri" w:cs="Calibri"/>
                  <w:color w:val="000000"/>
                  <w:sz w:val="22"/>
                  <w:szCs w:val="22"/>
                </w:rPr>
                <w:t>100.09</w:t>
              </w:r>
            </w:ins>
          </w:p>
        </w:tc>
        <w:tc>
          <w:tcPr>
            <w:tcW w:w="851" w:type="dxa"/>
            <w:vAlign w:val="bottom"/>
          </w:tcPr>
          <w:p w14:paraId="4B3301D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88" w:author="Author"/>
                <w:rFonts w:asciiTheme="minorHAnsi" w:hAnsiTheme="minorHAnsi" w:cstheme="minorHAnsi"/>
                <w:color w:val="000000"/>
                <w:sz w:val="22"/>
                <w:szCs w:val="22"/>
              </w:rPr>
            </w:pPr>
            <w:ins w:id="889" w:author="Author">
              <w:r>
                <w:rPr>
                  <w:rFonts w:ascii="Calibri" w:hAnsi="Calibri" w:cs="Calibri"/>
                  <w:color w:val="000000"/>
                  <w:sz w:val="22"/>
                  <w:szCs w:val="22"/>
                </w:rPr>
                <w:t>6.76</w:t>
              </w:r>
            </w:ins>
          </w:p>
        </w:tc>
        <w:tc>
          <w:tcPr>
            <w:tcW w:w="1240" w:type="dxa"/>
            <w:vAlign w:val="bottom"/>
          </w:tcPr>
          <w:p w14:paraId="7ED9ADDA"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90" w:author="Author"/>
                <w:rFonts w:asciiTheme="minorHAnsi" w:hAnsiTheme="minorHAnsi" w:cstheme="minorHAnsi"/>
                <w:color w:val="000000"/>
                <w:sz w:val="22"/>
                <w:szCs w:val="22"/>
              </w:rPr>
            </w:pPr>
            <w:ins w:id="891" w:author="Author">
              <w:r>
                <w:rPr>
                  <w:rFonts w:ascii="Calibri" w:hAnsi="Calibri" w:cs="Calibri"/>
                  <w:color w:val="000000"/>
                  <w:sz w:val="22"/>
                  <w:szCs w:val="22"/>
                </w:rPr>
                <w:t>100.44</w:t>
              </w:r>
            </w:ins>
          </w:p>
        </w:tc>
        <w:tc>
          <w:tcPr>
            <w:tcW w:w="886" w:type="dxa"/>
            <w:vAlign w:val="bottom"/>
          </w:tcPr>
          <w:p w14:paraId="7FEF78DB"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92" w:author="Author"/>
                <w:rFonts w:asciiTheme="minorHAnsi" w:hAnsiTheme="minorHAnsi" w:cstheme="minorHAnsi"/>
                <w:color w:val="000000"/>
                <w:sz w:val="22"/>
                <w:szCs w:val="22"/>
              </w:rPr>
            </w:pPr>
            <w:ins w:id="893" w:author="Author">
              <w:r>
                <w:rPr>
                  <w:rFonts w:ascii="Calibri" w:hAnsi="Calibri" w:cs="Calibri"/>
                  <w:color w:val="000000"/>
                  <w:sz w:val="22"/>
                  <w:szCs w:val="22"/>
                </w:rPr>
                <w:t>6.77</w:t>
              </w:r>
            </w:ins>
          </w:p>
        </w:tc>
        <w:tc>
          <w:tcPr>
            <w:tcW w:w="1240" w:type="dxa"/>
            <w:vAlign w:val="bottom"/>
          </w:tcPr>
          <w:p w14:paraId="20FC62B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94" w:author="Author"/>
                <w:rFonts w:asciiTheme="minorHAnsi" w:hAnsiTheme="minorHAnsi" w:cstheme="minorHAnsi"/>
                <w:color w:val="000000"/>
                <w:sz w:val="22"/>
                <w:szCs w:val="22"/>
              </w:rPr>
            </w:pPr>
            <w:ins w:id="895" w:author="Author">
              <w:r>
                <w:rPr>
                  <w:rFonts w:ascii="Calibri" w:hAnsi="Calibri" w:cs="Calibri"/>
                  <w:color w:val="000000"/>
                  <w:sz w:val="22"/>
                  <w:szCs w:val="22"/>
                </w:rPr>
                <w:t>100.52</w:t>
              </w:r>
            </w:ins>
          </w:p>
        </w:tc>
        <w:tc>
          <w:tcPr>
            <w:tcW w:w="886" w:type="dxa"/>
            <w:vAlign w:val="bottom"/>
          </w:tcPr>
          <w:p w14:paraId="0D63FBBF"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96" w:author="Author"/>
                <w:rFonts w:asciiTheme="minorHAnsi" w:hAnsiTheme="minorHAnsi" w:cstheme="minorHAnsi"/>
                <w:color w:val="000000"/>
                <w:sz w:val="22"/>
                <w:szCs w:val="22"/>
              </w:rPr>
            </w:pPr>
            <w:ins w:id="897" w:author="Author">
              <w:r>
                <w:rPr>
                  <w:rFonts w:ascii="Calibri" w:hAnsi="Calibri" w:cs="Calibri"/>
                  <w:color w:val="000000"/>
                  <w:sz w:val="22"/>
                  <w:szCs w:val="22"/>
                </w:rPr>
                <w:t>6.79</w:t>
              </w:r>
            </w:ins>
          </w:p>
        </w:tc>
        <w:tc>
          <w:tcPr>
            <w:tcW w:w="1240" w:type="dxa"/>
            <w:vAlign w:val="bottom"/>
          </w:tcPr>
          <w:p w14:paraId="4FBD8C21"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98" w:author="Author"/>
                <w:rFonts w:asciiTheme="minorHAnsi" w:hAnsiTheme="minorHAnsi" w:cstheme="minorHAnsi"/>
                <w:color w:val="000000"/>
                <w:sz w:val="22"/>
                <w:szCs w:val="22"/>
              </w:rPr>
            </w:pPr>
            <w:ins w:id="899" w:author="Author">
              <w:r>
                <w:rPr>
                  <w:rFonts w:ascii="Calibri" w:hAnsi="Calibri" w:cs="Calibri"/>
                  <w:color w:val="000000"/>
                  <w:sz w:val="22"/>
                  <w:szCs w:val="22"/>
                </w:rPr>
                <w:t>100.83</w:t>
              </w:r>
            </w:ins>
          </w:p>
        </w:tc>
      </w:tr>
      <w:tr w:rsidR="006530DC" w14:paraId="57E5825E" w14:textId="77777777" w:rsidTr="009E3B89">
        <w:trPr>
          <w:cnfStyle w:val="000000100000" w:firstRow="0" w:lastRow="0" w:firstColumn="0" w:lastColumn="0" w:oddVBand="0" w:evenVBand="0" w:oddHBand="1" w:evenHBand="0" w:firstRowFirstColumn="0" w:firstRowLastColumn="0" w:lastRowFirstColumn="0" w:lastRowLastColumn="0"/>
          <w:trHeight w:val="282"/>
          <w:ins w:id="90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311576B" w14:textId="77777777" w:rsidR="006530DC" w:rsidRDefault="006530DC" w:rsidP="009E3B89">
            <w:pPr>
              <w:rPr>
                <w:ins w:id="901" w:author="Author"/>
                <w:rFonts w:ascii="Calibri" w:hAnsi="Calibri" w:cs="Calibri"/>
                <w:b w:val="0"/>
                <w:bCs w:val="0"/>
                <w:color w:val="000000"/>
                <w:sz w:val="22"/>
                <w:szCs w:val="22"/>
              </w:rPr>
            </w:pPr>
            <w:ins w:id="902" w:author="Author">
              <w:r>
                <w:rPr>
                  <w:rFonts w:ascii="Calibri" w:hAnsi="Calibri" w:cs="Calibri"/>
                  <w:b w:val="0"/>
                  <w:bCs w:val="0"/>
                  <w:color w:val="000000"/>
                  <w:sz w:val="22"/>
                  <w:szCs w:val="22"/>
                </w:rPr>
                <w:t>1920</w:t>
              </w:r>
            </w:ins>
          </w:p>
        </w:tc>
        <w:tc>
          <w:tcPr>
            <w:tcW w:w="851" w:type="dxa"/>
            <w:vAlign w:val="bottom"/>
          </w:tcPr>
          <w:p w14:paraId="1B5358B3"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03" w:author="Author"/>
                <w:rFonts w:asciiTheme="minorHAnsi" w:hAnsiTheme="minorHAnsi" w:cstheme="minorHAnsi"/>
                <w:color w:val="000000"/>
                <w:sz w:val="22"/>
                <w:szCs w:val="22"/>
              </w:rPr>
            </w:pPr>
            <w:ins w:id="904" w:author="Author">
              <w:r>
                <w:rPr>
                  <w:rFonts w:ascii="Calibri" w:hAnsi="Calibri" w:cs="Calibri"/>
                  <w:color w:val="000000"/>
                  <w:sz w:val="22"/>
                  <w:szCs w:val="22"/>
                </w:rPr>
                <w:t>6.53</w:t>
              </w:r>
            </w:ins>
          </w:p>
        </w:tc>
        <w:tc>
          <w:tcPr>
            <w:tcW w:w="1240" w:type="dxa"/>
            <w:vAlign w:val="bottom"/>
          </w:tcPr>
          <w:p w14:paraId="677E80AD"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05" w:author="Author"/>
                <w:rFonts w:asciiTheme="minorHAnsi" w:hAnsiTheme="minorHAnsi" w:cstheme="minorHAnsi"/>
                <w:color w:val="000000"/>
                <w:sz w:val="22"/>
                <w:szCs w:val="22"/>
              </w:rPr>
            </w:pPr>
            <w:ins w:id="906" w:author="Author">
              <w:r>
                <w:rPr>
                  <w:rFonts w:ascii="Calibri" w:hAnsi="Calibri" w:cs="Calibri"/>
                  <w:color w:val="000000"/>
                  <w:sz w:val="22"/>
                  <w:szCs w:val="22"/>
                </w:rPr>
                <w:t>100.35</w:t>
              </w:r>
            </w:ins>
          </w:p>
        </w:tc>
        <w:tc>
          <w:tcPr>
            <w:tcW w:w="851" w:type="dxa"/>
            <w:vAlign w:val="bottom"/>
          </w:tcPr>
          <w:p w14:paraId="7B1B48C8"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07" w:author="Author"/>
                <w:rFonts w:asciiTheme="minorHAnsi" w:hAnsiTheme="minorHAnsi" w:cstheme="minorHAnsi"/>
                <w:color w:val="000000"/>
                <w:sz w:val="22"/>
                <w:szCs w:val="22"/>
              </w:rPr>
            </w:pPr>
            <w:ins w:id="908" w:author="Author">
              <w:r>
                <w:rPr>
                  <w:rFonts w:ascii="Calibri" w:hAnsi="Calibri" w:cs="Calibri"/>
                  <w:color w:val="000000"/>
                  <w:sz w:val="22"/>
                  <w:szCs w:val="22"/>
                </w:rPr>
                <w:t>6.55</w:t>
              </w:r>
            </w:ins>
          </w:p>
        </w:tc>
        <w:tc>
          <w:tcPr>
            <w:tcW w:w="1240" w:type="dxa"/>
            <w:vAlign w:val="bottom"/>
          </w:tcPr>
          <w:p w14:paraId="60C41BFD"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09" w:author="Author"/>
                <w:rFonts w:asciiTheme="minorHAnsi" w:hAnsiTheme="minorHAnsi" w:cstheme="minorHAnsi"/>
                <w:color w:val="000000"/>
                <w:sz w:val="22"/>
                <w:szCs w:val="22"/>
              </w:rPr>
            </w:pPr>
            <w:ins w:id="910" w:author="Author">
              <w:r>
                <w:rPr>
                  <w:rFonts w:ascii="Calibri" w:hAnsi="Calibri" w:cs="Calibri"/>
                  <w:color w:val="000000"/>
                  <w:sz w:val="22"/>
                  <w:szCs w:val="22"/>
                </w:rPr>
                <w:t>100.64</w:t>
              </w:r>
            </w:ins>
          </w:p>
        </w:tc>
        <w:tc>
          <w:tcPr>
            <w:tcW w:w="886" w:type="dxa"/>
            <w:vAlign w:val="bottom"/>
          </w:tcPr>
          <w:p w14:paraId="5E72922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11" w:author="Author"/>
                <w:rFonts w:asciiTheme="minorHAnsi" w:hAnsiTheme="minorHAnsi" w:cstheme="minorHAnsi"/>
                <w:color w:val="000000"/>
                <w:sz w:val="22"/>
                <w:szCs w:val="22"/>
              </w:rPr>
            </w:pPr>
            <w:ins w:id="912" w:author="Author">
              <w:r>
                <w:rPr>
                  <w:rFonts w:ascii="Calibri" w:hAnsi="Calibri" w:cs="Calibri"/>
                  <w:color w:val="000000"/>
                  <w:sz w:val="22"/>
                  <w:szCs w:val="22"/>
                </w:rPr>
                <w:t>6.55</w:t>
              </w:r>
            </w:ins>
          </w:p>
        </w:tc>
        <w:tc>
          <w:tcPr>
            <w:tcW w:w="1240" w:type="dxa"/>
            <w:vAlign w:val="bottom"/>
          </w:tcPr>
          <w:p w14:paraId="6C5DA27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13" w:author="Author"/>
                <w:rFonts w:asciiTheme="minorHAnsi" w:hAnsiTheme="minorHAnsi" w:cstheme="minorHAnsi"/>
                <w:color w:val="000000"/>
                <w:sz w:val="22"/>
                <w:szCs w:val="22"/>
              </w:rPr>
            </w:pPr>
            <w:ins w:id="914" w:author="Author">
              <w:r>
                <w:rPr>
                  <w:rFonts w:ascii="Calibri" w:hAnsi="Calibri" w:cs="Calibri"/>
                  <w:color w:val="000000"/>
                  <w:sz w:val="22"/>
                  <w:szCs w:val="22"/>
                </w:rPr>
                <w:t>100.59</w:t>
              </w:r>
            </w:ins>
          </w:p>
        </w:tc>
        <w:tc>
          <w:tcPr>
            <w:tcW w:w="886" w:type="dxa"/>
            <w:vAlign w:val="bottom"/>
          </w:tcPr>
          <w:p w14:paraId="5F2E367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15" w:author="Author"/>
                <w:rFonts w:asciiTheme="minorHAnsi" w:hAnsiTheme="minorHAnsi" w:cstheme="minorHAnsi"/>
                <w:color w:val="000000"/>
                <w:sz w:val="22"/>
                <w:szCs w:val="22"/>
              </w:rPr>
            </w:pPr>
            <w:ins w:id="916" w:author="Author">
              <w:r>
                <w:rPr>
                  <w:rFonts w:ascii="Calibri" w:hAnsi="Calibri" w:cs="Calibri"/>
                  <w:color w:val="000000"/>
                  <w:sz w:val="22"/>
                  <w:szCs w:val="22"/>
                </w:rPr>
                <w:t>6.57</w:t>
              </w:r>
            </w:ins>
          </w:p>
        </w:tc>
        <w:tc>
          <w:tcPr>
            <w:tcW w:w="1240" w:type="dxa"/>
            <w:vAlign w:val="bottom"/>
          </w:tcPr>
          <w:p w14:paraId="0AED97CE"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17" w:author="Author"/>
                <w:rFonts w:asciiTheme="minorHAnsi" w:hAnsiTheme="minorHAnsi" w:cstheme="minorHAnsi"/>
                <w:color w:val="000000"/>
                <w:sz w:val="22"/>
                <w:szCs w:val="22"/>
              </w:rPr>
            </w:pPr>
            <w:ins w:id="918" w:author="Author">
              <w:r>
                <w:rPr>
                  <w:rFonts w:ascii="Calibri" w:hAnsi="Calibri" w:cs="Calibri"/>
                  <w:color w:val="000000"/>
                  <w:sz w:val="22"/>
                  <w:szCs w:val="22"/>
                </w:rPr>
                <w:t>100.93</w:t>
              </w:r>
            </w:ins>
          </w:p>
        </w:tc>
      </w:tr>
      <w:tr w:rsidR="006530DC" w14:paraId="4F5CC360" w14:textId="77777777" w:rsidTr="009E3B89">
        <w:trPr>
          <w:trHeight w:val="282"/>
          <w:ins w:id="91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AC72365" w14:textId="77777777" w:rsidR="006530DC" w:rsidRDefault="006530DC" w:rsidP="009E3B89">
            <w:pPr>
              <w:rPr>
                <w:ins w:id="920" w:author="Author"/>
                <w:rFonts w:ascii="Calibri" w:hAnsi="Calibri" w:cs="Calibri"/>
                <w:b w:val="0"/>
                <w:bCs w:val="0"/>
                <w:color w:val="000000"/>
                <w:sz w:val="22"/>
                <w:szCs w:val="22"/>
              </w:rPr>
            </w:pPr>
            <w:ins w:id="921" w:author="Author">
              <w:r>
                <w:rPr>
                  <w:rFonts w:ascii="Calibri" w:hAnsi="Calibri" w:cs="Calibri"/>
                  <w:b w:val="0"/>
                  <w:bCs w:val="0"/>
                  <w:color w:val="000000"/>
                  <w:sz w:val="22"/>
                  <w:szCs w:val="22"/>
                </w:rPr>
                <w:t>1984</w:t>
              </w:r>
            </w:ins>
          </w:p>
        </w:tc>
        <w:tc>
          <w:tcPr>
            <w:tcW w:w="851" w:type="dxa"/>
            <w:vAlign w:val="bottom"/>
          </w:tcPr>
          <w:p w14:paraId="64A5ABF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22" w:author="Author"/>
                <w:rFonts w:asciiTheme="minorHAnsi" w:hAnsiTheme="minorHAnsi" w:cstheme="minorHAnsi"/>
                <w:color w:val="000000"/>
                <w:sz w:val="22"/>
                <w:szCs w:val="22"/>
              </w:rPr>
            </w:pPr>
            <w:ins w:id="923" w:author="Author">
              <w:r>
                <w:rPr>
                  <w:rFonts w:ascii="Calibri" w:hAnsi="Calibri" w:cs="Calibri"/>
                  <w:color w:val="000000"/>
                  <w:sz w:val="22"/>
                  <w:szCs w:val="22"/>
                </w:rPr>
                <w:t>6.34</w:t>
              </w:r>
            </w:ins>
          </w:p>
        </w:tc>
        <w:tc>
          <w:tcPr>
            <w:tcW w:w="1240" w:type="dxa"/>
            <w:vAlign w:val="bottom"/>
          </w:tcPr>
          <w:p w14:paraId="42C2E72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24" w:author="Author"/>
                <w:rFonts w:asciiTheme="minorHAnsi" w:hAnsiTheme="minorHAnsi" w:cstheme="minorHAnsi"/>
                <w:color w:val="000000"/>
                <w:sz w:val="22"/>
                <w:szCs w:val="22"/>
              </w:rPr>
            </w:pPr>
            <w:ins w:id="925" w:author="Author">
              <w:r>
                <w:rPr>
                  <w:rFonts w:ascii="Calibri" w:hAnsi="Calibri" w:cs="Calibri"/>
                  <w:color w:val="000000"/>
                  <w:sz w:val="22"/>
                  <w:szCs w:val="22"/>
                </w:rPr>
                <w:t>100.67</w:t>
              </w:r>
            </w:ins>
          </w:p>
        </w:tc>
        <w:tc>
          <w:tcPr>
            <w:tcW w:w="851" w:type="dxa"/>
            <w:vAlign w:val="bottom"/>
          </w:tcPr>
          <w:p w14:paraId="4A2A23B3"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26" w:author="Author"/>
                <w:rFonts w:asciiTheme="minorHAnsi" w:hAnsiTheme="minorHAnsi" w:cstheme="minorHAnsi"/>
                <w:color w:val="000000"/>
                <w:sz w:val="22"/>
                <w:szCs w:val="22"/>
              </w:rPr>
            </w:pPr>
            <w:ins w:id="927" w:author="Author">
              <w:r>
                <w:rPr>
                  <w:rFonts w:ascii="Calibri" w:hAnsi="Calibri" w:cs="Calibri"/>
                  <w:color w:val="000000"/>
                  <w:sz w:val="22"/>
                  <w:szCs w:val="22"/>
                </w:rPr>
                <w:t>6.35</w:t>
              </w:r>
            </w:ins>
          </w:p>
        </w:tc>
        <w:tc>
          <w:tcPr>
            <w:tcW w:w="1240" w:type="dxa"/>
            <w:vAlign w:val="bottom"/>
          </w:tcPr>
          <w:p w14:paraId="4DA858C7"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28" w:author="Author"/>
                <w:rFonts w:asciiTheme="minorHAnsi" w:hAnsiTheme="minorHAnsi" w:cstheme="minorHAnsi"/>
                <w:color w:val="000000"/>
                <w:sz w:val="22"/>
                <w:szCs w:val="22"/>
              </w:rPr>
            </w:pPr>
            <w:ins w:id="929" w:author="Author">
              <w:r>
                <w:rPr>
                  <w:rFonts w:ascii="Calibri" w:hAnsi="Calibri" w:cs="Calibri"/>
                  <w:color w:val="000000"/>
                  <w:sz w:val="22"/>
                  <w:szCs w:val="22"/>
                </w:rPr>
                <w:t>100.77</w:t>
              </w:r>
            </w:ins>
          </w:p>
        </w:tc>
        <w:tc>
          <w:tcPr>
            <w:tcW w:w="886" w:type="dxa"/>
            <w:vAlign w:val="bottom"/>
          </w:tcPr>
          <w:p w14:paraId="4E62A07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30" w:author="Author"/>
                <w:rFonts w:asciiTheme="minorHAnsi" w:hAnsiTheme="minorHAnsi" w:cstheme="minorHAnsi"/>
                <w:color w:val="000000"/>
                <w:sz w:val="22"/>
                <w:szCs w:val="22"/>
              </w:rPr>
            </w:pPr>
            <w:ins w:id="931" w:author="Author">
              <w:r>
                <w:rPr>
                  <w:rFonts w:ascii="Calibri" w:hAnsi="Calibri" w:cs="Calibri"/>
                  <w:color w:val="000000"/>
                  <w:sz w:val="22"/>
                  <w:szCs w:val="22"/>
                </w:rPr>
                <w:t>6.34</w:t>
              </w:r>
            </w:ins>
          </w:p>
        </w:tc>
        <w:tc>
          <w:tcPr>
            <w:tcW w:w="1240" w:type="dxa"/>
            <w:vAlign w:val="bottom"/>
          </w:tcPr>
          <w:p w14:paraId="38B2A45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32" w:author="Author"/>
                <w:rFonts w:asciiTheme="minorHAnsi" w:hAnsiTheme="minorHAnsi" w:cstheme="minorHAnsi"/>
                <w:color w:val="000000"/>
                <w:sz w:val="22"/>
                <w:szCs w:val="22"/>
              </w:rPr>
            </w:pPr>
            <w:ins w:id="933" w:author="Author">
              <w:r>
                <w:rPr>
                  <w:rFonts w:ascii="Calibri" w:hAnsi="Calibri" w:cs="Calibri"/>
                  <w:color w:val="000000"/>
                  <w:sz w:val="22"/>
                  <w:szCs w:val="22"/>
                </w:rPr>
                <w:t>100.67</w:t>
              </w:r>
            </w:ins>
          </w:p>
        </w:tc>
        <w:tc>
          <w:tcPr>
            <w:tcW w:w="886" w:type="dxa"/>
            <w:vAlign w:val="bottom"/>
          </w:tcPr>
          <w:p w14:paraId="385840E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34" w:author="Author"/>
                <w:rFonts w:asciiTheme="minorHAnsi" w:hAnsiTheme="minorHAnsi" w:cstheme="minorHAnsi"/>
                <w:color w:val="000000"/>
                <w:sz w:val="22"/>
                <w:szCs w:val="22"/>
              </w:rPr>
            </w:pPr>
            <w:ins w:id="935" w:author="Author">
              <w:r>
                <w:rPr>
                  <w:rFonts w:ascii="Calibri" w:hAnsi="Calibri" w:cs="Calibri"/>
                  <w:color w:val="000000"/>
                  <w:sz w:val="22"/>
                  <w:szCs w:val="22"/>
                </w:rPr>
                <w:t>6.36</w:t>
              </w:r>
            </w:ins>
          </w:p>
        </w:tc>
        <w:tc>
          <w:tcPr>
            <w:tcW w:w="1240" w:type="dxa"/>
            <w:vAlign w:val="bottom"/>
          </w:tcPr>
          <w:p w14:paraId="2CBFA655"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36" w:author="Author"/>
                <w:rFonts w:asciiTheme="minorHAnsi" w:hAnsiTheme="minorHAnsi" w:cstheme="minorHAnsi"/>
                <w:color w:val="000000"/>
                <w:sz w:val="22"/>
                <w:szCs w:val="22"/>
              </w:rPr>
            </w:pPr>
            <w:ins w:id="937" w:author="Author">
              <w:r>
                <w:rPr>
                  <w:rFonts w:ascii="Calibri" w:hAnsi="Calibri" w:cs="Calibri"/>
                  <w:color w:val="000000"/>
                  <w:sz w:val="22"/>
                  <w:szCs w:val="22"/>
                </w:rPr>
                <w:t>101.00</w:t>
              </w:r>
            </w:ins>
          </w:p>
        </w:tc>
      </w:tr>
      <w:tr w:rsidR="006530DC" w14:paraId="4E76E1F1" w14:textId="77777777" w:rsidTr="009E3B89">
        <w:trPr>
          <w:cnfStyle w:val="000000100000" w:firstRow="0" w:lastRow="0" w:firstColumn="0" w:lastColumn="0" w:oddVBand="0" w:evenVBand="0" w:oddHBand="1" w:evenHBand="0" w:firstRowFirstColumn="0" w:firstRowLastColumn="0" w:lastRowFirstColumn="0" w:lastRowLastColumn="0"/>
          <w:trHeight w:val="282"/>
          <w:ins w:id="93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4C01211" w14:textId="77777777" w:rsidR="006530DC" w:rsidRDefault="006530DC" w:rsidP="009E3B89">
            <w:pPr>
              <w:rPr>
                <w:ins w:id="939" w:author="Author"/>
                <w:rFonts w:ascii="Calibri" w:hAnsi="Calibri" w:cs="Calibri"/>
                <w:b w:val="0"/>
                <w:bCs w:val="0"/>
                <w:color w:val="000000"/>
                <w:sz w:val="22"/>
                <w:szCs w:val="22"/>
              </w:rPr>
            </w:pPr>
            <w:ins w:id="940" w:author="Author">
              <w:r>
                <w:rPr>
                  <w:rFonts w:ascii="Calibri" w:hAnsi="Calibri" w:cs="Calibri"/>
                  <w:b w:val="0"/>
                  <w:bCs w:val="0"/>
                  <w:color w:val="000000"/>
                  <w:sz w:val="22"/>
                  <w:szCs w:val="22"/>
                </w:rPr>
                <w:t>2048</w:t>
              </w:r>
            </w:ins>
          </w:p>
        </w:tc>
        <w:tc>
          <w:tcPr>
            <w:tcW w:w="851" w:type="dxa"/>
            <w:vAlign w:val="bottom"/>
          </w:tcPr>
          <w:p w14:paraId="4781E7F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41" w:author="Author"/>
                <w:rFonts w:asciiTheme="minorHAnsi" w:hAnsiTheme="minorHAnsi" w:cstheme="minorHAnsi"/>
                <w:color w:val="000000"/>
                <w:sz w:val="22"/>
                <w:szCs w:val="22"/>
              </w:rPr>
            </w:pPr>
            <w:ins w:id="942" w:author="Author">
              <w:r>
                <w:rPr>
                  <w:rFonts w:ascii="Calibri" w:hAnsi="Calibri" w:cs="Calibri"/>
                  <w:color w:val="000000"/>
                  <w:sz w:val="22"/>
                  <w:szCs w:val="22"/>
                </w:rPr>
                <w:t>6.14</w:t>
              </w:r>
            </w:ins>
          </w:p>
        </w:tc>
        <w:tc>
          <w:tcPr>
            <w:tcW w:w="1240" w:type="dxa"/>
            <w:vAlign w:val="bottom"/>
          </w:tcPr>
          <w:p w14:paraId="5DAE08F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43" w:author="Author"/>
                <w:rFonts w:asciiTheme="minorHAnsi" w:hAnsiTheme="minorHAnsi" w:cstheme="minorHAnsi"/>
                <w:color w:val="000000"/>
                <w:sz w:val="22"/>
                <w:szCs w:val="22"/>
              </w:rPr>
            </w:pPr>
            <w:ins w:id="944" w:author="Author">
              <w:r>
                <w:rPr>
                  <w:rFonts w:ascii="Calibri" w:hAnsi="Calibri" w:cs="Calibri"/>
                  <w:color w:val="000000"/>
                  <w:sz w:val="22"/>
                  <w:szCs w:val="22"/>
                </w:rPr>
                <w:t>100.57</w:t>
              </w:r>
            </w:ins>
          </w:p>
        </w:tc>
        <w:tc>
          <w:tcPr>
            <w:tcW w:w="851" w:type="dxa"/>
            <w:vAlign w:val="bottom"/>
          </w:tcPr>
          <w:p w14:paraId="789AB1B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45" w:author="Author"/>
                <w:rFonts w:asciiTheme="minorHAnsi" w:hAnsiTheme="minorHAnsi" w:cstheme="minorHAnsi"/>
                <w:color w:val="000000"/>
                <w:sz w:val="22"/>
                <w:szCs w:val="22"/>
              </w:rPr>
            </w:pPr>
            <w:ins w:id="946" w:author="Author">
              <w:r>
                <w:rPr>
                  <w:rFonts w:ascii="Calibri" w:hAnsi="Calibri" w:cs="Calibri"/>
                  <w:color w:val="000000"/>
                  <w:sz w:val="22"/>
                  <w:szCs w:val="22"/>
                </w:rPr>
                <w:t>6.16</w:t>
              </w:r>
            </w:ins>
          </w:p>
        </w:tc>
        <w:tc>
          <w:tcPr>
            <w:tcW w:w="1240" w:type="dxa"/>
            <w:vAlign w:val="bottom"/>
          </w:tcPr>
          <w:p w14:paraId="61A085FB"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47" w:author="Author"/>
                <w:rFonts w:asciiTheme="minorHAnsi" w:hAnsiTheme="minorHAnsi" w:cstheme="minorHAnsi"/>
                <w:color w:val="000000"/>
                <w:sz w:val="22"/>
                <w:szCs w:val="22"/>
              </w:rPr>
            </w:pPr>
            <w:ins w:id="948" w:author="Author">
              <w:r>
                <w:rPr>
                  <w:rFonts w:ascii="Calibri" w:hAnsi="Calibri" w:cs="Calibri"/>
                  <w:color w:val="000000"/>
                  <w:sz w:val="22"/>
                  <w:szCs w:val="22"/>
                </w:rPr>
                <w:t>100.90</w:t>
              </w:r>
            </w:ins>
          </w:p>
        </w:tc>
        <w:tc>
          <w:tcPr>
            <w:tcW w:w="886" w:type="dxa"/>
            <w:vAlign w:val="bottom"/>
          </w:tcPr>
          <w:p w14:paraId="6640D98E"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49" w:author="Author"/>
                <w:rFonts w:asciiTheme="minorHAnsi" w:hAnsiTheme="minorHAnsi" w:cstheme="minorHAnsi"/>
                <w:color w:val="000000"/>
                <w:sz w:val="22"/>
                <w:szCs w:val="22"/>
              </w:rPr>
            </w:pPr>
            <w:ins w:id="950" w:author="Author">
              <w:r>
                <w:rPr>
                  <w:rFonts w:ascii="Calibri" w:hAnsi="Calibri" w:cs="Calibri"/>
                  <w:color w:val="000000"/>
                  <w:sz w:val="22"/>
                  <w:szCs w:val="22"/>
                </w:rPr>
                <w:t>6.16</w:t>
              </w:r>
            </w:ins>
          </w:p>
        </w:tc>
        <w:tc>
          <w:tcPr>
            <w:tcW w:w="1240" w:type="dxa"/>
            <w:vAlign w:val="bottom"/>
          </w:tcPr>
          <w:p w14:paraId="60E7019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51" w:author="Author"/>
                <w:rFonts w:asciiTheme="minorHAnsi" w:hAnsiTheme="minorHAnsi" w:cstheme="minorHAnsi"/>
                <w:color w:val="000000"/>
                <w:sz w:val="22"/>
                <w:szCs w:val="22"/>
              </w:rPr>
            </w:pPr>
            <w:ins w:id="952" w:author="Author">
              <w:r>
                <w:rPr>
                  <w:rFonts w:ascii="Calibri" w:hAnsi="Calibri" w:cs="Calibri"/>
                  <w:color w:val="000000"/>
                  <w:sz w:val="22"/>
                  <w:szCs w:val="22"/>
                </w:rPr>
                <w:t>101.01</w:t>
              </w:r>
            </w:ins>
          </w:p>
        </w:tc>
        <w:tc>
          <w:tcPr>
            <w:tcW w:w="886" w:type="dxa"/>
            <w:vAlign w:val="bottom"/>
          </w:tcPr>
          <w:p w14:paraId="1934D20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53" w:author="Author"/>
                <w:rFonts w:asciiTheme="minorHAnsi" w:hAnsiTheme="minorHAnsi" w:cstheme="minorHAnsi"/>
                <w:color w:val="000000"/>
                <w:sz w:val="22"/>
                <w:szCs w:val="22"/>
              </w:rPr>
            </w:pPr>
            <w:ins w:id="954" w:author="Author">
              <w:r>
                <w:rPr>
                  <w:rFonts w:ascii="Calibri" w:hAnsi="Calibri" w:cs="Calibri"/>
                  <w:color w:val="000000"/>
                  <w:sz w:val="22"/>
                  <w:szCs w:val="22"/>
                </w:rPr>
                <w:t>6.17</w:t>
              </w:r>
            </w:ins>
          </w:p>
        </w:tc>
        <w:tc>
          <w:tcPr>
            <w:tcW w:w="1240" w:type="dxa"/>
            <w:vAlign w:val="bottom"/>
          </w:tcPr>
          <w:p w14:paraId="1A69232B"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55" w:author="Author"/>
                <w:rFonts w:asciiTheme="minorHAnsi" w:hAnsiTheme="minorHAnsi" w:cstheme="minorHAnsi"/>
                <w:color w:val="000000"/>
                <w:sz w:val="22"/>
                <w:szCs w:val="22"/>
              </w:rPr>
            </w:pPr>
            <w:ins w:id="956" w:author="Author">
              <w:r>
                <w:rPr>
                  <w:rFonts w:ascii="Calibri" w:hAnsi="Calibri" w:cs="Calibri"/>
                  <w:color w:val="000000"/>
                  <w:sz w:val="22"/>
                  <w:szCs w:val="22"/>
                </w:rPr>
                <w:t>101.04</w:t>
              </w:r>
            </w:ins>
          </w:p>
        </w:tc>
      </w:tr>
      <w:tr w:rsidR="006530DC" w14:paraId="6137999D" w14:textId="77777777" w:rsidTr="009E3B89">
        <w:trPr>
          <w:trHeight w:val="282"/>
          <w:ins w:id="95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1C6B2AB" w14:textId="77777777" w:rsidR="006530DC" w:rsidRDefault="006530DC" w:rsidP="009E3B89">
            <w:pPr>
              <w:rPr>
                <w:ins w:id="958" w:author="Author"/>
                <w:rFonts w:ascii="Calibri" w:hAnsi="Calibri" w:cs="Calibri"/>
                <w:b w:val="0"/>
                <w:bCs w:val="0"/>
                <w:color w:val="000000"/>
                <w:sz w:val="22"/>
                <w:szCs w:val="22"/>
              </w:rPr>
            </w:pPr>
            <w:ins w:id="959" w:author="Author">
              <w:r>
                <w:rPr>
                  <w:rFonts w:ascii="Calibri" w:hAnsi="Calibri" w:cs="Calibri"/>
                  <w:b w:val="0"/>
                  <w:bCs w:val="0"/>
                  <w:color w:val="000000"/>
                  <w:sz w:val="22"/>
                  <w:szCs w:val="22"/>
                </w:rPr>
                <w:t>2112</w:t>
              </w:r>
            </w:ins>
          </w:p>
        </w:tc>
        <w:tc>
          <w:tcPr>
            <w:tcW w:w="851" w:type="dxa"/>
            <w:vAlign w:val="bottom"/>
          </w:tcPr>
          <w:p w14:paraId="7EC114F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60" w:author="Author"/>
                <w:rFonts w:asciiTheme="minorHAnsi" w:hAnsiTheme="minorHAnsi" w:cstheme="minorHAnsi"/>
                <w:color w:val="000000"/>
                <w:sz w:val="22"/>
                <w:szCs w:val="22"/>
              </w:rPr>
            </w:pPr>
            <w:ins w:id="961" w:author="Author">
              <w:r>
                <w:rPr>
                  <w:rFonts w:ascii="Calibri" w:hAnsi="Calibri" w:cs="Calibri"/>
                  <w:color w:val="000000"/>
                  <w:sz w:val="22"/>
                  <w:szCs w:val="22"/>
                </w:rPr>
                <w:t>5.94</w:t>
              </w:r>
            </w:ins>
          </w:p>
        </w:tc>
        <w:tc>
          <w:tcPr>
            <w:tcW w:w="1240" w:type="dxa"/>
            <w:vAlign w:val="bottom"/>
          </w:tcPr>
          <w:p w14:paraId="504E7FE7"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62" w:author="Author"/>
                <w:rFonts w:asciiTheme="minorHAnsi" w:hAnsiTheme="minorHAnsi" w:cstheme="minorHAnsi"/>
                <w:color w:val="000000"/>
                <w:sz w:val="22"/>
                <w:szCs w:val="22"/>
              </w:rPr>
            </w:pPr>
            <w:ins w:id="963" w:author="Author">
              <w:r>
                <w:rPr>
                  <w:rFonts w:ascii="Calibri" w:hAnsi="Calibri" w:cs="Calibri"/>
                  <w:color w:val="000000"/>
                  <w:sz w:val="22"/>
                  <w:szCs w:val="22"/>
                </w:rPr>
                <w:t>100.29</w:t>
              </w:r>
            </w:ins>
          </w:p>
        </w:tc>
        <w:tc>
          <w:tcPr>
            <w:tcW w:w="851" w:type="dxa"/>
            <w:vAlign w:val="bottom"/>
          </w:tcPr>
          <w:p w14:paraId="6E8DAD0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64" w:author="Author"/>
                <w:rFonts w:asciiTheme="minorHAnsi" w:hAnsiTheme="minorHAnsi" w:cstheme="minorHAnsi"/>
                <w:color w:val="000000"/>
                <w:sz w:val="22"/>
                <w:szCs w:val="22"/>
              </w:rPr>
            </w:pPr>
            <w:ins w:id="965" w:author="Author">
              <w:r>
                <w:rPr>
                  <w:rFonts w:ascii="Calibri" w:hAnsi="Calibri" w:cs="Calibri"/>
                  <w:color w:val="000000"/>
                  <w:sz w:val="22"/>
                  <w:szCs w:val="22"/>
                </w:rPr>
                <w:t>5.97</w:t>
              </w:r>
            </w:ins>
          </w:p>
        </w:tc>
        <w:tc>
          <w:tcPr>
            <w:tcW w:w="1240" w:type="dxa"/>
            <w:vAlign w:val="bottom"/>
          </w:tcPr>
          <w:p w14:paraId="4C34369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66" w:author="Author"/>
                <w:rFonts w:asciiTheme="minorHAnsi" w:hAnsiTheme="minorHAnsi" w:cstheme="minorHAnsi"/>
                <w:color w:val="000000"/>
                <w:sz w:val="22"/>
                <w:szCs w:val="22"/>
              </w:rPr>
            </w:pPr>
            <w:ins w:id="967" w:author="Author">
              <w:r>
                <w:rPr>
                  <w:rFonts w:ascii="Calibri" w:hAnsi="Calibri" w:cs="Calibri"/>
                  <w:color w:val="000000"/>
                  <w:sz w:val="22"/>
                  <w:szCs w:val="22"/>
                </w:rPr>
                <w:t>100.94</w:t>
              </w:r>
            </w:ins>
          </w:p>
        </w:tc>
        <w:tc>
          <w:tcPr>
            <w:tcW w:w="886" w:type="dxa"/>
            <w:vAlign w:val="bottom"/>
          </w:tcPr>
          <w:p w14:paraId="0A1F36AB"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68" w:author="Author"/>
                <w:rFonts w:asciiTheme="minorHAnsi" w:hAnsiTheme="minorHAnsi" w:cstheme="minorHAnsi"/>
                <w:color w:val="000000"/>
                <w:sz w:val="22"/>
                <w:szCs w:val="22"/>
              </w:rPr>
            </w:pPr>
            <w:ins w:id="969" w:author="Author">
              <w:r>
                <w:rPr>
                  <w:rFonts w:ascii="Calibri" w:hAnsi="Calibri" w:cs="Calibri"/>
                  <w:color w:val="000000"/>
                  <w:sz w:val="22"/>
                  <w:szCs w:val="22"/>
                </w:rPr>
                <w:t>5.96</w:t>
              </w:r>
            </w:ins>
          </w:p>
        </w:tc>
        <w:tc>
          <w:tcPr>
            <w:tcW w:w="1240" w:type="dxa"/>
            <w:vAlign w:val="bottom"/>
          </w:tcPr>
          <w:p w14:paraId="6A81029A"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70" w:author="Author"/>
                <w:rFonts w:asciiTheme="minorHAnsi" w:hAnsiTheme="minorHAnsi" w:cstheme="minorHAnsi"/>
                <w:color w:val="000000"/>
                <w:sz w:val="22"/>
                <w:szCs w:val="22"/>
              </w:rPr>
            </w:pPr>
            <w:ins w:id="971" w:author="Author">
              <w:r>
                <w:rPr>
                  <w:rFonts w:ascii="Calibri" w:hAnsi="Calibri" w:cs="Calibri"/>
                  <w:color w:val="000000"/>
                  <w:sz w:val="22"/>
                  <w:szCs w:val="22"/>
                </w:rPr>
                <w:t>100.63</w:t>
              </w:r>
            </w:ins>
          </w:p>
        </w:tc>
        <w:tc>
          <w:tcPr>
            <w:tcW w:w="886" w:type="dxa"/>
            <w:vAlign w:val="bottom"/>
          </w:tcPr>
          <w:p w14:paraId="724DCEE5"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72" w:author="Author"/>
                <w:rFonts w:asciiTheme="minorHAnsi" w:hAnsiTheme="minorHAnsi" w:cstheme="minorHAnsi"/>
                <w:color w:val="000000"/>
                <w:sz w:val="22"/>
                <w:szCs w:val="22"/>
              </w:rPr>
            </w:pPr>
            <w:ins w:id="973" w:author="Author">
              <w:r>
                <w:rPr>
                  <w:rFonts w:ascii="Calibri" w:hAnsi="Calibri" w:cs="Calibri"/>
                  <w:color w:val="000000"/>
                  <w:sz w:val="22"/>
                  <w:szCs w:val="22"/>
                </w:rPr>
                <w:t>5.98</w:t>
              </w:r>
            </w:ins>
          </w:p>
        </w:tc>
        <w:tc>
          <w:tcPr>
            <w:tcW w:w="1240" w:type="dxa"/>
            <w:vAlign w:val="bottom"/>
          </w:tcPr>
          <w:p w14:paraId="2E07182F"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74" w:author="Author"/>
                <w:rFonts w:asciiTheme="minorHAnsi" w:hAnsiTheme="minorHAnsi" w:cstheme="minorHAnsi"/>
                <w:color w:val="000000"/>
                <w:sz w:val="22"/>
                <w:szCs w:val="22"/>
              </w:rPr>
            </w:pPr>
            <w:ins w:id="975" w:author="Author">
              <w:r>
                <w:rPr>
                  <w:rFonts w:ascii="Calibri" w:hAnsi="Calibri" w:cs="Calibri"/>
                  <w:color w:val="000000"/>
                  <w:sz w:val="22"/>
                  <w:szCs w:val="22"/>
                </w:rPr>
                <w:t>101.03</w:t>
              </w:r>
            </w:ins>
          </w:p>
        </w:tc>
      </w:tr>
      <w:tr w:rsidR="006530DC" w14:paraId="3A81788B" w14:textId="77777777" w:rsidTr="009E3B89">
        <w:trPr>
          <w:cnfStyle w:val="000000100000" w:firstRow="0" w:lastRow="0" w:firstColumn="0" w:lastColumn="0" w:oddVBand="0" w:evenVBand="0" w:oddHBand="1" w:evenHBand="0" w:firstRowFirstColumn="0" w:firstRowLastColumn="0" w:lastRowFirstColumn="0" w:lastRowLastColumn="0"/>
          <w:trHeight w:val="282"/>
          <w:ins w:id="97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D0D145F" w14:textId="77777777" w:rsidR="006530DC" w:rsidRDefault="006530DC" w:rsidP="009E3B89">
            <w:pPr>
              <w:rPr>
                <w:ins w:id="977" w:author="Author"/>
                <w:rFonts w:ascii="Calibri" w:hAnsi="Calibri" w:cs="Calibri"/>
                <w:b w:val="0"/>
                <w:bCs w:val="0"/>
                <w:color w:val="000000"/>
                <w:sz w:val="22"/>
                <w:szCs w:val="22"/>
              </w:rPr>
            </w:pPr>
            <w:ins w:id="978" w:author="Author">
              <w:r>
                <w:rPr>
                  <w:rFonts w:ascii="Calibri" w:hAnsi="Calibri" w:cs="Calibri"/>
                  <w:b w:val="0"/>
                  <w:bCs w:val="0"/>
                  <w:color w:val="000000"/>
                  <w:sz w:val="22"/>
                  <w:szCs w:val="22"/>
                </w:rPr>
                <w:t>2176</w:t>
              </w:r>
            </w:ins>
          </w:p>
        </w:tc>
        <w:tc>
          <w:tcPr>
            <w:tcW w:w="851" w:type="dxa"/>
            <w:vAlign w:val="bottom"/>
          </w:tcPr>
          <w:p w14:paraId="69D34F6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79" w:author="Author"/>
                <w:rFonts w:asciiTheme="minorHAnsi" w:hAnsiTheme="minorHAnsi" w:cstheme="minorHAnsi"/>
                <w:color w:val="000000"/>
                <w:sz w:val="22"/>
                <w:szCs w:val="22"/>
              </w:rPr>
            </w:pPr>
            <w:ins w:id="980" w:author="Author">
              <w:r>
                <w:rPr>
                  <w:rFonts w:ascii="Calibri" w:hAnsi="Calibri" w:cs="Calibri"/>
                  <w:color w:val="000000"/>
                  <w:sz w:val="22"/>
                  <w:szCs w:val="22"/>
                </w:rPr>
                <w:t>5.75</w:t>
              </w:r>
            </w:ins>
          </w:p>
        </w:tc>
        <w:tc>
          <w:tcPr>
            <w:tcW w:w="1240" w:type="dxa"/>
            <w:vAlign w:val="bottom"/>
          </w:tcPr>
          <w:p w14:paraId="6A9A533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81" w:author="Author"/>
                <w:rFonts w:asciiTheme="minorHAnsi" w:hAnsiTheme="minorHAnsi" w:cstheme="minorHAnsi"/>
                <w:color w:val="000000"/>
                <w:sz w:val="22"/>
                <w:szCs w:val="22"/>
              </w:rPr>
            </w:pPr>
            <w:ins w:id="982" w:author="Author">
              <w:r>
                <w:rPr>
                  <w:rFonts w:ascii="Calibri" w:hAnsi="Calibri" w:cs="Calibri"/>
                  <w:color w:val="000000"/>
                  <w:sz w:val="22"/>
                  <w:szCs w:val="22"/>
                </w:rPr>
                <w:t>100.05</w:t>
              </w:r>
            </w:ins>
          </w:p>
        </w:tc>
        <w:tc>
          <w:tcPr>
            <w:tcW w:w="851" w:type="dxa"/>
            <w:vAlign w:val="bottom"/>
          </w:tcPr>
          <w:p w14:paraId="3D788B80"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83" w:author="Author"/>
                <w:rFonts w:asciiTheme="minorHAnsi" w:hAnsiTheme="minorHAnsi" w:cstheme="minorHAnsi"/>
                <w:color w:val="000000"/>
                <w:sz w:val="22"/>
                <w:szCs w:val="22"/>
              </w:rPr>
            </w:pPr>
            <w:ins w:id="984" w:author="Author">
              <w:r>
                <w:rPr>
                  <w:rFonts w:ascii="Calibri" w:hAnsi="Calibri" w:cs="Calibri"/>
                  <w:color w:val="000000"/>
                  <w:sz w:val="22"/>
                  <w:szCs w:val="22"/>
                </w:rPr>
                <w:t>5.76</w:t>
              </w:r>
            </w:ins>
          </w:p>
        </w:tc>
        <w:tc>
          <w:tcPr>
            <w:tcW w:w="1240" w:type="dxa"/>
            <w:vAlign w:val="bottom"/>
          </w:tcPr>
          <w:p w14:paraId="548C91C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85" w:author="Author"/>
                <w:rFonts w:asciiTheme="minorHAnsi" w:hAnsiTheme="minorHAnsi" w:cstheme="minorHAnsi"/>
                <w:color w:val="000000"/>
                <w:sz w:val="22"/>
                <w:szCs w:val="22"/>
              </w:rPr>
            </w:pPr>
            <w:ins w:id="986" w:author="Author">
              <w:r>
                <w:rPr>
                  <w:rFonts w:ascii="Calibri" w:hAnsi="Calibri" w:cs="Calibri"/>
                  <w:color w:val="000000"/>
                  <w:sz w:val="22"/>
                  <w:szCs w:val="22"/>
                </w:rPr>
                <w:t>100.29</w:t>
              </w:r>
            </w:ins>
          </w:p>
        </w:tc>
        <w:tc>
          <w:tcPr>
            <w:tcW w:w="886" w:type="dxa"/>
            <w:vAlign w:val="bottom"/>
          </w:tcPr>
          <w:p w14:paraId="2FC0744D"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87" w:author="Author"/>
                <w:rFonts w:asciiTheme="minorHAnsi" w:hAnsiTheme="minorHAnsi" w:cstheme="minorHAnsi"/>
                <w:color w:val="000000"/>
                <w:sz w:val="22"/>
                <w:szCs w:val="22"/>
              </w:rPr>
            </w:pPr>
            <w:ins w:id="988" w:author="Author">
              <w:r>
                <w:rPr>
                  <w:rFonts w:ascii="Calibri" w:hAnsi="Calibri" w:cs="Calibri"/>
                  <w:color w:val="000000"/>
                  <w:sz w:val="22"/>
                  <w:szCs w:val="22"/>
                </w:rPr>
                <w:t>5.76</w:t>
              </w:r>
            </w:ins>
          </w:p>
        </w:tc>
        <w:tc>
          <w:tcPr>
            <w:tcW w:w="1240" w:type="dxa"/>
            <w:vAlign w:val="bottom"/>
          </w:tcPr>
          <w:p w14:paraId="053A89FD"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89" w:author="Author"/>
                <w:rFonts w:asciiTheme="minorHAnsi" w:hAnsiTheme="minorHAnsi" w:cstheme="minorHAnsi"/>
                <w:color w:val="000000"/>
                <w:sz w:val="22"/>
                <w:szCs w:val="22"/>
              </w:rPr>
            </w:pPr>
            <w:ins w:id="990" w:author="Author">
              <w:r>
                <w:rPr>
                  <w:rFonts w:ascii="Calibri" w:hAnsi="Calibri" w:cs="Calibri"/>
                  <w:color w:val="000000"/>
                  <w:sz w:val="22"/>
                  <w:szCs w:val="22"/>
                </w:rPr>
                <w:t>100.19</w:t>
              </w:r>
            </w:ins>
          </w:p>
        </w:tc>
        <w:tc>
          <w:tcPr>
            <w:tcW w:w="886" w:type="dxa"/>
            <w:vAlign w:val="bottom"/>
          </w:tcPr>
          <w:p w14:paraId="31CC647C"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91" w:author="Author"/>
                <w:rFonts w:asciiTheme="minorHAnsi" w:hAnsiTheme="minorHAnsi" w:cstheme="minorHAnsi"/>
                <w:color w:val="000000"/>
                <w:sz w:val="22"/>
                <w:szCs w:val="22"/>
              </w:rPr>
            </w:pPr>
            <w:ins w:id="992" w:author="Author">
              <w:r>
                <w:rPr>
                  <w:rFonts w:ascii="Calibri" w:hAnsi="Calibri" w:cs="Calibri"/>
                  <w:color w:val="000000"/>
                  <w:sz w:val="22"/>
                  <w:szCs w:val="22"/>
                </w:rPr>
                <w:t>5.80</w:t>
              </w:r>
            </w:ins>
          </w:p>
        </w:tc>
        <w:tc>
          <w:tcPr>
            <w:tcW w:w="1240" w:type="dxa"/>
            <w:vAlign w:val="bottom"/>
          </w:tcPr>
          <w:p w14:paraId="0937BE05"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93" w:author="Author"/>
                <w:rFonts w:asciiTheme="minorHAnsi" w:hAnsiTheme="minorHAnsi" w:cstheme="minorHAnsi"/>
                <w:color w:val="000000"/>
                <w:sz w:val="22"/>
                <w:szCs w:val="22"/>
              </w:rPr>
            </w:pPr>
            <w:ins w:id="994" w:author="Author">
              <w:r>
                <w:rPr>
                  <w:rFonts w:ascii="Calibri" w:hAnsi="Calibri" w:cs="Calibri"/>
                  <w:color w:val="000000"/>
                  <w:sz w:val="22"/>
                  <w:szCs w:val="22"/>
                </w:rPr>
                <w:t>100.94</w:t>
              </w:r>
            </w:ins>
          </w:p>
        </w:tc>
      </w:tr>
      <w:tr w:rsidR="006530DC" w14:paraId="2E08FDD1" w14:textId="77777777" w:rsidTr="009E3B89">
        <w:trPr>
          <w:trHeight w:val="282"/>
          <w:ins w:id="99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3FA4537" w14:textId="77777777" w:rsidR="006530DC" w:rsidRDefault="006530DC" w:rsidP="009E3B89">
            <w:pPr>
              <w:rPr>
                <w:ins w:id="996" w:author="Author"/>
                <w:rFonts w:ascii="Calibri" w:hAnsi="Calibri" w:cs="Calibri"/>
                <w:b w:val="0"/>
                <w:bCs w:val="0"/>
                <w:color w:val="000000"/>
                <w:sz w:val="22"/>
                <w:szCs w:val="22"/>
              </w:rPr>
            </w:pPr>
            <w:ins w:id="997" w:author="Author">
              <w:r>
                <w:rPr>
                  <w:rFonts w:ascii="Calibri" w:hAnsi="Calibri" w:cs="Calibri"/>
                  <w:b w:val="0"/>
                  <w:bCs w:val="0"/>
                  <w:color w:val="000000"/>
                  <w:sz w:val="22"/>
                  <w:szCs w:val="22"/>
                </w:rPr>
                <w:t>2240</w:t>
              </w:r>
            </w:ins>
          </w:p>
        </w:tc>
        <w:tc>
          <w:tcPr>
            <w:tcW w:w="851" w:type="dxa"/>
            <w:vAlign w:val="bottom"/>
          </w:tcPr>
          <w:p w14:paraId="033E04D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98" w:author="Author"/>
                <w:rFonts w:asciiTheme="minorHAnsi" w:hAnsiTheme="minorHAnsi" w:cstheme="minorHAnsi"/>
                <w:color w:val="000000"/>
                <w:sz w:val="22"/>
                <w:szCs w:val="22"/>
              </w:rPr>
            </w:pPr>
            <w:ins w:id="999" w:author="Author">
              <w:r>
                <w:rPr>
                  <w:rFonts w:ascii="Calibri" w:hAnsi="Calibri" w:cs="Calibri"/>
                  <w:color w:val="000000"/>
                  <w:sz w:val="22"/>
                  <w:szCs w:val="22"/>
                </w:rPr>
                <w:t>5.57</w:t>
              </w:r>
            </w:ins>
          </w:p>
        </w:tc>
        <w:tc>
          <w:tcPr>
            <w:tcW w:w="1240" w:type="dxa"/>
            <w:vAlign w:val="bottom"/>
          </w:tcPr>
          <w:p w14:paraId="7D4D100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00" w:author="Author"/>
                <w:rFonts w:asciiTheme="minorHAnsi" w:hAnsiTheme="minorHAnsi" w:cstheme="minorHAnsi"/>
                <w:color w:val="000000"/>
                <w:sz w:val="22"/>
                <w:szCs w:val="22"/>
              </w:rPr>
            </w:pPr>
            <w:ins w:id="1001" w:author="Author">
              <w:r>
                <w:rPr>
                  <w:rFonts w:ascii="Calibri" w:hAnsi="Calibri" w:cs="Calibri"/>
                  <w:color w:val="000000"/>
                  <w:sz w:val="22"/>
                  <w:szCs w:val="22"/>
                </w:rPr>
                <w:t>99.90</w:t>
              </w:r>
            </w:ins>
          </w:p>
        </w:tc>
        <w:tc>
          <w:tcPr>
            <w:tcW w:w="851" w:type="dxa"/>
            <w:vAlign w:val="bottom"/>
          </w:tcPr>
          <w:p w14:paraId="106D183E"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02" w:author="Author"/>
                <w:rFonts w:asciiTheme="minorHAnsi" w:hAnsiTheme="minorHAnsi" w:cstheme="minorHAnsi"/>
                <w:color w:val="000000"/>
                <w:sz w:val="22"/>
                <w:szCs w:val="22"/>
              </w:rPr>
            </w:pPr>
            <w:ins w:id="1003" w:author="Author">
              <w:r>
                <w:rPr>
                  <w:rFonts w:ascii="Calibri" w:hAnsi="Calibri" w:cs="Calibri"/>
                  <w:color w:val="000000"/>
                  <w:sz w:val="22"/>
                  <w:szCs w:val="22"/>
                </w:rPr>
                <w:t>5.56</w:t>
              </w:r>
            </w:ins>
          </w:p>
        </w:tc>
        <w:tc>
          <w:tcPr>
            <w:tcW w:w="1240" w:type="dxa"/>
            <w:vAlign w:val="bottom"/>
          </w:tcPr>
          <w:p w14:paraId="4447CD60"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04" w:author="Author"/>
                <w:rFonts w:asciiTheme="minorHAnsi" w:hAnsiTheme="minorHAnsi" w:cstheme="minorHAnsi"/>
                <w:color w:val="000000"/>
                <w:sz w:val="22"/>
                <w:szCs w:val="22"/>
              </w:rPr>
            </w:pPr>
            <w:ins w:id="1005" w:author="Author">
              <w:r>
                <w:rPr>
                  <w:rFonts w:ascii="Calibri" w:hAnsi="Calibri" w:cs="Calibri"/>
                  <w:color w:val="000000"/>
                  <w:sz w:val="22"/>
                  <w:szCs w:val="22"/>
                </w:rPr>
                <w:t>99.66</w:t>
              </w:r>
            </w:ins>
          </w:p>
        </w:tc>
        <w:tc>
          <w:tcPr>
            <w:tcW w:w="886" w:type="dxa"/>
            <w:vAlign w:val="bottom"/>
          </w:tcPr>
          <w:p w14:paraId="119EC753"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06" w:author="Author"/>
                <w:rFonts w:asciiTheme="minorHAnsi" w:hAnsiTheme="minorHAnsi" w:cstheme="minorHAnsi"/>
                <w:color w:val="000000"/>
                <w:sz w:val="22"/>
                <w:szCs w:val="22"/>
              </w:rPr>
            </w:pPr>
            <w:ins w:id="1007" w:author="Author">
              <w:r>
                <w:rPr>
                  <w:rFonts w:ascii="Calibri" w:hAnsi="Calibri" w:cs="Calibri"/>
                  <w:color w:val="000000"/>
                  <w:sz w:val="22"/>
                  <w:szCs w:val="22"/>
                </w:rPr>
                <w:t>5.56</w:t>
              </w:r>
            </w:ins>
          </w:p>
        </w:tc>
        <w:tc>
          <w:tcPr>
            <w:tcW w:w="1240" w:type="dxa"/>
            <w:vAlign w:val="bottom"/>
          </w:tcPr>
          <w:p w14:paraId="135180C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08" w:author="Author"/>
                <w:rFonts w:asciiTheme="minorHAnsi" w:hAnsiTheme="minorHAnsi" w:cstheme="minorHAnsi"/>
                <w:color w:val="000000"/>
                <w:sz w:val="22"/>
                <w:szCs w:val="22"/>
              </w:rPr>
            </w:pPr>
            <w:ins w:id="1009" w:author="Author">
              <w:r>
                <w:rPr>
                  <w:rFonts w:ascii="Calibri" w:hAnsi="Calibri" w:cs="Calibri"/>
                  <w:color w:val="000000"/>
                  <w:sz w:val="22"/>
                  <w:szCs w:val="22"/>
                </w:rPr>
                <w:t>99.62</w:t>
              </w:r>
            </w:ins>
          </w:p>
        </w:tc>
        <w:tc>
          <w:tcPr>
            <w:tcW w:w="886" w:type="dxa"/>
            <w:vAlign w:val="bottom"/>
          </w:tcPr>
          <w:p w14:paraId="38C588D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10" w:author="Author"/>
                <w:rFonts w:asciiTheme="minorHAnsi" w:hAnsiTheme="minorHAnsi" w:cstheme="minorHAnsi"/>
                <w:color w:val="000000"/>
                <w:sz w:val="22"/>
                <w:szCs w:val="22"/>
              </w:rPr>
            </w:pPr>
            <w:ins w:id="1011" w:author="Author">
              <w:r>
                <w:rPr>
                  <w:rFonts w:ascii="Calibri" w:hAnsi="Calibri" w:cs="Calibri"/>
                  <w:color w:val="000000"/>
                  <w:sz w:val="22"/>
                  <w:szCs w:val="22"/>
                </w:rPr>
                <w:t>5.60</w:t>
              </w:r>
            </w:ins>
          </w:p>
        </w:tc>
        <w:tc>
          <w:tcPr>
            <w:tcW w:w="1240" w:type="dxa"/>
            <w:vAlign w:val="bottom"/>
          </w:tcPr>
          <w:p w14:paraId="0D205FD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12" w:author="Author"/>
                <w:rFonts w:asciiTheme="minorHAnsi" w:hAnsiTheme="minorHAnsi" w:cstheme="minorHAnsi"/>
                <w:color w:val="000000"/>
                <w:sz w:val="22"/>
                <w:szCs w:val="22"/>
              </w:rPr>
            </w:pPr>
            <w:ins w:id="1013" w:author="Author">
              <w:r>
                <w:rPr>
                  <w:rFonts w:ascii="Calibri" w:hAnsi="Calibri" w:cs="Calibri"/>
                  <w:color w:val="000000"/>
                  <w:sz w:val="22"/>
                  <w:szCs w:val="22"/>
                </w:rPr>
                <w:t>100.39</w:t>
              </w:r>
            </w:ins>
          </w:p>
        </w:tc>
      </w:tr>
      <w:tr w:rsidR="006530DC" w14:paraId="57593C99" w14:textId="77777777" w:rsidTr="009E3B89">
        <w:trPr>
          <w:cnfStyle w:val="000000100000" w:firstRow="0" w:lastRow="0" w:firstColumn="0" w:lastColumn="0" w:oddVBand="0" w:evenVBand="0" w:oddHBand="1" w:evenHBand="0" w:firstRowFirstColumn="0" w:firstRowLastColumn="0" w:lastRowFirstColumn="0" w:lastRowLastColumn="0"/>
          <w:trHeight w:val="282"/>
          <w:ins w:id="101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9FDFE70" w14:textId="77777777" w:rsidR="006530DC" w:rsidRDefault="006530DC" w:rsidP="009E3B89">
            <w:pPr>
              <w:rPr>
                <w:ins w:id="1015" w:author="Author"/>
                <w:rFonts w:ascii="Calibri" w:hAnsi="Calibri" w:cs="Calibri"/>
                <w:b w:val="0"/>
                <w:bCs w:val="0"/>
                <w:color w:val="000000"/>
                <w:sz w:val="22"/>
                <w:szCs w:val="22"/>
              </w:rPr>
            </w:pPr>
            <w:ins w:id="1016" w:author="Author">
              <w:r>
                <w:rPr>
                  <w:rFonts w:ascii="Calibri" w:hAnsi="Calibri" w:cs="Calibri"/>
                  <w:b w:val="0"/>
                  <w:bCs w:val="0"/>
                  <w:color w:val="000000"/>
                  <w:sz w:val="22"/>
                  <w:szCs w:val="22"/>
                </w:rPr>
                <w:t>2304</w:t>
              </w:r>
            </w:ins>
          </w:p>
        </w:tc>
        <w:tc>
          <w:tcPr>
            <w:tcW w:w="851" w:type="dxa"/>
            <w:vAlign w:val="bottom"/>
          </w:tcPr>
          <w:p w14:paraId="1016DB6B"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17" w:author="Author"/>
                <w:rFonts w:asciiTheme="minorHAnsi" w:hAnsiTheme="minorHAnsi" w:cstheme="minorHAnsi"/>
                <w:color w:val="000000"/>
                <w:sz w:val="22"/>
                <w:szCs w:val="22"/>
              </w:rPr>
            </w:pPr>
            <w:ins w:id="1018" w:author="Author">
              <w:r>
                <w:rPr>
                  <w:rFonts w:ascii="Calibri" w:hAnsi="Calibri" w:cs="Calibri"/>
                  <w:color w:val="000000"/>
                  <w:sz w:val="22"/>
                  <w:szCs w:val="22"/>
                </w:rPr>
                <w:t>5.40</w:t>
              </w:r>
            </w:ins>
          </w:p>
        </w:tc>
        <w:tc>
          <w:tcPr>
            <w:tcW w:w="1240" w:type="dxa"/>
            <w:vAlign w:val="bottom"/>
          </w:tcPr>
          <w:p w14:paraId="57EC4B58"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19" w:author="Author"/>
                <w:rFonts w:asciiTheme="minorHAnsi" w:hAnsiTheme="minorHAnsi" w:cstheme="minorHAnsi"/>
                <w:color w:val="000000"/>
                <w:sz w:val="22"/>
                <w:szCs w:val="22"/>
              </w:rPr>
            </w:pPr>
            <w:ins w:id="1020" w:author="Author">
              <w:r>
                <w:rPr>
                  <w:rFonts w:ascii="Calibri" w:hAnsi="Calibri" w:cs="Calibri"/>
                  <w:color w:val="000000"/>
                  <w:sz w:val="22"/>
                  <w:szCs w:val="22"/>
                </w:rPr>
                <w:t>99.53</w:t>
              </w:r>
            </w:ins>
          </w:p>
        </w:tc>
        <w:tc>
          <w:tcPr>
            <w:tcW w:w="851" w:type="dxa"/>
            <w:vAlign w:val="bottom"/>
          </w:tcPr>
          <w:p w14:paraId="1F13670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21" w:author="Author"/>
                <w:rFonts w:asciiTheme="minorHAnsi" w:hAnsiTheme="minorHAnsi" w:cstheme="minorHAnsi"/>
                <w:color w:val="000000"/>
                <w:sz w:val="22"/>
                <w:szCs w:val="22"/>
              </w:rPr>
            </w:pPr>
            <w:ins w:id="1022" w:author="Author">
              <w:r>
                <w:rPr>
                  <w:rFonts w:ascii="Calibri" w:hAnsi="Calibri" w:cs="Calibri"/>
                  <w:color w:val="000000"/>
                  <w:sz w:val="22"/>
                  <w:szCs w:val="22"/>
                </w:rPr>
                <w:t>5.37</w:t>
              </w:r>
            </w:ins>
          </w:p>
        </w:tc>
        <w:tc>
          <w:tcPr>
            <w:tcW w:w="1240" w:type="dxa"/>
            <w:vAlign w:val="bottom"/>
          </w:tcPr>
          <w:p w14:paraId="46636AC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23" w:author="Author"/>
                <w:rFonts w:asciiTheme="minorHAnsi" w:hAnsiTheme="minorHAnsi" w:cstheme="minorHAnsi"/>
                <w:color w:val="000000"/>
                <w:sz w:val="22"/>
                <w:szCs w:val="22"/>
              </w:rPr>
            </w:pPr>
            <w:ins w:id="1024" w:author="Author">
              <w:r>
                <w:rPr>
                  <w:rFonts w:ascii="Calibri" w:hAnsi="Calibri" w:cs="Calibri"/>
                  <w:color w:val="000000"/>
                  <w:sz w:val="22"/>
                  <w:szCs w:val="22"/>
                </w:rPr>
                <w:t>99.02</w:t>
              </w:r>
            </w:ins>
          </w:p>
        </w:tc>
        <w:tc>
          <w:tcPr>
            <w:tcW w:w="886" w:type="dxa"/>
            <w:vAlign w:val="bottom"/>
          </w:tcPr>
          <w:p w14:paraId="6F033C5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25" w:author="Author"/>
                <w:rFonts w:asciiTheme="minorHAnsi" w:hAnsiTheme="minorHAnsi" w:cstheme="minorHAnsi"/>
                <w:color w:val="000000"/>
                <w:sz w:val="22"/>
                <w:szCs w:val="22"/>
              </w:rPr>
            </w:pPr>
            <w:ins w:id="1026" w:author="Author">
              <w:r>
                <w:rPr>
                  <w:rFonts w:ascii="Calibri" w:hAnsi="Calibri" w:cs="Calibri"/>
                  <w:color w:val="000000"/>
                  <w:sz w:val="22"/>
                  <w:szCs w:val="22"/>
                </w:rPr>
                <w:t>5.37</w:t>
              </w:r>
            </w:ins>
          </w:p>
        </w:tc>
        <w:tc>
          <w:tcPr>
            <w:tcW w:w="1240" w:type="dxa"/>
            <w:vAlign w:val="bottom"/>
          </w:tcPr>
          <w:p w14:paraId="6A2EA15B"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27" w:author="Author"/>
                <w:rFonts w:asciiTheme="minorHAnsi" w:hAnsiTheme="minorHAnsi" w:cstheme="minorHAnsi"/>
                <w:color w:val="000000"/>
                <w:sz w:val="22"/>
                <w:szCs w:val="22"/>
              </w:rPr>
            </w:pPr>
            <w:ins w:id="1028" w:author="Author">
              <w:r>
                <w:rPr>
                  <w:rFonts w:ascii="Calibri" w:hAnsi="Calibri" w:cs="Calibri"/>
                  <w:color w:val="000000"/>
                  <w:sz w:val="22"/>
                  <w:szCs w:val="22"/>
                </w:rPr>
                <w:t>98.98</w:t>
              </w:r>
            </w:ins>
          </w:p>
        </w:tc>
        <w:tc>
          <w:tcPr>
            <w:tcW w:w="886" w:type="dxa"/>
            <w:vAlign w:val="bottom"/>
          </w:tcPr>
          <w:p w14:paraId="19F1127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29" w:author="Author"/>
                <w:rFonts w:asciiTheme="minorHAnsi" w:hAnsiTheme="minorHAnsi" w:cstheme="minorHAnsi"/>
                <w:color w:val="000000"/>
                <w:sz w:val="22"/>
                <w:szCs w:val="22"/>
              </w:rPr>
            </w:pPr>
            <w:ins w:id="1030" w:author="Author">
              <w:r>
                <w:rPr>
                  <w:rFonts w:ascii="Calibri" w:hAnsi="Calibri" w:cs="Calibri"/>
                  <w:color w:val="000000"/>
                  <w:sz w:val="22"/>
                  <w:szCs w:val="22"/>
                </w:rPr>
                <w:t>5.42</w:t>
              </w:r>
            </w:ins>
          </w:p>
        </w:tc>
        <w:tc>
          <w:tcPr>
            <w:tcW w:w="1240" w:type="dxa"/>
            <w:vAlign w:val="bottom"/>
          </w:tcPr>
          <w:p w14:paraId="505E93C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31" w:author="Author"/>
                <w:rFonts w:asciiTheme="minorHAnsi" w:hAnsiTheme="minorHAnsi" w:cstheme="minorHAnsi"/>
                <w:color w:val="000000"/>
                <w:sz w:val="22"/>
                <w:szCs w:val="22"/>
              </w:rPr>
            </w:pPr>
            <w:ins w:id="1032" w:author="Author">
              <w:r>
                <w:rPr>
                  <w:rFonts w:ascii="Calibri" w:hAnsi="Calibri" w:cs="Calibri"/>
                  <w:color w:val="000000"/>
                  <w:sz w:val="22"/>
                  <w:szCs w:val="22"/>
                </w:rPr>
                <w:t>99.82</w:t>
              </w:r>
            </w:ins>
          </w:p>
        </w:tc>
      </w:tr>
      <w:tr w:rsidR="006530DC" w14:paraId="2384B0DA" w14:textId="77777777" w:rsidTr="009E3B89">
        <w:trPr>
          <w:trHeight w:val="282"/>
          <w:ins w:id="103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5768F9A" w14:textId="77777777" w:rsidR="006530DC" w:rsidRDefault="006530DC" w:rsidP="009E3B89">
            <w:pPr>
              <w:rPr>
                <w:ins w:id="1034" w:author="Author"/>
                <w:rFonts w:ascii="Calibri" w:hAnsi="Calibri" w:cs="Calibri"/>
                <w:b w:val="0"/>
                <w:bCs w:val="0"/>
                <w:color w:val="000000"/>
                <w:sz w:val="22"/>
                <w:szCs w:val="22"/>
              </w:rPr>
            </w:pPr>
            <w:ins w:id="1035" w:author="Author">
              <w:r>
                <w:rPr>
                  <w:rFonts w:ascii="Calibri" w:hAnsi="Calibri" w:cs="Calibri"/>
                  <w:b w:val="0"/>
                  <w:bCs w:val="0"/>
                  <w:color w:val="000000"/>
                  <w:sz w:val="22"/>
                  <w:szCs w:val="22"/>
                </w:rPr>
                <w:t>2368</w:t>
              </w:r>
            </w:ins>
          </w:p>
        </w:tc>
        <w:tc>
          <w:tcPr>
            <w:tcW w:w="851" w:type="dxa"/>
            <w:vAlign w:val="bottom"/>
          </w:tcPr>
          <w:p w14:paraId="006FCE8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36" w:author="Author"/>
                <w:rFonts w:asciiTheme="minorHAnsi" w:hAnsiTheme="minorHAnsi" w:cstheme="minorHAnsi"/>
                <w:color w:val="000000"/>
                <w:sz w:val="22"/>
                <w:szCs w:val="22"/>
              </w:rPr>
            </w:pPr>
            <w:ins w:id="1037" w:author="Author">
              <w:r>
                <w:rPr>
                  <w:rFonts w:ascii="Calibri" w:hAnsi="Calibri" w:cs="Calibri"/>
                  <w:color w:val="000000"/>
                  <w:sz w:val="22"/>
                  <w:szCs w:val="22"/>
                </w:rPr>
                <w:t>5.23</w:t>
              </w:r>
            </w:ins>
          </w:p>
        </w:tc>
        <w:tc>
          <w:tcPr>
            <w:tcW w:w="1240" w:type="dxa"/>
            <w:vAlign w:val="bottom"/>
          </w:tcPr>
          <w:p w14:paraId="5C51F03F"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38" w:author="Author"/>
                <w:rFonts w:asciiTheme="minorHAnsi" w:hAnsiTheme="minorHAnsi" w:cstheme="minorHAnsi"/>
                <w:color w:val="000000"/>
                <w:sz w:val="22"/>
                <w:szCs w:val="22"/>
              </w:rPr>
            </w:pPr>
            <w:ins w:id="1039" w:author="Author">
              <w:r>
                <w:rPr>
                  <w:rFonts w:ascii="Calibri" w:hAnsi="Calibri" w:cs="Calibri"/>
                  <w:color w:val="000000"/>
                  <w:sz w:val="22"/>
                  <w:szCs w:val="22"/>
                </w:rPr>
                <w:t>99.14</w:t>
              </w:r>
            </w:ins>
          </w:p>
        </w:tc>
        <w:tc>
          <w:tcPr>
            <w:tcW w:w="851" w:type="dxa"/>
            <w:vAlign w:val="bottom"/>
          </w:tcPr>
          <w:p w14:paraId="4E7A825E"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40" w:author="Author"/>
                <w:rFonts w:asciiTheme="minorHAnsi" w:hAnsiTheme="minorHAnsi" w:cstheme="minorHAnsi"/>
                <w:color w:val="000000"/>
                <w:sz w:val="22"/>
                <w:szCs w:val="22"/>
              </w:rPr>
            </w:pPr>
            <w:ins w:id="1041" w:author="Author">
              <w:r>
                <w:rPr>
                  <w:rFonts w:ascii="Calibri" w:hAnsi="Calibri" w:cs="Calibri"/>
                  <w:color w:val="000000"/>
                  <w:sz w:val="22"/>
                  <w:szCs w:val="22"/>
                </w:rPr>
                <w:t>5.19</w:t>
              </w:r>
            </w:ins>
          </w:p>
        </w:tc>
        <w:tc>
          <w:tcPr>
            <w:tcW w:w="1240" w:type="dxa"/>
            <w:vAlign w:val="bottom"/>
          </w:tcPr>
          <w:p w14:paraId="4CE8418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42" w:author="Author"/>
                <w:rFonts w:asciiTheme="minorHAnsi" w:hAnsiTheme="minorHAnsi" w:cstheme="minorHAnsi"/>
                <w:color w:val="000000"/>
                <w:sz w:val="22"/>
                <w:szCs w:val="22"/>
              </w:rPr>
            </w:pPr>
            <w:ins w:id="1043" w:author="Author">
              <w:r>
                <w:rPr>
                  <w:rFonts w:ascii="Calibri" w:hAnsi="Calibri" w:cs="Calibri"/>
                  <w:color w:val="000000"/>
                  <w:sz w:val="22"/>
                  <w:szCs w:val="22"/>
                </w:rPr>
                <w:t>98.32</w:t>
              </w:r>
            </w:ins>
          </w:p>
        </w:tc>
        <w:tc>
          <w:tcPr>
            <w:tcW w:w="886" w:type="dxa"/>
            <w:vAlign w:val="bottom"/>
          </w:tcPr>
          <w:p w14:paraId="052637FA"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44" w:author="Author"/>
                <w:rFonts w:asciiTheme="minorHAnsi" w:hAnsiTheme="minorHAnsi" w:cstheme="minorHAnsi"/>
                <w:color w:val="000000"/>
                <w:sz w:val="22"/>
                <w:szCs w:val="22"/>
              </w:rPr>
            </w:pPr>
            <w:ins w:id="1045" w:author="Author">
              <w:r>
                <w:rPr>
                  <w:rFonts w:ascii="Calibri" w:hAnsi="Calibri" w:cs="Calibri"/>
                  <w:color w:val="000000"/>
                  <w:sz w:val="22"/>
                  <w:szCs w:val="22"/>
                </w:rPr>
                <w:t>5.19</w:t>
              </w:r>
            </w:ins>
          </w:p>
        </w:tc>
        <w:tc>
          <w:tcPr>
            <w:tcW w:w="1240" w:type="dxa"/>
            <w:vAlign w:val="bottom"/>
          </w:tcPr>
          <w:p w14:paraId="263E2F30"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46" w:author="Author"/>
                <w:rFonts w:asciiTheme="minorHAnsi" w:hAnsiTheme="minorHAnsi" w:cstheme="minorHAnsi"/>
                <w:color w:val="000000"/>
                <w:sz w:val="22"/>
                <w:szCs w:val="22"/>
              </w:rPr>
            </w:pPr>
            <w:ins w:id="1047" w:author="Author">
              <w:r>
                <w:rPr>
                  <w:rFonts w:ascii="Calibri" w:hAnsi="Calibri" w:cs="Calibri"/>
                  <w:color w:val="000000"/>
                  <w:sz w:val="22"/>
                  <w:szCs w:val="22"/>
                </w:rPr>
                <w:t>98.24</w:t>
              </w:r>
            </w:ins>
          </w:p>
        </w:tc>
        <w:tc>
          <w:tcPr>
            <w:tcW w:w="886" w:type="dxa"/>
            <w:vAlign w:val="bottom"/>
          </w:tcPr>
          <w:p w14:paraId="3AA5153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48" w:author="Author"/>
                <w:rFonts w:asciiTheme="minorHAnsi" w:hAnsiTheme="minorHAnsi" w:cstheme="minorHAnsi"/>
                <w:color w:val="000000"/>
                <w:sz w:val="22"/>
                <w:szCs w:val="22"/>
              </w:rPr>
            </w:pPr>
            <w:ins w:id="1049" w:author="Author">
              <w:r>
                <w:rPr>
                  <w:rFonts w:ascii="Calibri" w:hAnsi="Calibri" w:cs="Calibri"/>
                  <w:color w:val="000000"/>
                  <w:sz w:val="22"/>
                  <w:szCs w:val="22"/>
                </w:rPr>
                <w:t>5.24</w:t>
              </w:r>
            </w:ins>
          </w:p>
        </w:tc>
        <w:tc>
          <w:tcPr>
            <w:tcW w:w="1240" w:type="dxa"/>
            <w:vAlign w:val="bottom"/>
          </w:tcPr>
          <w:p w14:paraId="6A2B8B1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50" w:author="Author"/>
                <w:rFonts w:asciiTheme="minorHAnsi" w:hAnsiTheme="minorHAnsi" w:cstheme="minorHAnsi"/>
                <w:color w:val="000000"/>
                <w:sz w:val="22"/>
                <w:szCs w:val="22"/>
              </w:rPr>
            </w:pPr>
            <w:ins w:id="1051" w:author="Author">
              <w:r>
                <w:rPr>
                  <w:rFonts w:ascii="Calibri" w:hAnsi="Calibri" w:cs="Calibri"/>
                  <w:color w:val="000000"/>
                  <w:sz w:val="22"/>
                  <w:szCs w:val="22"/>
                </w:rPr>
                <w:t>99.20</w:t>
              </w:r>
            </w:ins>
          </w:p>
        </w:tc>
      </w:tr>
      <w:tr w:rsidR="006530DC" w14:paraId="4106BC2B" w14:textId="77777777" w:rsidTr="009E3B89">
        <w:trPr>
          <w:cnfStyle w:val="000000100000" w:firstRow="0" w:lastRow="0" w:firstColumn="0" w:lastColumn="0" w:oddVBand="0" w:evenVBand="0" w:oddHBand="1" w:evenHBand="0" w:firstRowFirstColumn="0" w:firstRowLastColumn="0" w:lastRowFirstColumn="0" w:lastRowLastColumn="0"/>
          <w:trHeight w:val="282"/>
          <w:ins w:id="105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4816274" w14:textId="77777777" w:rsidR="006530DC" w:rsidRDefault="006530DC" w:rsidP="009E3B89">
            <w:pPr>
              <w:rPr>
                <w:ins w:id="1053" w:author="Author"/>
                <w:rFonts w:ascii="Calibri" w:hAnsi="Calibri" w:cs="Calibri"/>
                <w:b w:val="0"/>
                <w:bCs w:val="0"/>
                <w:color w:val="000000"/>
                <w:sz w:val="22"/>
                <w:szCs w:val="22"/>
              </w:rPr>
            </w:pPr>
            <w:ins w:id="1054" w:author="Author">
              <w:r>
                <w:rPr>
                  <w:rFonts w:ascii="Calibri" w:hAnsi="Calibri" w:cs="Calibri"/>
                  <w:b w:val="0"/>
                  <w:bCs w:val="0"/>
                  <w:color w:val="000000"/>
                  <w:sz w:val="22"/>
                  <w:szCs w:val="22"/>
                </w:rPr>
                <w:t>2432</w:t>
              </w:r>
            </w:ins>
          </w:p>
        </w:tc>
        <w:tc>
          <w:tcPr>
            <w:tcW w:w="851" w:type="dxa"/>
            <w:vAlign w:val="bottom"/>
          </w:tcPr>
          <w:p w14:paraId="62AACC03"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55" w:author="Author"/>
                <w:rFonts w:asciiTheme="minorHAnsi" w:hAnsiTheme="minorHAnsi" w:cstheme="minorHAnsi"/>
                <w:color w:val="000000"/>
                <w:sz w:val="22"/>
                <w:szCs w:val="22"/>
              </w:rPr>
            </w:pPr>
            <w:ins w:id="1056" w:author="Author">
              <w:r>
                <w:rPr>
                  <w:rFonts w:ascii="Calibri" w:hAnsi="Calibri" w:cs="Calibri"/>
                  <w:color w:val="000000"/>
                  <w:sz w:val="22"/>
                  <w:szCs w:val="22"/>
                </w:rPr>
                <w:t>5.08</w:t>
              </w:r>
            </w:ins>
          </w:p>
        </w:tc>
        <w:tc>
          <w:tcPr>
            <w:tcW w:w="1240" w:type="dxa"/>
            <w:vAlign w:val="bottom"/>
          </w:tcPr>
          <w:p w14:paraId="4D61810E"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57" w:author="Author"/>
                <w:rFonts w:asciiTheme="minorHAnsi" w:hAnsiTheme="minorHAnsi" w:cstheme="minorHAnsi"/>
                <w:color w:val="000000"/>
                <w:sz w:val="22"/>
                <w:szCs w:val="22"/>
              </w:rPr>
            </w:pPr>
            <w:ins w:id="1058" w:author="Author">
              <w:r>
                <w:rPr>
                  <w:rFonts w:ascii="Calibri" w:hAnsi="Calibri" w:cs="Calibri"/>
                  <w:color w:val="000000"/>
                  <w:sz w:val="22"/>
                  <w:szCs w:val="22"/>
                </w:rPr>
                <w:t>98.78</w:t>
              </w:r>
            </w:ins>
          </w:p>
        </w:tc>
        <w:tc>
          <w:tcPr>
            <w:tcW w:w="851" w:type="dxa"/>
            <w:vAlign w:val="bottom"/>
          </w:tcPr>
          <w:p w14:paraId="30A0DA7E"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59" w:author="Author"/>
                <w:rFonts w:asciiTheme="minorHAnsi" w:hAnsiTheme="minorHAnsi" w:cstheme="minorHAnsi"/>
                <w:color w:val="000000"/>
                <w:sz w:val="22"/>
                <w:szCs w:val="22"/>
              </w:rPr>
            </w:pPr>
            <w:ins w:id="1060" w:author="Author">
              <w:r>
                <w:rPr>
                  <w:rFonts w:ascii="Calibri" w:hAnsi="Calibri" w:cs="Calibri"/>
                  <w:color w:val="000000"/>
                  <w:sz w:val="22"/>
                  <w:szCs w:val="22"/>
                </w:rPr>
                <w:t>5.02</w:t>
              </w:r>
            </w:ins>
          </w:p>
        </w:tc>
        <w:tc>
          <w:tcPr>
            <w:tcW w:w="1240" w:type="dxa"/>
            <w:vAlign w:val="bottom"/>
          </w:tcPr>
          <w:p w14:paraId="25EAD68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61" w:author="Author"/>
                <w:rFonts w:asciiTheme="minorHAnsi" w:hAnsiTheme="minorHAnsi" w:cstheme="minorHAnsi"/>
                <w:color w:val="000000"/>
                <w:sz w:val="22"/>
                <w:szCs w:val="22"/>
              </w:rPr>
            </w:pPr>
            <w:ins w:id="1062" w:author="Author">
              <w:r>
                <w:rPr>
                  <w:rFonts w:ascii="Calibri" w:hAnsi="Calibri" w:cs="Calibri"/>
                  <w:color w:val="000000"/>
                  <w:sz w:val="22"/>
                  <w:szCs w:val="22"/>
                </w:rPr>
                <w:t>97.74</w:t>
              </w:r>
            </w:ins>
          </w:p>
        </w:tc>
        <w:tc>
          <w:tcPr>
            <w:tcW w:w="886" w:type="dxa"/>
            <w:vAlign w:val="bottom"/>
          </w:tcPr>
          <w:p w14:paraId="3D35198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63" w:author="Author"/>
                <w:rFonts w:asciiTheme="minorHAnsi" w:hAnsiTheme="minorHAnsi" w:cstheme="minorHAnsi"/>
                <w:color w:val="000000"/>
                <w:sz w:val="22"/>
                <w:szCs w:val="22"/>
              </w:rPr>
            </w:pPr>
            <w:ins w:id="1064" w:author="Author">
              <w:r>
                <w:rPr>
                  <w:rFonts w:ascii="Calibri" w:hAnsi="Calibri" w:cs="Calibri"/>
                  <w:color w:val="000000"/>
                  <w:sz w:val="22"/>
                  <w:szCs w:val="22"/>
                </w:rPr>
                <w:t>5.02</w:t>
              </w:r>
            </w:ins>
          </w:p>
        </w:tc>
        <w:tc>
          <w:tcPr>
            <w:tcW w:w="1240" w:type="dxa"/>
            <w:vAlign w:val="bottom"/>
          </w:tcPr>
          <w:p w14:paraId="39219FD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65" w:author="Author"/>
                <w:rFonts w:asciiTheme="minorHAnsi" w:hAnsiTheme="minorHAnsi" w:cstheme="minorHAnsi"/>
                <w:color w:val="000000"/>
                <w:sz w:val="22"/>
                <w:szCs w:val="22"/>
              </w:rPr>
            </w:pPr>
            <w:ins w:id="1066" w:author="Author">
              <w:r>
                <w:rPr>
                  <w:rFonts w:ascii="Calibri" w:hAnsi="Calibri" w:cs="Calibri"/>
                  <w:color w:val="000000"/>
                  <w:sz w:val="22"/>
                  <w:szCs w:val="22"/>
                </w:rPr>
                <w:t>97.71</w:t>
              </w:r>
            </w:ins>
          </w:p>
        </w:tc>
        <w:tc>
          <w:tcPr>
            <w:tcW w:w="886" w:type="dxa"/>
            <w:vAlign w:val="bottom"/>
          </w:tcPr>
          <w:p w14:paraId="59FD0937"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67" w:author="Author"/>
                <w:rFonts w:asciiTheme="minorHAnsi" w:hAnsiTheme="minorHAnsi" w:cstheme="minorHAnsi"/>
                <w:color w:val="000000"/>
                <w:sz w:val="22"/>
                <w:szCs w:val="22"/>
              </w:rPr>
            </w:pPr>
            <w:ins w:id="1068" w:author="Author">
              <w:r>
                <w:rPr>
                  <w:rFonts w:ascii="Calibri" w:hAnsi="Calibri" w:cs="Calibri"/>
                  <w:color w:val="000000"/>
                  <w:sz w:val="22"/>
                  <w:szCs w:val="22"/>
                </w:rPr>
                <w:t>5.08</w:t>
              </w:r>
            </w:ins>
          </w:p>
        </w:tc>
        <w:tc>
          <w:tcPr>
            <w:tcW w:w="1240" w:type="dxa"/>
            <w:vAlign w:val="bottom"/>
          </w:tcPr>
          <w:p w14:paraId="5B57593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69" w:author="Author"/>
                <w:rFonts w:asciiTheme="minorHAnsi" w:hAnsiTheme="minorHAnsi" w:cstheme="minorHAnsi"/>
                <w:color w:val="000000"/>
                <w:sz w:val="22"/>
                <w:szCs w:val="22"/>
              </w:rPr>
            </w:pPr>
            <w:ins w:id="1070" w:author="Author">
              <w:r>
                <w:rPr>
                  <w:rFonts w:ascii="Calibri" w:hAnsi="Calibri" w:cs="Calibri"/>
                  <w:color w:val="000000"/>
                  <w:sz w:val="22"/>
                  <w:szCs w:val="22"/>
                </w:rPr>
                <w:t>98.83</w:t>
              </w:r>
            </w:ins>
          </w:p>
        </w:tc>
      </w:tr>
      <w:tr w:rsidR="006530DC" w14:paraId="0C4B4BD9" w14:textId="77777777" w:rsidTr="009E3B89">
        <w:trPr>
          <w:trHeight w:val="282"/>
          <w:ins w:id="107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A6D9D01" w14:textId="77777777" w:rsidR="006530DC" w:rsidRDefault="006530DC" w:rsidP="009E3B89">
            <w:pPr>
              <w:rPr>
                <w:ins w:id="1072" w:author="Author"/>
                <w:rFonts w:ascii="Calibri" w:hAnsi="Calibri" w:cs="Calibri"/>
                <w:b w:val="0"/>
                <w:bCs w:val="0"/>
                <w:color w:val="000000"/>
                <w:sz w:val="22"/>
                <w:szCs w:val="22"/>
              </w:rPr>
            </w:pPr>
            <w:ins w:id="1073" w:author="Author">
              <w:r>
                <w:rPr>
                  <w:rFonts w:ascii="Calibri" w:hAnsi="Calibri" w:cs="Calibri"/>
                  <w:b w:val="0"/>
                  <w:bCs w:val="0"/>
                  <w:color w:val="000000"/>
                  <w:sz w:val="22"/>
                  <w:szCs w:val="22"/>
                </w:rPr>
                <w:t>2496</w:t>
              </w:r>
            </w:ins>
          </w:p>
        </w:tc>
        <w:tc>
          <w:tcPr>
            <w:tcW w:w="851" w:type="dxa"/>
            <w:vAlign w:val="bottom"/>
          </w:tcPr>
          <w:p w14:paraId="1A2D11F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74" w:author="Author"/>
                <w:rFonts w:asciiTheme="minorHAnsi" w:hAnsiTheme="minorHAnsi" w:cstheme="minorHAnsi"/>
                <w:color w:val="000000"/>
                <w:sz w:val="22"/>
                <w:szCs w:val="22"/>
              </w:rPr>
            </w:pPr>
            <w:ins w:id="1075" w:author="Author">
              <w:r>
                <w:rPr>
                  <w:rFonts w:ascii="Calibri" w:hAnsi="Calibri" w:cs="Calibri"/>
                  <w:color w:val="000000"/>
                  <w:sz w:val="22"/>
                  <w:szCs w:val="22"/>
                </w:rPr>
                <w:t>4.95</w:t>
              </w:r>
            </w:ins>
          </w:p>
        </w:tc>
        <w:tc>
          <w:tcPr>
            <w:tcW w:w="1240" w:type="dxa"/>
            <w:vAlign w:val="bottom"/>
          </w:tcPr>
          <w:p w14:paraId="4E17326E"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76" w:author="Author"/>
                <w:rFonts w:asciiTheme="minorHAnsi" w:hAnsiTheme="minorHAnsi" w:cstheme="minorHAnsi"/>
                <w:color w:val="000000"/>
                <w:sz w:val="22"/>
                <w:szCs w:val="22"/>
              </w:rPr>
            </w:pPr>
            <w:ins w:id="1077" w:author="Author">
              <w:r>
                <w:rPr>
                  <w:rFonts w:ascii="Calibri" w:hAnsi="Calibri" w:cs="Calibri"/>
                  <w:color w:val="000000"/>
                  <w:sz w:val="22"/>
                  <w:szCs w:val="22"/>
                </w:rPr>
                <w:t>98.83</w:t>
              </w:r>
            </w:ins>
          </w:p>
        </w:tc>
        <w:tc>
          <w:tcPr>
            <w:tcW w:w="851" w:type="dxa"/>
            <w:vAlign w:val="bottom"/>
          </w:tcPr>
          <w:p w14:paraId="6AF68FE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78" w:author="Author"/>
                <w:rFonts w:asciiTheme="minorHAnsi" w:hAnsiTheme="minorHAnsi" w:cstheme="minorHAnsi"/>
                <w:color w:val="000000"/>
                <w:sz w:val="22"/>
                <w:szCs w:val="22"/>
              </w:rPr>
            </w:pPr>
            <w:ins w:id="1079" w:author="Author">
              <w:r>
                <w:rPr>
                  <w:rFonts w:ascii="Calibri" w:hAnsi="Calibri" w:cs="Calibri"/>
                  <w:color w:val="000000"/>
                  <w:sz w:val="22"/>
                  <w:szCs w:val="22"/>
                </w:rPr>
                <w:t>4.88</w:t>
              </w:r>
            </w:ins>
          </w:p>
        </w:tc>
        <w:tc>
          <w:tcPr>
            <w:tcW w:w="1240" w:type="dxa"/>
            <w:vAlign w:val="bottom"/>
          </w:tcPr>
          <w:p w14:paraId="0FFBB15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80" w:author="Author"/>
                <w:rFonts w:asciiTheme="minorHAnsi" w:hAnsiTheme="minorHAnsi" w:cstheme="minorHAnsi"/>
                <w:color w:val="000000"/>
                <w:sz w:val="22"/>
                <w:szCs w:val="22"/>
              </w:rPr>
            </w:pPr>
            <w:ins w:id="1081" w:author="Author">
              <w:r>
                <w:rPr>
                  <w:rFonts w:ascii="Calibri" w:hAnsi="Calibri" w:cs="Calibri"/>
                  <w:color w:val="000000"/>
                  <w:sz w:val="22"/>
                  <w:szCs w:val="22"/>
                </w:rPr>
                <w:t>97.37</w:t>
              </w:r>
            </w:ins>
          </w:p>
        </w:tc>
        <w:tc>
          <w:tcPr>
            <w:tcW w:w="886" w:type="dxa"/>
            <w:vAlign w:val="bottom"/>
          </w:tcPr>
          <w:p w14:paraId="45CF2C6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82" w:author="Author"/>
                <w:rFonts w:asciiTheme="minorHAnsi" w:hAnsiTheme="minorHAnsi" w:cstheme="minorHAnsi"/>
                <w:color w:val="000000"/>
                <w:sz w:val="22"/>
                <w:szCs w:val="22"/>
              </w:rPr>
            </w:pPr>
            <w:ins w:id="1083" w:author="Author">
              <w:r>
                <w:rPr>
                  <w:rFonts w:ascii="Calibri" w:hAnsi="Calibri" w:cs="Calibri"/>
                  <w:color w:val="000000"/>
                  <w:sz w:val="22"/>
                  <w:szCs w:val="22"/>
                </w:rPr>
                <w:t>4.87</w:t>
              </w:r>
            </w:ins>
          </w:p>
        </w:tc>
        <w:tc>
          <w:tcPr>
            <w:tcW w:w="1240" w:type="dxa"/>
            <w:vAlign w:val="bottom"/>
          </w:tcPr>
          <w:p w14:paraId="37E71E1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84" w:author="Author"/>
                <w:rFonts w:asciiTheme="minorHAnsi" w:hAnsiTheme="minorHAnsi" w:cstheme="minorHAnsi"/>
                <w:color w:val="000000"/>
                <w:sz w:val="22"/>
                <w:szCs w:val="22"/>
              </w:rPr>
            </w:pPr>
            <w:ins w:id="1085" w:author="Author">
              <w:r>
                <w:rPr>
                  <w:rFonts w:ascii="Calibri" w:hAnsi="Calibri" w:cs="Calibri"/>
                  <w:color w:val="000000"/>
                  <w:sz w:val="22"/>
                  <w:szCs w:val="22"/>
                </w:rPr>
                <w:t>97.25</w:t>
              </w:r>
            </w:ins>
          </w:p>
        </w:tc>
        <w:tc>
          <w:tcPr>
            <w:tcW w:w="886" w:type="dxa"/>
            <w:vAlign w:val="bottom"/>
          </w:tcPr>
          <w:p w14:paraId="38796A4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86" w:author="Author"/>
                <w:rFonts w:asciiTheme="minorHAnsi" w:hAnsiTheme="minorHAnsi" w:cstheme="minorHAnsi"/>
                <w:color w:val="000000"/>
                <w:sz w:val="22"/>
                <w:szCs w:val="22"/>
              </w:rPr>
            </w:pPr>
            <w:ins w:id="1087" w:author="Author">
              <w:r>
                <w:rPr>
                  <w:rFonts w:ascii="Calibri" w:hAnsi="Calibri" w:cs="Calibri"/>
                  <w:color w:val="000000"/>
                  <w:sz w:val="22"/>
                  <w:szCs w:val="22"/>
                </w:rPr>
                <w:t>4.94</w:t>
              </w:r>
            </w:ins>
          </w:p>
        </w:tc>
        <w:tc>
          <w:tcPr>
            <w:tcW w:w="1240" w:type="dxa"/>
            <w:vAlign w:val="bottom"/>
          </w:tcPr>
          <w:p w14:paraId="24EF52E1"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88" w:author="Author"/>
                <w:rFonts w:asciiTheme="minorHAnsi" w:hAnsiTheme="minorHAnsi" w:cstheme="minorHAnsi"/>
                <w:color w:val="000000"/>
                <w:sz w:val="22"/>
                <w:szCs w:val="22"/>
              </w:rPr>
            </w:pPr>
            <w:ins w:id="1089" w:author="Author">
              <w:r>
                <w:rPr>
                  <w:rFonts w:ascii="Calibri" w:hAnsi="Calibri" w:cs="Calibri"/>
                  <w:color w:val="000000"/>
                  <w:sz w:val="22"/>
                  <w:szCs w:val="22"/>
                </w:rPr>
                <w:t>98.56</w:t>
              </w:r>
            </w:ins>
          </w:p>
        </w:tc>
      </w:tr>
      <w:tr w:rsidR="006530DC" w14:paraId="733A533F" w14:textId="77777777" w:rsidTr="009E3B89">
        <w:trPr>
          <w:cnfStyle w:val="000000100000" w:firstRow="0" w:lastRow="0" w:firstColumn="0" w:lastColumn="0" w:oddVBand="0" w:evenVBand="0" w:oddHBand="1" w:evenHBand="0" w:firstRowFirstColumn="0" w:firstRowLastColumn="0" w:lastRowFirstColumn="0" w:lastRowLastColumn="0"/>
          <w:trHeight w:val="282"/>
          <w:ins w:id="109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FA96999" w14:textId="77777777" w:rsidR="006530DC" w:rsidRDefault="006530DC" w:rsidP="009E3B89">
            <w:pPr>
              <w:rPr>
                <w:ins w:id="1091" w:author="Author"/>
                <w:rFonts w:ascii="Calibri" w:hAnsi="Calibri" w:cs="Calibri"/>
                <w:b w:val="0"/>
                <w:bCs w:val="0"/>
                <w:color w:val="000000"/>
                <w:sz w:val="22"/>
                <w:szCs w:val="22"/>
              </w:rPr>
            </w:pPr>
            <w:ins w:id="1092" w:author="Author">
              <w:r>
                <w:rPr>
                  <w:rFonts w:ascii="Calibri" w:hAnsi="Calibri" w:cs="Calibri"/>
                  <w:b w:val="0"/>
                  <w:bCs w:val="0"/>
                  <w:color w:val="000000"/>
                  <w:sz w:val="22"/>
                  <w:szCs w:val="22"/>
                </w:rPr>
                <w:t>2560</w:t>
              </w:r>
            </w:ins>
          </w:p>
        </w:tc>
        <w:tc>
          <w:tcPr>
            <w:tcW w:w="851" w:type="dxa"/>
            <w:vAlign w:val="bottom"/>
          </w:tcPr>
          <w:p w14:paraId="6144DB0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93" w:author="Author"/>
                <w:rFonts w:asciiTheme="minorHAnsi" w:hAnsiTheme="minorHAnsi" w:cstheme="minorHAnsi"/>
                <w:color w:val="000000"/>
                <w:sz w:val="22"/>
                <w:szCs w:val="22"/>
              </w:rPr>
            </w:pPr>
            <w:ins w:id="1094" w:author="Author">
              <w:r>
                <w:rPr>
                  <w:rFonts w:ascii="Calibri" w:hAnsi="Calibri" w:cs="Calibri"/>
                  <w:color w:val="000000"/>
                  <w:sz w:val="22"/>
                  <w:szCs w:val="22"/>
                </w:rPr>
                <w:t>4.81</w:t>
              </w:r>
            </w:ins>
          </w:p>
        </w:tc>
        <w:tc>
          <w:tcPr>
            <w:tcW w:w="1240" w:type="dxa"/>
            <w:vAlign w:val="bottom"/>
          </w:tcPr>
          <w:p w14:paraId="2993DAE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95" w:author="Author"/>
                <w:rFonts w:asciiTheme="minorHAnsi" w:hAnsiTheme="minorHAnsi" w:cstheme="minorHAnsi"/>
                <w:color w:val="000000"/>
                <w:sz w:val="22"/>
                <w:szCs w:val="22"/>
              </w:rPr>
            </w:pPr>
            <w:ins w:id="1096" w:author="Author">
              <w:r>
                <w:rPr>
                  <w:rFonts w:ascii="Calibri" w:hAnsi="Calibri" w:cs="Calibri"/>
                  <w:color w:val="000000"/>
                  <w:sz w:val="22"/>
                  <w:szCs w:val="22"/>
                </w:rPr>
                <w:t>98.56</w:t>
              </w:r>
            </w:ins>
          </w:p>
        </w:tc>
        <w:tc>
          <w:tcPr>
            <w:tcW w:w="851" w:type="dxa"/>
            <w:vAlign w:val="bottom"/>
          </w:tcPr>
          <w:p w14:paraId="2841F30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97" w:author="Author"/>
                <w:rFonts w:asciiTheme="minorHAnsi" w:hAnsiTheme="minorHAnsi" w:cstheme="minorHAnsi"/>
                <w:color w:val="000000"/>
                <w:sz w:val="22"/>
                <w:szCs w:val="22"/>
              </w:rPr>
            </w:pPr>
            <w:ins w:id="1098" w:author="Author">
              <w:r>
                <w:rPr>
                  <w:rFonts w:ascii="Calibri" w:hAnsi="Calibri" w:cs="Calibri"/>
                  <w:color w:val="000000"/>
                  <w:sz w:val="22"/>
                  <w:szCs w:val="22"/>
                </w:rPr>
                <w:t>4.75</w:t>
              </w:r>
            </w:ins>
          </w:p>
        </w:tc>
        <w:tc>
          <w:tcPr>
            <w:tcW w:w="1240" w:type="dxa"/>
            <w:vAlign w:val="bottom"/>
          </w:tcPr>
          <w:p w14:paraId="05158AAC"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99" w:author="Author"/>
                <w:rFonts w:asciiTheme="minorHAnsi" w:hAnsiTheme="minorHAnsi" w:cstheme="minorHAnsi"/>
                <w:color w:val="000000"/>
                <w:sz w:val="22"/>
                <w:szCs w:val="22"/>
              </w:rPr>
            </w:pPr>
            <w:ins w:id="1100" w:author="Author">
              <w:r>
                <w:rPr>
                  <w:rFonts w:ascii="Calibri" w:hAnsi="Calibri" w:cs="Calibri"/>
                  <w:color w:val="000000"/>
                  <w:sz w:val="22"/>
                  <w:szCs w:val="22"/>
                </w:rPr>
                <w:t>97.31</w:t>
              </w:r>
            </w:ins>
          </w:p>
        </w:tc>
        <w:tc>
          <w:tcPr>
            <w:tcW w:w="886" w:type="dxa"/>
            <w:vAlign w:val="bottom"/>
          </w:tcPr>
          <w:p w14:paraId="2675994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01" w:author="Author"/>
                <w:rFonts w:asciiTheme="minorHAnsi" w:hAnsiTheme="minorHAnsi" w:cstheme="minorHAnsi"/>
                <w:color w:val="000000"/>
                <w:sz w:val="22"/>
                <w:szCs w:val="22"/>
              </w:rPr>
            </w:pPr>
            <w:ins w:id="1102" w:author="Author">
              <w:r>
                <w:rPr>
                  <w:rFonts w:ascii="Calibri" w:hAnsi="Calibri" w:cs="Calibri"/>
                  <w:color w:val="000000"/>
                  <w:sz w:val="22"/>
                  <w:szCs w:val="22"/>
                </w:rPr>
                <w:t>4.75</w:t>
              </w:r>
            </w:ins>
          </w:p>
        </w:tc>
        <w:tc>
          <w:tcPr>
            <w:tcW w:w="1240" w:type="dxa"/>
            <w:vAlign w:val="bottom"/>
          </w:tcPr>
          <w:p w14:paraId="088582B3"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03" w:author="Author"/>
                <w:rFonts w:asciiTheme="minorHAnsi" w:hAnsiTheme="minorHAnsi" w:cstheme="minorHAnsi"/>
                <w:color w:val="000000"/>
                <w:sz w:val="22"/>
                <w:szCs w:val="22"/>
              </w:rPr>
            </w:pPr>
            <w:ins w:id="1104" w:author="Author">
              <w:r>
                <w:rPr>
                  <w:rFonts w:ascii="Calibri" w:hAnsi="Calibri" w:cs="Calibri"/>
                  <w:color w:val="000000"/>
                  <w:sz w:val="22"/>
                  <w:szCs w:val="22"/>
                </w:rPr>
                <w:t>97.19</w:t>
              </w:r>
            </w:ins>
          </w:p>
        </w:tc>
        <w:tc>
          <w:tcPr>
            <w:tcW w:w="886" w:type="dxa"/>
            <w:vAlign w:val="bottom"/>
          </w:tcPr>
          <w:p w14:paraId="04F3BAF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05" w:author="Author"/>
                <w:rFonts w:asciiTheme="minorHAnsi" w:hAnsiTheme="minorHAnsi" w:cstheme="minorHAnsi"/>
                <w:color w:val="000000"/>
                <w:sz w:val="22"/>
                <w:szCs w:val="22"/>
              </w:rPr>
            </w:pPr>
            <w:ins w:id="1106" w:author="Author">
              <w:r>
                <w:rPr>
                  <w:rFonts w:ascii="Calibri" w:hAnsi="Calibri" w:cs="Calibri"/>
                  <w:color w:val="000000"/>
                  <w:sz w:val="22"/>
                  <w:szCs w:val="22"/>
                </w:rPr>
                <w:t>4.80</w:t>
              </w:r>
            </w:ins>
          </w:p>
        </w:tc>
        <w:tc>
          <w:tcPr>
            <w:tcW w:w="1240" w:type="dxa"/>
            <w:vAlign w:val="bottom"/>
          </w:tcPr>
          <w:p w14:paraId="1558301C"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07" w:author="Author"/>
                <w:rFonts w:asciiTheme="minorHAnsi" w:hAnsiTheme="minorHAnsi" w:cstheme="minorHAnsi"/>
                <w:color w:val="000000"/>
                <w:sz w:val="22"/>
                <w:szCs w:val="22"/>
              </w:rPr>
            </w:pPr>
            <w:ins w:id="1108" w:author="Author">
              <w:r>
                <w:rPr>
                  <w:rFonts w:ascii="Calibri" w:hAnsi="Calibri" w:cs="Calibri"/>
                  <w:color w:val="000000"/>
                  <w:sz w:val="22"/>
                  <w:szCs w:val="22"/>
                </w:rPr>
                <w:t>98.29</w:t>
              </w:r>
            </w:ins>
          </w:p>
        </w:tc>
      </w:tr>
      <w:tr w:rsidR="006530DC" w14:paraId="4DBBA952" w14:textId="77777777" w:rsidTr="009E3B89">
        <w:trPr>
          <w:trHeight w:val="282"/>
          <w:ins w:id="110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F98971E" w14:textId="77777777" w:rsidR="006530DC" w:rsidRDefault="006530DC" w:rsidP="009E3B89">
            <w:pPr>
              <w:rPr>
                <w:ins w:id="1110" w:author="Author"/>
                <w:rFonts w:ascii="Calibri" w:hAnsi="Calibri" w:cs="Calibri"/>
                <w:b w:val="0"/>
                <w:bCs w:val="0"/>
                <w:color w:val="000000"/>
                <w:sz w:val="22"/>
                <w:szCs w:val="22"/>
              </w:rPr>
            </w:pPr>
            <w:ins w:id="1111" w:author="Author">
              <w:r>
                <w:rPr>
                  <w:rFonts w:ascii="Calibri" w:hAnsi="Calibri" w:cs="Calibri"/>
                  <w:b w:val="0"/>
                  <w:bCs w:val="0"/>
                  <w:color w:val="000000"/>
                  <w:sz w:val="22"/>
                  <w:szCs w:val="22"/>
                </w:rPr>
                <w:lastRenderedPageBreak/>
                <w:t>2624</w:t>
              </w:r>
            </w:ins>
          </w:p>
        </w:tc>
        <w:tc>
          <w:tcPr>
            <w:tcW w:w="851" w:type="dxa"/>
            <w:vAlign w:val="bottom"/>
          </w:tcPr>
          <w:p w14:paraId="3BEA1DD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12" w:author="Author"/>
                <w:rFonts w:asciiTheme="minorHAnsi" w:hAnsiTheme="minorHAnsi" w:cstheme="minorHAnsi"/>
                <w:color w:val="000000"/>
                <w:sz w:val="22"/>
                <w:szCs w:val="22"/>
              </w:rPr>
            </w:pPr>
            <w:ins w:id="1113" w:author="Author">
              <w:r>
                <w:rPr>
                  <w:rFonts w:ascii="Calibri" w:hAnsi="Calibri" w:cs="Calibri"/>
                  <w:color w:val="000000"/>
                  <w:sz w:val="22"/>
                  <w:szCs w:val="22"/>
                </w:rPr>
                <w:t>4.71</w:t>
              </w:r>
            </w:ins>
          </w:p>
        </w:tc>
        <w:tc>
          <w:tcPr>
            <w:tcW w:w="1240" w:type="dxa"/>
            <w:vAlign w:val="bottom"/>
          </w:tcPr>
          <w:p w14:paraId="1F88511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14" w:author="Author"/>
                <w:rFonts w:asciiTheme="minorHAnsi" w:hAnsiTheme="minorHAnsi" w:cstheme="minorHAnsi"/>
                <w:color w:val="000000"/>
                <w:sz w:val="22"/>
                <w:szCs w:val="22"/>
              </w:rPr>
            </w:pPr>
            <w:ins w:id="1115" w:author="Author">
              <w:r>
                <w:rPr>
                  <w:rFonts w:ascii="Calibri" w:hAnsi="Calibri" w:cs="Calibri"/>
                  <w:color w:val="000000"/>
                  <w:sz w:val="22"/>
                  <w:szCs w:val="22"/>
                </w:rPr>
                <w:t>98.86</w:t>
              </w:r>
            </w:ins>
          </w:p>
        </w:tc>
        <w:tc>
          <w:tcPr>
            <w:tcW w:w="851" w:type="dxa"/>
            <w:vAlign w:val="bottom"/>
          </w:tcPr>
          <w:p w14:paraId="4B9BED3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16" w:author="Author"/>
                <w:rFonts w:asciiTheme="minorHAnsi" w:hAnsiTheme="minorHAnsi" w:cstheme="minorHAnsi"/>
                <w:color w:val="000000"/>
                <w:sz w:val="22"/>
                <w:szCs w:val="22"/>
              </w:rPr>
            </w:pPr>
            <w:ins w:id="1117" w:author="Author">
              <w:r>
                <w:rPr>
                  <w:rFonts w:ascii="Calibri" w:hAnsi="Calibri" w:cs="Calibri"/>
                  <w:color w:val="000000"/>
                  <w:sz w:val="22"/>
                  <w:szCs w:val="22"/>
                </w:rPr>
                <w:t>4.66</w:t>
              </w:r>
            </w:ins>
          </w:p>
        </w:tc>
        <w:tc>
          <w:tcPr>
            <w:tcW w:w="1240" w:type="dxa"/>
            <w:vAlign w:val="bottom"/>
          </w:tcPr>
          <w:p w14:paraId="37E76B1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18" w:author="Author"/>
                <w:rFonts w:asciiTheme="minorHAnsi" w:hAnsiTheme="minorHAnsi" w:cstheme="minorHAnsi"/>
                <w:color w:val="000000"/>
                <w:sz w:val="22"/>
                <w:szCs w:val="22"/>
              </w:rPr>
            </w:pPr>
            <w:ins w:id="1119" w:author="Author">
              <w:r>
                <w:rPr>
                  <w:rFonts w:ascii="Calibri" w:hAnsi="Calibri" w:cs="Calibri"/>
                  <w:color w:val="000000"/>
                  <w:sz w:val="22"/>
                  <w:szCs w:val="22"/>
                </w:rPr>
                <w:t>97.74</w:t>
              </w:r>
            </w:ins>
          </w:p>
        </w:tc>
        <w:tc>
          <w:tcPr>
            <w:tcW w:w="886" w:type="dxa"/>
            <w:vAlign w:val="bottom"/>
          </w:tcPr>
          <w:p w14:paraId="4403EF40"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20" w:author="Author"/>
                <w:rFonts w:asciiTheme="minorHAnsi" w:hAnsiTheme="minorHAnsi" w:cstheme="minorHAnsi"/>
                <w:color w:val="000000"/>
                <w:sz w:val="22"/>
                <w:szCs w:val="22"/>
              </w:rPr>
            </w:pPr>
            <w:ins w:id="1121" w:author="Author">
              <w:r>
                <w:rPr>
                  <w:rFonts w:ascii="Calibri" w:hAnsi="Calibri" w:cs="Calibri"/>
                  <w:color w:val="000000"/>
                  <w:sz w:val="22"/>
                  <w:szCs w:val="22"/>
                </w:rPr>
                <w:t>4.65</w:t>
              </w:r>
            </w:ins>
          </w:p>
        </w:tc>
        <w:tc>
          <w:tcPr>
            <w:tcW w:w="1240" w:type="dxa"/>
            <w:vAlign w:val="bottom"/>
          </w:tcPr>
          <w:p w14:paraId="65FE564B"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22" w:author="Author"/>
                <w:rFonts w:asciiTheme="minorHAnsi" w:hAnsiTheme="minorHAnsi" w:cstheme="minorHAnsi"/>
                <w:color w:val="000000"/>
                <w:sz w:val="22"/>
                <w:szCs w:val="22"/>
              </w:rPr>
            </w:pPr>
            <w:ins w:id="1123" w:author="Author">
              <w:r>
                <w:rPr>
                  <w:rFonts w:ascii="Calibri" w:hAnsi="Calibri" w:cs="Calibri"/>
                  <w:color w:val="000000"/>
                  <w:sz w:val="22"/>
                  <w:szCs w:val="22"/>
                </w:rPr>
                <w:t>97.64</w:t>
              </w:r>
            </w:ins>
          </w:p>
        </w:tc>
        <w:tc>
          <w:tcPr>
            <w:tcW w:w="886" w:type="dxa"/>
            <w:vAlign w:val="bottom"/>
          </w:tcPr>
          <w:p w14:paraId="6941789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24" w:author="Author"/>
                <w:rFonts w:asciiTheme="minorHAnsi" w:hAnsiTheme="minorHAnsi" w:cstheme="minorHAnsi"/>
                <w:color w:val="000000"/>
                <w:sz w:val="22"/>
                <w:szCs w:val="22"/>
              </w:rPr>
            </w:pPr>
            <w:ins w:id="1125" w:author="Author">
              <w:r>
                <w:rPr>
                  <w:rFonts w:ascii="Calibri" w:hAnsi="Calibri" w:cs="Calibri"/>
                  <w:color w:val="000000"/>
                  <w:sz w:val="22"/>
                  <w:szCs w:val="22"/>
                </w:rPr>
                <w:t>4.69</w:t>
              </w:r>
            </w:ins>
          </w:p>
        </w:tc>
        <w:tc>
          <w:tcPr>
            <w:tcW w:w="1240" w:type="dxa"/>
            <w:vAlign w:val="bottom"/>
          </w:tcPr>
          <w:p w14:paraId="0FBC815E"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26" w:author="Author"/>
                <w:rFonts w:asciiTheme="minorHAnsi" w:hAnsiTheme="minorHAnsi" w:cstheme="minorHAnsi"/>
                <w:color w:val="000000"/>
                <w:sz w:val="22"/>
                <w:szCs w:val="22"/>
              </w:rPr>
            </w:pPr>
            <w:ins w:id="1127" w:author="Author">
              <w:r>
                <w:rPr>
                  <w:rFonts w:ascii="Calibri" w:hAnsi="Calibri" w:cs="Calibri"/>
                  <w:color w:val="000000"/>
                  <w:sz w:val="22"/>
                  <w:szCs w:val="22"/>
                </w:rPr>
                <w:t>98.37</w:t>
              </w:r>
            </w:ins>
          </w:p>
        </w:tc>
      </w:tr>
      <w:tr w:rsidR="006530DC" w14:paraId="2FFD06AF" w14:textId="77777777" w:rsidTr="009E3B89">
        <w:trPr>
          <w:cnfStyle w:val="000000100000" w:firstRow="0" w:lastRow="0" w:firstColumn="0" w:lastColumn="0" w:oddVBand="0" w:evenVBand="0" w:oddHBand="1" w:evenHBand="0" w:firstRowFirstColumn="0" w:firstRowLastColumn="0" w:lastRowFirstColumn="0" w:lastRowLastColumn="0"/>
          <w:trHeight w:val="282"/>
          <w:ins w:id="112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35B9524" w14:textId="77777777" w:rsidR="006530DC" w:rsidRDefault="006530DC" w:rsidP="009E3B89">
            <w:pPr>
              <w:rPr>
                <w:ins w:id="1129" w:author="Author"/>
                <w:rFonts w:ascii="Calibri" w:hAnsi="Calibri" w:cs="Calibri"/>
                <w:b w:val="0"/>
                <w:bCs w:val="0"/>
                <w:color w:val="000000"/>
                <w:sz w:val="22"/>
                <w:szCs w:val="22"/>
              </w:rPr>
            </w:pPr>
            <w:ins w:id="1130" w:author="Author">
              <w:r>
                <w:rPr>
                  <w:rFonts w:ascii="Calibri" w:hAnsi="Calibri" w:cs="Calibri"/>
                  <w:b w:val="0"/>
                  <w:bCs w:val="0"/>
                  <w:color w:val="000000"/>
                  <w:sz w:val="22"/>
                  <w:szCs w:val="22"/>
                </w:rPr>
                <w:t>2688</w:t>
              </w:r>
            </w:ins>
          </w:p>
        </w:tc>
        <w:tc>
          <w:tcPr>
            <w:tcW w:w="851" w:type="dxa"/>
            <w:vAlign w:val="bottom"/>
          </w:tcPr>
          <w:p w14:paraId="5B756490"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31" w:author="Author"/>
                <w:rFonts w:asciiTheme="minorHAnsi" w:hAnsiTheme="minorHAnsi" w:cstheme="minorHAnsi"/>
                <w:color w:val="000000"/>
                <w:sz w:val="22"/>
                <w:szCs w:val="22"/>
              </w:rPr>
            </w:pPr>
            <w:ins w:id="1132" w:author="Author">
              <w:r>
                <w:rPr>
                  <w:rFonts w:ascii="Calibri" w:hAnsi="Calibri" w:cs="Calibri"/>
                  <w:color w:val="000000"/>
                  <w:sz w:val="22"/>
                  <w:szCs w:val="22"/>
                </w:rPr>
                <w:t>4.60</w:t>
              </w:r>
            </w:ins>
          </w:p>
        </w:tc>
        <w:tc>
          <w:tcPr>
            <w:tcW w:w="1240" w:type="dxa"/>
            <w:vAlign w:val="bottom"/>
          </w:tcPr>
          <w:p w14:paraId="419FC40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33" w:author="Author"/>
                <w:rFonts w:asciiTheme="minorHAnsi" w:hAnsiTheme="minorHAnsi" w:cstheme="minorHAnsi"/>
                <w:color w:val="000000"/>
                <w:sz w:val="22"/>
                <w:szCs w:val="22"/>
              </w:rPr>
            </w:pPr>
            <w:ins w:id="1134" w:author="Author">
              <w:r>
                <w:rPr>
                  <w:rFonts w:ascii="Calibri" w:hAnsi="Calibri" w:cs="Calibri"/>
                  <w:color w:val="000000"/>
                  <w:sz w:val="22"/>
                  <w:szCs w:val="22"/>
                </w:rPr>
                <w:t>98.91</w:t>
              </w:r>
            </w:ins>
          </w:p>
        </w:tc>
        <w:tc>
          <w:tcPr>
            <w:tcW w:w="851" w:type="dxa"/>
            <w:vAlign w:val="bottom"/>
          </w:tcPr>
          <w:p w14:paraId="2930009C"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35" w:author="Author"/>
                <w:rFonts w:asciiTheme="minorHAnsi" w:hAnsiTheme="minorHAnsi" w:cstheme="minorHAnsi"/>
                <w:color w:val="000000"/>
                <w:sz w:val="22"/>
                <w:szCs w:val="22"/>
              </w:rPr>
            </w:pPr>
            <w:ins w:id="1136" w:author="Author">
              <w:r>
                <w:rPr>
                  <w:rFonts w:ascii="Calibri" w:hAnsi="Calibri" w:cs="Calibri"/>
                  <w:color w:val="000000"/>
                  <w:sz w:val="22"/>
                  <w:szCs w:val="22"/>
                </w:rPr>
                <w:t>4.57</w:t>
              </w:r>
            </w:ins>
          </w:p>
        </w:tc>
        <w:tc>
          <w:tcPr>
            <w:tcW w:w="1240" w:type="dxa"/>
            <w:vAlign w:val="bottom"/>
          </w:tcPr>
          <w:p w14:paraId="31941FC3"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37" w:author="Author"/>
                <w:rFonts w:asciiTheme="minorHAnsi" w:hAnsiTheme="minorHAnsi" w:cstheme="minorHAnsi"/>
                <w:color w:val="000000"/>
                <w:sz w:val="22"/>
                <w:szCs w:val="22"/>
              </w:rPr>
            </w:pPr>
            <w:ins w:id="1138" w:author="Author">
              <w:r>
                <w:rPr>
                  <w:rFonts w:ascii="Calibri" w:hAnsi="Calibri" w:cs="Calibri"/>
                  <w:color w:val="000000"/>
                  <w:sz w:val="22"/>
                  <w:szCs w:val="22"/>
                </w:rPr>
                <w:t>98.37</w:t>
              </w:r>
            </w:ins>
          </w:p>
        </w:tc>
        <w:tc>
          <w:tcPr>
            <w:tcW w:w="886" w:type="dxa"/>
            <w:vAlign w:val="bottom"/>
          </w:tcPr>
          <w:p w14:paraId="1A93536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39" w:author="Author"/>
                <w:rFonts w:asciiTheme="minorHAnsi" w:hAnsiTheme="minorHAnsi" w:cstheme="minorHAnsi"/>
                <w:color w:val="000000"/>
                <w:sz w:val="22"/>
                <w:szCs w:val="22"/>
              </w:rPr>
            </w:pPr>
            <w:ins w:id="1140" w:author="Author">
              <w:r>
                <w:rPr>
                  <w:rFonts w:ascii="Calibri" w:hAnsi="Calibri" w:cs="Calibri"/>
                  <w:color w:val="000000"/>
                  <w:sz w:val="22"/>
                  <w:szCs w:val="22"/>
                </w:rPr>
                <w:t>4.57</w:t>
              </w:r>
            </w:ins>
          </w:p>
        </w:tc>
        <w:tc>
          <w:tcPr>
            <w:tcW w:w="1240" w:type="dxa"/>
            <w:vAlign w:val="bottom"/>
          </w:tcPr>
          <w:p w14:paraId="20F489C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41" w:author="Author"/>
                <w:rFonts w:asciiTheme="minorHAnsi" w:hAnsiTheme="minorHAnsi" w:cstheme="minorHAnsi"/>
                <w:color w:val="000000"/>
                <w:sz w:val="22"/>
                <w:szCs w:val="22"/>
              </w:rPr>
            </w:pPr>
            <w:ins w:id="1142" w:author="Author">
              <w:r>
                <w:rPr>
                  <w:rFonts w:ascii="Calibri" w:hAnsi="Calibri" w:cs="Calibri"/>
                  <w:color w:val="000000"/>
                  <w:sz w:val="22"/>
                  <w:szCs w:val="22"/>
                </w:rPr>
                <w:t>98.27</w:t>
              </w:r>
            </w:ins>
          </w:p>
        </w:tc>
        <w:tc>
          <w:tcPr>
            <w:tcW w:w="886" w:type="dxa"/>
            <w:vAlign w:val="bottom"/>
          </w:tcPr>
          <w:p w14:paraId="6055DFC5"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43" w:author="Author"/>
                <w:rFonts w:asciiTheme="minorHAnsi" w:hAnsiTheme="minorHAnsi" w:cstheme="minorHAnsi"/>
                <w:color w:val="000000"/>
                <w:sz w:val="22"/>
                <w:szCs w:val="22"/>
              </w:rPr>
            </w:pPr>
            <w:ins w:id="1144" w:author="Author">
              <w:r>
                <w:rPr>
                  <w:rFonts w:ascii="Calibri" w:hAnsi="Calibri" w:cs="Calibri"/>
                  <w:color w:val="000000"/>
                  <w:sz w:val="22"/>
                  <w:szCs w:val="22"/>
                </w:rPr>
                <w:t>4.60</w:t>
              </w:r>
            </w:ins>
          </w:p>
        </w:tc>
        <w:tc>
          <w:tcPr>
            <w:tcW w:w="1240" w:type="dxa"/>
            <w:vAlign w:val="bottom"/>
          </w:tcPr>
          <w:p w14:paraId="597671E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45" w:author="Author"/>
                <w:rFonts w:asciiTheme="minorHAnsi" w:hAnsiTheme="minorHAnsi" w:cstheme="minorHAnsi"/>
                <w:color w:val="000000"/>
                <w:sz w:val="22"/>
                <w:szCs w:val="22"/>
              </w:rPr>
            </w:pPr>
            <w:ins w:id="1146" w:author="Author">
              <w:r>
                <w:rPr>
                  <w:rFonts w:ascii="Calibri" w:hAnsi="Calibri" w:cs="Calibri"/>
                  <w:color w:val="000000"/>
                  <w:sz w:val="22"/>
                  <w:szCs w:val="22"/>
                </w:rPr>
                <w:t>98.86</w:t>
              </w:r>
            </w:ins>
          </w:p>
        </w:tc>
      </w:tr>
      <w:tr w:rsidR="006530DC" w14:paraId="4436C50E" w14:textId="77777777" w:rsidTr="009E3B89">
        <w:trPr>
          <w:trHeight w:val="282"/>
          <w:ins w:id="114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8F637E6" w14:textId="77777777" w:rsidR="006530DC" w:rsidRDefault="006530DC" w:rsidP="009E3B89">
            <w:pPr>
              <w:rPr>
                <w:ins w:id="1148" w:author="Author"/>
                <w:rFonts w:ascii="Calibri" w:hAnsi="Calibri" w:cs="Calibri"/>
                <w:b w:val="0"/>
                <w:bCs w:val="0"/>
                <w:color w:val="000000"/>
                <w:sz w:val="22"/>
                <w:szCs w:val="22"/>
              </w:rPr>
            </w:pPr>
            <w:ins w:id="1149" w:author="Author">
              <w:r>
                <w:rPr>
                  <w:rFonts w:ascii="Calibri" w:hAnsi="Calibri" w:cs="Calibri"/>
                  <w:b w:val="0"/>
                  <w:bCs w:val="0"/>
                  <w:color w:val="000000"/>
                  <w:sz w:val="22"/>
                  <w:szCs w:val="22"/>
                </w:rPr>
                <w:t>2752</w:t>
              </w:r>
            </w:ins>
          </w:p>
        </w:tc>
        <w:tc>
          <w:tcPr>
            <w:tcW w:w="851" w:type="dxa"/>
            <w:vAlign w:val="bottom"/>
          </w:tcPr>
          <w:p w14:paraId="38CB419B"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50" w:author="Author"/>
                <w:rFonts w:asciiTheme="minorHAnsi" w:hAnsiTheme="minorHAnsi" w:cstheme="minorHAnsi"/>
                <w:color w:val="000000"/>
                <w:sz w:val="22"/>
                <w:szCs w:val="22"/>
              </w:rPr>
            </w:pPr>
            <w:ins w:id="1151" w:author="Author">
              <w:r>
                <w:rPr>
                  <w:rFonts w:ascii="Calibri" w:hAnsi="Calibri" w:cs="Calibri"/>
                  <w:color w:val="000000"/>
                  <w:sz w:val="22"/>
                  <w:szCs w:val="22"/>
                </w:rPr>
                <w:t>4.52</w:t>
              </w:r>
            </w:ins>
          </w:p>
        </w:tc>
        <w:tc>
          <w:tcPr>
            <w:tcW w:w="1240" w:type="dxa"/>
            <w:vAlign w:val="bottom"/>
          </w:tcPr>
          <w:p w14:paraId="68A0A2F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52" w:author="Author"/>
                <w:rFonts w:asciiTheme="minorHAnsi" w:hAnsiTheme="minorHAnsi" w:cstheme="minorHAnsi"/>
                <w:color w:val="000000"/>
                <w:sz w:val="22"/>
                <w:szCs w:val="22"/>
              </w:rPr>
            </w:pPr>
            <w:ins w:id="1153" w:author="Author">
              <w:r>
                <w:rPr>
                  <w:rFonts w:ascii="Calibri" w:hAnsi="Calibri" w:cs="Calibri"/>
                  <w:color w:val="000000"/>
                  <w:sz w:val="22"/>
                  <w:szCs w:val="22"/>
                </w:rPr>
                <w:t>99.50</w:t>
              </w:r>
            </w:ins>
          </w:p>
        </w:tc>
        <w:tc>
          <w:tcPr>
            <w:tcW w:w="851" w:type="dxa"/>
            <w:vAlign w:val="bottom"/>
          </w:tcPr>
          <w:p w14:paraId="759988EB"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54" w:author="Author"/>
                <w:rFonts w:asciiTheme="minorHAnsi" w:hAnsiTheme="minorHAnsi" w:cstheme="minorHAnsi"/>
                <w:color w:val="000000"/>
                <w:sz w:val="22"/>
                <w:szCs w:val="22"/>
              </w:rPr>
            </w:pPr>
            <w:ins w:id="1155" w:author="Author">
              <w:r>
                <w:rPr>
                  <w:rFonts w:ascii="Calibri" w:hAnsi="Calibri" w:cs="Calibri"/>
                  <w:color w:val="000000"/>
                  <w:sz w:val="22"/>
                  <w:szCs w:val="22"/>
                </w:rPr>
                <w:t>4.52</w:t>
              </w:r>
            </w:ins>
          </w:p>
        </w:tc>
        <w:tc>
          <w:tcPr>
            <w:tcW w:w="1240" w:type="dxa"/>
            <w:vAlign w:val="bottom"/>
          </w:tcPr>
          <w:p w14:paraId="1E268460"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56" w:author="Author"/>
                <w:rFonts w:asciiTheme="minorHAnsi" w:hAnsiTheme="minorHAnsi" w:cstheme="minorHAnsi"/>
                <w:color w:val="000000"/>
                <w:sz w:val="22"/>
                <w:szCs w:val="22"/>
              </w:rPr>
            </w:pPr>
            <w:ins w:id="1157" w:author="Author">
              <w:r>
                <w:rPr>
                  <w:rFonts w:ascii="Calibri" w:hAnsi="Calibri" w:cs="Calibri"/>
                  <w:color w:val="000000"/>
                  <w:sz w:val="22"/>
                  <w:szCs w:val="22"/>
                </w:rPr>
                <w:t>99.42</w:t>
              </w:r>
            </w:ins>
          </w:p>
        </w:tc>
        <w:tc>
          <w:tcPr>
            <w:tcW w:w="886" w:type="dxa"/>
            <w:vAlign w:val="bottom"/>
          </w:tcPr>
          <w:p w14:paraId="46B12B05"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58" w:author="Author"/>
                <w:rFonts w:asciiTheme="minorHAnsi" w:hAnsiTheme="minorHAnsi" w:cstheme="minorHAnsi"/>
                <w:color w:val="000000"/>
                <w:sz w:val="22"/>
                <w:szCs w:val="22"/>
              </w:rPr>
            </w:pPr>
            <w:ins w:id="1159" w:author="Author">
              <w:r>
                <w:rPr>
                  <w:rFonts w:ascii="Calibri" w:hAnsi="Calibri" w:cs="Calibri"/>
                  <w:color w:val="000000"/>
                  <w:sz w:val="22"/>
                  <w:szCs w:val="22"/>
                </w:rPr>
                <w:t>4.50</w:t>
              </w:r>
            </w:ins>
          </w:p>
        </w:tc>
        <w:tc>
          <w:tcPr>
            <w:tcW w:w="1240" w:type="dxa"/>
            <w:vAlign w:val="bottom"/>
          </w:tcPr>
          <w:p w14:paraId="15CC37F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60" w:author="Author"/>
                <w:rFonts w:asciiTheme="minorHAnsi" w:hAnsiTheme="minorHAnsi" w:cstheme="minorHAnsi"/>
                <w:color w:val="000000"/>
                <w:sz w:val="22"/>
                <w:szCs w:val="22"/>
              </w:rPr>
            </w:pPr>
            <w:ins w:id="1161" w:author="Author">
              <w:r>
                <w:rPr>
                  <w:rFonts w:ascii="Calibri" w:hAnsi="Calibri" w:cs="Calibri"/>
                  <w:color w:val="000000"/>
                  <w:sz w:val="22"/>
                  <w:szCs w:val="22"/>
                </w:rPr>
                <w:t>99.10</w:t>
              </w:r>
            </w:ins>
          </w:p>
        </w:tc>
        <w:tc>
          <w:tcPr>
            <w:tcW w:w="886" w:type="dxa"/>
            <w:vAlign w:val="bottom"/>
          </w:tcPr>
          <w:p w14:paraId="568C77DE"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62" w:author="Author"/>
                <w:rFonts w:asciiTheme="minorHAnsi" w:hAnsiTheme="minorHAnsi" w:cstheme="minorHAnsi"/>
                <w:color w:val="000000"/>
                <w:sz w:val="22"/>
                <w:szCs w:val="22"/>
              </w:rPr>
            </w:pPr>
            <w:ins w:id="1163" w:author="Author">
              <w:r>
                <w:rPr>
                  <w:rFonts w:ascii="Calibri" w:hAnsi="Calibri" w:cs="Calibri"/>
                  <w:color w:val="000000"/>
                  <w:sz w:val="22"/>
                  <w:szCs w:val="22"/>
                </w:rPr>
                <w:t>4.53</w:t>
              </w:r>
            </w:ins>
          </w:p>
        </w:tc>
        <w:tc>
          <w:tcPr>
            <w:tcW w:w="1240" w:type="dxa"/>
            <w:vAlign w:val="bottom"/>
          </w:tcPr>
          <w:p w14:paraId="65DF57C3"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64" w:author="Author"/>
                <w:rFonts w:asciiTheme="minorHAnsi" w:hAnsiTheme="minorHAnsi" w:cstheme="minorHAnsi"/>
                <w:color w:val="000000"/>
                <w:sz w:val="22"/>
                <w:szCs w:val="22"/>
              </w:rPr>
            </w:pPr>
            <w:ins w:id="1165" w:author="Author">
              <w:r>
                <w:rPr>
                  <w:rFonts w:ascii="Calibri" w:hAnsi="Calibri" w:cs="Calibri"/>
                  <w:color w:val="000000"/>
                  <w:sz w:val="22"/>
                  <w:szCs w:val="22"/>
                </w:rPr>
                <w:t>99.68</w:t>
              </w:r>
            </w:ins>
          </w:p>
        </w:tc>
      </w:tr>
      <w:tr w:rsidR="006530DC" w14:paraId="05D14220" w14:textId="77777777" w:rsidTr="009E3B89">
        <w:trPr>
          <w:cnfStyle w:val="000000100000" w:firstRow="0" w:lastRow="0" w:firstColumn="0" w:lastColumn="0" w:oddVBand="0" w:evenVBand="0" w:oddHBand="1" w:evenHBand="0" w:firstRowFirstColumn="0" w:firstRowLastColumn="0" w:lastRowFirstColumn="0" w:lastRowLastColumn="0"/>
          <w:trHeight w:val="282"/>
          <w:ins w:id="116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4329589" w14:textId="77777777" w:rsidR="006530DC" w:rsidRDefault="006530DC" w:rsidP="009E3B89">
            <w:pPr>
              <w:rPr>
                <w:ins w:id="1167" w:author="Author"/>
                <w:rFonts w:ascii="Calibri" w:hAnsi="Calibri" w:cs="Calibri"/>
                <w:b w:val="0"/>
                <w:bCs w:val="0"/>
                <w:color w:val="000000"/>
                <w:sz w:val="22"/>
                <w:szCs w:val="22"/>
              </w:rPr>
            </w:pPr>
            <w:ins w:id="1168" w:author="Author">
              <w:r>
                <w:rPr>
                  <w:rFonts w:ascii="Calibri" w:hAnsi="Calibri" w:cs="Calibri"/>
                  <w:b w:val="0"/>
                  <w:bCs w:val="0"/>
                  <w:color w:val="000000"/>
                  <w:sz w:val="22"/>
                  <w:szCs w:val="22"/>
                </w:rPr>
                <w:t>2816</w:t>
              </w:r>
            </w:ins>
          </w:p>
        </w:tc>
        <w:tc>
          <w:tcPr>
            <w:tcW w:w="851" w:type="dxa"/>
            <w:vAlign w:val="bottom"/>
          </w:tcPr>
          <w:p w14:paraId="239F6E6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69" w:author="Author"/>
                <w:rFonts w:asciiTheme="minorHAnsi" w:hAnsiTheme="minorHAnsi" w:cstheme="minorHAnsi"/>
                <w:color w:val="000000"/>
                <w:sz w:val="22"/>
                <w:szCs w:val="22"/>
              </w:rPr>
            </w:pPr>
            <w:ins w:id="1170" w:author="Author">
              <w:r>
                <w:rPr>
                  <w:rFonts w:ascii="Calibri" w:hAnsi="Calibri" w:cs="Calibri"/>
                  <w:color w:val="000000"/>
                  <w:sz w:val="22"/>
                  <w:szCs w:val="22"/>
                </w:rPr>
                <w:t>4.43</w:t>
              </w:r>
            </w:ins>
          </w:p>
        </w:tc>
        <w:tc>
          <w:tcPr>
            <w:tcW w:w="1240" w:type="dxa"/>
            <w:vAlign w:val="bottom"/>
          </w:tcPr>
          <w:p w14:paraId="365A4F43"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71" w:author="Author"/>
                <w:rFonts w:asciiTheme="minorHAnsi" w:hAnsiTheme="minorHAnsi" w:cstheme="minorHAnsi"/>
                <w:color w:val="000000"/>
                <w:sz w:val="22"/>
                <w:szCs w:val="22"/>
              </w:rPr>
            </w:pPr>
            <w:ins w:id="1172" w:author="Author">
              <w:r>
                <w:rPr>
                  <w:rFonts w:ascii="Calibri" w:hAnsi="Calibri" w:cs="Calibri"/>
                  <w:color w:val="000000"/>
                  <w:sz w:val="22"/>
                  <w:szCs w:val="22"/>
                </w:rPr>
                <w:t>99.82</w:t>
              </w:r>
            </w:ins>
          </w:p>
        </w:tc>
        <w:tc>
          <w:tcPr>
            <w:tcW w:w="851" w:type="dxa"/>
            <w:vAlign w:val="bottom"/>
          </w:tcPr>
          <w:p w14:paraId="419F96E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73" w:author="Author"/>
                <w:rFonts w:asciiTheme="minorHAnsi" w:hAnsiTheme="minorHAnsi" w:cstheme="minorHAnsi"/>
                <w:color w:val="000000"/>
                <w:sz w:val="22"/>
                <w:szCs w:val="22"/>
              </w:rPr>
            </w:pPr>
            <w:ins w:id="1174" w:author="Author">
              <w:r>
                <w:rPr>
                  <w:rFonts w:ascii="Calibri" w:hAnsi="Calibri" w:cs="Calibri"/>
                  <w:color w:val="000000"/>
                  <w:sz w:val="22"/>
                  <w:szCs w:val="22"/>
                </w:rPr>
                <w:t>4.46</w:t>
              </w:r>
            </w:ins>
          </w:p>
        </w:tc>
        <w:tc>
          <w:tcPr>
            <w:tcW w:w="1240" w:type="dxa"/>
            <w:vAlign w:val="bottom"/>
          </w:tcPr>
          <w:p w14:paraId="226C11E7"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75" w:author="Author"/>
                <w:rFonts w:asciiTheme="minorHAnsi" w:hAnsiTheme="minorHAnsi" w:cstheme="minorHAnsi"/>
                <w:color w:val="000000"/>
                <w:sz w:val="22"/>
                <w:szCs w:val="22"/>
              </w:rPr>
            </w:pPr>
            <w:ins w:id="1176" w:author="Author">
              <w:r>
                <w:rPr>
                  <w:rFonts w:ascii="Calibri" w:hAnsi="Calibri" w:cs="Calibri"/>
                  <w:color w:val="000000"/>
                  <w:sz w:val="22"/>
                  <w:szCs w:val="22"/>
                </w:rPr>
                <w:t>100.54</w:t>
              </w:r>
            </w:ins>
          </w:p>
        </w:tc>
        <w:tc>
          <w:tcPr>
            <w:tcW w:w="886" w:type="dxa"/>
            <w:vAlign w:val="bottom"/>
          </w:tcPr>
          <w:p w14:paraId="26F78E6E"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77" w:author="Author"/>
                <w:rFonts w:asciiTheme="minorHAnsi" w:hAnsiTheme="minorHAnsi" w:cstheme="minorHAnsi"/>
                <w:color w:val="000000"/>
                <w:sz w:val="22"/>
                <w:szCs w:val="22"/>
              </w:rPr>
            </w:pPr>
            <w:ins w:id="1178" w:author="Author">
              <w:r>
                <w:rPr>
                  <w:rFonts w:ascii="Calibri" w:hAnsi="Calibri" w:cs="Calibri"/>
                  <w:color w:val="000000"/>
                  <w:sz w:val="22"/>
                  <w:szCs w:val="22"/>
                </w:rPr>
                <w:t>4.45</w:t>
              </w:r>
            </w:ins>
          </w:p>
        </w:tc>
        <w:tc>
          <w:tcPr>
            <w:tcW w:w="1240" w:type="dxa"/>
            <w:vAlign w:val="bottom"/>
          </w:tcPr>
          <w:p w14:paraId="021FDEB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79" w:author="Author"/>
                <w:rFonts w:asciiTheme="minorHAnsi" w:hAnsiTheme="minorHAnsi" w:cstheme="minorHAnsi"/>
                <w:color w:val="000000"/>
                <w:sz w:val="22"/>
                <w:szCs w:val="22"/>
              </w:rPr>
            </w:pPr>
            <w:ins w:id="1180" w:author="Author">
              <w:r>
                <w:rPr>
                  <w:rFonts w:ascii="Calibri" w:hAnsi="Calibri" w:cs="Calibri"/>
                  <w:color w:val="000000"/>
                  <w:sz w:val="22"/>
                  <w:szCs w:val="22"/>
                </w:rPr>
                <w:t>100.25</w:t>
              </w:r>
            </w:ins>
          </w:p>
        </w:tc>
        <w:tc>
          <w:tcPr>
            <w:tcW w:w="886" w:type="dxa"/>
            <w:vAlign w:val="bottom"/>
          </w:tcPr>
          <w:p w14:paraId="1BAEDFC7"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81" w:author="Author"/>
                <w:rFonts w:asciiTheme="minorHAnsi" w:hAnsiTheme="minorHAnsi" w:cstheme="minorHAnsi"/>
                <w:color w:val="000000"/>
                <w:sz w:val="22"/>
                <w:szCs w:val="22"/>
              </w:rPr>
            </w:pPr>
            <w:ins w:id="1182" w:author="Author">
              <w:r>
                <w:rPr>
                  <w:rFonts w:ascii="Calibri" w:hAnsi="Calibri" w:cs="Calibri"/>
                  <w:color w:val="000000"/>
                  <w:sz w:val="22"/>
                  <w:szCs w:val="22"/>
                </w:rPr>
                <w:t>4.48</w:t>
              </w:r>
            </w:ins>
          </w:p>
        </w:tc>
        <w:tc>
          <w:tcPr>
            <w:tcW w:w="1240" w:type="dxa"/>
            <w:vAlign w:val="bottom"/>
          </w:tcPr>
          <w:p w14:paraId="1ECBA6F8"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83" w:author="Author"/>
                <w:rFonts w:asciiTheme="minorHAnsi" w:hAnsiTheme="minorHAnsi" w:cstheme="minorHAnsi"/>
                <w:color w:val="000000"/>
                <w:sz w:val="22"/>
                <w:szCs w:val="22"/>
              </w:rPr>
            </w:pPr>
            <w:ins w:id="1184" w:author="Author">
              <w:r>
                <w:rPr>
                  <w:rFonts w:ascii="Calibri" w:hAnsi="Calibri" w:cs="Calibri"/>
                  <w:color w:val="000000"/>
                  <w:sz w:val="22"/>
                  <w:szCs w:val="22"/>
                </w:rPr>
                <w:t>100.93</w:t>
              </w:r>
            </w:ins>
          </w:p>
        </w:tc>
      </w:tr>
      <w:tr w:rsidR="006530DC" w14:paraId="1FD96692" w14:textId="77777777" w:rsidTr="009E3B89">
        <w:trPr>
          <w:trHeight w:val="282"/>
          <w:ins w:id="118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7E28AC9" w14:textId="77777777" w:rsidR="006530DC" w:rsidRDefault="006530DC" w:rsidP="009E3B89">
            <w:pPr>
              <w:rPr>
                <w:ins w:id="1186" w:author="Author"/>
                <w:rFonts w:ascii="Calibri" w:hAnsi="Calibri" w:cs="Calibri"/>
                <w:b w:val="0"/>
                <w:bCs w:val="0"/>
                <w:color w:val="000000"/>
                <w:sz w:val="22"/>
                <w:szCs w:val="22"/>
              </w:rPr>
            </w:pPr>
            <w:ins w:id="1187" w:author="Author">
              <w:r>
                <w:rPr>
                  <w:rFonts w:ascii="Calibri" w:hAnsi="Calibri" w:cs="Calibri"/>
                  <w:b w:val="0"/>
                  <w:bCs w:val="0"/>
                  <w:color w:val="000000"/>
                  <w:sz w:val="22"/>
                  <w:szCs w:val="22"/>
                </w:rPr>
                <w:t>2880</w:t>
              </w:r>
            </w:ins>
          </w:p>
        </w:tc>
        <w:tc>
          <w:tcPr>
            <w:tcW w:w="851" w:type="dxa"/>
            <w:vAlign w:val="bottom"/>
          </w:tcPr>
          <w:p w14:paraId="58F30D9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88" w:author="Author"/>
                <w:rFonts w:asciiTheme="minorHAnsi" w:hAnsiTheme="minorHAnsi" w:cstheme="minorHAnsi"/>
                <w:color w:val="000000"/>
                <w:sz w:val="22"/>
                <w:szCs w:val="22"/>
              </w:rPr>
            </w:pPr>
            <w:ins w:id="1189" w:author="Author">
              <w:r>
                <w:rPr>
                  <w:rFonts w:ascii="Calibri" w:hAnsi="Calibri" w:cs="Calibri"/>
                  <w:color w:val="000000"/>
                  <w:sz w:val="22"/>
                  <w:szCs w:val="22"/>
                </w:rPr>
                <w:t>4.36</w:t>
              </w:r>
            </w:ins>
          </w:p>
        </w:tc>
        <w:tc>
          <w:tcPr>
            <w:tcW w:w="1240" w:type="dxa"/>
            <w:vAlign w:val="bottom"/>
          </w:tcPr>
          <w:p w14:paraId="7F5D727B"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90" w:author="Author"/>
                <w:rFonts w:asciiTheme="minorHAnsi" w:hAnsiTheme="minorHAnsi" w:cstheme="minorHAnsi"/>
                <w:color w:val="000000"/>
                <w:sz w:val="22"/>
                <w:szCs w:val="22"/>
              </w:rPr>
            </w:pPr>
            <w:ins w:id="1191" w:author="Author">
              <w:r>
                <w:rPr>
                  <w:rFonts w:ascii="Calibri" w:hAnsi="Calibri" w:cs="Calibri"/>
                  <w:color w:val="000000"/>
                  <w:sz w:val="22"/>
                  <w:szCs w:val="22"/>
                </w:rPr>
                <w:t>100.36</w:t>
              </w:r>
            </w:ins>
          </w:p>
        </w:tc>
        <w:tc>
          <w:tcPr>
            <w:tcW w:w="851" w:type="dxa"/>
            <w:vAlign w:val="bottom"/>
          </w:tcPr>
          <w:p w14:paraId="3EFDD8F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92" w:author="Author"/>
                <w:rFonts w:asciiTheme="minorHAnsi" w:hAnsiTheme="minorHAnsi" w:cstheme="minorHAnsi"/>
                <w:color w:val="000000"/>
                <w:sz w:val="22"/>
                <w:szCs w:val="22"/>
              </w:rPr>
            </w:pPr>
            <w:ins w:id="1193" w:author="Author">
              <w:r>
                <w:rPr>
                  <w:rFonts w:ascii="Calibri" w:hAnsi="Calibri" w:cs="Calibri"/>
                  <w:color w:val="000000"/>
                  <w:sz w:val="22"/>
                  <w:szCs w:val="22"/>
                </w:rPr>
                <w:t>4.42</w:t>
              </w:r>
            </w:ins>
          </w:p>
        </w:tc>
        <w:tc>
          <w:tcPr>
            <w:tcW w:w="1240" w:type="dxa"/>
            <w:vAlign w:val="bottom"/>
          </w:tcPr>
          <w:p w14:paraId="2B792E0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94" w:author="Author"/>
                <w:rFonts w:asciiTheme="minorHAnsi" w:hAnsiTheme="minorHAnsi" w:cstheme="minorHAnsi"/>
                <w:color w:val="000000"/>
                <w:sz w:val="22"/>
                <w:szCs w:val="22"/>
              </w:rPr>
            </w:pPr>
            <w:ins w:id="1195" w:author="Author">
              <w:r>
                <w:rPr>
                  <w:rFonts w:ascii="Calibri" w:hAnsi="Calibri" w:cs="Calibri"/>
                  <w:color w:val="000000"/>
                  <w:sz w:val="22"/>
                  <w:szCs w:val="22"/>
                </w:rPr>
                <w:t>101.79</w:t>
              </w:r>
            </w:ins>
          </w:p>
        </w:tc>
        <w:tc>
          <w:tcPr>
            <w:tcW w:w="886" w:type="dxa"/>
            <w:vAlign w:val="bottom"/>
          </w:tcPr>
          <w:p w14:paraId="62E6D7FE"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96" w:author="Author"/>
                <w:rFonts w:asciiTheme="minorHAnsi" w:hAnsiTheme="minorHAnsi" w:cstheme="minorHAnsi"/>
                <w:color w:val="000000"/>
                <w:sz w:val="22"/>
                <w:szCs w:val="22"/>
              </w:rPr>
            </w:pPr>
            <w:ins w:id="1197" w:author="Author">
              <w:r>
                <w:rPr>
                  <w:rFonts w:ascii="Calibri" w:hAnsi="Calibri" w:cs="Calibri"/>
                  <w:color w:val="000000"/>
                  <w:sz w:val="22"/>
                  <w:szCs w:val="22"/>
                </w:rPr>
                <w:t>4.41</w:t>
              </w:r>
            </w:ins>
          </w:p>
        </w:tc>
        <w:tc>
          <w:tcPr>
            <w:tcW w:w="1240" w:type="dxa"/>
            <w:vAlign w:val="bottom"/>
          </w:tcPr>
          <w:p w14:paraId="4CF9203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98" w:author="Author"/>
                <w:rFonts w:asciiTheme="minorHAnsi" w:hAnsiTheme="minorHAnsi" w:cstheme="minorHAnsi"/>
                <w:color w:val="000000"/>
                <w:sz w:val="22"/>
                <w:szCs w:val="22"/>
              </w:rPr>
            </w:pPr>
            <w:ins w:id="1199" w:author="Author">
              <w:r>
                <w:rPr>
                  <w:rFonts w:ascii="Calibri" w:hAnsi="Calibri" w:cs="Calibri"/>
                  <w:color w:val="000000"/>
                  <w:sz w:val="22"/>
                  <w:szCs w:val="22"/>
                </w:rPr>
                <w:t>101.50</w:t>
              </w:r>
            </w:ins>
          </w:p>
        </w:tc>
        <w:tc>
          <w:tcPr>
            <w:tcW w:w="886" w:type="dxa"/>
            <w:vAlign w:val="bottom"/>
          </w:tcPr>
          <w:p w14:paraId="0C568C65"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00" w:author="Author"/>
                <w:rFonts w:asciiTheme="minorHAnsi" w:hAnsiTheme="minorHAnsi" w:cstheme="minorHAnsi"/>
                <w:color w:val="000000"/>
                <w:sz w:val="22"/>
                <w:szCs w:val="22"/>
              </w:rPr>
            </w:pPr>
            <w:ins w:id="1201" w:author="Author">
              <w:r>
                <w:rPr>
                  <w:rFonts w:ascii="Calibri" w:hAnsi="Calibri" w:cs="Calibri"/>
                  <w:color w:val="000000"/>
                  <w:sz w:val="22"/>
                  <w:szCs w:val="22"/>
                </w:rPr>
                <w:t>4.42</w:t>
              </w:r>
            </w:ins>
          </w:p>
        </w:tc>
        <w:tc>
          <w:tcPr>
            <w:tcW w:w="1240" w:type="dxa"/>
            <w:vAlign w:val="bottom"/>
          </w:tcPr>
          <w:p w14:paraId="6F54B610"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02" w:author="Author"/>
                <w:rFonts w:asciiTheme="minorHAnsi" w:hAnsiTheme="minorHAnsi" w:cstheme="minorHAnsi"/>
                <w:color w:val="000000"/>
                <w:sz w:val="22"/>
                <w:szCs w:val="22"/>
              </w:rPr>
            </w:pPr>
            <w:ins w:id="1203" w:author="Author">
              <w:r>
                <w:rPr>
                  <w:rFonts w:ascii="Calibri" w:hAnsi="Calibri" w:cs="Calibri"/>
                  <w:color w:val="000000"/>
                  <w:sz w:val="22"/>
                  <w:szCs w:val="22"/>
                </w:rPr>
                <w:t>101.82</w:t>
              </w:r>
            </w:ins>
          </w:p>
        </w:tc>
      </w:tr>
      <w:tr w:rsidR="006530DC" w14:paraId="41D3F5C0" w14:textId="77777777" w:rsidTr="009E3B89">
        <w:trPr>
          <w:cnfStyle w:val="000000100000" w:firstRow="0" w:lastRow="0" w:firstColumn="0" w:lastColumn="0" w:oddVBand="0" w:evenVBand="0" w:oddHBand="1" w:evenHBand="0" w:firstRowFirstColumn="0" w:firstRowLastColumn="0" w:lastRowFirstColumn="0" w:lastRowLastColumn="0"/>
          <w:trHeight w:val="282"/>
          <w:ins w:id="120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240B219" w14:textId="77777777" w:rsidR="006530DC" w:rsidRDefault="006530DC" w:rsidP="009E3B89">
            <w:pPr>
              <w:rPr>
                <w:ins w:id="1205" w:author="Author"/>
                <w:rFonts w:ascii="Calibri" w:hAnsi="Calibri" w:cs="Calibri"/>
                <w:b w:val="0"/>
                <w:bCs w:val="0"/>
                <w:color w:val="000000"/>
                <w:sz w:val="22"/>
                <w:szCs w:val="22"/>
              </w:rPr>
            </w:pPr>
            <w:ins w:id="1206" w:author="Author">
              <w:r>
                <w:rPr>
                  <w:rFonts w:ascii="Calibri" w:hAnsi="Calibri" w:cs="Calibri"/>
                  <w:b w:val="0"/>
                  <w:bCs w:val="0"/>
                  <w:color w:val="000000"/>
                  <w:sz w:val="22"/>
                  <w:szCs w:val="22"/>
                </w:rPr>
                <w:t>2944</w:t>
              </w:r>
            </w:ins>
          </w:p>
        </w:tc>
        <w:tc>
          <w:tcPr>
            <w:tcW w:w="851" w:type="dxa"/>
            <w:vAlign w:val="bottom"/>
          </w:tcPr>
          <w:p w14:paraId="36FD58B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07" w:author="Author"/>
                <w:rFonts w:asciiTheme="minorHAnsi" w:hAnsiTheme="minorHAnsi" w:cstheme="minorHAnsi"/>
                <w:color w:val="000000"/>
                <w:sz w:val="22"/>
                <w:szCs w:val="22"/>
              </w:rPr>
            </w:pPr>
            <w:ins w:id="1208" w:author="Author">
              <w:r>
                <w:rPr>
                  <w:rFonts w:ascii="Calibri" w:hAnsi="Calibri" w:cs="Calibri"/>
                  <w:color w:val="000000"/>
                  <w:sz w:val="22"/>
                  <w:szCs w:val="22"/>
                </w:rPr>
                <w:t>4.28</w:t>
              </w:r>
            </w:ins>
          </w:p>
        </w:tc>
        <w:tc>
          <w:tcPr>
            <w:tcW w:w="1240" w:type="dxa"/>
            <w:vAlign w:val="bottom"/>
          </w:tcPr>
          <w:p w14:paraId="3041A3EC"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09" w:author="Author"/>
                <w:rFonts w:asciiTheme="minorHAnsi" w:hAnsiTheme="minorHAnsi" w:cstheme="minorHAnsi"/>
                <w:color w:val="000000"/>
                <w:sz w:val="22"/>
                <w:szCs w:val="22"/>
              </w:rPr>
            </w:pPr>
            <w:ins w:id="1210" w:author="Author">
              <w:r>
                <w:rPr>
                  <w:rFonts w:ascii="Calibri" w:hAnsi="Calibri" w:cs="Calibri"/>
                  <w:color w:val="000000"/>
                  <w:sz w:val="22"/>
                  <w:szCs w:val="22"/>
                </w:rPr>
                <w:t>100.70</w:t>
              </w:r>
            </w:ins>
          </w:p>
        </w:tc>
        <w:tc>
          <w:tcPr>
            <w:tcW w:w="851" w:type="dxa"/>
            <w:vAlign w:val="bottom"/>
          </w:tcPr>
          <w:p w14:paraId="613A7218"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11" w:author="Author"/>
                <w:rFonts w:asciiTheme="minorHAnsi" w:hAnsiTheme="minorHAnsi" w:cstheme="minorHAnsi"/>
                <w:color w:val="000000"/>
                <w:sz w:val="22"/>
                <w:szCs w:val="22"/>
              </w:rPr>
            </w:pPr>
            <w:ins w:id="1212" w:author="Author">
              <w:r>
                <w:rPr>
                  <w:rFonts w:ascii="Calibri" w:hAnsi="Calibri" w:cs="Calibri"/>
                  <w:color w:val="000000"/>
                  <w:sz w:val="22"/>
                  <w:szCs w:val="22"/>
                </w:rPr>
                <w:t>4.32</w:t>
              </w:r>
            </w:ins>
          </w:p>
        </w:tc>
        <w:tc>
          <w:tcPr>
            <w:tcW w:w="1240" w:type="dxa"/>
            <w:vAlign w:val="bottom"/>
          </w:tcPr>
          <w:p w14:paraId="1A37E900"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13" w:author="Author"/>
                <w:rFonts w:asciiTheme="minorHAnsi" w:hAnsiTheme="minorHAnsi" w:cstheme="minorHAnsi"/>
                <w:color w:val="000000"/>
                <w:sz w:val="22"/>
                <w:szCs w:val="22"/>
              </w:rPr>
            </w:pPr>
            <w:ins w:id="1214" w:author="Author">
              <w:r>
                <w:rPr>
                  <w:rFonts w:ascii="Calibri" w:hAnsi="Calibri" w:cs="Calibri"/>
                  <w:color w:val="000000"/>
                  <w:sz w:val="22"/>
                  <w:szCs w:val="22"/>
                </w:rPr>
                <w:t>101.77</w:t>
              </w:r>
            </w:ins>
          </w:p>
        </w:tc>
        <w:tc>
          <w:tcPr>
            <w:tcW w:w="886" w:type="dxa"/>
            <w:vAlign w:val="bottom"/>
          </w:tcPr>
          <w:p w14:paraId="6DF25627"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15" w:author="Author"/>
                <w:rFonts w:asciiTheme="minorHAnsi" w:hAnsiTheme="minorHAnsi" w:cstheme="minorHAnsi"/>
                <w:color w:val="000000"/>
                <w:sz w:val="22"/>
                <w:szCs w:val="22"/>
              </w:rPr>
            </w:pPr>
            <w:ins w:id="1216" w:author="Author">
              <w:r>
                <w:rPr>
                  <w:rFonts w:ascii="Calibri" w:hAnsi="Calibri" w:cs="Calibri"/>
                  <w:color w:val="000000"/>
                  <w:sz w:val="22"/>
                  <w:szCs w:val="22"/>
                </w:rPr>
                <w:t>4.32</w:t>
              </w:r>
            </w:ins>
          </w:p>
        </w:tc>
        <w:tc>
          <w:tcPr>
            <w:tcW w:w="1240" w:type="dxa"/>
            <w:vAlign w:val="bottom"/>
          </w:tcPr>
          <w:p w14:paraId="04DFF60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17" w:author="Author"/>
                <w:rFonts w:asciiTheme="minorHAnsi" w:hAnsiTheme="minorHAnsi" w:cstheme="minorHAnsi"/>
                <w:color w:val="000000"/>
                <w:sz w:val="22"/>
                <w:szCs w:val="22"/>
              </w:rPr>
            </w:pPr>
            <w:ins w:id="1218" w:author="Author">
              <w:r>
                <w:rPr>
                  <w:rFonts w:ascii="Calibri" w:hAnsi="Calibri" w:cs="Calibri"/>
                  <w:color w:val="000000"/>
                  <w:sz w:val="22"/>
                  <w:szCs w:val="22"/>
                </w:rPr>
                <w:t>101.77</w:t>
              </w:r>
            </w:ins>
          </w:p>
        </w:tc>
        <w:tc>
          <w:tcPr>
            <w:tcW w:w="886" w:type="dxa"/>
            <w:vAlign w:val="bottom"/>
          </w:tcPr>
          <w:p w14:paraId="1EED442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19" w:author="Author"/>
                <w:rFonts w:asciiTheme="minorHAnsi" w:hAnsiTheme="minorHAnsi" w:cstheme="minorHAnsi"/>
                <w:color w:val="000000"/>
                <w:sz w:val="22"/>
                <w:szCs w:val="22"/>
              </w:rPr>
            </w:pPr>
            <w:ins w:id="1220" w:author="Author">
              <w:r>
                <w:rPr>
                  <w:rFonts w:ascii="Calibri" w:hAnsi="Calibri" w:cs="Calibri"/>
                  <w:color w:val="000000"/>
                  <w:sz w:val="22"/>
                  <w:szCs w:val="22"/>
                </w:rPr>
                <w:t>4.33</w:t>
              </w:r>
            </w:ins>
          </w:p>
        </w:tc>
        <w:tc>
          <w:tcPr>
            <w:tcW w:w="1240" w:type="dxa"/>
            <w:vAlign w:val="bottom"/>
          </w:tcPr>
          <w:p w14:paraId="0F5B6F9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21" w:author="Author"/>
                <w:rFonts w:asciiTheme="minorHAnsi" w:hAnsiTheme="minorHAnsi" w:cstheme="minorHAnsi"/>
                <w:color w:val="000000"/>
                <w:sz w:val="22"/>
                <w:szCs w:val="22"/>
              </w:rPr>
            </w:pPr>
            <w:ins w:id="1222" w:author="Author">
              <w:r>
                <w:rPr>
                  <w:rFonts w:ascii="Calibri" w:hAnsi="Calibri" w:cs="Calibri"/>
                  <w:color w:val="000000"/>
                  <w:sz w:val="22"/>
                  <w:szCs w:val="22"/>
                </w:rPr>
                <w:t>101.95</w:t>
              </w:r>
            </w:ins>
          </w:p>
        </w:tc>
      </w:tr>
      <w:tr w:rsidR="006530DC" w14:paraId="36DB4825" w14:textId="77777777" w:rsidTr="009E3B89">
        <w:trPr>
          <w:trHeight w:val="282"/>
          <w:ins w:id="122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B87AC0D" w14:textId="77777777" w:rsidR="006530DC" w:rsidRDefault="006530DC" w:rsidP="009E3B89">
            <w:pPr>
              <w:rPr>
                <w:ins w:id="1224" w:author="Author"/>
                <w:rFonts w:ascii="Calibri" w:hAnsi="Calibri" w:cs="Calibri"/>
                <w:b w:val="0"/>
                <w:bCs w:val="0"/>
                <w:color w:val="000000"/>
                <w:sz w:val="22"/>
                <w:szCs w:val="22"/>
              </w:rPr>
            </w:pPr>
            <w:ins w:id="1225" w:author="Author">
              <w:r>
                <w:rPr>
                  <w:rFonts w:ascii="Calibri" w:hAnsi="Calibri" w:cs="Calibri"/>
                  <w:b w:val="0"/>
                  <w:bCs w:val="0"/>
                  <w:color w:val="000000"/>
                  <w:sz w:val="22"/>
                  <w:szCs w:val="22"/>
                </w:rPr>
                <w:t>3008</w:t>
              </w:r>
            </w:ins>
          </w:p>
        </w:tc>
        <w:tc>
          <w:tcPr>
            <w:tcW w:w="851" w:type="dxa"/>
            <w:vAlign w:val="bottom"/>
          </w:tcPr>
          <w:p w14:paraId="1EE05EBE"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26" w:author="Author"/>
                <w:rFonts w:asciiTheme="minorHAnsi" w:hAnsiTheme="minorHAnsi" w:cstheme="minorHAnsi"/>
                <w:color w:val="000000"/>
                <w:sz w:val="22"/>
                <w:szCs w:val="22"/>
              </w:rPr>
            </w:pPr>
            <w:ins w:id="1227" w:author="Author">
              <w:r>
                <w:rPr>
                  <w:rFonts w:ascii="Calibri" w:hAnsi="Calibri" w:cs="Calibri"/>
                  <w:color w:val="000000"/>
                  <w:sz w:val="22"/>
                  <w:szCs w:val="22"/>
                </w:rPr>
                <w:t>4.20</w:t>
              </w:r>
            </w:ins>
          </w:p>
        </w:tc>
        <w:tc>
          <w:tcPr>
            <w:tcW w:w="1240" w:type="dxa"/>
            <w:vAlign w:val="bottom"/>
          </w:tcPr>
          <w:p w14:paraId="209F67C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28" w:author="Author"/>
                <w:rFonts w:asciiTheme="minorHAnsi" w:hAnsiTheme="minorHAnsi" w:cstheme="minorHAnsi"/>
                <w:color w:val="000000"/>
                <w:sz w:val="22"/>
                <w:szCs w:val="22"/>
              </w:rPr>
            </w:pPr>
            <w:ins w:id="1229" w:author="Author">
              <w:r>
                <w:rPr>
                  <w:rFonts w:ascii="Calibri" w:hAnsi="Calibri" w:cs="Calibri"/>
                  <w:color w:val="000000"/>
                  <w:sz w:val="22"/>
                  <w:szCs w:val="22"/>
                </w:rPr>
                <w:t>101.08</w:t>
              </w:r>
            </w:ins>
          </w:p>
        </w:tc>
        <w:tc>
          <w:tcPr>
            <w:tcW w:w="851" w:type="dxa"/>
            <w:vAlign w:val="bottom"/>
          </w:tcPr>
          <w:p w14:paraId="1E5D257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30" w:author="Author"/>
                <w:rFonts w:asciiTheme="minorHAnsi" w:hAnsiTheme="minorHAnsi" w:cstheme="minorHAnsi"/>
                <w:color w:val="000000"/>
                <w:sz w:val="22"/>
                <w:szCs w:val="22"/>
              </w:rPr>
            </w:pPr>
            <w:ins w:id="1231" w:author="Author">
              <w:r>
                <w:rPr>
                  <w:rFonts w:ascii="Calibri" w:hAnsi="Calibri" w:cs="Calibri"/>
                  <w:color w:val="000000"/>
                  <w:sz w:val="22"/>
                  <w:szCs w:val="22"/>
                </w:rPr>
                <w:t>4.23</w:t>
              </w:r>
            </w:ins>
          </w:p>
        </w:tc>
        <w:tc>
          <w:tcPr>
            <w:tcW w:w="1240" w:type="dxa"/>
            <w:vAlign w:val="bottom"/>
          </w:tcPr>
          <w:p w14:paraId="76724C5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32" w:author="Author"/>
                <w:rFonts w:asciiTheme="minorHAnsi" w:hAnsiTheme="minorHAnsi" w:cstheme="minorHAnsi"/>
                <w:color w:val="000000"/>
                <w:sz w:val="22"/>
                <w:szCs w:val="22"/>
              </w:rPr>
            </w:pPr>
            <w:ins w:id="1233" w:author="Author">
              <w:r>
                <w:rPr>
                  <w:rFonts w:ascii="Calibri" w:hAnsi="Calibri" w:cs="Calibri"/>
                  <w:color w:val="000000"/>
                  <w:sz w:val="22"/>
                  <w:szCs w:val="22"/>
                </w:rPr>
                <w:t>101.87</w:t>
              </w:r>
            </w:ins>
          </w:p>
        </w:tc>
        <w:tc>
          <w:tcPr>
            <w:tcW w:w="886" w:type="dxa"/>
            <w:vAlign w:val="bottom"/>
          </w:tcPr>
          <w:p w14:paraId="19E6D1B0"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34" w:author="Author"/>
                <w:rFonts w:asciiTheme="minorHAnsi" w:hAnsiTheme="minorHAnsi" w:cstheme="minorHAnsi"/>
                <w:color w:val="000000"/>
                <w:sz w:val="22"/>
                <w:szCs w:val="22"/>
              </w:rPr>
            </w:pPr>
            <w:ins w:id="1235" w:author="Author">
              <w:r>
                <w:rPr>
                  <w:rFonts w:ascii="Calibri" w:hAnsi="Calibri" w:cs="Calibri"/>
                  <w:color w:val="000000"/>
                  <w:sz w:val="22"/>
                  <w:szCs w:val="22"/>
                </w:rPr>
                <w:t>4.23</w:t>
              </w:r>
            </w:ins>
          </w:p>
        </w:tc>
        <w:tc>
          <w:tcPr>
            <w:tcW w:w="1240" w:type="dxa"/>
            <w:vAlign w:val="bottom"/>
          </w:tcPr>
          <w:p w14:paraId="470715FE"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36" w:author="Author"/>
                <w:rFonts w:asciiTheme="minorHAnsi" w:hAnsiTheme="minorHAnsi" w:cstheme="minorHAnsi"/>
                <w:color w:val="000000"/>
                <w:sz w:val="22"/>
                <w:szCs w:val="22"/>
              </w:rPr>
            </w:pPr>
            <w:ins w:id="1237" w:author="Author">
              <w:r>
                <w:rPr>
                  <w:rFonts w:ascii="Calibri" w:hAnsi="Calibri" w:cs="Calibri"/>
                  <w:color w:val="000000"/>
                  <w:sz w:val="22"/>
                  <w:szCs w:val="22"/>
                </w:rPr>
                <w:t>101.89</w:t>
              </w:r>
            </w:ins>
          </w:p>
        </w:tc>
        <w:tc>
          <w:tcPr>
            <w:tcW w:w="886" w:type="dxa"/>
            <w:vAlign w:val="bottom"/>
          </w:tcPr>
          <w:p w14:paraId="75E38EEE"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38" w:author="Author"/>
                <w:rFonts w:asciiTheme="minorHAnsi" w:hAnsiTheme="minorHAnsi" w:cstheme="minorHAnsi"/>
                <w:color w:val="000000"/>
                <w:sz w:val="22"/>
                <w:szCs w:val="22"/>
              </w:rPr>
            </w:pPr>
            <w:ins w:id="1239" w:author="Author">
              <w:r>
                <w:rPr>
                  <w:rFonts w:ascii="Calibri" w:hAnsi="Calibri" w:cs="Calibri"/>
                  <w:color w:val="000000"/>
                  <w:sz w:val="22"/>
                  <w:szCs w:val="22"/>
                </w:rPr>
                <w:t>4.24</w:t>
              </w:r>
            </w:ins>
          </w:p>
        </w:tc>
        <w:tc>
          <w:tcPr>
            <w:tcW w:w="1240" w:type="dxa"/>
            <w:vAlign w:val="bottom"/>
          </w:tcPr>
          <w:p w14:paraId="35EF429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40" w:author="Author"/>
                <w:rFonts w:asciiTheme="minorHAnsi" w:hAnsiTheme="minorHAnsi" w:cstheme="minorHAnsi"/>
                <w:color w:val="000000"/>
                <w:sz w:val="22"/>
                <w:szCs w:val="22"/>
              </w:rPr>
            </w:pPr>
            <w:ins w:id="1241" w:author="Author">
              <w:r>
                <w:rPr>
                  <w:rFonts w:ascii="Calibri" w:hAnsi="Calibri" w:cs="Calibri"/>
                  <w:color w:val="000000"/>
                  <w:sz w:val="22"/>
                  <w:szCs w:val="22"/>
                </w:rPr>
                <w:t>102.06</w:t>
              </w:r>
            </w:ins>
          </w:p>
        </w:tc>
      </w:tr>
      <w:tr w:rsidR="006530DC" w14:paraId="2FC33F53" w14:textId="77777777" w:rsidTr="009E3B89">
        <w:trPr>
          <w:cnfStyle w:val="000000100000" w:firstRow="0" w:lastRow="0" w:firstColumn="0" w:lastColumn="0" w:oddVBand="0" w:evenVBand="0" w:oddHBand="1" w:evenHBand="0" w:firstRowFirstColumn="0" w:firstRowLastColumn="0" w:lastRowFirstColumn="0" w:lastRowLastColumn="0"/>
          <w:trHeight w:val="282"/>
          <w:ins w:id="124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56B7562" w14:textId="77777777" w:rsidR="006530DC" w:rsidRDefault="006530DC" w:rsidP="009E3B89">
            <w:pPr>
              <w:rPr>
                <w:ins w:id="1243" w:author="Author"/>
                <w:rFonts w:ascii="Calibri" w:hAnsi="Calibri" w:cs="Calibri"/>
                <w:b w:val="0"/>
                <w:bCs w:val="0"/>
                <w:color w:val="000000"/>
                <w:sz w:val="22"/>
                <w:szCs w:val="22"/>
              </w:rPr>
            </w:pPr>
            <w:ins w:id="1244" w:author="Author">
              <w:r>
                <w:rPr>
                  <w:rFonts w:ascii="Calibri" w:hAnsi="Calibri" w:cs="Calibri"/>
                  <w:b w:val="0"/>
                  <w:bCs w:val="0"/>
                  <w:color w:val="000000"/>
                  <w:sz w:val="22"/>
                  <w:szCs w:val="22"/>
                </w:rPr>
                <w:t>3072</w:t>
              </w:r>
            </w:ins>
          </w:p>
        </w:tc>
        <w:tc>
          <w:tcPr>
            <w:tcW w:w="851" w:type="dxa"/>
            <w:vAlign w:val="bottom"/>
          </w:tcPr>
          <w:p w14:paraId="5682DE15"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45" w:author="Author"/>
                <w:rFonts w:asciiTheme="minorHAnsi" w:hAnsiTheme="minorHAnsi" w:cstheme="minorHAnsi"/>
                <w:color w:val="000000"/>
                <w:sz w:val="22"/>
                <w:szCs w:val="22"/>
              </w:rPr>
            </w:pPr>
            <w:ins w:id="1246" w:author="Author">
              <w:r>
                <w:rPr>
                  <w:rFonts w:ascii="Calibri" w:hAnsi="Calibri" w:cs="Calibri"/>
                  <w:color w:val="000000"/>
                  <w:sz w:val="22"/>
                  <w:szCs w:val="22"/>
                </w:rPr>
                <w:t>4.12</w:t>
              </w:r>
            </w:ins>
          </w:p>
        </w:tc>
        <w:tc>
          <w:tcPr>
            <w:tcW w:w="1240" w:type="dxa"/>
            <w:vAlign w:val="bottom"/>
          </w:tcPr>
          <w:p w14:paraId="758EAF48"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47" w:author="Author"/>
                <w:rFonts w:asciiTheme="minorHAnsi" w:hAnsiTheme="minorHAnsi" w:cstheme="minorHAnsi"/>
                <w:color w:val="000000"/>
                <w:sz w:val="22"/>
                <w:szCs w:val="22"/>
              </w:rPr>
            </w:pPr>
            <w:ins w:id="1248" w:author="Author">
              <w:r>
                <w:rPr>
                  <w:rFonts w:ascii="Calibri" w:hAnsi="Calibri" w:cs="Calibri"/>
                  <w:color w:val="000000"/>
                  <w:sz w:val="22"/>
                  <w:szCs w:val="22"/>
                </w:rPr>
                <w:t>101.24</w:t>
              </w:r>
            </w:ins>
          </w:p>
        </w:tc>
        <w:tc>
          <w:tcPr>
            <w:tcW w:w="851" w:type="dxa"/>
            <w:vAlign w:val="bottom"/>
          </w:tcPr>
          <w:p w14:paraId="7DE74D5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49" w:author="Author"/>
                <w:rFonts w:asciiTheme="minorHAnsi" w:hAnsiTheme="minorHAnsi" w:cstheme="minorHAnsi"/>
                <w:color w:val="000000"/>
                <w:sz w:val="22"/>
                <w:szCs w:val="22"/>
              </w:rPr>
            </w:pPr>
            <w:ins w:id="1250" w:author="Author">
              <w:r>
                <w:rPr>
                  <w:rFonts w:ascii="Calibri" w:hAnsi="Calibri" w:cs="Calibri"/>
                  <w:color w:val="000000"/>
                  <w:sz w:val="22"/>
                  <w:szCs w:val="22"/>
                </w:rPr>
                <w:t>4.15</w:t>
              </w:r>
            </w:ins>
          </w:p>
        </w:tc>
        <w:tc>
          <w:tcPr>
            <w:tcW w:w="1240" w:type="dxa"/>
            <w:vAlign w:val="bottom"/>
          </w:tcPr>
          <w:p w14:paraId="2D8E3FD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51" w:author="Author"/>
                <w:rFonts w:asciiTheme="minorHAnsi" w:hAnsiTheme="minorHAnsi" w:cstheme="minorHAnsi"/>
                <w:color w:val="000000"/>
                <w:sz w:val="22"/>
                <w:szCs w:val="22"/>
              </w:rPr>
            </w:pPr>
            <w:ins w:id="1252" w:author="Author">
              <w:r>
                <w:rPr>
                  <w:rFonts w:ascii="Calibri" w:hAnsi="Calibri" w:cs="Calibri"/>
                  <w:color w:val="000000"/>
                  <w:sz w:val="22"/>
                  <w:szCs w:val="22"/>
                </w:rPr>
                <w:t>101.97</w:t>
              </w:r>
            </w:ins>
          </w:p>
        </w:tc>
        <w:tc>
          <w:tcPr>
            <w:tcW w:w="886" w:type="dxa"/>
            <w:vAlign w:val="bottom"/>
          </w:tcPr>
          <w:p w14:paraId="4534217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53" w:author="Author"/>
                <w:rFonts w:asciiTheme="minorHAnsi" w:hAnsiTheme="minorHAnsi" w:cstheme="minorHAnsi"/>
                <w:color w:val="000000"/>
                <w:sz w:val="22"/>
                <w:szCs w:val="22"/>
              </w:rPr>
            </w:pPr>
            <w:ins w:id="1254" w:author="Author">
              <w:r>
                <w:rPr>
                  <w:rFonts w:ascii="Calibri" w:hAnsi="Calibri" w:cs="Calibri"/>
                  <w:color w:val="000000"/>
                  <w:sz w:val="22"/>
                  <w:szCs w:val="22"/>
                </w:rPr>
                <w:t>4.15</w:t>
              </w:r>
            </w:ins>
          </w:p>
        </w:tc>
        <w:tc>
          <w:tcPr>
            <w:tcW w:w="1240" w:type="dxa"/>
            <w:vAlign w:val="bottom"/>
          </w:tcPr>
          <w:p w14:paraId="7BF42CC3"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55" w:author="Author"/>
                <w:rFonts w:asciiTheme="minorHAnsi" w:hAnsiTheme="minorHAnsi" w:cstheme="minorHAnsi"/>
                <w:color w:val="000000"/>
                <w:sz w:val="22"/>
                <w:szCs w:val="22"/>
              </w:rPr>
            </w:pPr>
            <w:ins w:id="1256" w:author="Author">
              <w:r>
                <w:rPr>
                  <w:rFonts w:ascii="Calibri" w:hAnsi="Calibri" w:cs="Calibri"/>
                  <w:color w:val="000000"/>
                  <w:sz w:val="22"/>
                  <w:szCs w:val="22"/>
                </w:rPr>
                <w:t>102.02</w:t>
              </w:r>
            </w:ins>
          </w:p>
        </w:tc>
        <w:tc>
          <w:tcPr>
            <w:tcW w:w="886" w:type="dxa"/>
            <w:vAlign w:val="bottom"/>
          </w:tcPr>
          <w:p w14:paraId="61663BE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57" w:author="Author"/>
                <w:rFonts w:asciiTheme="minorHAnsi" w:hAnsiTheme="minorHAnsi" w:cstheme="minorHAnsi"/>
                <w:color w:val="000000"/>
                <w:sz w:val="22"/>
                <w:szCs w:val="22"/>
              </w:rPr>
            </w:pPr>
            <w:ins w:id="1258" w:author="Author">
              <w:r>
                <w:rPr>
                  <w:rFonts w:ascii="Calibri" w:hAnsi="Calibri" w:cs="Calibri"/>
                  <w:color w:val="000000"/>
                  <w:sz w:val="22"/>
                  <w:szCs w:val="22"/>
                </w:rPr>
                <w:t>4.16</w:t>
              </w:r>
            </w:ins>
          </w:p>
        </w:tc>
        <w:tc>
          <w:tcPr>
            <w:tcW w:w="1240" w:type="dxa"/>
            <w:vAlign w:val="bottom"/>
          </w:tcPr>
          <w:p w14:paraId="2A162CD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59" w:author="Author"/>
                <w:rFonts w:asciiTheme="minorHAnsi" w:hAnsiTheme="minorHAnsi" w:cstheme="minorHAnsi"/>
                <w:color w:val="000000"/>
                <w:sz w:val="22"/>
                <w:szCs w:val="22"/>
              </w:rPr>
            </w:pPr>
            <w:ins w:id="1260" w:author="Author">
              <w:r>
                <w:rPr>
                  <w:rFonts w:ascii="Calibri" w:hAnsi="Calibri" w:cs="Calibri"/>
                  <w:color w:val="000000"/>
                  <w:sz w:val="22"/>
                  <w:szCs w:val="22"/>
                </w:rPr>
                <w:t>102.18</w:t>
              </w:r>
            </w:ins>
          </w:p>
        </w:tc>
      </w:tr>
      <w:tr w:rsidR="006530DC" w14:paraId="598B5E07" w14:textId="77777777" w:rsidTr="009E3B89">
        <w:trPr>
          <w:trHeight w:val="282"/>
          <w:ins w:id="126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061195C" w14:textId="77777777" w:rsidR="006530DC" w:rsidRDefault="006530DC" w:rsidP="009E3B89">
            <w:pPr>
              <w:rPr>
                <w:ins w:id="1262" w:author="Author"/>
                <w:rFonts w:ascii="Calibri" w:hAnsi="Calibri" w:cs="Calibri"/>
                <w:b w:val="0"/>
                <w:bCs w:val="0"/>
                <w:color w:val="000000"/>
                <w:sz w:val="22"/>
                <w:szCs w:val="22"/>
              </w:rPr>
            </w:pPr>
            <w:ins w:id="1263" w:author="Author">
              <w:r>
                <w:rPr>
                  <w:rFonts w:ascii="Calibri" w:hAnsi="Calibri" w:cs="Calibri"/>
                  <w:b w:val="0"/>
                  <w:bCs w:val="0"/>
                  <w:color w:val="000000"/>
                  <w:sz w:val="22"/>
                  <w:szCs w:val="22"/>
                </w:rPr>
                <w:t>3136</w:t>
              </w:r>
            </w:ins>
          </w:p>
        </w:tc>
        <w:tc>
          <w:tcPr>
            <w:tcW w:w="851" w:type="dxa"/>
            <w:vAlign w:val="bottom"/>
          </w:tcPr>
          <w:p w14:paraId="5816BFD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64" w:author="Author"/>
                <w:rFonts w:asciiTheme="minorHAnsi" w:hAnsiTheme="minorHAnsi" w:cstheme="minorHAnsi"/>
                <w:color w:val="000000"/>
                <w:sz w:val="22"/>
                <w:szCs w:val="22"/>
              </w:rPr>
            </w:pPr>
            <w:ins w:id="1265" w:author="Author">
              <w:r>
                <w:rPr>
                  <w:rFonts w:ascii="Calibri" w:hAnsi="Calibri" w:cs="Calibri"/>
                  <w:color w:val="000000"/>
                  <w:sz w:val="22"/>
                  <w:szCs w:val="22"/>
                </w:rPr>
                <w:t>4.05</w:t>
              </w:r>
            </w:ins>
          </w:p>
        </w:tc>
        <w:tc>
          <w:tcPr>
            <w:tcW w:w="1240" w:type="dxa"/>
            <w:vAlign w:val="bottom"/>
          </w:tcPr>
          <w:p w14:paraId="7BCA06F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66" w:author="Author"/>
                <w:rFonts w:asciiTheme="minorHAnsi" w:hAnsiTheme="minorHAnsi" w:cstheme="minorHAnsi"/>
                <w:color w:val="000000"/>
                <w:sz w:val="22"/>
                <w:szCs w:val="22"/>
              </w:rPr>
            </w:pPr>
            <w:ins w:id="1267" w:author="Author">
              <w:r>
                <w:rPr>
                  <w:rFonts w:ascii="Calibri" w:hAnsi="Calibri" w:cs="Calibri"/>
                  <w:color w:val="000000"/>
                  <w:sz w:val="22"/>
                  <w:szCs w:val="22"/>
                </w:rPr>
                <w:t>101.60</w:t>
              </w:r>
            </w:ins>
          </w:p>
        </w:tc>
        <w:tc>
          <w:tcPr>
            <w:tcW w:w="851" w:type="dxa"/>
            <w:vAlign w:val="bottom"/>
          </w:tcPr>
          <w:p w14:paraId="10797771"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68" w:author="Author"/>
                <w:rFonts w:asciiTheme="minorHAnsi" w:hAnsiTheme="minorHAnsi" w:cstheme="minorHAnsi"/>
                <w:color w:val="000000"/>
                <w:sz w:val="22"/>
                <w:szCs w:val="22"/>
              </w:rPr>
            </w:pPr>
            <w:ins w:id="1269" w:author="Author">
              <w:r>
                <w:rPr>
                  <w:rFonts w:ascii="Calibri" w:hAnsi="Calibri" w:cs="Calibri"/>
                  <w:color w:val="000000"/>
                  <w:sz w:val="22"/>
                  <w:szCs w:val="22"/>
                </w:rPr>
                <w:t>4.07</w:t>
              </w:r>
            </w:ins>
          </w:p>
        </w:tc>
        <w:tc>
          <w:tcPr>
            <w:tcW w:w="1240" w:type="dxa"/>
            <w:vAlign w:val="bottom"/>
          </w:tcPr>
          <w:p w14:paraId="1EE7D18A"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70" w:author="Author"/>
                <w:rFonts w:asciiTheme="minorHAnsi" w:hAnsiTheme="minorHAnsi" w:cstheme="minorHAnsi"/>
                <w:color w:val="000000"/>
                <w:sz w:val="22"/>
                <w:szCs w:val="22"/>
              </w:rPr>
            </w:pPr>
            <w:ins w:id="1271" w:author="Author">
              <w:r>
                <w:rPr>
                  <w:rFonts w:ascii="Calibri" w:hAnsi="Calibri" w:cs="Calibri"/>
                  <w:color w:val="000000"/>
                  <w:sz w:val="22"/>
                  <w:szCs w:val="22"/>
                </w:rPr>
                <w:t>102.10</w:t>
              </w:r>
            </w:ins>
          </w:p>
        </w:tc>
        <w:tc>
          <w:tcPr>
            <w:tcW w:w="886" w:type="dxa"/>
            <w:vAlign w:val="bottom"/>
          </w:tcPr>
          <w:p w14:paraId="3E5E6A6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72" w:author="Author"/>
                <w:rFonts w:asciiTheme="minorHAnsi" w:hAnsiTheme="minorHAnsi" w:cstheme="minorHAnsi"/>
                <w:color w:val="000000"/>
                <w:sz w:val="22"/>
                <w:szCs w:val="22"/>
              </w:rPr>
            </w:pPr>
            <w:ins w:id="1273" w:author="Author">
              <w:r>
                <w:rPr>
                  <w:rFonts w:ascii="Calibri" w:hAnsi="Calibri" w:cs="Calibri"/>
                  <w:color w:val="000000"/>
                  <w:sz w:val="22"/>
                  <w:szCs w:val="22"/>
                </w:rPr>
                <w:t>4.07</w:t>
              </w:r>
            </w:ins>
          </w:p>
        </w:tc>
        <w:tc>
          <w:tcPr>
            <w:tcW w:w="1240" w:type="dxa"/>
            <w:vAlign w:val="bottom"/>
          </w:tcPr>
          <w:p w14:paraId="4724F85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74" w:author="Author"/>
                <w:rFonts w:asciiTheme="minorHAnsi" w:hAnsiTheme="minorHAnsi" w:cstheme="minorHAnsi"/>
                <w:color w:val="000000"/>
                <w:sz w:val="22"/>
                <w:szCs w:val="22"/>
              </w:rPr>
            </w:pPr>
            <w:ins w:id="1275" w:author="Author">
              <w:r>
                <w:rPr>
                  <w:rFonts w:ascii="Calibri" w:hAnsi="Calibri" w:cs="Calibri"/>
                  <w:color w:val="000000"/>
                  <w:sz w:val="22"/>
                  <w:szCs w:val="22"/>
                </w:rPr>
                <w:t>102.14</w:t>
              </w:r>
            </w:ins>
          </w:p>
        </w:tc>
        <w:tc>
          <w:tcPr>
            <w:tcW w:w="886" w:type="dxa"/>
            <w:vAlign w:val="bottom"/>
          </w:tcPr>
          <w:p w14:paraId="7058E6CB"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76" w:author="Author"/>
                <w:rFonts w:asciiTheme="minorHAnsi" w:hAnsiTheme="minorHAnsi" w:cstheme="minorHAnsi"/>
                <w:color w:val="000000"/>
                <w:sz w:val="22"/>
                <w:szCs w:val="22"/>
              </w:rPr>
            </w:pPr>
            <w:ins w:id="1277" w:author="Author">
              <w:r>
                <w:rPr>
                  <w:rFonts w:ascii="Calibri" w:hAnsi="Calibri" w:cs="Calibri"/>
                  <w:color w:val="000000"/>
                  <w:sz w:val="22"/>
                  <w:szCs w:val="22"/>
                </w:rPr>
                <w:t>4.08</w:t>
              </w:r>
            </w:ins>
          </w:p>
        </w:tc>
        <w:tc>
          <w:tcPr>
            <w:tcW w:w="1240" w:type="dxa"/>
            <w:vAlign w:val="bottom"/>
          </w:tcPr>
          <w:p w14:paraId="1D9ADFE0"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78" w:author="Author"/>
                <w:rFonts w:asciiTheme="minorHAnsi" w:hAnsiTheme="minorHAnsi" w:cstheme="minorHAnsi"/>
                <w:color w:val="000000"/>
                <w:sz w:val="22"/>
                <w:szCs w:val="22"/>
              </w:rPr>
            </w:pPr>
            <w:ins w:id="1279" w:author="Author">
              <w:r>
                <w:rPr>
                  <w:rFonts w:ascii="Calibri" w:hAnsi="Calibri" w:cs="Calibri"/>
                  <w:color w:val="000000"/>
                  <w:sz w:val="22"/>
                  <w:szCs w:val="22"/>
                </w:rPr>
                <w:t>102.27</w:t>
              </w:r>
            </w:ins>
          </w:p>
        </w:tc>
      </w:tr>
      <w:tr w:rsidR="006530DC" w14:paraId="1059552A" w14:textId="77777777" w:rsidTr="009E3B89">
        <w:trPr>
          <w:cnfStyle w:val="000000100000" w:firstRow="0" w:lastRow="0" w:firstColumn="0" w:lastColumn="0" w:oddVBand="0" w:evenVBand="0" w:oddHBand="1" w:evenHBand="0" w:firstRowFirstColumn="0" w:firstRowLastColumn="0" w:lastRowFirstColumn="0" w:lastRowLastColumn="0"/>
          <w:trHeight w:val="282"/>
          <w:ins w:id="128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2A32196" w14:textId="77777777" w:rsidR="006530DC" w:rsidRDefault="006530DC" w:rsidP="009E3B89">
            <w:pPr>
              <w:rPr>
                <w:ins w:id="1281" w:author="Author"/>
                <w:rFonts w:ascii="Calibri" w:hAnsi="Calibri" w:cs="Calibri"/>
                <w:b w:val="0"/>
                <w:bCs w:val="0"/>
                <w:color w:val="000000"/>
                <w:sz w:val="22"/>
                <w:szCs w:val="22"/>
              </w:rPr>
            </w:pPr>
            <w:ins w:id="1282" w:author="Author">
              <w:r>
                <w:rPr>
                  <w:rFonts w:ascii="Calibri" w:hAnsi="Calibri" w:cs="Calibri"/>
                  <w:b w:val="0"/>
                  <w:bCs w:val="0"/>
                  <w:color w:val="000000"/>
                  <w:sz w:val="22"/>
                  <w:szCs w:val="22"/>
                </w:rPr>
                <w:t>3200</w:t>
              </w:r>
            </w:ins>
          </w:p>
        </w:tc>
        <w:tc>
          <w:tcPr>
            <w:tcW w:w="851" w:type="dxa"/>
            <w:vAlign w:val="bottom"/>
          </w:tcPr>
          <w:p w14:paraId="574C58AC"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83" w:author="Author"/>
                <w:rFonts w:asciiTheme="minorHAnsi" w:hAnsiTheme="minorHAnsi" w:cstheme="minorHAnsi"/>
                <w:color w:val="000000"/>
                <w:sz w:val="22"/>
                <w:szCs w:val="22"/>
              </w:rPr>
            </w:pPr>
            <w:ins w:id="1284" w:author="Author">
              <w:r>
                <w:rPr>
                  <w:rFonts w:ascii="Calibri" w:hAnsi="Calibri" w:cs="Calibri"/>
                  <w:color w:val="000000"/>
                  <w:sz w:val="22"/>
                  <w:szCs w:val="22"/>
                </w:rPr>
                <w:t>3.97</w:t>
              </w:r>
            </w:ins>
          </w:p>
        </w:tc>
        <w:tc>
          <w:tcPr>
            <w:tcW w:w="1240" w:type="dxa"/>
            <w:vAlign w:val="bottom"/>
          </w:tcPr>
          <w:p w14:paraId="26F2AEE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85" w:author="Author"/>
                <w:rFonts w:asciiTheme="minorHAnsi" w:hAnsiTheme="minorHAnsi" w:cstheme="minorHAnsi"/>
                <w:color w:val="000000"/>
                <w:sz w:val="22"/>
                <w:szCs w:val="22"/>
              </w:rPr>
            </w:pPr>
            <w:ins w:id="1286" w:author="Author">
              <w:r>
                <w:rPr>
                  <w:rFonts w:ascii="Calibri" w:hAnsi="Calibri" w:cs="Calibri"/>
                  <w:color w:val="000000"/>
                  <w:sz w:val="22"/>
                  <w:szCs w:val="22"/>
                </w:rPr>
                <w:t>101.68</w:t>
              </w:r>
            </w:ins>
          </w:p>
        </w:tc>
        <w:tc>
          <w:tcPr>
            <w:tcW w:w="851" w:type="dxa"/>
            <w:vAlign w:val="bottom"/>
          </w:tcPr>
          <w:p w14:paraId="472BB2E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87" w:author="Author"/>
                <w:rFonts w:asciiTheme="minorHAnsi" w:hAnsiTheme="minorHAnsi" w:cstheme="minorHAnsi"/>
                <w:color w:val="000000"/>
                <w:sz w:val="22"/>
                <w:szCs w:val="22"/>
              </w:rPr>
            </w:pPr>
            <w:ins w:id="1288" w:author="Author">
              <w:r>
                <w:rPr>
                  <w:rFonts w:ascii="Calibri" w:hAnsi="Calibri" w:cs="Calibri"/>
                  <w:color w:val="000000"/>
                  <w:sz w:val="22"/>
                  <w:szCs w:val="22"/>
                </w:rPr>
                <w:t>3.99</w:t>
              </w:r>
            </w:ins>
          </w:p>
        </w:tc>
        <w:tc>
          <w:tcPr>
            <w:tcW w:w="1240" w:type="dxa"/>
            <w:vAlign w:val="bottom"/>
          </w:tcPr>
          <w:p w14:paraId="727AEE2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89" w:author="Author"/>
                <w:rFonts w:asciiTheme="minorHAnsi" w:hAnsiTheme="minorHAnsi" w:cstheme="minorHAnsi"/>
                <w:color w:val="000000"/>
                <w:sz w:val="22"/>
                <w:szCs w:val="22"/>
              </w:rPr>
            </w:pPr>
            <w:ins w:id="1290" w:author="Author">
              <w:r>
                <w:rPr>
                  <w:rFonts w:ascii="Calibri" w:hAnsi="Calibri" w:cs="Calibri"/>
                  <w:color w:val="000000"/>
                  <w:sz w:val="22"/>
                  <w:szCs w:val="22"/>
                </w:rPr>
                <w:t>102.19</w:t>
              </w:r>
            </w:ins>
          </w:p>
        </w:tc>
        <w:tc>
          <w:tcPr>
            <w:tcW w:w="886" w:type="dxa"/>
            <w:vAlign w:val="bottom"/>
          </w:tcPr>
          <w:p w14:paraId="710E5A40"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91" w:author="Author"/>
                <w:rFonts w:asciiTheme="minorHAnsi" w:hAnsiTheme="minorHAnsi" w:cstheme="minorHAnsi"/>
                <w:color w:val="000000"/>
                <w:sz w:val="22"/>
                <w:szCs w:val="22"/>
              </w:rPr>
            </w:pPr>
            <w:ins w:id="1292" w:author="Author">
              <w:r>
                <w:rPr>
                  <w:rFonts w:ascii="Calibri" w:hAnsi="Calibri" w:cs="Calibri"/>
                  <w:color w:val="000000"/>
                  <w:sz w:val="22"/>
                  <w:szCs w:val="22"/>
                </w:rPr>
                <w:t>4.00</w:t>
              </w:r>
            </w:ins>
          </w:p>
        </w:tc>
        <w:tc>
          <w:tcPr>
            <w:tcW w:w="1240" w:type="dxa"/>
            <w:vAlign w:val="bottom"/>
          </w:tcPr>
          <w:p w14:paraId="4EA9499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93" w:author="Author"/>
                <w:rFonts w:asciiTheme="minorHAnsi" w:hAnsiTheme="minorHAnsi" w:cstheme="minorHAnsi"/>
                <w:color w:val="000000"/>
                <w:sz w:val="22"/>
                <w:szCs w:val="22"/>
              </w:rPr>
            </w:pPr>
            <w:ins w:id="1294" w:author="Author">
              <w:r>
                <w:rPr>
                  <w:rFonts w:ascii="Calibri" w:hAnsi="Calibri" w:cs="Calibri"/>
                  <w:color w:val="000000"/>
                  <w:sz w:val="22"/>
                  <w:szCs w:val="22"/>
                </w:rPr>
                <w:t>102.29</w:t>
              </w:r>
            </w:ins>
          </w:p>
        </w:tc>
        <w:tc>
          <w:tcPr>
            <w:tcW w:w="886" w:type="dxa"/>
            <w:vAlign w:val="bottom"/>
          </w:tcPr>
          <w:p w14:paraId="4F7978A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95" w:author="Author"/>
                <w:rFonts w:asciiTheme="minorHAnsi" w:hAnsiTheme="minorHAnsi" w:cstheme="minorHAnsi"/>
                <w:color w:val="000000"/>
                <w:sz w:val="22"/>
                <w:szCs w:val="22"/>
              </w:rPr>
            </w:pPr>
            <w:ins w:id="1296" w:author="Author">
              <w:r>
                <w:rPr>
                  <w:rFonts w:ascii="Calibri" w:hAnsi="Calibri" w:cs="Calibri"/>
                  <w:color w:val="000000"/>
                  <w:sz w:val="22"/>
                  <w:szCs w:val="22"/>
                </w:rPr>
                <w:t>4.00</w:t>
              </w:r>
            </w:ins>
          </w:p>
        </w:tc>
        <w:tc>
          <w:tcPr>
            <w:tcW w:w="1240" w:type="dxa"/>
            <w:vAlign w:val="bottom"/>
          </w:tcPr>
          <w:p w14:paraId="0215909C"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97" w:author="Author"/>
                <w:rFonts w:asciiTheme="minorHAnsi" w:hAnsiTheme="minorHAnsi" w:cstheme="minorHAnsi"/>
                <w:color w:val="000000"/>
                <w:sz w:val="22"/>
                <w:szCs w:val="22"/>
              </w:rPr>
            </w:pPr>
            <w:ins w:id="1298" w:author="Author">
              <w:r>
                <w:rPr>
                  <w:rFonts w:ascii="Calibri" w:hAnsi="Calibri" w:cs="Calibri"/>
                  <w:color w:val="000000"/>
                  <w:sz w:val="22"/>
                  <w:szCs w:val="22"/>
                </w:rPr>
                <w:t>102.40</w:t>
              </w:r>
            </w:ins>
          </w:p>
        </w:tc>
      </w:tr>
      <w:tr w:rsidR="006530DC" w14:paraId="1E4C3B49" w14:textId="77777777" w:rsidTr="009E3B89">
        <w:trPr>
          <w:trHeight w:val="282"/>
          <w:ins w:id="129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E24F158" w14:textId="77777777" w:rsidR="006530DC" w:rsidRDefault="006530DC" w:rsidP="009E3B89">
            <w:pPr>
              <w:rPr>
                <w:ins w:id="1300" w:author="Author"/>
                <w:rFonts w:ascii="Calibri" w:hAnsi="Calibri" w:cs="Calibri"/>
                <w:b w:val="0"/>
                <w:bCs w:val="0"/>
                <w:color w:val="000000"/>
                <w:sz w:val="22"/>
                <w:szCs w:val="22"/>
              </w:rPr>
            </w:pPr>
            <w:ins w:id="1301" w:author="Author">
              <w:r>
                <w:rPr>
                  <w:rFonts w:ascii="Calibri" w:hAnsi="Calibri" w:cs="Calibri"/>
                  <w:b w:val="0"/>
                  <w:bCs w:val="0"/>
                  <w:color w:val="000000"/>
                  <w:sz w:val="22"/>
                  <w:szCs w:val="22"/>
                </w:rPr>
                <w:t>3264</w:t>
              </w:r>
            </w:ins>
          </w:p>
        </w:tc>
        <w:tc>
          <w:tcPr>
            <w:tcW w:w="851" w:type="dxa"/>
            <w:vAlign w:val="bottom"/>
          </w:tcPr>
          <w:p w14:paraId="7A4B999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02" w:author="Author"/>
                <w:rFonts w:asciiTheme="minorHAnsi" w:hAnsiTheme="minorHAnsi" w:cstheme="minorHAnsi"/>
                <w:color w:val="000000"/>
                <w:sz w:val="22"/>
                <w:szCs w:val="22"/>
              </w:rPr>
            </w:pPr>
            <w:ins w:id="1303" w:author="Author">
              <w:r>
                <w:rPr>
                  <w:rFonts w:ascii="Calibri" w:hAnsi="Calibri" w:cs="Calibri"/>
                  <w:color w:val="000000"/>
                  <w:sz w:val="22"/>
                  <w:szCs w:val="22"/>
                </w:rPr>
                <w:t>3.89</w:t>
              </w:r>
            </w:ins>
          </w:p>
        </w:tc>
        <w:tc>
          <w:tcPr>
            <w:tcW w:w="1240" w:type="dxa"/>
            <w:vAlign w:val="bottom"/>
          </w:tcPr>
          <w:p w14:paraId="414FB01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04" w:author="Author"/>
                <w:rFonts w:asciiTheme="minorHAnsi" w:hAnsiTheme="minorHAnsi" w:cstheme="minorHAnsi"/>
                <w:color w:val="000000"/>
                <w:sz w:val="22"/>
                <w:szCs w:val="22"/>
              </w:rPr>
            </w:pPr>
            <w:ins w:id="1305" w:author="Author">
              <w:r>
                <w:rPr>
                  <w:rFonts w:ascii="Calibri" w:hAnsi="Calibri" w:cs="Calibri"/>
                  <w:color w:val="000000"/>
                  <w:sz w:val="22"/>
                  <w:szCs w:val="22"/>
                </w:rPr>
                <w:t>101.62</w:t>
              </w:r>
            </w:ins>
          </w:p>
        </w:tc>
        <w:tc>
          <w:tcPr>
            <w:tcW w:w="851" w:type="dxa"/>
            <w:vAlign w:val="bottom"/>
          </w:tcPr>
          <w:p w14:paraId="2923166F"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06" w:author="Author"/>
                <w:rFonts w:asciiTheme="minorHAnsi" w:hAnsiTheme="minorHAnsi" w:cstheme="minorHAnsi"/>
                <w:color w:val="000000"/>
                <w:sz w:val="22"/>
                <w:szCs w:val="22"/>
              </w:rPr>
            </w:pPr>
            <w:ins w:id="1307" w:author="Author">
              <w:r>
                <w:rPr>
                  <w:rFonts w:ascii="Calibri" w:hAnsi="Calibri" w:cs="Calibri"/>
                  <w:color w:val="000000"/>
                  <w:sz w:val="22"/>
                  <w:szCs w:val="22"/>
                </w:rPr>
                <w:t>3.92</w:t>
              </w:r>
            </w:ins>
          </w:p>
        </w:tc>
        <w:tc>
          <w:tcPr>
            <w:tcW w:w="1240" w:type="dxa"/>
            <w:vAlign w:val="bottom"/>
          </w:tcPr>
          <w:p w14:paraId="42205D0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08" w:author="Author"/>
                <w:rFonts w:asciiTheme="minorHAnsi" w:hAnsiTheme="minorHAnsi" w:cstheme="minorHAnsi"/>
                <w:color w:val="000000"/>
                <w:sz w:val="22"/>
                <w:szCs w:val="22"/>
              </w:rPr>
            </w:pPr>
            <w:ins w:id="1309" w:author="Author">
              <w:r>
                <w:rPr>
                  <w:rFonts w:ascii="Calibri" w:hAnsi="Calibri" w:cs="Calibri"/>
                  <w:color w:val="000000"/>
                  <w:sz w:val="22"/>
                  <w:szCs w:val="22"/>
                </w:rPr>
                <w:t>102.31</w:t>
              </w:r>
            </w:ins>
          </w:p>
        </w:tc>
        <w:tc>
          <w:tcPr>
            <w:tcW w:w="886" w:type="dxa"/>
            <w:vAlign w:val="bottom"/>
          </w:tcPr>
          <w:p w14:paraId="6E9D413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10" w:author="Author"/>
                <w:rFonts w:asciiTheme="minorHAnsi" w:hAnsiTheme="minorHAnsi" w:cstheme="minorHAnsi"/>
                <w:color w:val="000000"/>
                <w:sz w:val="22"/>
                <w:szCs w:val="22"/>
              </w:rPr>
            </w:pPr>
            <w:ins w:id="1311" w:author="Author">
              <w:r>
                <w:rPr>
                  <w:rFonts w:ascii="Calibri" w:hAnsi="Calibri" w:cs="Calibri"/>
                  <w:color w:val="000000"/>
                  <w:sz w:val="22"/>
                  <w:szCs w:val="22"/>
                </w:rPr>
                <w:t>3.92</w:t>
              </w:r>
            </w:ins>
          </w:p>
        </w:tc>
        <w:tc>
          <w:tcPr>
            <w:tcW w:w="1240" w:type="dxa"/>
            <w:vAlign w:val="bottom"/>
          </w:tcPr>
          <w:p w14:paraId="21DC926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12" w:author="Author"/>
                <w:rFonts w:asciiTheme="minorHAnsi" w:hAnsiTheme="minorHAnsi" w:cstheme="minorHAnsi"/>
                <w:color w:val="000000"/>
                <w:sz w:val="22"/>
                <w:szCs w:val="22"/>
              </w:rPr>
            </w:pPr>
            <w:ins w:id="1313" w:author="Author">
              <w:r>
                <w:rPr>
                  <w:rFonts w:ascii="Calibri" w:hAnsi="Calibri" w:cs="Calibri"/>
                  <w:color w:val="000000"/>
                  <w:sz w:val="22"/>
                  <w:szCs w:val="22"/>
                </w:rPr>
                <w:t>102.36</w:t>
              </w:r>
            </w:ins>
          </w:p>
        </w:tc>
        <w:tc>
          <w:tcPr>
            <w:tcW w:w="886" w:type="dxa"/>
            <w:vAlign w:val="bottom"/>
          </w:tcPr>
          <w:p w14:paraId="25E88F8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14" w:author="Author"/>
                <w:rFonts w:asciiTheme="minorHAnsi" w:hAnsiTheme="minorHAnsi" w:cstheme="minorHAnsi"/>
                <w:color w:val="000000"/>
                <w:sz w:val="22"/>
                <w:szCs w:val="22"/>
              </w:rPr>
            </w:pPr>
            <w:ins w:id="1315" w:author="Author">
              <w:r>
                <w:rPr>
                  <w:rFonts w:ascii="Calibri" w:hAnsi="Calibri" w:cs="Calibri"/>
                  <w:color w:val="000000"/>
                  <w:sz w:val="22"/>
                  <w:szCs w:val="22"/>
                </w:rPr>
                <w:t>3.93</w:t>
              </w:r>
            </w:ins>
          </w:p>
        </w:tc>
        <w:tc>
          <w:tcPr>
            <w:tcW w:w="1240" w:type="dxa"/>
            <w:vAlign w:val="bottom"/>
          </w:tcPr>
          <w:p w14:paraId="65D7AE7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16" w:author="Author"/>
                <w:rFonts w:asciiTheme="minorHAnsi" w:hAnsiTheme="minorHAnsi" w:cstheme="minorHAnsi"/>
                <w:color w:val="000000"/>
                <w:sz w:val="22"/>
                <w:szCs w:val="22"/>
              </w:rPr>
            </w:pPr>
            <w:ins w:id="1317" w:author="Author">
              <w:r>
                <w:rPr>
                  <w:rFonts w:ascii="Calibri" w:hAnsi="Calibri" w:cs="Calibri"/>
                  <w:color w:val="000000"/>
                  <w:sz w:val="22"/>
                  <w:szCs w:val="22"/>
                </w:rPr>
                <w:t>102.51</w:t>
              </w:r>
            </w:ins>
          </w:p>
        </w:tc>
      </w:tr>
      <w:tr w:rsidR="006530DC" w14:paraId="0E4B6748" w14:textId="77777777" w:rsidTr="009E3B89">
        <w:trPr>
          <w:cnfStyle w:val="000000100000" w:firstRow="0" w:lastRow="0" w:firstColumn="0" w:lastColumn="0" w:oddVBand="0" w:evenVBand="0" w:oddHBand="1" w:evenHBand="0" w:firstRowFirstColumn="0" w:firstRowLastColumn="0" w:lastRowFirstColumn="0" w:lastRowLastColumn="0"/>
          <w:trHeight w:val="282"/>
          <w:ins w:id="131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D8B1A43" w14:textId="77777777" w:rsidR="006530DC" w:rsidRDefault="006530DC" w:rsidP="009E3B89">
            <w:pPr>
              <w:rPr>
                <w:ins w:id="1319" w:author="Author"/>
                <w:rFonts w:ascii="Calibri" w:hAnsi="Calibri" w:cs="Calibri"/>
                <w:b w:val="0"/>
                <w:bCs w:val="0"/>
                <w:color w:val="000000"/>
                <w:sz w:val="22"/>
                <w:szCs w:val="22"/>
              </w:rPr>
            </w:pPr>
            <w:ins w:id="1320" w:author="Author">
              <w:r>
                <w:rPr>
                  <w:rFonts w:ascii="Calibri" w:hAnsi="Calibri" w:cs="Calibri"/>
                  <w:b w:val="0"/>
                  <w:bCs w:val="0"/>
                  <w:color w:val="000000"/>
                  <w:sz w:val="22"/>
                  <w:szCs w:val="22"/>
                </w:rPr>
                <w:t>3328</w:t>
              </w:r>
            </w:ins>
          </w:p>
        </w:tc>
        <w:tc>
          <w:tcPr>
            <w:tcW w:w="851" w:type="dxa"/>
            <w:vAlign w:val="bottom"/>
          </w:tcPr>
          <w:p w14:paraId="0C7B65C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21" w:author="Author"/>
                <w:rFonts w:asciiTheme="minorHAnsi" w:hAnsiTheme="minorHAnsi" w:cstheme="minorHAnsi"/>
                <w:color w:val="000000"/>
                <w:sz w:val="22"/>
                <w:szCs w:val="22"/>
              </w:rPr>
            </w:pPr>
            <w:ins w:id="1322" w:author="Author">
              <w:r>
                <w:rPr>
                  <w:rFonts w:ascii="Calibri" w:hAnsi="Calibri" w:cs="Calibri"/>
                  <w:color w:val="000000"/>
                  <w:sz w:val="22"/>
                  <w:szCs w:val="22"/>
                </w:rPr>
                <w:t>3.83</w:t>
              </w:r>
            </w:ins>
          </w:p>
        </w:tc>
        <w:tc>
          <w:tcPr>
            <w:tcW w:w="1240" w:type="dxa"/>
            <w:vAlign w:val="bottom"/>
          </w:tcPr>
          <w:p w14:paraId="74FBD98E"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23" w:author="Author"/>
                <w:rFonts w:asciiTheme="minorHAnsi" w:hAnsiTheme="minorHAnsi" w:cstheme="minorHAnsi"/>
                <w:color w:val="000000"/>
                <w:sz w:val="22"/>
                <w:szCs w:val="22"/>
              </w:rPr>
            </w:pPr>
            <w:ins w:id="1324" w:author="Author">
              <w:r>
                <w:rPr>
                  <w:rFonts w:ascii="Calibri" w:hAnsi="Calibri" w:cs="Calibri"/>
                  <w:color w:val="000000"/>
                  <w:sz w:val="22"/>
                  <w:szCs w:val="22"/>
                </w:rPr>
                <w:t>101.86</w:t>
              </w:r>
            </w:ins>
          </w:p>
        </w:tc>
        <w:tc>
          <w:tcPr>
            <w:tcW w:w="851" w:type="dxa"/>
            <w:vAlign w:val="bottom"/>
          </w:tcPr>
          <w:p w14:paraId="7CD6161E"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25" w:author="Author"/>
                <w:rFonts w:asciiTheme="minorHAnsi" w:hAnsiTheme="minorHAnsi" w:cstheme="minorHAnsi"/>
                <w:color w:val="000000"/>
                <w:sz w:val="22"/>
                <w:szCs w:val="22"/>
              </w:rPr>
            </w:pPr>
            <w:ins w:id="1326" w:author="Author">
              <w:r>
                <w:rPr>
                  <w:rFonts w:ascii="Calibri" w:hAnsi="Calibri" w:cs="Calibri"/>
                  <w:color w:val="000000"/>
                  <w:sz w:val="22"/>
                  <w:szCs w:val="22"/>
                </w:rPr>
                <w:t>3.85</w:t>
              </w:r>
            </w:ins>
          </w:p>
        </w:tc>
        <w:tc>
          <w:tcPr>
            <w:tcW w:w="1240" w:type="dxa"/>
            <w:vAlign w:val="bottom"/>
          </w:tcPr>
          <w:p w14:paraId="3C1B6EB7"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27" w:author="Author"/>
                <w:rFonts w:asciiTheme="minorHAnsi" w:hAnsiTheme="minorHAnsi" w:cstheme="minorHAnsi"/>
                <w:color w:val="000000"/>
                <w:sz w:val="22"/>
                <w:szCs w:val="22"/>
              </w:rPr>
            </w:pPr>
            <w:ins w:id="1328" w:author="Author">
              <w:r>
                <w:rPr>
                  <w:rFonts w:ascii="Calibri" w:hAnsi="Calibri" w:cs="Calibri"/>
                  <w:color w:val="000000"/>
                  <w:sz w:val="22"/>
                  <w:szCs w:val="22"/>
                </w:rPr>
                <w:t>102.43</w:t>
              </w:r>
            </w:ins>
          </w:p>
        </w:tc>
        <w:tc>
          <w:tcPr>
            <w:tcW w:w="886" w:type="dxa"/>
            <w:vAlign w:val="bottom"/>
          </w:tcPr>
          <w:p w14:paraId="03733907"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29" w:author="Author"/>
                <w:rFonts w:asciiTheme="minorHAnsi" w:hAnsiTheme="minorHAnsi" w:cstheme="minorHAnsi"/>
                <w:color w:val="000000"/>
                <w:sz w:val="22"/>
                <w:szCs w:val="22"/>
              </w:rPr>
            </w:pPr>
            <w:ins w:id="1330" w:author="Author">
              <w:r>
                <w:rPr>
                  <w:rFonts w:ascii="Calibri" w:hAnsi="Calibri" w:cs="Calibri"/>
                  <w:color w:val="000000"/>
                  <w:sz w:val="22"/>
                  <w:szCs w:val="22"/>
                </w:rPr>
                <w:t>3.85</w:t>
              </w:r>
            </w:ins>
          </w:p>
        </w:tc>
        <w:tc>
          <w:tcPr>
            <w:tcW w:w="1240" w:type="dxa"/>
            <w:vAlign w:val="bottom"/>
          </w:tcPr>
          <w:p w14:paraId="765F6D2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31" w:author="Author"/>
                <w:rFonts w:asciiTheme="minorHAnsi" w:hAnsiTheme="minorHAnsi" w:cstheme="minorHAnsi"/>
                <w:color w:val="000000"/>
                <w:sz w:val="22"/>
                <w:szCs w:val="22"/>
              </w:rPr>
            </w:pPr>
            <w:ins w:id="1332" w:author="Author">
              <w:r>
                <w:rPr>
                  <w:rFonts w:ascii="Calibri" w:hAnsi="Calibri" w:cs="Calibri"/>
                  <w:color w:val="000000"/>
                  <w:sz w:val="22"/>
                  <w:szCs w:val="22"/>
                </w:rPr>
                <w:t>102.47</w:t>
              </w:r>
            </w:ins>
          </w:p>
        </w:tc>
        <w:tc>
          <w:tcPr>
            <w:tcW w:w="886" w:type="dxa"/>
            <w:vAlign w:val="bottom"/>
          </w:tcPr>
          <w:p w14:paraId="45EB401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33" w:author="Author"/>
                <w:rFonts w:asciiTheme="minorHAnsi" w:hAnsiTheme="minorHAnsi" w:cstheme="minorHAnsi"/>
                <w:color w:val="000000"/>
                <w:sz w:val="22"/>
                <w:szCs w:val="22"/>
              </w:rPr>
            </w:pPr>
            <w:ins w:id="1334" w:author="Author">
              <w:r>
                <w:rPr>
                  <w:rFonts w:ascii="Calibri" w:hAnsi="Calibri" w:cs="Calibri"/>
                  <w:color w:val="000000"/>
                  <w:sz w:val="22"/>
                  <w:szCs w:val="22"/>
                </w:rPr>
                <w:t>3.85</w:t>
              </w:r>
            </w:ins>
          </w:p>
        </w:tc>
        <w:tc>
          <w:tcPr>
            <w:tcW w:w="1240" w:type="dxa"/>
            <w:vAlign w:val="bottom"/>
          </w:tcPr>
          <w:p w14:paraId="6D05B05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35" w:author="Author"/>
                <w:rFonts w:asciiTheme="minorHAnsi" w:hAnsiTheme="minorHAnsi" w:cstheme="minorHAnsi"/>
                <w:color w:val="000000"/>
                <w:sz w:val="22"/>
                <w:szCs w:val="22"/>
              </w:rPr>
            </w:pPr>
            <w:ins w:id="1336" w:author="Author">
              <w:r>
                <w:rPr>
                  <w:rFonts w:ascii="Calibri" w:hAnsi="Calibri" w:cs="Calibri"/>
                  <w:color w:val="000000"/>
                  <w:sz w:val="22"/>
                  <w:szCs w:val="22"/>
                </w:rPr>
                <w:t>102.60</w:t>
              </w:r>
            </w:ins>
          </w:p>
        </w:tc>
      </w:tr>
      <w:tr w:rsidR="006530DC" w14:paraId="7E958D8E" w14:textId="77777777" w:rsidTr="009E3B89">
        <w:trPr>
          <w:trHeight w:val="282"/>
          <w:ins w:id="133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DC5EEEC" w14:textId="77777777" w:rsidR="006530DC" w:rsidRDefault="006530DC" w:rsidP="009E3B89">
            <w:pPr>
              <w:rPr>
                <w:ins w:id="1338" w:author="Author"/>
                <w:rFonts w:ascii="Calibri" w:hAnsi="Calibri" w:cs="Calibri"/>
                <w:b w:val="0"/>
                <w:bCs w:val="0"/>
                <w:color w:val="000000"/>
                <w:sz w:val="22"/>
                <w:szCs w:val="22"/>
              </w:rPr>
            </w:pPr>
            <w:ins w:id="1339" w:author="Author">
              <w:r>
                <w:rPr>
                  <w:rFonts w:ascii="Calibri" w:hAnsi="Calibri" w:cs="Calibri"/>
                  <w:b w:val="0"/>
                  <w:bCs w:val="0"/>
                  <w:color w:val="000000"/>
                  <w:sz w:val="22"/>
                  <w:szCs w:val="22"/>
                </w:rPr>
                <w:t>3392</w:t>
              </w:r>
            </w:ins>
          </w:p>
        </w:tc>
        <w:tc>
          <w:tcPr>
            <w:tcW w:w="851" w:type="dxa"/>
            <w:vAlign w:val="bottom"/>
          </w:tcPr>
          <w:p w14:paraId="2D6BD5A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40" w:author="Author"/>
                <w:rFonts w:asciiTheme="minorHAnsi" w:hAnsiTheme="minorHAnsi" w:cstheme="minorHAnsi"/>
                <w:color w:val="000000"/>
                <w:sz w:val="22"/>
                <w:szCs w:val="22"/>
              </w:rPr>
            </w:pPr>
            <w:ins w:id="1341" w:author="Author">
              <w:r>
                <w:rPr>
                  <w:rFonts w:ascii="Calibri" w:hAnsi="Calibri" w:cs="Calibri"/>
                  <w:color w:val="000000"/>
                  <w:sz w:val="22"/>
                  <w:szCs w:val="22"/>
                </w:rPr>
                <w:t>3.76</w:t>
              </w:r>
            </w:ins>
          </w:p>
        </w:tc>
        <w:tc>
          <w:tcPr>
            <w:tcW w:w="1240" w:type="dxa"/>
            <w:vAlign w:val="bottom"/>
          </w:tcPr>
          <w:p w14:paraId="1CF08D0A"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42" w:author="Author"/>
                <w:rFonts w:asciiTheme="minorHAnsi" w:hAnsiTheme="minorHAnsi" w:cstheme="minorHAnsi"/>
                <w:color w:val="000000"/>
                <w:sz w:val="22"/>
                <w:szCs w:val="22"/>
              </w:rPr>
            </w:pPr>
            <w:ins w:id="1343" w:author="Author">
              <w:r>
                <w:rPr>
                  <w:rFonts w:ascii="Calibri" w:hAnsi="Calibri" w:cs="Calibri"/>
                  <w:color w:val="000000"/>
                  <w:sz w:val="22"/>
                  <w:szCs w:val="22"/>
                </w:rPr>
                <w:t>101.91</w:t>
              </w:r>
            </w:ins>
          </w:p>
        </w:tc>
        <w:tc>
          <w:tcPr>
            <w:tcW w:w="851" w:type="dxa"/>
            <w:vAlign w:val="bottom"/>
          </w:tcPr>
          <w:p w14:paraId="535F678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44" w:author="Author"/>
                <w:rFonts w:asciiTheme="minorHAnsi" w:hAnsiTheme="minorHAnsi" w:cstheme="minorHAnsi"/>
                <w:color w:val="000000"/>
                <w:sz w:val="22"/>
                <w:szCs w:val="22"/>
              </w:rPr>
            </w:pPr>
            <w:ins w:id="1345" w:author="Author">
              <w:r>
                <w:rPr>
                  <w:rFonts w:ascii="Calibri" w:hAnsi="Calibri" w:cs="Calibri"/>
                  <w:color w:val="000000"/>
                  <w:sz w:val="22"/>
                  <w:szCs w:val="22"/>
                </w:rPr>
                <w:t>3.78</w:t>
              </w:r>
            </w:ins>
          </w:p>
        </w:tc>
        <w:tc>
          <w:tcPr>
            <w:tcW w:w="1240" w:type="dxa"/>
            <w:vAlign w:val="bottom"/>
          </w:tcPr>
          <w:p w14:paraId="0E13E7B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46" w:author="Author"/>
                <w:rFonts w:asciiTheme="minorHAnsi" w:hAnsiTheme="minorHAnsi" w:cstheme="minorHAnsi"/>
                <w:color w:val="000000"/>
                <w:sz w:val="22"/>
                <w:szCs w:val="22"/>
              </w:rPr>
            </w:pPr>
            <w:ins w:id="1347" w:author="Author">
              <w:r>
                <w:rPr>
                  <w:rFonts w:ascii="Calibri" w:hAnsi="Calibri" w:cs="Calibri"/>
                  <w:color w:val="000000"/>
                  <w:sz w:val="22"/>
                  <w:szCs w:val="22"/>
                </w:rPr>
                <w:t>102.52</w:t>
              </w:r>
            </w:ins>
          </w:p>
        </w:tc>
        <w:tc>
          <w:tcPr>
            <w:tcW w:w="886" w:type="dxa"/>
            <w:vAlign w:val="bottom"/>
          </w:tcPr>
          <w:p w14:paraId="2CADDF87"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48" w:author="Author"/>
                <w:rFonts w:asciiTheme="minorHAnsi" w:hAnsiTheme="minorHAnsi" w:cstheme="minorHAnsi"/>
                <w:color w:val="000000"/>
                <w:sz w:val="22"/>
                <w:szCs w:val="22"/>
              </w:rPr>
            </w:pPr>
            <w:ins w:id="1349" w:author="Author">
              <w:r>
                <w:rPr>
                  <w:rFonts w:ascii="Calibri" w:hAnsi="Calibri" w:cs="Calibri"/>
                  <w:color w:val="000000"/>
                  <w:sz w:val="22"/>
                  <w:szCs w:val="22"/>
                </w:rPr>
                <w:t>3.78</w:t>
              </w:r>
            </w:ins>
          </w:p>
        </w:tc>
        <w:tc>
          <w:tcPr>
            <w:tcW w:w="1240" w:type="dxa"/>
            <w:vAlign w:val="bottom"/>
          </w:tcPr>
          <w:p w14:paraId="25651BC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50" w:author="Author"/>
                <w:rFonts w:asciiTheme="minorHAnsi" w:hAnsiTheme="minorHAnsi" w:cstheme="minorHAnsi"/>
                <w:color w:val="000000"/>
                <w:sz w:val="22"/>
                <w:szCs w:val="22"/>
              </w:rPr>
            </w:pPr>
            <w:ins w:id="1351" w:author="Author">
              <w:r>
                <w:rPr>
                  <w:rFonts w:ascii="Calibri" w:hAnsi="Calibri" w:cs="Calibri"/>
                  <w:color w:val="000000"/>
                  <w:sz w:val="22"/>
                  <w:szCs w:val="22"/>
                </w:rPr>
                <w:t>102.58</w:t>
              </w:r>
            </w:ins>
          </w:p>
        </w:tc>
        <w:tc>
          <w:tcPr>
            <w:tcW w:w="886" w:type="dxa"/>
            <w:vAlign w:val="bottom"/>
          </w:tcPr>
          <w:p w14:paraId="32E7840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52" w:author="Author"/>
                <w:rFonts w:asciiTheme="minorHAnsi" w:hAnsiTheme="minorHAnsi" w:cstheme="minorHAnsi"/>
                <w:color w:val="000000"/>
                <w:sz w:val="22"/>
                <w:szCs w:val="22"/>
              </w:rPr>
            </w:pPr>
            <w:ins w:id="1353" w:author="Author">
              <w:r>
                <w:rPr>
                  <w:rFonts w:ascii="Calibri" w:hAnsi="Calibri" w:cs="Calibri"/>
                  <w:color w:val="000000"/>
                  <w:sz w:val="22"/>
                  <w:szCs w:val="22"/>
                </w:rPr>
                <w:t>3.78</w:t>
              </w:r>
            </w:ins>
          </w:p>
        </w:tc>
        <w:tc>
          <w:tcPr>
            <w:tcW w:w="1240" w:type="dxa"/>
            <w:vAlign w:val="bottom"/>
          </w:tcPr>
          <w:p w14:paraId="76C1A9A1"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54" w:author="Author"/>
                <w:rFonts w:asciiTheme="minorHAnsi" w:hAnsiTheme="minorHAnsi" w:cstheme="minorHAnsi"/>
                <w:color w:val="000000"/>
                <w:sz w:val="22"/>
                <w:szCs w:val="22"/>
              </w:rPr>
            </w:pPr>
            <w:ins w:id="1355" w:author="Author">
              <w:r>
                <w:rPr>
                  <w:rFonts w:ascii="Calibri" w:hAnsi="Calibri" w:cs="Calibri"/>
                  <w:color w:val="000000"/>
                  <w:sz w:val="22"/>
                  <w:szCs w:val="22"/>
                </w:rPr>
                <w:t>102.68</w:t>
              </w:r>
            </w:ins>
          </w:p>
        </w:tc>
      </w:tr>
      <w:tr w:rsidR="006530DC" w14:paraId="1969A528" w14:textId="77777777" w:rsidTr="009E3B89">
        <w:trPr>
          <w:cnfStyle w:val="000000100000" w:firstRow="0" w:lastRow="0" w:firstColumn="0" w:lastColumn="0" w:oddVBand="0" w:evenVBand="0" w:oddHBand="1" w:evenHBand="0" w:firstRowFirstColumn="0" w:firstRowLastColumn="0" w:lastRowFirstColumn="0" w:lastRowLastColumn="0"/>
          <w:trHeight w:val="282"/>
          <w:ins w:id="135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A647B65" w14:textId="77777777" w:rsidR="006530DC" w:rsidRDefault="006530DC" w:rsidP="009E3B89">
            <w:pPr>
              <w:rPr>
                <w:ins w:id="1357" w:author="Author"/>
                <w:rFonts w:ascii="Calibri" w:hAnsi="Calibri" w:cs="Calibri"/>
                <w:b w:val="0"/>
                <w:bCs w:val="0"/>
                <w:color w:val="000000"/>
                <w:sz w:val="22"/>
                <w:szCs w:val="22"/>
              </w:rPr>
            </w:pPr>
            <w:ins w:id="1358" w:author="Author">
              <w:r>
                <w:rPr>
                  <w:rFonts w:ascii="Calibri" w:hAnsi="Calibri" w:cs="Calibri"/>
                  <w:b w:val="0"/>
                  <w:bCs w:val="0"/>
                  <w:color w:val="000000"/>
                  <w:sz w:val="22"/>
                  <w:szCs w:val="22"/>
                </w:rPr>
                <w:t>3456</w:t>
              </w:r>
            </w:ins>
          </w:p>
        </w:tc>
        <w:tc>
          <w:tcPr>
            <w:tcW w:w="851" w:type="dxa"/>
            <w:vAlign w:val="bottom"/>
          </w:tcPr>
          <w:p w14:paraId="0BDEA07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59" w:author="Author"/>
                <w:rFonts w:asciiTheme="minorHAnsi" w:hAnsiTheme="minorHAnsi" w:cstheme="minorHAnsi"/>
                <w:color w:val="000000"/>
                <w:sz w:val="22"/>
                <w:szCs w:val="22"/>
              </w:rPr>
            </w:pPr>
            <w:ins w:id="1360" w:author="Author">
              <w:r>
                <w:rPr>
                  <w:rFonts w:ascii="Calibri" w:hAnsi="Calibri" w:cs="Calibri"/>
                  <w:color w:val="000000"/>
                  <w:sz w:val="22"/>
                  <w:szCs w:val="22"/>
                </w:rPr>
                <w:t>3.68</w:t>
              </w:r>
            </w:ins>
          </w:p>
        </w:tc>
        <w:tc>
          <w:tcPr>
            <w:tcW w:w="1240" w:type="dxa"/>
            <w:vAlign w:val="bottom"/>
          </w:tcPr>
          <w:p w14:paraId="76BDE537"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61" w:author="Author"/>
                <w:rFonts w:asciiTheme="minorHAnsi" w:hAnsiTheme="minorHAnsi" w:cstheme="minorHAnsi"/>
                <w:color w:val="000000"/>
                <w:sz w:val="22"/>
                <w:szCs w:val="22"/>
              </w:rPr>
            </w:pPr>
            <w:ins w:id="1362" w:author="Author">
              <w:r>
                <w:rPr>
                  <w:rFonts w:ascii="Calibri" w:hAnsi="Calibri" w:cs="Calibri"/>
                  <w:color w:val="000000"/>
                  <w:sz w:val="22"/>
                  <w:szCs w:val="22"/>
                </w:rPr>
                <w:t>101.76</w:t>
              </w:r>
            </w:ins>
          </w:p>
        </w:tc>
        <w:tc>
          <w:tcPr>
            <w:tcW w:w="851" w:type="dxa"/>
            <w:vAlign w:val="bottom"/>
          </w:tcPr>
          <w:p w14:paraId="6E0F6AD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63" w:author="Author"/>
                <w:rFonts w:asciiTheme="minorHAnsi" w:hAnsiTheme="minorHAnsi" w:cstheme="minorHAnsi"/>
                <w:color w:val="000000"/>
                <w:sz w:val="22"/>
                <w:szCs w:val="22"/>
              </w:rPr>
            </w:pPr>
            <w:ins w:id="1364" w:author="Author">
              <w:r>
                <w:rPr>
                  <w:rFonts w:ascii="Calibri" w:hAnsi="Calibri" w:cs="Calibri"/>
                  <w:color w:val="000000"/>
                  <w:sz w:val="22"/>
                  <w:szCs w:val="22"/>
                </w:rPr>
                <w:t>3.71</w:t>
              </w:r>
            </w:ins>
          </w:p>
        </w:tc>
        <w:tc>
          <w:tcPr>
            <w:tcW w:w="1240" w:type="dxa"/>
            <w:vAlign w:val="bottom"/>
          </w:tcPr>
          <w:p w14:paraId="6082775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65" w:author="Author"/>
                <w:rFonts w:asciiTheme="minorHAnsi" w:hAnsiTheme="minorHAnsi" w:cstheme="minorHAnsi"/>
                <w:color w:val="000000"/>
                <w:sz w:val="22"/>
                <w:szCs w:val="22"/>
              </w:rPr>
            </w:pPr>
            <w:ins w:id="1366" w:author="Author">
              <w:r>
                <w:rPr>
                  <w:rFonts w:ascii="Calibri" w:hAnsi="Calibri" w:cs="Calibri"/>
                  <w:color w:val="000000"/>
                  <w:sz w:val="22"/>
                  <w:szCs w:val="22"/>
                </w:rPr>
                <w:t>102.61</w:t>
              </w:r>
            </w:ins>
          </w:p>
        </w:tc>
        <w:tc>
          <w:tcPr>
            <w:tcW w:w="886" w:type="dxa"/>
            <w:vAlign w:val="bottom"/>
          </w:tcPr>
          <w:p w14:paraId="08286E1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67" w:author="Author"/>
                <w:rFonts w:asciiTheme="minorHAnsi" w:hAnsiTheme="minorHAnsi" w:cstheme="minorHAnsi"/>
                <w:color w:val="000000"/>
                <w:sz w:val="22"/>
                <w:szCs w:val="22"/>
              </w:rPr>
            </w:pPr>
            <w:ins w:id="1368" w:author="Author">
              <w:r>
                <w:rPr>
                  <w:rFonts w:ascii="Calibri" w:hAnsi="Calibri" w:cs="Calibri"/>
                  <w:color w:val="000000"/>
                  <w:sz w:val="22"/>
                  <w:szCs w:val="22"/>
                </w:rPr>
                <w:t>3.71</w:t>
              </w:r>
            </w:ins>
          </w:p>
        </w:tc>
        <w:tc>
          <w:tcPr>
            <w:tcW w:w="1240" w:type="dxa"/>
            <w:vAlign w:val="bottom"/>
          </w:tcPr>
          <w:p w14:paraId="12133D8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69" w:author="Author"/>
                <w:rFonts w:asciiTheme="minorHAnsi" w:hAnsiTheme="minorHAnsi" w:cstheme="minorHAnsi"/>
                <w:color w:val="000000"/>
                <w:sz w:val="22"/>
                <w:szCs w:val="22"/>
              </w:rPr>
            </w:pPr>
            <w:ins w:id="1370" w:author="Author">
              <w:r>
                <w:rPr>
                  <w:rFonts w:ascii="Calibri" w:hAnsi="Calibri" w:cs="Calibri"/>
                  <w:color w:val="000000"/>
                  <w:sz w:val="22"/>
                  <w:szCs w:val="22"/>
                </w:rPr>
                <w:t>102.67</w:t>
              </w:r>
            </w:ins>
          </w:p>
        </w:tc>
        <w:tc>
          <w:tcPr>
            <w:tcW w:w="886" w:type="dxa"/>
            <w:vAlign w:val="bottom"/>
          </w:tcPr>
          <w:p w14:paraId="072BEBC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71" w:author="Author"/>
                <w:rFonts w:asciiTheme="minorHAnsi" w:hAnsiTheme="minorHAnsi" w:cstheme="minorHAnsi"/>
                <w:color w:val="000000"/>
                <w:sz w:val="22"/>
                <w:szCs w:val="22"/>
              </w:rPr>
            </w:pPr>
            <w:ins w:id="1372" w:author="Author">
              <w:r>
                <w:rPr>
                  <w:rFonts w:ascii="Calibri" w:hAnsi="Calibri" w:cs="Calibri"/>
                  <w:color w:val="000000"/>
                  <w:sz w:val="22"/>
                  <w:szCs w:val="22"/>
                </w:rPr>
                <w:t>3.72</w:t>
              </w:r>
            </w:ins>
          </w:p>
        </w:tc>
        <w:tc>
          <w:tcPr>
            <w:tcW w:w="1240" w:type="dxa"/>
            <w:vAlign w:val="bottom"/>
          </w:tcPr>
          <w:p w14:paraId="3B00668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73" w:author="Author"/>
                <w:rFonts w:asciiTheme="minorHAnsi" w:hAnsiTheme="minorHAnsi" w:cstheme="minorHAnsi"/>
                <w:color w:val="000000"/>
                <w:sz w:val="22"/>
                <w:szCs w:val="22"/>
              </w:rPr>
            </w:pPr>
            <w:ins w:id="1374" w:author="Author">
              <w:r>
                <w:rPr>
                  <w:rFonts w:ascii="Calibri" w:hAnsi="Calibri" w:cs="Calibri"/>
                  <w:color w:val="000000"/>
                  <w:sz w:val="22"/>
                  <w:szCs w:val="22"/>
                </w:rPr>
                <w:t>102.78</w:t>
              </w:r>
            </w:ins>
          </w:p>
        </w:tc>
      </w:tr>
      <w:tr w:rsidR="006530DC" w14:paraId="224CFA22" w14:textId="77777777" w:rsidTr="009E3B89">
        <w:trPr>
          <w:trHeight w:val="282"/>
          <w:ins w:id="137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4F1A2C9" w14:textId="77777777" w:rsidR="006530DC" w:rsidRDefault="006530DC" w:rsidP="009E3B89">
            <w:pPr>
              <w:rPr>
                <w:ins w:id="1376" w:author="Author"/>
                <w:rFonts w:ascii="Calibri" w:hAnsi="Calibri" w:cs="Calibri"/>
                <w:b w:val="0"/>
                <w:bCs w:val="0"/>
                <w:color w:val="000000"/>
                <w:sz w:val="22"/>
                <w:szCs w:val="22"/>
              </w:rPr>
            </w:pPr>
            <w:ins w:id="1377" w:author="Author">
              <w:r>
                <w:rPr>
                  <w:rFonts w:ascii="Calibri" w:hAnsi="Calibri" w:cs="Calibri"/>
                  <w:b w:val="0"/>
                  <w:bCs w:val="0"/>
                  <w:color w:val="000000"/>
                  <w:sz w:val="22"/>
                  <w:szCs w:val="22"/>
                </w:rPr>
                <w:t>3520</w:t>
              </w:r>
            </w:ins>
          </w:p>
        </w:tc>
        <w:tc>
          <w:tcPr>
            <w:tcW w:w="851" w:type="dxa"/>
            <w:vAlign w:val="bottom"/>
          </w:tcPr>
          <w:p w14:paraId="44FEB5C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78" w:author="Author"/>
                <w:rFonts w:asciiTheme="minorHAnsi" w:hAnsiTheme="minorHAnsi" w:cstheme="minorHAnsi"/>
                <w:color w:val="000000"/>
                <w:sz w:val="22"/>
                <w:szCs w:val="22"/>
              </w:rPr>
            </w:pPr>
            <w:ins w:id="1379" w:author="Author">
              <w:r>
                <w:rPr>
                  <w:rFonts w:ascii="Calibri" w:hAnsi="Calibri" w:cs="Calibri"/>
                  <w:color w:val="000000"/>
                  <w:sz w:val="22"/>
                  <w:szCs w:val="22"/>
                </w:rPr>
                <w:t>3.62</w:t>
              </w:r>
            </w:ins>
          </w:p>
        </w:tc>
        <w:tc>
          <w:tcPr>
            <w:tcW w:w="1240" w:type="dxa"/>
            <w:vAlign w:val="bottom"/>
          </w:tcPr>
          <w:p w14:paraId="7A90C5C5"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80" w:author="Author"/>
                <w:rFonts w:asciiTheme="minorHAnsi" w:hAnsiTheme="minorHAnsi" w:cstheme="minorHAnsi"/>
                <w:color w:val="000000"/>
                <w:sz w:val="22"/>
                <w:szCs w:val="22"/>
              </w:rPr>
            </w:pPr>
            <w:ins w:id="1381" w:author="Author">
              <w:r>
                <w:rPr>
                  <w:rFonts w:ascii="Calibri" w:hAnsi="Calibri" w:cs="Calibri"/>
                  <w:color w:val="000000"/>
                  <w:sz w:val="22"/>
                  <w:szCs w:val="22"/>
                </w:rPr>
                <w:t>101.83</w:t>
              </w:r>
            </w:ins>
          </w:p>
        </w:tc>
        <w:tc>
          <w:tcPr>
            <w:tcW w:w="851" w:type="dxa"/>
            <w:vAlign w:val="bottom"/>
          </w:tcPr>
          <w:p w14:paraId="1F000A0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82" w:author="Author"/>
                <w:rFonts w:asciiTheme="minorHAnsi" w:hAnsiTheme="minorHAnsi" w:cstheme="minorHAnsi"/>
                <w:color w:val="000000"/>
                <w:sz w:val="22"/>
                <w:szCs w:val="22"/>
              </w:rPr>
            </w:pPr>
            <w:ins w:id="1383" w:author="Author">
              <w:r>
                <w:rPr>
                  <w:rFonts w:ascii="Calibri" w:hAnsi="Calibri" w:cs="Calibri"/>
                  <w:color w:val="000000"/>
                  <w:sz w:val="22"/>
                  <w:szCs w:val="22"/>
                </w:rPr>
                <w:t>3.65</w:t>
              </w:r>
            </w:ins>
          </w:p>
        </w:tc>
        <w:tc>
          <w:tcPr>
            <w:tcW w:w="1240" w:type="dxa"/>
            <w:vAlign w:val="bottom"/>
          </w:tcPr>
          <w:p w14:paraId="5F8DAB4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84" w:author="Author"/>
                <w:rFonts w:asciiTheme="minorHAnsi" w:hAnsiTheme="minorHAnsi" w:cstheme="minorHAnsi"/>
                <w:color w:val="000000"/>
                <w:sz w:val="22"/>
                <w:szCs w:val="22"/>
              </w:rPr>
            </w:pPr>
            <w:ins w:id="1385" w:author="Author">
              <w:r>
                <w:rPr>
                  <w:rFonts w:ascii="Calibri" w:hAnsi="Calibri" w:cs="Calibri"/>
                  <w:color w:val="000000"/>
                  <w:sz w:val="22"/>
                  <w:szCs w:val="22"/>
                </w:rPr>
                <w:t>102.69</w:t>
              </w:r>
            </w:ins>
          </w:p>
        </w:tc>
        <w:tc>
          <w:tcPr>
            <w:tcW w:w="886" w:type="dxa"/>
            <w:vAlign w:val="bottom"/>
          </w:tcPr>
          <w:p w14:paraId="58F16D0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86" w:author="Author"/>
                <w:rFonts w:asciiTheme="minorHAnsi" w:hAnsiTheme="minorHAnsi" w:cstheme="minorHAnsi"/>
                <w:color w:val="000000"/>
                <w:sz w:val="22"/>
                <w:szCs w:val="22"/>
              </w:rPr>
            </w:pPr>
            <w:ins w:id="1387" w:author="Author">
              <w:r>
                <w:rPr>
                  <w:rFonts w:ascii="Calibri" w:hAnsi="Calibri" w:cs="Calibri"/>
                  <w:color w:val="000000"/>
                  <w:sz w:val="22"/>
                  <w:szCs w:val="22"/>
                </w:rPr>
                <w:t>3.65</w:t>
              </w:r>
            </w:ins>
          </w:p>
        </w:tc>
        <w:tc>
          <w:tcPr>
            <w:tcW w:w="1240" w:type="dxa"/>
            <w:vAlign w:val="bottom"/>
          </w:tcPr>
          <w:p w14:paraId="40EFBCDE"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88" w:author="Author"/>
                <w:rFonts w:asciiTheme="minorHAnsi" w:hAnsiTheme="minorHAnsi" w:cstheme="minorHAnsi"/>
                <w:color w:val="000000"/>
                <w:sz w:val="22"/>
                <w:szCs w:val="22"/>
              </w:rPr>
            </w:pPr>
            <w:ins w:id="1389" w:author="Author">
              <w:r>
                <w:rPr>
                  <w:rFonts w:ascii="Calibri" w:hAnsi="Calibri" w:cs="Calibri"/>
                  <w:color w:val="000000"/>
                  <w:sz w:val="22"/>
                  <w:szCs w:val="22"/>
                </w:rPr>
                <w:t>102.76</w:t>
              </w:r>
            </w:ins>
          </w:p>
        </w:tc>
        <w:tc>
          <w:tcPr>
            <w:tcW w:w="886" w:type="dxa"/>
            <w:vAlign w:val="bottom"/>
          </w:tcPr>
          <w:p w14:paraId="482D7401"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90" w:author="Author"/>
                <w:rFonts w:asciiTheme="minorHAnsi" w:hAnsiTheme="minorHAnsi" w:cstheme="minorHAnsi"/>
                <w:color w:val="000000"/>
                <w:sz w:val="22"/>
                <w:szCs w:val="22"/>
              </w:rPr>
            </w:pPr>
            <w:ins w:id="1391" w:author="Author">
              <w:r>
                <w:rPr>
                  <w:rFonts w:ascii="Calibri" w:hAnsi="Calibri" w:cs="Calibri"/>
                  <w:color w:val="000000"/>
                  <w:sz w:val="22"/>
                  <w:szCs w:val="22"/>
                </w:rPr>
                <w:t>3.65</w:t>
              </w:r>
            </w:ins>
          </w:p>
        </w:tc>
        <w:tc>
          <w:tcPr>
            <w:tcW w:w="1240" w:type="dxa"/>
            <w:vAlign w:val="bottom"/>
          </w:tcPr>
          <w:p w14:paraId="12C81EA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92" w:author="Author"/>
                <w:rFonts w:asciiTheme="minorHAnsi" w:hAnsiTheme="minorHAnsi" w:cstheme="minorHAnsi"/>
                <w:color w:val="000000"/>
                <w:sz w:val="22"/>
                <w:szCs w:val="22"/>
              </w:rPr>
            </w:pPr>
            <w:ins w:id="1393" w:author="Author">
              <w:r>
                <w:rPr>
                  <w:rFonts w:ascii="Calibri" w:hAnsi="Calibri" w:cs="Calibri"/>
                  <w:color w:val="000000"/>
                  <w:sz w:val="22"/>
                  <w:szCs w:val="22"/>
                </w:rPr>
                <w:t>102.88</w:t>
              </w:r>
            </w:ins>
          </w:p>
        </w:tc>
      </w:tr>
      <w:tr w:rsidR="006530DC" w14:paraId="31100EBD" w14:textId="77777777" w:rsidTr="009E3B89">
        <w:trPr>
          <w:cnfStyle w:val="000000100000" w:firstRow="0" w:lastRow="0" w:firstColumn="0" w:lastColumn="0" w:oddVBand="0" w:evenVBand="0" w:oddHBand="1" w:evenHBand="0" w:firstRowFirstColumn="0" w:firstRowLastColumn="0" w:lastRowFirstColumn="0" w:lastRowLastColumn="0"/>
          <w:trHeight w:val="282"/>
          <w:ins w:id="139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E24C1CA" w14:textId="77777777" w:rsidR="006530DC" w:rsidRDefault="006530DC" w:rsidP="009E3B89">
            <w:pPr>
              <w:rPr>
                <w:ins w:id="1395" w:author="Author"/>
                <w:rFonts w:ascii="Calibri" w:hAnsi="Calibri" w:cs="Calibri"/>
                <w:b w:val="0"/>
                <w:bCs w:val="0"/>
                <w:color w:val="000000"/>
                <w:sz w:val="22"/>
                <w:szCs w:val="22"/>
              </w:rPr>
            </w:pPr>
            <w:ins w:id="1396" w:author="Author">
              <w:r>
                <w:rPr>
                  <w:rFonts w:ascii="Calibri" w:hAnsi="Calibri" w:cs="Calibri"/>
                  <w:b w:val="0"/>
                  <w:bCs w:val="0"/>
                  <w:color w:val="000000"/>
                  <w:sz w:val="22"/>
                  <w:szCs w:val="22"/>
                </w:rPr>
                <w:t>3584</w:t>
              </w:r>
            </w:ins>
          </w:p>
        </w:tc>
        <w:tc>
          <w:tcPr>
            <w:tcW w:w="851" w:type="dxa"/>
            <w:vAlign w:val="bottom"/>
          </w:tcPr>
          <w:p w14:paraId="632B619C"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97" w:author="Author"/>
                <w:rFonts w:asciiTheme="minorHAnsi" w:hAnsiTheme="minorHAnsi" w:cstheme="minorHAnsi"/>
                <w:color w:val="000000"/>
                <w:sz w:val="22"/>
                <w:szCs w:val="22"/>
              </w:rPr>
            </w:pPr>
            <w:ins w:id="1398" w:author="Author">
              <w:r>
                <w:rPr>
                  <w:rFonts w:ascii="Calibri" w:hAnsi="Calibri" w:cs="Calibri"/>
                  <w:color w:val="000000"/>
                  <w:sz w:val="22"/>
                  <w:szCs w:val="22"/>
                </w:rPr>
                <w:t>3.55</w:t>
              </w:r>
            </w:ins>
          </w:p>
        </w:tc>
        <w:tc>
          <w:tcPr>
            <w:tcW w:w="1240" w:type="dxa"/>
            <w:vAlign w:val="bottom"/>
          </w:tcPr>
          <w:p w14:paraId="124C8800"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99" w:author="Author"/>
                <w:rFonts w:asciiTheme="minorHAnsi" w:hAnsiTheme="minorHAnsi" w:cstheme="minorHAnsi"/>
                <w:color w:val="000000"/>
                <w:sz w:val="22"/>
                <w:szCs w:val="22"/>
              </w:rPr>
            </w:pPr>
            <w:ins w:id="1400" w:author="Author">
              <w:r>
                <w:rPr>
                  <w:rFonts w:ascii="Calibri" w:hAnsi="Calibri" w:cs="Calibri"/>
                  <w:color w:val="000000"/>
                  <w:sz w:val="22"/>
                  <w:szCs w:val="22"/>
                </w:rPr>
                <w:t>101.85</w:t>
              </w:r>
            </w:ins>
          </w:p>
        </w:tc>
        <w:tc>
          <w:tcPr>
            <w:tcW w:w="851" w:type="dxa"/>
            <w:vAlign w:val="bottom"/>
          </w:tcPr>
          <w:p w14:paraId="1D0A11D0"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01" w:author="Author"/>
                <w:rFonts w:asciiTheme="minorHAnsi" w:hAnsiTheme="minorHAnsi" w:cstheme="minorHAnsi"/>
                <w:color w:val="000000"/>
                <w:sz w:val="22"/>
                <w:szCs w:val="22"/>
              </w:rPr>
            </w:pPr>
            <w:ins w:id="1402" w:author="Author">
              <w:r>
                <w:rPr>
                  <w:rFonts w:ascii="Calibri" w:hAnsi="Calibri" w:cs="Calibri"/>
                  <w:color w:val="000000"/>
                  <w:sz w:val="22"/>
                  <w:szCs w:val="22"/>
                </w:rPr>
                <w:t>3.58</w:t>
              </w:r>
            </w:ins>
          </w:p>
        </w:tc>
        <w:tc>
          <w:tcPr>
            <w:tcW w:w="1240" w:type="dxa"/>
            <w:vAlign w:val="bottom"/>
          </w:tcPr>
          <w:p w14:paraId="265A19AD"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03" w:author="Author"/>
                <w:rFonts w:asciiTheme="minorHAnsi" w:hAnsiTheme="minorHAnsi" w:cstheme="minorHAnsi"/>
                <w:color w:val="000000"/>
                <w:sz w:val="22"/>
                <w:szCs w:val="22"/>
              </w:rPr>
            </w:pPr>
            <w:ins w:id="1404" w:author="Author">
              <w:r>
                <w:rPr>
                  <w:rFonts w:ascii="Calibri" w:hAnsi="Calibri" w:cs="Calibri"/>
                  <w:color w:val="000000"/>
                  <w:sz w:val="22"/>
                  <w:szCs w:val="22"/>
                </w:rPr>
                <w:t>102.77</w:t>
              </w:r>
            </w:ins>
          </w:p>
        </w:tc>
        <w:tc>
          <w:tcPr>
            <w:tcW w:w="886" w:type="dxa"/>
            <w:vAlign w:val="bottom"/>
          </w:tcPr>
          <w:p w14:paraId="6997D5C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05" w:author="Author"/>
                <w:rFonts w:asciiTheme="minorHAnsi" w:hAnsiTheme="minorHAnsi" w:cstheme="minorHAnsi"/>
                <w:color w:val="000000"/>
                <w:sz w:val="22"/>
                <w:szCs w:val="22"/>
              </w:rPr>
            </w:pPr>
            <w:ins w:id="1406" w:author="Author">
              <w:r>
                <w:rPr>
                  <w:rFonts w:ascii="Calibri" w:hAnsi="Calibri" w:cs="Calibri"/>
                  <w:color w:val="000000"/>
                  <w:sz w:val="22"/>
                  <w:szCs w:val="22"/>
                </w:rPr>
                <w:t>3.59</w:t>
              </w:r>
            </w:ins>
          </w:p>
        </w:tc>
        <w:tc>
          <w:tcPr>
            <w:tcW w:w="1240" w:type="dxa"/>
            <w:vAlign w:val="bottom"/>
          </w:tcPr>
          <w:p w14:paraId="00F0AAD5"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07" w:author="Author"/>
                <w:rFonts w:asciiTheme="minorHAnsi" w:hAnsiTheme="minorHAnsi" w:cstheme="minorHAnsi"/>
                <w:color w:val="000000"/>
                <w:sz w:val="22"/>
                <w:szCs w:val="22"/>
              </w:rPr>
            </w:pPr>
            <w:ins w:id="1408" w:author="Author">
              <w:r>
                <w:rPr>
                  <w:rFonts w:ascii="Calibri" w:hAnsi="Calibri" w:cs="Calibri"/>
                  <w:color w:val="000000"/>
                  <w:sz w:val="22"/>
                  <w:szCs w:val="22"/>
                </w:rPr>
                <w:t>102.86</w:t>
              </w:r>
            </w:ins>
          </w:p>
        </w:tc>
        <w:tc>
          <w:tcPr>
            <w:tcW w:w="886" w:type="dxa"/>
            <w:vAlign w:val="bottom"/>
          </w:tcPr>
          <w:p w14:paraId="2BD64CB3"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09" w:author="Author"/>
                <w:rFonts w:asciiTheme="minorHAnsi" w:hAnsiTheme="minorHAnsi" w:cstheme="minorHAnsi"/>
                <w:color w:val="000000"/>
                <w:sz w:val="22"/>
                <w:szCs w:val="22"/>
              </w:rPr>
            </w:pPr>
            <w:ins w:id="1410" w:author="Author">
              <w:r>
                <w:rPr>
                  <w:rFonts w:ascii="Calibri" w:hAnsi="Calibri" w:cs="Calibri"/>
                  <w:color w:val="000000"/>
                  <w:sz w:val="22"/>
                  <w:szCs w:val="22"/>
                </w:rPr>
                <w:t>3.59</w:t>
              </w:r>
            </w:ins>
          </w:p>
        </w:tc>
        <w:tc>
          <w:tcPr>
            <w:tcW w:w="1240" w:type="dxa"/>
            <w:vAlign w:val="bottom"/>
          </w:tcPr>
          <w:p w14:paraId="57494605"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11" w:author="Author"/>
                <w:rFonts w:asciiTheme="minorHAnsi" w:hAnsiTheme="minorHAnsi" w:cstheme="minorHAnsi"/>
                <w:color w:val="000000"/>
                <w:sz w:val="22"/>
                <w:szCs w:val="22"/>
              </w:rPr>
            </w:pPr>
            <w:ins w:id="1412" w:author="Author">
              <w:r>
                <w:rPr>
                  <w:rFonts w:ascii="Calibri" w:hAnsi="Calibri" w:cs="Calibri"/>
                  <w:color w:val="000000"/>
                  <w:sz w:val="22"/>
                  <w:szCs w:val="22"/>
                </w:rPr>
                <w:t>102.97</w:t>
              </w:r>
            </w:ins>
          </w:p>
        </w:tc>
      </w:tr>
      <w:tr w:rsidR="006530DC" w14:paraId="7DC15B95" w14:textId="77777777" w:rsidTr="009E3B89">
        <w:trPr>
          <w:trHeight w:val="282"/>
          <w:ins w:id="141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0122D72" w14:textId="77777777" w:rsidR="006530DC" w:rsidRDefault="006530DC" w:rsidP="009E3B89">
            <w:pPr>
              <w:rPr>
                <w:ins w:id="1414" w:author="Author"/>
                <w:rFonts w:ascii="Calibri" w:hAnsi="Calibri" w:cs="Calibri"/>
                <w:b w:val="0"/>
                <w:bCs w:val="0"/>
                <w:color w:val="000000"/>
                <w:sz w:val="22"/>
                <w:szCs w:val="22"/>
              </w:rPr>
            </w:pPr>
            <w:ins w:id="1415" w:author="Author">
              <w:r>
                <w:rPr>
                  <w:rFonts w:ascii="Calibri" w:hAnsi="Calibri" w:cs="Calibri"/>
                  <w:b w:val="0"/>
                  <w:bCs w:val="0"/>
                  <w:color w:val="000000"/>
                  <w:sz w:val="22"/>
                  <w:szCs w:val="22"/>
                </w:rPr>
                <w:t>3648</w:t>
              </w:r>
            </w:ins>
          </w:p>
        </w:tc>
        <w:tc>
          <w:tcPr>
            <w:tcW w:w="851" w:type="dxa"/>
            <w:vAlign w:val="bottom"/>
          </w:tcPr>
          <w:p w14:paraId="64663E83"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16" w:author="Author"/>
                <w:rFonts w:asciiTheme="minorHAnsi" w:hAnsiTheme="minorHAnsi" w:cstheme="minorHAnsi"/>
                <w:color w:val="000000"/>
                <w:sz w:val="22"/>
                <w:szCs w:val="22"/>
              </w:rPr>
            </w:pPr>
            <w:ins w:id="1417" w:author="Author">
              <w:r>
                <w:rPr>
                  <w:rFonts w:ascii="Calibri" w:hAnsi="Calibri" w:cs="Calibri"/>
                  <w:color w:val="000000"/>
                  <w:sz w:val="22"/>
                  <w:szCs w:val="22"/>
                </w:rPr>
                <w:t>3.49</w:t>
              </w:r>
            </w:ins>
          </w:p>
        </w:tc>
        <w:tc>
          <w:tcPr>
            <w:tcW w:w="1240" w:type="dxa"/>
            <w:vAlign w:val="bottom"/>
          </w:tcPr>
          <w:p w14:paraId="4179081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18" w:author="Author"/>
                <w:rFonts w:asciiTheme="minorHAnsi" w:hAnsiTheme="minorHAnsi" w:cstheme="minorHAnsi"/>
                <w:color w:val="000000"/>
                <w:sz w:val="22"/>
                <w:szCs w:val="22"/>
              </w:rPr>
            </w:pPr>
            <w:ins w:id="1419" w:author="Author">
              <w:r>
                <w:rPr>
                  <w:rFonts w:ascii="Calibri" w:hAnsi="Calibri" w:cs="Calibri"/>
                  <w:color w:val="000000"/>
                  <w:sz w:val="22"/>
                  <w:szCs w:val="22"/>
                </w:rPr>
                <w:t>101.88</w:t>
              </w:r>
            </w:ins>
          </w:p>
        </w:tc>
        <w:tc>
          <w:tcPr>
            <w:tcW w:w="851" w:type="dxa"/>
            <w:vAlign w:val="bottom"/>
          </w:tcPr>
          <w:p w14:paraId="5B387F1F"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20" w:author="Author"/>
                <w:rFonts w:asciiTheme="minorHAnsi" w:hAnsiTheme="minorHAnsi" w:cstheme="minorHAnsi"/>
                <w:color w:val="000000"/>
                <w:sz w:val="22"/>
                <w:szCs w:val="22"/>
              </w:rPr>
            </w:pPr>
            <w:ins w:id="1421" w:author="Author">
              <w:r>
                <w:rPr>
                  <w:rFonts w:ascii="Calibri" w:hAnsi="Calibri" w:cs="Calibri"/>
                  <w:color w:val="000000"/>
                  <w:sz w:val="22"/>
                  <w:szCs w:val="22"/>
                </w:rPr>
                <w:t>3.52</w:t>
              </w:r>
            </w:ins>
          </w:p>
        </w:tc>
        <w:tc>
          <w:tcPr>
            <w:tcW w:w="1240" w:type="dxa"/>
            <w:vAlign w:val="bottom"/>
          </w:tcPr>
          <w:p w14:paraId="2171B283"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22" w:author="Author"/>
                <w:rFonts w:asciiTheme="minorHAnsi" w:hAnsiTheme="minorHAnsi" w:cstheme="minorHAnsi"/>
                <w:color w:val="000000"/>
                <w:sz w:val="22"/>
                <w:szCs w:val="22"/>
              </w:rPr>
            </w:pPr>
            <w:ins w:id="1423" w:author="Author">
              <w:r>
                <w:rPr>
                  <w:rFonts w:ascii="Calibri" w:hAnsi="Calibri" w:cs="Calibri"/>
                  <w:color w:val="000000"/>
                  <w:sz w:val="22"/>
                  <w:szCs w:val="22"/>
                </w:rPr>
                <w:t>102.84</w:t>
              </w:r>
            </w:ins>
          </w:p>
        </w:tc>
        <w:tc>
          <w:tcPr>
            <w:tcW w:w="886" w:type="dxa"/>
            <w:vAlign w:val="bottom"/>
          </w:tcPr>
          <w:p w14:paraId="21DA14C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24" w:author="Author"/>
                <w:rFonts w:asciiTheme="minorHAnsi" w:hAnsiTheme="minorHAnsi" w:cstheme="minorHAnsi"/>
                <w:color w:val="000000"/>
                <w:sz w:val="22"/>
                <w:szCs w:val="22"/>
              </w:rPr>
            </w:pPr>
            <w:ins w:id="1425" w:author="Author">
              <w:r>
                <w:rPr>
                  <w:rFonts w:ascii="Calibri" w:hAnsi="Calibri" w:cs="Calibri"/>
                  <w:color w:val="000000"/>
                  <w:sz w:val="22"/>
                  <w:szCs w:val="22"/>
                </w:rPr>
                <w:t>3.53</w:t>
              </w:r>
            </w:ins>
          </w:p>
        </w:tc>
        <w:tc>
          <w:tcPr>
            <w:tcW w:w="1240" w:type="dxa"/>
            <w:vAlign w:val="bottom"/>
          </w:tcPr>
          <w:p w14:paraId="465C9B5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26" w:author="Author"/>
                <w:rFonts w:asciiTheme="minorHAnsi" w:hAnsiTheme="minorHAnsi" w:cstheme="minorHAnsi"/>
                <w:color w:val="000000"/>
                <w:sz w:val="22"/>
                <w:szCs w:val="22"/>
              </w:rPr>
            </w:pPr>
            <w:ins w:id="1427" w:author="Author">
              <w:r>
                <w:rPr>
                  <w:rFonts w:ascii="Calibri" w:hAnsi="Calibri" w:cs="Calibri"/>
                  <w:color w:val="000000"/>
                  <w:sz w:val="22"/>
                  <w:szCs w:val="22"/>
                </w:rPr>
                <w:t>102.96</w:t>
              </w:r>
            </w:ins>
          </w:p>
        </w:tc>
        <w:tc>
          <w:tcPr>
            <w:tcW w:w="886" w:type="dxa"/>
            <w:vAlign w:val="bottom"/>
          </w:tcPr>
          <w:p w14:paraId="69C05283"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28" w:author="Author"/>
                <w:rFonts w:asciiTheme="minorHAnsi" w:hAnsiTheme="minorHAnsi" w:cstheme="minorHAnsi"/>
                <w:color w:val="000000"/>
                <w:sz w:val="22"/>
                <w:szCs w:val="22"/>
              </w:rPr>
            </w:pPr>
            <w:ins w:id="1429" w:author="Author">
              <w:r>
                <w:rPr>
                  <w:rFonts w:ascii="Calibri" w:hAnsi="Calibri" w:cs="Calibri"/>
                  <w:color w:val="000000"/>
                  <w:sz w:val="22"/>
                  <w:szCs w:val="22"/>
                </w:rPr>
                <w:t>3.53</w:t>
              </w:r>
            </w:ins>
          </w:p>
        </w:tc>
        <w:tc>
          <w:tcPr>
            <w:tcW w:w="1240" w:type="dxa"/>
            <w:vAlign w:val="bottom"/>
          </w:tcPr>
          <w:p w14:paraId="122A59B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30" w:author="Author"/>
                <w:rFonts w:asciiTheme="minorHAnsi" w:hAnsiTheme="minorHAnsi" w:cstheme="minorHAnsi"/>
                <w:color w:val="000000"/>
                <w:sz w:val="22"/>
                <w:szCs w:val="22"/>
              </w:rPr>
            </w:pPr>
            <w:ins w:id="1431" w:author="Author">
              <w:r>
                <w:rPr>
                  <w:rFonts w:ascii="Calibri" w:hAnsi="Calibri" w:cs="Calibri"/>
                  <w:color w:val="000000"/>
                  <w:sz w:val="22"/>
                  <w:szCs w:val="22"/>
                </w:rPr>
                <w:t>103.03</w:t>
              </w:r>
            </w:ins>
          </w:p>
        </w:tc>
      </w:tr>
      <w:tr w:rsidR="006530DC" w14:paraId="59207F85" w14:textId="77777777" w:rsidTr="009E3B89">
        <w:trPr>
          <w:cnfStyle w:val="000000100000" w:firstRow="0" w:lastRow="0" w:firstColumn="0" w:lastColumn="0" w:oddVBand="0" w:evenVBand="0" w:oddHBand="1" w:evenHBand="0" w:firstRowFirstColumn="0" w:firstRowLastColumn="0" w:lastRowFirstColumn="0" w:lastRowLastColumn="0"/>
          <w:trHeight w:val="282"/>
          <w:ins w:id="143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DE35E9B" w14:textId="77777777" w:rsidR="006530DC" w:rsidRDefault="006530DC" w:rsidP="009E3B89">
            <w:pPr>
              <w:rPr>
                <w:ins w:id="1433" w:author="Author"/>
                <w:rFonts w:ascii="Calibri" w:hAnsi="Calibri" w:cs="Calibri"/>
                <w:b w:val="0"/>
                <w:bCs w:val="0"/>
                <w:color w:val="000000"/>
                <w:sz w:val="22"/>
                <w:szCs w:val="22"/>
              </w:rPr>
            </w:pPr>
            <w:ins w:id="1434" w:author="Author">
              <w:r>
                <w:rPr>
                  <w:rFonts w:ascii="Calibri" w:hAnsi="Calibri" w:cs="Calibri"/>
                  <w:b w:val="0"/>
                  <w:bCs w:val="0"/>
                  <w:color w:val="000000"/>
                  <w:sz w:val="22"/>
                  <w:szCs w:val="22"/>
                </w:rPr>
                <w:t>3712</w:t>
              </w:r>
            </w:ins>
          </w:p>
        </w:tc>
        <w:tc>
          <w:tcPr>
            <w:tcW w:w="851" w:type="dxa"/>
            <w:vAlign w:val="bottom"/>
          </w:tcPr>
          <w:p w14:paraId="16B16DB3"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35" w:author="Author"/>
                <w:rFonts w:asciiTheme="minorHAnsi" w:hAnsiTheme="minorHAnsi" w:cstheme="minorHAnsi"/>
                <w:color w:val="000000"/>
                <w:sz w:val="22"/>
                <w:szCs w:val="22"/>
              </w:rPr>
            </w:pPr>
            <w:ins w:id="1436" w:author="Author">
              <w:r>
                <w:rPr>
                  <w:rFonts w:ascii="Calibri" w:hAnsi="Calibri" w:cs="Calibri"/>
                  <w:color w:val="000000"/>
                  <w:sz w:val="22"/>
                  <w:szCs w:val="22"/>
                </w:rPr>
                <w:t>3.43</w:t>
              </w:r>
            </w:ins>
          </w:p>
        </w:tc>
        <w:tc>
          <w:tcPr>
            <w:tcW w:w="1240" w:type="dxa"/>
            <w:vAlign w:val="bottom"/>
          </w:tcPr>
          <w:p w14:paraId="2FCA3C9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37" w:author="Author"/>
                <w:rFonts w:asciiTheme="minorHAnsi" w:hAnsiTheme="minorHAnsi" w:cstheme="minorHAnsi"/>
                <w:color w:val="000000"/>
                <w:sz w:val="22"/>
                <w:szCs w:val="22"/>
              </w:rPr>
            </w:pPr>
            <w:ins w:id="1438" w:author="Author">
              <w:r>
                <w:rPr>
                  <w:rFonts w:ascii="Calibri" w:hAnsi="Calibri" w:cs="Calibri"/>
                  <w:color w:val="000000"/>
                  <w:sz w:val="22"/>
                  <w:szCs w:val="22"/>
                </w:rPr>
                <w:t>101.73</w:t>
              </w:r>
            </w:ins>
          </w:p>
        </w:tc>
        <w:tc>
          <w:tcPr>
            <w:tcW w:w="851" w:type="dxa"/>
            <w:vAlign w:val="bottom"/>
          </w:tcPr>
          <w:p w14:paraId="7C82B75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39" w:author="Author"/>
                <w:rFonts w:asciiTheme="minorHAnsi" w:hAnsiTheme="minorHAnsi" w:cstheme="minorHAnsi"/>
                <w:color w:val="000000"/>
                <w:sz w:val="22"/>
                <w:szCs w:val="22"/>
              </w:rPr>
            </w:pPr>
            <w:ins w:id="1440" w:author="Author">
              <w:r>
                <w:rPr>
                  <w:rFonts w:ascii="Calibri" w:hAnsi="Calibri" w:cs="Calibri"/>
                  <w:color w:val="000000"/>
                  <w:sz w:val="22"/>
                  <w:szCs w:val="22"/>
                </w:rPr>
                <w:t>3.47</w:t>
              </w:r>
            </w:ins>
          </w:p>
        </w:tc>
        <w:tc>
          <w:tcPr>
            <w:tcW w:w="1240" w:type="dxa"/>
            <w:vAlign w:val="bottom"/>
          </w:tcPr>
          <w:p w14:paraId="3DC103BD"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41" w:author="Author"/>
                <w:rFonts w:asciiTheme="minorHAnsi" w:hAnsiTheme="minorHAnsi" w:cstheme="minorHAnsi"/>
                <w:color w:val="000000"/>
                <w:sz w:val="22"/>
                <w:szCs w:val="22"/>
              </w:rPr>
            </w:pPr>
            <w:ins w:id="1442" w:author="Author">
              <w:r>
                <w:rPr>
                  <w:rFonts w:ascii="Calibri" w:hAnsi="Calibri" w:cs="Calibri"/>
                  <w:color w:val="000000"/>
                  <w:sz w:val="22"/>
                  <w:szCs w:val="22"/>
                </w:rPr>
                <w:t>102.92</w:t>
              </w:r>
            </w:ins>
          </w:p>
        </w:tc>
        <w:tc>
          <w:tcPr>
            <w:tcW w:w="886" w:type="dxa"/>
            <w:vAlign w:val="bottom"/>
          </w:tcPr>
          <w:p w14:paraId="30B92FD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43" w:author="Author"/>
                <w:rFonts w:asciiTheme="minorHAnsi" w:hAnsiTheme="minorHAnsi" w:cstheme="minorHAnsi"/>
                <w:color w:val="000000"/>
                <w:sz w:val="22"/>
                <w:szCs w:val="22"/>
              </w:rPr>
            </w:pPr>
            <w:ins w:id="1444" w:author="Author">
              <w:r>
                <w:rPr>
                  <w:rFonts w:ascii="Calibri" w:hAnsi="Calibri" w:cs="Calibri"/>
                  <w:color w:val="000000"/>
                  <w:sz w:val="22"/>
                  <w:szCs w:val="22"/>
                </w:rPr>
                <w:t>3.47</w:t>
              </w:r>
            </w:ins>
          </w:p>
        </w:tc>
        <w:tc>
          <w:tcPr>
            <w:tcW w:w="1240" w:type="dxa"/>
            <w:vAlign w:val="bottom"/>
          </w:tcPr>
          <w:p w14:paraId="4B6E390E"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45" w:author="Author"/>
                <w:rFonts w:asciiTheme="minorHAnsi" w:hAnsiTheme="minorHAnsi" w:cstheme="minorHAnsi"/>
                <w:color w:val="000000"/>
                <w:sz w:val="22"/>
                <w:szCs w:val="22"/>
              </w:rPr>
            </w:pPr>
            <w:ins w:id="1446" w:author="Author">
              <w:r>
                <w:rPr>
                  <w:rFonts w:ascii="Calibri" w:hAnsi="Calibri" w:cs="Calibri"/>
                  <w:color w:val="000000"/>
                  <w:sz w:val="22"/>
                  <w:szCs w:val="22"/>
                </w:rPr>
                <w:t>103.03</w:t>
              </w:r>
            </w:ins>
          </w:p>
        </w:tc>
        <w:tc>
          <w:tcPr>
            <w:tcW w:w="886" w:type="dxa"/>
            <w:vAlign w:val="bottom"/>
          </w:tcPr>
          <w:p w14:paraId="5E8FAD05"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47" w:author="Author"/>
                <w:rFonts w:asciiTheme="minorHAnsi" w:hAnsiTheme="minorHAnsi" w:cstheme="minorHAnsi"/>
                <w:color w:val="000000"/>
                <w:sz w:val="22"/>
                <w:szCs w:val="22"/>
              </w:rPr>
            </w:pPr>
            <w:ins w:id="1448" w:author="Author">
              <w:r>
                <w:rPr>
                  <w:rFonts w:ascii="Calibri" w:hAnsi="Calibri" w:cs="Calibri"/>
                  <w:color w:val="000000"/>
                  <w:sz w:val="22"/>
                  <w:szCs w:val="22"/>
                </w:rPr>
                <w:t>3.47</w:t>
              </w:r>
            </w:ins>
          </w:p>
        </w:tc>
        <w:tc>
          <w:tcPr>
            <w:tcW w:w="1240" w:type="dxa"/>
            <w:vAlign w:val="bottom"/>
          </w:tcPr>
          <w:p w14:paraId="48ED77F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49" w:author="Author"/>
                <w:rFonts w:asciiTheme="minorHAnsi" w:hAnsiTheme="minorHAnsi" w:cstheme="minorHAnsi"/>
                <w:color w:val="000000"/>
                <w:sz w:val="22"/>
                <w:szCs w:val="22"/>
              </w:rPr>
            </w:pPr>
            <w:ins w:id="1450" w:author="Author">
              <w:r>
                <w:rPr>
                  <w:rFonts w:ascii="Calibri" w:hAnsi="Calibri" w:cs="Calibri"/>
                  <w:color w:val="000000"/>
                  <w:sz w:val="22"/>
                  <w:szCs w:val="22"/>
                </w:rPr>
                <w:t>103.11</w:t>
              </w:r>
            </w:ins>
          </w:p>
        </w:tc>
      </w:tr>
      <w:tr w:rsidR="006530DC" w14:paraId="0B6EC596" w14:textId="77777777" w:rsidTr="009E3B89">
        <w:trPr>
          <w:trHeight w:val="282"/>
          <w:ins w:id="145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EC8F904" w14:textId="77777777" w:rsidR="006530DC" w:rsidRDefault="006530DC" w:rsidP="009E3B89">
            <w:pPr>
              <w:rPr>
                <w:ins w:id="1452" w:author="Author"/>
                <w:rFonts w:ascii="Calibri" w:hAnsi="Calibri" w:cs="Calibri"/>
                <w:b w:val="0"/>
                <w:bCs w:val="0"/>
                <w:color w:val="000000"/>
                <w:sz w:val="22"/>
                <w:szCs w:val="22"/>
              </w:rPr>
            </w:pPr>
            <w:ins w:id="1453" w:author="Author">
              <w:r>
                <w:rPr>
                  <w:rFonts w:ascii="Calibri" w:hAnsi="Calibri" w:cs="Calibri"/>
                  <w:b w:val="0"/>
                  <w:bCs w:val="0"/>
                  <w:color w:val="000000"/>
                  <w:sz w:val="22"/>
                  <w:szCs w:val="22"/>
                </w:rPr>
                <w:t>3776</w:t>
              </w:r>
            </w:ins>
          </w:p>
        </w:tc>
        <w:tc>
          <w:tcPr>
            <w:tcW w:w="851" w:type="dxa"/>
            <w:vAlign w:val="bottom"/>
          </w:tcPr>
          <w:p w14:paraId="0F05F74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54" w:author="Author"/>
                <w:rFonts w:asciiTheme="minorHAnsi" w:hAnsiTheme="minorHAnsi" w:cstheme="minorHAnsi"/>
                <w:color w:val="000000"/>
                <w:sz w:val="22"/>
                <w:szCs w:val="22"/>
              </w:rPr>
            </w:pPr>
            <w:ins w:id="1455" w:author="Author">
              <w:r>
                <w:rPr>
                  <w:rFonts w:ascii="Calibri" w:hAnsi="Calibri" w:cs="Calibri"/>
                  <w:color w:val="000000"/>
                  <w:sz w:val="22"/>
                  <w:szCs w:val="22"/>
                </w:rPr>
                <w:t>3.37</w:t>
              </w:r>
            </w:ins>
          </w:p>
        </w:tc>
        <w:tc>
          <w:tcPr>
            <w:tcW w:w="1240" w:type="dxa"/>
            <w:vAlign w:val="bottom"/>
          </w:tcPr>
          <w:p w14:paraId="72EC3D0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56" w:author="Author"/>
                <w:rFonts w:asciiTheme="minorHAnsi" w:hAnsiTheme="minorHAnsi" w:cstheme="minorHAnsi"/>
                <w:color w:val="000000"/>
                <w:sz w:val="22"/>
                <w:szCs w:val="22"/>
              </w:rPr>
            </w:pPr>
            <w:ins w:id="1457" w:author="Author">
              <w:r>
                <w:rPr>
                  <w:rFonts w:ascii="Calibri" w:hAnsi="Calibri" w:cs="Calibri"/>
                  <w:color w:val="000000"/>
                  <w:sz w:val="22"/>
                  <w:szCs w:val="22"/>
                </w:rPr>
                <w:t>101.67</w:t>
              </w:r>
            </w:ins>
          </w:p>
        </w:tc>
        <w:tc>
          <w:tcPr>
            <w:tcW w:w="851" w:type="dxa"/>
            <w:vAlign w:val="bottom"/>
          </w:tcPr>
          <w:p w14:paraId="6BEF08E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58" w:author="Author"/>
                <w:rFonts w:asciiTheme="minorHAnsi" w:hAnsiTheme="minorHAnsi" w:cstheme="minorHAnsi"/>
                <w:color w:val="000000"/>
                <w:sz w:val="22"/>
                <w:szCs w:val="22"/>
              </w:rPr>
            </w:pPr>
            <w:ins w:id="1459" w:author="Author">
              <w:r>
                <w:rPr>
                  <w:rFonts w:ascii="Calibri" w:hAnsi="Calibri" w:cs="Calibri"/>
                  <w:color w:val="000000"/>
                  <w:sz w:val="22"/>
                  <w:szCs w:val="22"/>
                </w:rPr>
                <w:t>3.41</w:t>
              </w:r>
            </w:ins>
          </w:p>
        </w:tc>
        <w:tc>
          <w:tcPr>
            <w:tcW w:w="1240" w:type="dxa"/>
            <w:vAlign w:val="bottom"/>
          </w:tcPr>
          <w:p w14:paraId="4C3505B1"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60" w:author="Author"/>
                <w:rFonts w:asciiTheme="minorHAnsi" w:hAnsiTheme="minorHAnsi" w:cstheme="minorHAnsi"/>
                <w:color w:val="000000"/>
                <w:sz w:val="22"/>
                <w:szCs w:val="22"/>
              </w:rPr>
            </w:pPr>
            <w:ins w:id="1461" w:author="Author">
              <w:r>
                <w:rPr>
                  <w:rFonts w:ascii="Calibri" w:hAnsi="Calibri" w:cs="Calibri"/>
                  <w:color w:val="000000"/>
                  <w:sz w:val="22"/>
                  <w:szCs w:val="22"/>
                </w:rPr>
                <w:t>102.98</w:t>
              </w:r>
            </w:ins>
          </w:p>
        </w:tc>
        <w:tc>
          <w:tcPr>
            <w:tcW w:w="886" w:type="dxa"/>
            <w:vAlign w:val="bottom"/>
          </w:tcPr>
          <w:p w14:paraId="292842A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62" w:author="Author"/>
                <w:rFonts w:asciiTheme="minorHAnsi" w:hAnsiTheme="minorHAnsi" w:cstheme="minorHAnsi"/>
                <w:color w:val="000000"/>
                <w:sz w:val="22"/>
                <w:szCs w:val="22"/>
              </w:rPr>
            </w:pPr>
            <w:ins w:id="1463" w:author="Author">
              <w:r>
                <w:rPr>
                  <w:rFonts w:ascii="Calibri" w:hAnsi="Calibri" w:cs="Calibri"/>
                  <w:color w:val="000000"/>
                  <w:sz w:val="22"/>
                  <w:szCs w:val="22"/>
                </w:rPr>
                <w:t>3.41</w:t>
              </w:r>
            </w:ins>
          </w:p>
        </w:tc>
        <w:tc>
          <w:tcPr>
            <w:tcW w:w="1240" w:type="dxa"/>
            <w:vAlign w:val="bottom"/>
          </w:tcPr>
          <w:p w14:paraId="0892A57E"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64" w:author="Author"/>
                <w:rFonts w:asciiTheme="minorHAnsi" w:hAnsiTheme="minorHAnsi" w:cstheme="minorHAnsi"/>
                <w:color w:val="000000"/>
                <w:sz w:val="22"/>
                <w:szCs w:val="22"/>
              </w:rPr>
            </w:pPr>
            <w:ins w:id="1465" w:author="Author">
              <w:r>
                <w:rPr>
                  <w:rFonts w:ascii="Calibri" w:hAnsi="Calibri" w:cs="Calibri"/>
                  <w:color w:val="000000"/>
                  <w:sz w:val="22"/>
                  <w:szCs w:val="22"/>
                </w:rPr>
                <w:t>103.11</w:t>
              </w:r>
            </w:ins>
          </w:p>
        </w:tc>
        <w:tc>
          <w:tcPr>
            <w:tcW w:w="886" w:type="dxa"/>
            <w:vAlign w:val="bottom"/>
          </w:tcPr>
          <w:p w14:paraId="7CE3808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66" w:author="Author"/>
                <w:rFonts w:asciiTheme="minorHAnsi" w:hAnsiTheme="minorHAnsi" w:cstheme="minorHAnsi"/>
                <w:color w:val="000000"/>
                <w:sz w:val="22"/>
                <w:szCs w:val="22"/>
              </w:rPr>
            </w:pPr>
            <w:ins w:id="1467" w:author="Author">
              <w:r>
                <w:rPr>
                  <w:rFonts w:ascii="Calibri" w:hAnsi="Calibri" w:cs="Calibri"/>
                  <w:color w:val="000000"/>
                  <w:sz w:val="22"/>
                  <w:szCs w:val="22"/>
                </w:rPr>
                <w:t>3.42</w:t>
              </w:r>
            </w:ins>
          </w:p>
        </w:tc>
        <w:tc>
          <w:tcPr>
            <w:tcW w:w="1240" w:type="dxa"/>
            <w:vAlign w:val="bottom"/>
          </w:tcPr>
          <w:p w14:paraId="3EC7A0C0"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68" w:author="Author"/>
                <w:rFonts w:asciiTheme="minorHAnsi" w:hAnsiTheme="minorHAnsi" w:cstheme="minorHAnsi"/>
                <w:color w:val="000000"/>
                <w:sz w:val="22"/>
                <w:szCs w:val="22"/>
              </w:rPr>
            </w:pPr>
            <w:ins w:id="1469" w:author="Author">
              <w:r>
                <w:rPr>
                  <w:rFonts w:ascii="Calibri" w:hAnsi="Calibri" w:cs="Calibri"/>
                  <w:color w:val="000000"/>
                  <w:sz w:val="22"/>
                  <w:szCs w:val="22"/>
                </w:rPr>
                <w:t>103.17</w:t>
              </w:r>
            </w:ins>
          </w:p>
        </w:tc>
      </w:tr>
      <w:tr w:rsidR="006530DC" w14:paraId="302E0447" w14:textId="77777777" w:rsidTr="009E3B89">
        <w:trPr>
          <w:cnfStyle w:val="000000100000" w:firstRow="0" w:lastRow="0" w:firstColumn="0" w:lastColumn="0" w:oddVBand="0" w:evenVBand="0" w:oddHBand="1" w:evenHBand="0" w:firstRowFirstColumn="0" w:firstRowLastColumn="0" w:lastRowFirstColumn="0" w:lastRowLastColumn="0"/>
          <w:trHeight w:val="282"/>
          <w:ins w:id="147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39ECB2F" w14:textId="77777777" w:rsidR="006530DC" w:rsidRDefault="006530DC" w:rsidP="009E3B89">
            <w:pPr>
              <w:rPr>
                <w:ins w:id="1471" w:author="Author"/>
                <w:rFonts w:ascii="Calibri" w:hAnsi="Calibri" w:cs="Calibri"/>
                <w:b w:val="0"/>
                <w:bCs w:val="0"/>
                <w:color w:val="000000"/>
                <w:sz w:val="22"/>
                <w:szCs w:val="22"/>
              </w:rPr>
            </w:pPr>
            <w:ins w:id="1472" w:author="Author">
              <w:r>
                <w:rPr>
                  <w:rFonts w:ascii="Calibri" w:hAnsi="Calibri" w:cs="Calibri"/>
                  <w:b w:val="0"/>
                  <w:bCs w:val="0"/>
                  <w:color w:val="000000"/>
                  <w:sz w:val="22"/>
                  <w:szCs w:val="22"/>
                </w:rPr>
                <w:t>3840</w:t>
              </w:r>
            </w:ins>
          </w:p>
        </w:tc>
        <w:tc>
          <w:tcPr>
            <w:tcW w:w="851" w:type="dxa"/>
            <w:vAlign w:val="bottom"/>
          </w:tcPr>
          <w:p w14:paraId="6DE58CA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73" w:author="Author"/>
                <w:rFonts w:asciiTheme="minorHAnsi" w:hAnsiTheme="minorHAnsi" w:cstheme="minorHAnsi"/>
                <w:color w:val="000000"/>
                <w:sz w:val="22"/>
                <w:szCs w:val="22"/>
              </w:rPr>
            </w:pPr>
            <w:ins w:id="1474" w:author="Author">
              <w:r>
                <w:rPr>
                  <w:rFonts w:ascii="Calibri" w:hAnsi="Calibri" w:cs="Calibri"/>
                  <w:color w:val="000000"/>
                  <w:sz w:val="22"/>
                  <w:szCs w:val="22"/>
                </w:rPr>
                <w:t>3.31</w:t>
              </w:r>
            </w:ins>
          </w:p>
        </w:tc>
        <w:tc>
          <w:tcPr>
            <w:tcW w:w="1240" w:type="dxa"/>
            <w:vAlign w:val="bottom"/>
          </w:tcPr>
          <w:p w14:paraId="1A5301C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75" w:author="Author"/>
                <w:rFonts w:asciiTheme="minorHAnsi" w:hAnsiTheme="minorHAnsi" w:cstheme="minorHAnsi"/>
                <w:color w:val="000000"/>
                <w:sz w:val="22"/>
                <w:szCs w:val="22"/>
              </w:rPr>
            </w:pPr>
            <w:ins w:id="1476" w:author="Author">
              <w:r>
                <w:rPr>
                  <w:rFonts w:ascii="Calibri" w:hAnsi="Calibri" w:cs="Calibri"/>
                  <w:color w:val="000000"/>
                  <w:sz w:val="22"/>
                  <w:szCs w:val="22"/>
                </w:rPr>
                <w:t>101.73</w:t>
              </w:r>
            </w:ins>
          </w:p>
        </w:tc>
        <w:tc>
          <w:tcPr>
            <w:tcW w:w="851" w:type="dxa"/>
            <w:vAlign w:val="bottom"/>
          </w:tcPr>
          <w:p w14:paraId="7D77C77E"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77" w:author="Author"/>
                <w:rFonts w:asciiTheme="minorHAnsi" w:hAnsiTheme="minorHAnsi" w:cstheme="minorHAnsi"/>
                <w:color w:val="000000"/>
                <w:sz w:val="22"/>
                <w:szCs w:val="22"/>
              </w:rPr>
            </w:pPr>
            <w:ins w:id="1478" w:author="Author">
              <w:r>
                <w:rPr>
                  <w:rFonts w:ascii="Calibri" w:hAnsi="Calibri" w:cs="Calibri"/>
                  <w:color w:val="000000"/>
                  <w:sz w:val="22"/>
                  <w:szCs w:val="22"/>
                </w:rPr>
                <w:t>3.35</w:t>
              </w:r>
            </w:ins>
          </w:p>
        </w:tc>
        <w:tc>
          <w:tcPr>
            <w:tcW w:w="1240" w:type="dxa"/>
            <w:vAlign w:val="bottom"/>
          </w:tcPr>
          <w:p w14:paraId="772D204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79" w:author="Author"/>
                <w:rFonts w:asciiTheme="minorHAnsi" w:hAnsiTheme="minorHAnsi" w:cstheme="minorHAnsi"/>
                <w:color w:val="000000"/>
                <w:sz w:val="22"/>
                <w:szCs w:val="22"/>
              </w:rPr>
            </w:pPr>
            <w:ins w:id="1480" w:author="Author">
              <w:r>
                <w:rPr>
                  <w:rFonts w:ascii="Calibri" w:hAnsi="Calibri" w:cs="Calibri"/>
                  <w:color w:val="000000"/>
                  <w:sz w:val="22"/>
                  <w:szCs w:val="22"/>
                </w:rPr>
                <w:t>103.05</w:t>
              </w:r>
            </w:ins>
          </w:p>
        </w:tc>
        <w:tc>
          <w:tcPr>
            <w:tcW w:w="886" w:type="dxa"/>
            <w:vAlign w:val="bottom"/>
          </w:tcPr>
          <w:p w14:paraId="193D7A80"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81" w:author="Author"/>
                <w:rFonts w:asciiTheme="minorHAnsi" w:hAnsiTheme="minorHAnsi" w:cstheme="minorHAnsi"/>
                <w:color w:val="000000"/>
                <w:sz w:val="22"/>
                <w:szCs w:val="22"/>
              </w:rPr>
            </w:pPr>
            <w:ins w:id="1482" w:author="Author">
              <w:r>
                <w:rPr>
                  <w:rFonts w:ascii="Calibri" w:hAnsi="Calibri" w:cs="Calibri"/>
                  <w:color w:val="000000"/>
                  <w:sz w:val="22"/>
                  <w:szCs w:val="22"/>
                </w:rPr>
                <w:t>3.36</w:t>
              </w:r>
            </w:ins>
          </w:p>
        </w:tc>
        <w:tc>
          <w:tcPr>
            <w:tcW w:w="1240" w:type="dxa"/>
            <w:vAlign w:val="bottom"/>
          </w:tcPr>
          <w:p w14:paraId="6691477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83" w:author="Author"/>
                <w:rFonts w:asciiTheme="minorHAnsi" w:hAnsiTheme="minorHAnsi" w:cstheme="minorHAnsi"/>
                <w:color w:val="000000"/>
                <w:sz w:val="22"/>
                <w:szCs w:val="22"/>
              </w:rPr>
            </w:pPr>
            <w:ins w:id="1484" w:author="Author">
              <w:r>
                <w:rPr>
                  <w:rFonts w:ascii="Calibri" w:hAnsi="Calibri" w:cs="Calibri"/>
                  <w:color w:val="000000"/>
                  <w:sz w:val="22"/>
                  <w:szCs w:val="22"/>
                </w:rPr>
                <w:t>103.19</w:t>
              </w:r>
            </w:ins>
          </w:p>
        </w:tc>
        <w:tc>
          <w:tcPr>
            <w:tcW w:w="886" w:type="dxa"/>
            <w:vAlign w:val="bottom"/>
          </w:tcPr>
          <w:p w14:paraId="6E6F2DDD"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85" w:author="Author"/>
                <w:rFonts w:asciiTheme="minorHAnsi" w:hAnsiTheme="minorHAnsi" w:cstheme="minorHAnsi"/>
                <w:color w:val="000000"/>
                <w:sz w:val="22"/>
                <w:szCs w:val="22"/>
              </w:rPr>
            </w:pPr>
            <w:ins w:id="1486" w:author="Author">
              <w:r>
                <w:rPr>
                  <w:rFonts w:ascii="Calibri" w:hAnsi="Calibri" w:cs="Calibri"/>
                  <w:color w:val="000000"/>
                  <w:sz w:val="22"/>
                  <w:szCs w:val="22"/>
                </w:rPr>
                <w:t>3.36</w:t>
              </w:r>
            </w:ins>
          </w:p>
        </w:tc>
        <w:tc>
          <w:tcPr>
            <w:tcW w:w="1240" w:type="dxa"/>
            <w:vAlign w:val="bottom"/>
          </w:tcPr>
          <w:p w14:paraId="3A3F79BC"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87" w:author="Author"/>
                <w:rFonts w:asciiTheme="minorHAnsi" w:hAnsiTheme="minorHAnsi" w:cstheme="minorHAnsi"/>
                <w:color w:val="000000"/>
                <w:sz w:val="22"/>
                <w:szCs w:val="22"/>
              </w:rPr>
            </w:pPr>
            <w:ins w:id="1488" w:author="Author">
              <w:r>
                <w:rPr>
                  <w:rFonts w:ascii="Calibri" w:hAnsi="Calibri" w:cs="Calibri"/>
                  <w:color w:val="000000"/>
                  <w:sz w:val="22"/>
                  <w:szCs w:val="22"/>
                </w:rPr>
                <w:t>103.22</w:t>
              </w:r>
            </w:ins>
          </w:p>
        </w:tc>
      </w:tr>
      <w:tr w:rsidR="006530DC" w14:paraId="60375CAE" w14:textId="77777777" w:rsidTr="009E3B89">
        <w:trPr>
          <w:trHeight w:val="282"/>
          <w:ins w:id="148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066EF9B" w14:textId="77777777" w:rsidR="006530DC" w:rsidRDefault="006530DC" w:rsidP="009E3B89">
            <w:pPr>
              <w:rPr>
                <w:ins w:id="1490" w:author="Author"/>
                <w:rFonts w:ascii="Calibri" w:hAnsi="Calibri" w:cs="Calibri"/>
                <w:b w:val="0"/>
                <w:bCs w:val="0"/>
                <w:color w:val="000000"/>
                <w:sz w:val="22"/>
                <w:szCs w:val="22"/>
              </w:rPr>
            </w:pPr>
            <w:ins w:id="1491" w:author="Author">
              <w:r>
                <w:rPr>
                  <w:rFonts w:ascii="Calibri" w:hAnsi="Calibri" w:cs="Calibri"/>
                  <w:b w:val="0"/>
                  <w:bCs w:val="0"/>
                  <w:color w:val="000000"/>
                  <w:sz w:val="22"/>
                  <w:szCs w:val="22"/>
                </w:rPr>
                <w:t>3904</w:t>
              </w:r>
            </w:ins>
          </w:p>
        </w:tc>
        <w:tc>
          <w:tcPr>
            <w:tcW w:w="851" w:type="dxa"/>
            <w:vAlign w:val="bottom"/>
          </w:tcPr>
          <w:p w14:paraId="3803090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92" w:author="Author"/>
                <w:rFonts w:asciiTheme="minorHAnsi" w:hAnsiTheme="minorHAnsi" w:cstheme="minorHAnsi"/>
                <w:color w:val="000000"/>
                <w:sz w:val="22"/>
                <w:szCs w:val="22"/>
              </w:rPr>
            </w:pPr>
            <w:ins w:id="1493" w:author="Author">
              <w:r>
                <w:rPr>
                  <w:rFonts w:ascii="Calibri" w:hAnsi="Calibri" w:cs="Calibri"/>
                  <w:color w:val="000000"/>
                  <w:sz w:val="22"/>
                  <w:szCs w:val="22"/>
                </w:rPr>
                <w:t>3.26</w:t>
              </w:r>
            </w:ins>
          </w:p>
        </w:tc>
        <w:tc>
          <w:tcPr>
            <w:tcW w:w="1240" w:type="dxa"/>
            <w:vAlign w:val="bottom"/>
          </w:tcPr>
          <w:p w14:paraId="677DB41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94" w:author="Author"/>
                <w:rFonts w:asciiTheme="minorHAnsi" w:hAnsiTheme="minorHAnsi" w:cstheme="minorHAnsi"/>
                <w:color w:val="000000"/>
                <w:sz w:val="22"/>
                <w:szCs w:val="22"/>
              </w:rPr>
            </w:pPr>
            <w:ins w:id="1495" w:author="Author">
              <w:r>
                <w:rPr>
                  <w:rFonts w:ascii="Calibri" w:hAnsi="Calibri" w:cs="Calibri"/>
                  <w:color w:val="000000"/>
                  <w:sz w:val="22"/>
                  <w:szCs w:val="22"/>
                </w:rPr>
                <w:t>101.71</w:t>
              </w:r>
            </w:ins>
          </w:p>
        </w:tc>
        <w:tc>
          <w:tcPr>
            <w:tcW w:w="851" w:type="dxa"/>
            <w:vAlign w:val="bottom"/>
          </w:tcPr>
          <w:p w14:paraId="5C72EE2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96" w:author="Author"/>
                <w:rFonts w:asciiTheme="minorHAnsi" w:hAnsiTheme="minorHAnsi" w:cstheme="minorHAnsi"/>
                <w:color w:val="000000"/>
                <w:sz w:val="22"/>
                <w:szCs w:val="22"/>
              </w:rPr>
            </w:pPr>
            <w:ins w:id="1497" w:author="Author">
              <w:r>
                <w:rPr>
                  <w:rFonts w:ascii="Calibri" w:hAnsi="Calibri" w:cs="Calibri"/>
                  <w:color w:val="000000"/>
                  <w:sz w:val="22"/>
                  <w:szCs w:val="22"/>
                </w:rPr>
                <w:t>3.30</w:t>
              </w:r>
            </w:ins>
          </w:p>
        </w:tc>
        <w:tc>
          <w:tcPr>
            <w:tcW w:w="1240" w:type="dxa"/>
            <w:vAlign w:val="bottom"/>
          </w:tcPr>
          <w:p w14:paraId="402774E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98" w:author="Author"/>
                <w:rFonts w:asciiTheme="minorHAnsi" w:hAnsiTheme="minorHAnsi" w:cstheme="minorHAnsi"/>
                <w:color w:val="000000"/>
                <w:sz w:val="22"/>
                <w:szCs w:val="22"/>
              </w:rPr>
            </w:pPr>
            <w:ins w:id="1499" w:author="Author">
              <w:r>
                <w:rPr>
                  <w:rFonts w:ascii="Calibri" w:hAnsi="Calibri" w:cs="Calibri"/>
                  <w:color w:val="000000"/>
                  <w:sz w:val="22"/>
                  <w:szCs w:val="22"/>
                </w:rPr>
                <w:t>103.12</w:t>
              </w:r>
            </w:ins>
          </w:p>
        </w:tc>
        <w:tc>
          <w:tcPr>
            <w:tcW w:w="886" w:type="dxa"/>
            <w:vAlign w:val="bottom"/>
          </w:tcPr>
          <w:p w14:paraId="44BBE1B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500" w:author="Author"/>
                <w:rFonts w:asciiTheme="minorHAnsi" w:hAnsiTheme="minorHAnsi" w:cstheme="minorHAnsi"/>
                <w:color w:val="000000"/>
                <w:sz w:val="22"/>
                <w:szCs w:val="22"/>
              </w:rPr>
            </w:pPr>
            <w:ins w:id="1501" w:author="Author">
              <w:r>
                <w:rPr>
                  <w:rFonts w:ascii="Calibri" w:hAnsi="Calibri" w:cs="Calibri"/>
                  <w:color w:val="000000"/>
                  <w:sz w:val="22"/>
                  <w:szCs w:val="22"/>
                </w:rPr>
                <w:t>3.31</w:t>
              </w:r>
            </w:ins>
          </w:p>
        </w:tc>
        <w:tc>
          <w:tcPr>
            <w:tcW w:w="1240" w:type="dxa"/>
            <w:vAlign w:val="bottom"/>
          </w:tcPr>
          <w:p w14:paraId="76CED443"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502" w:author="Author"/>
                <w:rFonts w:asciiTheme="minorHAnsi" w:hAnsiTheme="minorHAnsi" w:cstheme="minorHAnsi"/>
                <w:color w:val="000000"/>
                <w:sz w:val="22"/>
                <w:szCs w:val="22"/>
              </w:rPr>
            </w:pPr>
            <w:ins w:id="1503" w:author="Author">
              <w:r>
                <w:rPr>
                  <w:rFonts w:ascii="Calibri" w:hAnsi="Calibri" w:cs="Calibri"/>
                  <w:color w:val="000000"/>
                  <w:sz w:val="22"/>
                  <w:szCs w:val="22"/>
                </w:rPr>
                <w:t>103.26</w:t>
              </w:r>
            </w:ins>
          </w:p>
        </w:tc>
        <w:tc>
          <w:tcPr>
            <w:tcW w:w="886" w:type="dxa"/>
            <w:vAlign w:val="bottom"/>
          </w:tcPr>
          <w:p w14:paraId="77B203A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504" w:author="Author"/>
                <w:rFonts w:asciiTheme="minorHAnsi" w:hAnsiTheme="minorHAnsi" w:cstheme="minorHAnsi"/>
                <w:color w:val="000000"/>
                <w:sz w:val="22"/>
                <w:szCs w:val="22"/>
              </w:rPr>
            </w:pPr>
            <w:ins w:id="1505" w:author="Author">
              <w:r>
                <w:rPr>
                  <w:rFonts w:ascii="Calibri" w:hAnsi="Calibri" w:cs="Calibri"/>
                  <w:color w:val="000000"/>
                  <w:sz w:val="22"/>
                  <w:szCs w:val="22"/>
                </w:rPr>
                <w:t>3.31</w:t>
              </w:r>
            </w:ins>
          </w:p>
        </w:tc>
        <w:tc>
          <w:tcPr>
            <w:tcW w:w="1240" w:type="dxa"/>
            <w:vAlign w:val="bottom"/>
          </w:tcPr>
          <w:p w14:paraId="0343EF13"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506" w:author="Author"/>
                <w:rFonts w:asciiTheme="minorHAnsi" w:hAnsiTheme="minorHAnsi" w:cstheme="minorHAnsi"/>
                <w:color w:val="000000"/>
                <w:sz w:val="22"/>
                <w:szCs w:val="22"/>
              </w:rPr>
            </w:pPr>
            <w:ins w:id="1507" w:author="Author">
              <w:r>
                <w:rPr>
                  <w:rFonts w:ascii="Calibri" w:hAnsi="Calibri" w:cs="Calibri"/>
                  <w:color w:val="000000"/>
                  <w:sz w:val="22"/>
                  <w:szCs w:val="22"/>
                </w:rPr>
                <w:t>103.27</w:t>
              </w:r>
            </w:ins>
          </w:p>
        </w:tc>
      </w:tr>
      <w:tr w:rsidR="006530DC" w14:paraId="164A63B5" w14:textId="77777777" w:rsidTr="009E3B89">
        <w:trPr>
          <w:cnfStyle w:val="000000100000" w:firstRow="0" w:lastRow="0" w:firstColumn="0" w:lastColumn="0" w:oddVBand="0" w:evenVBand="0" w:oddHBand="1" w:evenHBand="0" w:firstRowFirstColumn="0" w:firstRowLastColumn="0" w:lastRowFirstColumn="0" w:lastRowLastColumn="0"/>
          <w:trHeight w:val="282"/>
          <w:ins w:id="150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6EB6291" w14:textId="77777777" w:rsidR="006530DC" w:rsidRDefault="006530DC" w:rsidP="009E3B89">
            <w:pPr>
              <w:rPr>
                <w:ins w:id="1509" w:author="Author"/>
                <w:rFonts w:ascii="Calibri" w:hAnsi="Calibri" w:cs="Calibri"/>
                <w:b w:val="0"/>
                <w:bCs w:val="0"/>
                <w:color w:val="000000"/>
                <w:sz w:val="22"/>
                <w:szCs w:val="22"/>
              </w:rPr>
            </w:pPr>
            <w:ins w:id="1510" w:author="Author">
              <w:r>
                <w:rPr>
                  <w:rFonts w:ascii="Calibri" w:hAnsi="Calibri" w:cs="Calibri"/>
                  <w:b w:val="0"/>
                  <w:bCs w:val="0"/>
                  <w:color w:val="000000"/>
                  <w:sz w:val="22"/>
                  <w:szCs w:val="22"/>
                </w:rPr>
                <w:t>3968</w:t>
              </w:r>
            </w:ins>
          </w:p>
        </w:tc>
        <w:tc>
          <w:tcPr>
            <w:tcW w:w="851" w:type="dxa"/>
            <w:vAlign w:val="bottom"/>
          </w:tcPr>
          <w:p w14:paraId="4F313FF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511" w:author="Author"/>
                <w:rFonts w:asciiTheme="minorHAnsi" w:hAnsiTheme="minorHAnsi" w:cstheme="minorHAnsi"/>
                <w:color w:val="000000"/>
                <w:sz w:val="22"/>
                <w:szCs w:val="22"/>
              </w:rPr>
            </w:pPr>
            <w:ins w:id="1512" w:author="Author">
              <w:r>
                <w:rPr>
                  <w:rFonts w:ascii="Calibri" w:hAnsi="Calibri" w:cs="Calibri"/>
                  <w:color w:val="000000"/>
                  <w:sz w:val="22"/>
                  <w:szCs w:val="22"/>
                </w:rPr>
                <w:t>3.20</w:t>
              </w:r>
            </w:ins>
          </w:p>
        </w:tc>
        <w:tc>
          <w:tcPr>
            <w:tcW w:w="1240" w:type="dxa"/>
            <w:vAlign w:val="bottom"/>
          </w:tcPr>
          <w:p w14:paraId="2F70117E"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513" w:author="Author"/>
                <w:rFonts w:asciiTheme="minorHAnsi" w:hAnsiTheme="minorHAnsi" w:cstheme="minorHAnsi"/>
                <w:color w:val="000000"/>
                <w:sz w:val="22"/>
                <w:szCs w:val="22"/>
              </w:rPr>
            </w:pPr>
            <w:ins w:id="1514" w:author="Author">
              <w:r>
                <w:rPr>
                  <w:rFonts w:ascii="Calibri" w:hAnsi="Calibri" w:cs="Calibri"/>
                  <w:color w:val="000000"/>
                  <w:sz w:val="22"/>
                  <w:szCs w:val="22"/>
                </w:rPr>
                <w:t>101.68</w:t>
              </w:r>
            </w:ins>
          </w:p>
        </w:tc>
        <w:tc>
          <w:tcPr>
            <w:tcW w:w="851" w:type="dxa"/>
            <w:vAlign w:val="bottom"/>
          </w:tcPr>
          <w:p w14:paraId="795BE70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515" w:author="Author"/>
                <w:rFonts w:asciiTheme="minorHAnsi" w:hAnsiTheme="minorHAnsi" w:cstheme="minorHAnsi"/>
                <w:color w:val="000000"/>
                <w:sz w:val="22"/>
                <w:szCs w:val="22"/>
              </w:rPr>
            </w:pPr>
            <w:ins w:id="1516" w:author="Author">
              <w:r>
                <w:rPr>
                  <w:rFonts w:ascii="Calibri" w:hAnsi="Calibri" w:cs="Calibri"/>
                  <w:color w:val="000000"/>
                  <w:sz w:val="22"/>
                  <w:szCs w:val="22"/>
                </w:rPr>
                <w:t>3.25</w:t>
              </w:r>
            </w:ins>
          </w:p>
        </w:tc>
        <w:tc>
          <w:tcPr>
            <w:tcW w:w="1240" w:type="dxa"/>
            <w:vAlign w:val="bottom"/>
          </w:tcPr>
          <w:p w14:paraId="55BB436C"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517" w:author="Author"/>
                <w:rFonts w:asciiTheme="minorHAnsi" w:hAnsiTheme="minorHAnsi" w:cstheme="minorHAnsi"/>
                <w:color w:val="000000"/>
                <w:sz w:val="22"/>
                <w:szCs w:val="22"/>
              </w:rPr>
            </w:pPr>
            <w:ins w:id="1518" w:author="Author">
              <w:r>
                <w:rPr>
                  <w:rFonts w:ascii="Calibri" w:hAnsi="Calibri" w:cs="Calibri"/>
                  <w:color w:val="000000"/>
                  <w:sz w:val="22"/>
                  <w:szCs w:val="22"/>
                </w:rPr>
                <w:t>103.19</w:t>
              </w:r>
            </w:ins>
          </w:p>
        </w:tc>
        <w:tc>
          <w:tcPr>
            <w:tcW w:w="886" w:type="dxa"/>
            <w:vAlign w:val="bottom"/>
          </w:tcPr>
          <w:p w14:paraId="0C166985"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519" w:author="Author"/>
                <w:rFonts w:asciiTheme="minorHAnsi" w:hAnsiTheme="minorHAnsi" w:cstheme="minorHAnsi"/>
                <w:color w:val="000000"/>
                <w:sz w:val="22"/>
                <w:szCs w:val="22"/>
              </w:rPr>
            </w:pPr>
            <w:ins w:id="1520" w:author="Author">
              <w:r>
                <w:rPr>
                  <w:rFonts w:ascii="Calibri" w:hAnsi="Calibri" w:cs="Calibri"/>
                  <w:color w:val="000000"/>
                  <w:sz w:val="22"/>
                  <w:szCs w:val="22"/>
                </w:rPr>
                <w:t>3.26</w:t>
              </w:r>
            </w:ins>
          </w:p>
        </w:tc>
        <w:tc>
          <w:tcPr>
            <w:tcW w:w="1240" w:type="dxa"/>
            <w:vAlign w:val="bottom"/>
          </w:tcPr>
          <w:p w14:paraId="52DABA47"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521" w:author="Author"/>
                <w:rFonts w:asciiTheme="minorHAnsi" w:hAnsiTheme="minorHAnsi" w:cstheme="minorHAnsi"/>
                <w:color w:val="000000"/>
                <w:sz w:val="22"/>
                <w:szCs w:val="22"/>
              </w:rPr>
            </w:pPr>
            <w:ins w:id="1522" w:author="Author">
              <w:r>
                <w:rPr>
                  <w:rFonts w:ascii="Calibri" w:hAnsi="Calibri" w:cs="Calibri"/>
                  <w:color w:val="000000"/>
                  <w:sz w:val="22"/>
                  <w:szCs w:val="22"/>
                </w:rPr>
                <w:t>103.34</w:t>
              </w:r>
            </w:ins>
          </w:p>
        </w:tc>
        <w:tc>
          <w:tcPr>
            <w:tcW w:w="886" w:type="dxa"/>
            <w:vAlign w:val="bottom"/>
          </w:tcPr>
          <w:p w14:paraId="2C29210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523" w:author="Author"/>
                <w:rFonts w:asciiTheme="minorHAnsi" w:hAnsiTheme="minorHAnsi" w:cstheme="minorHAnsi"/>
                <w:color w:val="000000"/>
                <w:sz w:val="22"/>
                <w:szCs w:val="22"/>
              </w:rPr>
            </w:pPr>
            <w:ins w:id="1524" w:author="Author">
              <w:r>
                <w:rPr>
                  <w:rFonts w:ascii="Calibri" w:hAnsi="Calibri" w:cs="Calibri"/>
                  <w:color w:val="000000"/>
                  <w:sz w:val="22"/>
                  <w:szCs w:val="22"/>
                </w:rPr>
                <w:t>3.25</w:t>
              </w:r>
            </w:ins>
          </w:p>
        </w:tc>
        <w:tc>
          <w:tcPr>
            <w:tcW w:w="1240" w:type="dxa"/>
            <w:vAlign w:val="bottom"/>
          </w:tcPr>
          <w:p w14:paraId="40E46D85"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525" w:author="Author"/>
                <w:rFonts w:asciiTheme="minorHAnsi" w:hAnsiTheme="minorHAnsi" w:cstheme="minorHAnsi"/>
                <w:color w:val="000000"/>
                <w:sz w:val="22"/>
                <w:szCs w:val="22"/>
              </w:rPr>
            </w:pPr>
            <w:ins w:id="1526" w:author="Author">
              <w:r>
                <w:rPr>
                  <w:rFonts w:ascii="Calibri" w:hAnsi="Calibri" w:cs="Calibri"/>
                  <w:color w:val="000000"/>
                  <w:sz w:val="22"/>
                  <w:szCs w:val="22"/>
                </w:rPr>
                <w:t>103.32</w:t>
              </w:r>
            </w:ins>
          </w:p>
        </w:tc>
      </w:tr>
      <w:tr w:rsidR="006530DC" w14:paraId="0982A88C" w14:textId="77777777" w:rsidTr="009E3B89">
        <w:trPr>
          <w:trHeight w:val="282"/>
          <w:ins w:id="152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EDFC8CE" w14:textId="77777777" w:rsidR="006530DC" w:rsidRDefault="006530DC" w:rsidP="009E3B89">
            <w:pPr>
              <w:rPr>
                <w:ins w:id="1528" w:author="Author"/>
                <w:rFonts w:ascii="Calibri" w:hAnsi="Calibri" w:cs="Calibri"/>
                <w:b w:val="0"/>
                <w:bCs w:val="0"/>
                <w:color w:val="000000"/>
                <w:sz w:val="22"/>
                <w:szCs w:val="22"/>
              </w:rPr>
            </w:pPr>
            <w:ins w:id="1529" w:author="Author">
              <w:r>
                <w:rPr>
                  <w:rFonts w:ascii="Calibri" w:hAnsi="Calibri" w:cs="Calibri"/>
                  <w:b w:val="0"/>
                  <w:bCs w:val="0"/>
                  <w:color w:val="000000"/>
                  <w:sz w:val="22"/>
                  <w:szCs w:val="22"/>
                </w:rPr>
                <w:t>4032</w:t>
              </w:r>
            </w:ins>
          </w:p>
        </w:tc>
        <w:tc>
          <w:tcPr>
            <w:tcW w:w="851" w:type="dxa"/>
            <w:vAlign w:val="bottom"/>
          </w:tcPr>
          <w:p w14:paraId="2A276D90"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530" w:author="Author"/>
                <w:rFonts w:asciiTheme="minorHAnsi" w:hAnsiTheme="minorHAnsi" w:cstheme="minorHAnsi"/>
                <w:color w:val="000000"/>
                <w:sz w:val="22"/>
                <w:szCs w:val="22"/>
              </w:rPr>
            </w:pPr>
            <w:ins w:id="1531" w:author="Author">
              <w:r>
                <w:rPr>
                  <w:rFonts w:ascii="Calibri" w:hAnsi="Calibri" w:cs="Calibri"/>
                  <w:color w:val="000000"/>
                  <w:sz w:val="22"/>
                  <w:szCs w:val="22"/>
                </w:rPr>
                <w:t>3.14</w:t>
              </w:r>
            </w:ins>
          </w:p>
        </w:tc>
        <w:tc>
          <w:tcPr>
            <w:tcW w:w="1240" w:type="dxa"/>
            <w:vAlign w:val="bottom"/>
          </w:tcPr>
          <w:p w14:paraId="45A30847"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532" w:author="Author"/>
                <w:rFonts w:asciiTheme="minorHAnsi" w:hAnsiTheme="minorHAnsi" w:cstheme="minorHAnsi"/>
                <w:color w:val="000000"/>
                <w:sz w:val="22"/>
                <w:szCs w:val="22"/>
              </w:rPr>
            </w:pPr>
            <w:ins w:id="1533" w:author="Author">
              <w:r>
                <w:rPr>
                  <w:rFonts w:ascii="Calibri" w:hAnsi="Calibri" w:cs="Calibri"/>
                  <w:color w:val="000000"/>
                  <w:sz w:val="22"/>
                  <w:szCs w:val="22"/>
                </w:rPr>
                <w:t>101.26</w:t>
              </w:r>
            </w:ins>
          </w:p>
        </w:tc>
        <w:tc>
          <w:tcPr>
            <w:tcW w:w="851" w:type="dxa"/>
            <w:vAlign w:val="bottom"/>
          </w:tcPr>
          <w:p w14:paraId="1A8152E7"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534" w:author="Author"/>
                <w:rFonts w:asciiTheme="minorHAnsi" w:hAnsiTheme="minorHAnsi" w:cstheme="minorHAnsi"/>
                <w:color w:val="000000"/>
                <w:sz w:val="22"/>
                <w:szCs w:val="22"/>
              </w:rPr>
            </w:pPr>
            <w:ins w:id="1535" w:author="Author">
              <w:r>
                <w:rPr>
                  <w:rFonts w:ascii="Calibri" w:hAnsi="Calibri" w:cs="Calibri"/>
                  <w:color w:val="000000"/>
                  <w:sz w:val="22"/>
                  <w:szCs w:val="22"/>
                </w:rPr>
                <w:t>3.21</w:t>
              </w:r>
            </w:ins>
          </w:p>
        </w:tc>
        <w:tc>
          <w:tcPr>
            <w:tcW w:w="1240" w:type="dxa"/>
            <w:vAlign w:val="bottom"/>
          </w:tcPr>
          <w:p w14:paraId="6E5629DA"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536" w:author="Author"/>
                <w:rFonts w:asciiTheme="minorHAnsi" w:hAnsiTheme="minorHAnsi" w:cstheme="minorHAnsi"/>
                <w:color w:val="000000"/>
                <w:sz w:val="22"/>
                <w:szCs w:val="22"/>
              </w:rPr>
            </w:pPr>
            <w:ins w:id="1537" w:author="Author">
              <w:r>
                <w:rPr>
                  <w:rFonts w:ascii="Calibri" w:hAnsi="Calibri" w:cs="Calibri"/>
                  <w:color w:val="000000"/>
                  <w:sz w:val="22"/>
                  <w:szCs w:val="22"/>
                </w:rPr>
                <w:t>103.41</w:t>
              </w:r>
            </w:ins>
          </w:p>
        </w:tc>
        <w:tc>
          <w:tcPr>
            <w:tcW w:w="886" w:type="dxa"/>
            <w:vAlign w:val="bottom"/>
          </w:tcPr>
          <w:p w14:paraId="7A908A6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538" w:author="Author"/>
                <w:rFonts w:asciiTheme="minorHAnsi" w:hAnsiTheme="minorHAnsi" w:cstheme="minorHAnsi"/>
                <w:color w:val="000000"/>
                <w:sz w:val="22"/>
                <w:szCs w:val="22"/>
              </w:rPr>
            </w:pPr>
            <w:ins w:id="1539" w:author="Author">
              <w:r>
                <w:rPr>
                  <w:rFonts w:ascii="Calibri" w:hAnsi="Calibri" w:cs="Calibri"/>
                  <w:color w:val="000000"/>
                  <w:sz w:val="22"/>
                  <w:szCs w:val="22"/>
                </w:rPr>
                <w:t>3.21</w:t>
              </w:r>
            </w:ins>
          </w:p>
        </w:tc>
        <w:tc>
          <w:tcPr>
            <w:tcW w:w="1240" w:type="dxa"/>
            <w:vAlign w:val="bottom"/>
          </w:tcPr>
          <w:p w14:paraId="161A7527"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540" w:author="Author"/>
                <w:rFonts w:asciiTheme="minorHAnsi" w:hAnsiTheme="minorHAnsi" w:cstheme="minorHAnsi"/>
                <w:color w:val="000000"/>
                <w:sz w:val="22"/>
                <w:szCs w:val="22"/>
              </w:rPr>
            </w:pPr>
            <w:ins w:id="1541" w:author="Author">
              <w:r>
                <w:rPr>
                  <w:rFonts w:ascii="Calibri" w:hAnsi="Calibri" w:cs="Calibri"/>
                  <w:color w:val="000000"/>
                  <w:sz w:val="22"/>
                  <w:szCs w:val="22"/>
                </w:rPr>
                <w:t>103.41</w:t>
              </w:r>
            </w:ins>
          </w:p>
        </w:tc>
        <w:tc>
          <w:tcPr>
            <w:tcW w:w="886" w:type="dxa"/>
            <w:vAlign w:val="bottom"/>
          </w:tcPr>
          <w:p w14:paraId="100D03A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542" w:author="Author"/>
                <w:rFonts w:asciiTheme="minorHAnsi" w:hAnsiTheme="minorHAnsi" w:cstheme="minorHAnsi"/>
                <w:color w:val="000000"/>
                <w:sz w:val="22"/>
                <w:szCs w:val="22"/>
              </w:rPr>
            </w:pPr>
            <w:ins w:id="1543" w:author="Author">
              <w:r>
                <w:rPr>
                  <w:rFonts w:ascii="Calibri" w:hAnsi="Calibri" w:cs="Calibri"/>
                  <w:color w:val="000000"/>
                  <w:sz w:val="22"/>
                  <w:szCs w:val="22"/>
                </w:rPr>
                <w:t>3.20</w:t>
              </w:r>
            </w:ins>
          </w:p>
        </w:tc>
        <w:tc>
          <w:tcPr>
            <w:tcW w:w="1240" w:type="dxa"/>
            <w:vAlign w:val="bottom"/>
          </w:tcPr>
          <w:p w14:paraId="5E51F721"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544" w:author="Author"/>
                <w:rFonts w:asciiTheme="minorHAnsi" w:hAnsiTheme="minorHAnsi" w:cstheme="minorHAnsi"/>
                <w:color w:val="000000"/>
                <w:sz w:val="22"/>
                <w:szCs w:val="22"/>
              </w:rPr>
            </w:pPr>
            <w:ins w:id="1545" w:author="Author">
              <w:r>
                <w:rPr>
                  <w:rFonts w:ascii="Calibri" w:hAnsi="Calibri" w:cs="Calibri"/>
                  <w:color w:val="000000"/>
                  <w:sz w:val="22"/>
                  <w:szCs w:val="22"/>
                </w:rPr>
                <w:t>103.38</w:t>
              </w:r>
            </w:ins>
          </w:p>
        </w:tc>
      </w:tr>
      <w:tr w:rsidR="006530DC" w14:paraId="7811C1B0" w14:textId="77777777" w:rsidTr="009E3B89">
        <w:trPr>
          <w:cnfStyle w:val="000000100000" w:firstRow="0" w:lastRow="0" w:firstColumn="0" w:lastColumn="0" w:oddVBand="0" w:evenVBand="0" w:oddHBand="1" w:evenHBand="0" w:firstRowFirstColumn="0" w:firstRowLastColumn="0" w:lastRowFirstColumn="0" w:lastRowLastColumn="0"/>
          <w:trHeight w:val="282"/>
          <w:ins w:id="154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488CA7D" w14:textId="77777777" w:rsidR="006530DC" w:rsidRDefault="006530DC" w:rsidP="009E3B89">
            <w:pPr>
              <w:rPr>
                <w:ins w:id="1547" w:author="Author"/>
                <w:rFonts w:ascii="Calibri" w:hAnsi="Calibri" w:cs="Calibri"/>
                <w:b w:val="0"/>
                <w:bCs w:val="0"/>
                <w:color w:val="000000"/>
                <w:sz w:val="22"/>
                <w:szCs w:val="22"/>
              </w:rPr>
            </w:pPr>
            <w:ins w:id="1548" w:author="Author">
              <w:r>
                <w:rPr>
                  <w:rFonts w:ascii="Calibri" w:hAnsi="Calibri" w:cs="Calibri"/>
                  <w:b w:val="0"/>
                  <w:bCs w:val="0"/>
                  <w:color w:val="000000"/>
                  <w:sz w:val="22"/>
                  <w:szCs w:val="22"/>
                </w:rPr>
                <w:t>4096</w:t>
              </w:r>
            </w:ins>
          </w:p>
        </w:tc>
        <w:tc>
          <w:tcPr>
            <w:tcW w:w="851" w:type="dxa"/>
            <w:vAlign w:val="bottom"/>
          </w:tcPr>
          <w:p w14:paraId="3ECD1020"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549" w:author="Author"/>
                <w:rFonts w:asciiTheme="minorHAnsi" w:hAnsiTheme="minorHAnsi" w:cstheme="minorHAnsi"/>
                <w:color w:val="000000"/>
                <w:sz w:val="22"/>
                <w:szCs w:val="22"/>
              </w:rPr>
            </w:pPr>
            <w:ins w:id="1550" w:author="Author">
              <w:r>
                <w:rPr>
                  <w:rFonts w:ascii="Calibri" w:hAnsi="Calibri" w:cs="Calibri"/>
                  <w:color w:val="000000"/>
                  <w:sz w:val="22"/>
                  <w:szCs w:val="22"/>
                </w:rPr>
                <w:t>3.09</w:t>
              </w:r>
            </w:ins>
          </w:p>
        </w:tc>
        <w:tc>
          <w:tcPr>
            <w:tcW w:w="1240" w:type="dxa"/>
            <w:vAlign w:val="bottom"/>
          </w:tcPr>
          <w:p w14:paraId="5BF0790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551" w:author="Author"/>
                <w:rFonts w:asciiTheme="minorHAnsi" w:hAnsiTheme="minorHAnsi" w:cstheme="minorHAnsi"/>
                <w:color w:val="000000"/>
                <w:sz w:val="22"/>
                <w:szCs w:val="22"/>
              </w:rPr>
            </w:pPr>
            <w:ins w:id="1552" w:author="Author">
              <w:r>
                <w:rPr>
                  <w:rFonts w:ascii="Calibri" w:hAnsi="Calibri" w:cs="Calibri"/>
                  <w:color w:val="000000"/>
                  <w:sz w:val="22"/>
                  <w:szCs w:val="22"/>
                </w:rPr>
                <w:t>101.27</w:t>
              </w:r>
            </w:ins>
          </w:p>
        </w:tc>
        <w:tc>
          <w:tcPr>
            <w:tcW w:w="851" w:type="dxa"/>
            <w:vAlign w:val="bottom"/>
          </w:tcPr>
          <w:p w14:paraId="336121B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553" w:author="Author"/>
                <w:rFonts w:asciiTheme="minorHAnsi" w:hAnsiTheme="minorHAnsi" w:cstheme="minorHAnsi"/>
                <w:color w:val="000000"/>
                <w:sz w:val="22"/>
                <w:szCs w:val="22"/>
              </w:rPr>
            </w:pPr>
            <w:ins w:id="1554" w:author="Author">
              <w:r>
                <w:rPr>
                  <w:rFonts w:ascii="Calibri" w:hAnsi="Calibri" w:cs="Calibri"/>
                  <w:color w:val="000000"/>
                  <w:sz w:val="22"/>
                  <w:szCs w:val="22"/>
                </w:rPr>
                <w:t>3.14</w:t>
              </w:r>
            </w:ins>
          </w:p>
        </w:tc>
        <w:tc>
          <w:tcPr>
            <w:tcW w:w="1240" w:type="dxa"/>
            <w:vAlign w:val="bottom"/>
          </w:tcPr>
          <w:p w14:paraId="30567D0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555" w:author="Author"/>
                <w:rFonts w:asciiTheme="minorHAnsi" w:hAnsiTheme="minorHAnsi" w:cstheme="minorHAnsi"/>
                <w:color w:val="000000"/>
                <w:sz w:val="22"/>
                <w:szCs w:val="22"/>
              </w:rPr>
            </w:pPr>
            <w:ins w:id="1556" w:author="Author">
              <w:r>
                <w:rPr>
                  <w:rFonts w:ascii="Calibri" w:hAnsi="Calibri" w:cs="Calibri"/>
                  <w:color w:val="000000"/>
                  <w:sz w:val="22"/>
                  <w:szCs w:val="22"/>
                </w:rPr>
                <w:t>103.03</w:t>
              </w:r>
            </w:ins>
          </w:p>
        </w:tc>
        <w:tc>
          <w:tcPr>
            <w:tcW w:w="886" w:type="dxa"/>
            <w:vAlign w:val="bottom"/>
          </w:tcPr>
          <w:p w14:paraId="010888A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557" w:author="Author"/>
                <w:rFonts w:asciiTheme="minorHAnsi" w:hAnsiTheme="minorHAnsi" w:cstheme="minorHAnsi"/>
                <w:color w:val="000000"/>
                <w:sz w:val="22"/>
                <w:szCs w:val="22"/>
              </w:rPr>
            </w:pPr>
            <w:ins w:id="1558" w:author="Author">
              <w:r>
                <w:rPr>
                  <w:rFonts w:ascii="Calibri" w:hAnsi="Calibri" w:cs="Calibri"/>
                  <w:color w:val="000000"/>
                  <w:sz w:val="22"/>
                  <w:szCs w:val="22"/>
                </w:rPr>
                <w:t>3.16</w:t>
              </w:r>
            </w:ins>
          </w:p>
        </w:tc>
        <w:tc>
          <w:tcPr>
            <w:tcW w:w="1240" w:type="dxa"/>
            <w:vAlign w:val="bottom"/>
          </w:tcPr>
          <w:p w14:paraId="3F6F7790"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559" w:author="Author"/>
                <w:rFonts w:asciiTheme="minorHAnsi" w:hAnsiTheme="minorHAnsi" w:cstheme="minorHAnsi"/>
                <w:color w:val="000000"/>
                <w:sz w:val="22"/>
                <w:szCs w:val="22"/>
              </w:rPr>
            </w:pPr>
            <w:ins w:id="1560" w:author="Author">
              <w:r>
                <w:rPr>
                  <w:rFonts w:ascii="Calibri" w:hAnsi="Calibri" w:cs="Calibri"/>
                  <w:color w:val="000000"/>
                  <w:sz w:val="22"/>
                  <w:szCs w:val="22"/>
                </w:rPr>
                <w:t>103.48</w:t>
              </w:r>
            </w:ins>
          </w:p>
        </w:tc>
        <w:tc>
          <w:tcPr>
            <w:tcW w:w="886" w:type="dxa"/>
            <w:vAlign w:val="bottom"/>
          </w:tcPr>
          <w:p w14:paraId="324AA3A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561" w:author="Author"/>
                <w:rFonts w:asciiTheme="minorHAnsi" w:hAnsiTheme="minorHAnsi" w:cstheme="minorHAnsi"/>
                <w:color w:val="000000"/>
                <w:sz w:val="22"/>
                <w:szCs w:val="22"/>
              </w:rPr>
            </w:pPr>
            <w:ins w:id="1562" w:author="Author">
              <w:r>
                <w:rPr>
                  <w:rFonts w:ascii="Calibri" w:hAnsi="Calibri" w:cs="Calibri"/>
                  <w:color w:val="000000"/>
                  <w:sz w:val="22"/>
                  <w:szCs w:val="22"/>
                </w:rPr>
                <w:t>3.16</w:t>
              </w:r>
            </w:ins>
          </w:p>
        </w:tc>
        <w:tc>
          <w:tcPr>
            <w:tcW w:w="1240" w:type="dxa"/>
            <w:vAlign w:val="bottom"/>
          </w:tcPr>
          <w:p w14:paraId="747643BE"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563" w:author="Author"/>
                <w:rFonts w:asciiTheme="minorHAnsi" w:hAnsiTheme="minorHAnsi" w:cstheme="minorHAnsi"/>
                <w:color w:val="000000"/>
                <w:sz w:val="22"/>
                <w:szCs w:val="22"/>
              </w:rPr>
            </w:pPr>
            <w:ins w:id="1564" w:author="Author">
              <w:r>
                <w:rPr>
                  <w:rFonts w:ascii="Calibri" w:hAnsi="Calibri" w:cs="Calibri"/>
                  <w:color w:val="000000"/>
                  <w:sz w:val="22"/>
                  <w:szCs w:val="22"/>
                </w:rPr>
                <w:t>103.44</w:t>
              </w:r>
            </w:ins>
          </w:p>
        </w:tc>
      </w:tr>
    </w:tbl>
    <w:p w14:paraId="5C406BE8" w14:textId="7E77B72D" w:rsidR="006530DC" w:rsidRPr="00453431" w:rsidRDefault="006530DC" w:rsidP="006530DC">
      <w:pPr>
        <w:pStyle w:val="Caption"/>
        <w:jc w:val="center"/>
        <w:rPr>
          <w:ins w:id="1565" w:author="Author"/>
        </w:rPr>
      </w:pPr>
      <w:r>
        <w:t xml:space="preserve">Table </w:t>
      </w:r>
      <w:r>
        <w:fldChar w:fldCharType="begin"/>
      </w:r>
      <w:r>
        <w:instrText xml:space="preserve"> SEQ Table \* ARABIC </w:instrText>
      </w:r>
      <w:r>
        <w:fldChar w:fldCharType="separate"/>
      </w:r>
      <w:r w:rsidR="005C3FF7">
        <w:rPr>
          <w:noProof/>
        </w:rPr>
        <w:t>6</w:t>
      </w:r>
      <w:r>
        <w:fldChar w:fldCharType="end"/>
      </w:r>
      <w:r>
        <w:t>:</w:t>
      </w:r>
      <w:r w:rsidRPr="00453431">
        <w:t xml:space="preserve"> </w:t>
      </w:r>
      <w:r>
        <w:t>DP</w:t>
      </w:r>
      <w:ins w:id="1566" w:author="Author">
        <w:r>
          <w:t>DK Driver – QDMA5.0 PF Forwarding performance test results</w:t>
        </w:r>
      </w:ins>
    </w:p>
    <w:p w14:paraId="77ACA053" w14:textId="36735EA9" w:rsidR="006530DC" w:rsidRDefault="006530DC" w:rsidP="006530DC">
      <w:pPr>
        <w:rPr>
          <w:ins w:id="1567" w:author="Author"/>
        </w:rPr>
      </w:pPr>
    </w:p>
    <w:p w14:paraId="03034214" w14:textId="54FF1741" w:rsidR="006530DC" w:rsidRDefault="006530DC" w:rsidP="006530DC">
      <w:pPr>
        <w:rPr>
          <w:ins w:id="1568" w:author="Author"/>
        </w:rPr>
      </w:pPr>
    </w:p>
    <w:p w14:paraId="592BF36D" w14:textId="40335D16" w:rsidR="006530DC" w:rsidDel="00463DFC" w:rsidRDefault="006530DC" w:rsidP="006530DC">
      <w:pPr>
        <w:rPr>
          <w:ins w:id="1569" w:author="Author"/>
          <w:del w:id="1570" w:author="Author"/>
        </w:rPr>
      </w:pPr>
    </w:p>
    <w:p w14:paraId="3168F7E3" w14:textId="703A7BA9" w:rsidR="006530DC" w:rsidDel="003C6EA8" w:rsidRDefault="006530DC" w:rsidP="003C6EA8">
      <w:pPr>
        <w:pStyle w:val="Heading3"/>
        <w:rPr>
          <w:ins w:id="1571" w:author="Author"/>
          <w:del w:id="1572" w:author="Author"/>
        </w:rPr>
        <w:pPrChange w:id="1573" w:author="Sangani, Suryanarayana" w:date="2023-02-22T18:24:00Z">
          <w:pPr/>
        </w:pPrChange>
      </w:pPr>
    </w:p>
    <w:p w14:paraId="3DBC29AD" w14:textId="26626493" w:rsidR="006530DC" w:rsidDel="003C6EA8" w:rsidRDefault="006530DC" w:rsidP="003C6EA8">
      <w:pPr>
        <w:pStyle w:val="Heading3"/>
        <w:rPr>
          <w:ins w:id="1574" w:author="Author"/>
          <w:del w:id="1575" w:author="Author"/>
        </w:rPr>
        <w:pPrChange w:id="1576" w:author="Sangani, Suryanarayana" w:date="2023-02-22T18:24:00Z">
          <w:pPr/>
        </w:pPrChange>
      </w:pPr>
    </w:p>
    <w:p w14:paraId="43D8D962" w14:textId="38AAE4BC" w:rsidR="006530DC" w:rsidRPr="006530DC" w:rsidDel="003C6EA8" w:rsidRDefault="006530DC" w:rsidP="003C6EA8">
      <w:pPr>
        <w:pStyle w:val="Heading3"/>
        <w:rPr>
          <w:ins w:id="1577" w:author="Author"/>
          <w:del w:id="1578" w:author="Author"/>
        </w:rPr>
        <w:pPrChange w:id="1579" w:author="Sangani, Suryanarayana" w:date="2023-02-22T18:24:00Z">
          <w:pPr>
            <w:pStyle w:val="Heading4"/>
          </w:pPr>
        </w:pPrChange>
      </w:pPr>
    </w:p>
    <w:p w14:paraId="51163591" w14:textId="58FCD4E9" w:rsidR="004205B8" w:rsidDel="00E91985" w:rsidRDefault="002128FE" w:rsidP="003C6EA8">
      <w:pPr>
        <w:pStyle w:val="Heading3"/>
        <w:rPr>
          <w:del w:id="1580" w:author="Author"/>
        </w:rPr>
        <w:pPrChange w:id="1581" w:author="Sangani, Suryanarayana" w:date="2023-02-22T18:24:00Z">
          <w:pPr>
            <w:pStyle w:val="Heading4"/>
          </w:pPr>
        </w:pPrChange>
      </w:pPr>
      <w:del w:id="1582" w:author="Author">
        <w:r w:rsidDel="00E91985">
          <w:delText>VF Performance:</w:delText>
        </w:r>
      </w:del>
    </w:p>
    <w:p w14:paraId="551FFA7B" w14:textId="7D703F1B" w:rsidR="004205B8" w:rsidRPr="00F623A4" w:rsidDel="00F025DA" w:rsidRDefault="001E13AD" w:rsidP="003C6EA8">
      <w:pPr>
        <w:pStyle w:val="Heading3"/>
        <w:rPr>
          <w:del w:id="1583" w:author="Author"/>
          <w:rFonts w:ascii="Segoe UI" w:hAnsi="Segoe UI" w:cs="Segoe UI"/>
          <w:bCs/>
          <w:color w:val="000000"/>
          <w:sz w:val="22"/>
          <w:szCs w:val="22"/>
        </w:rPr>
        <w:pPrChange w:id="1584" w:author="Sangani, Suryanarayana" w:date="2023-02-22T18:24:00Z">
          <w:pPr/>
        </w:pPrChange>
      </w:pPr>
      <w:del w:id="1585" w:author="Author">
        <w:r w:rsidDel="00F025DA">
          <w:rPr>
            <w:noProof/>
          </w:rPr>
          <w:drawing>
            <wp:inline distT="0" distB="0" distL="0" distR="0" wp14:anchorId="5D391890" wp14:editId="00E1ECA8">
              <wp:extent cx="5943600" cy="3590290"/>
              <wp:effectExtent l="0" t="0" r="0" b="10160"/>
              <wp:docPr id="19" name="Chart 19">
                <a:extLst xmlns:a="http://schemas.openxmlformats.org/drawingml/2006/main">
                  <a:ext uri="{FF2B5EF4-FFF2-40B4-BE49-F238E27FC236}">
                    <a16:creationId xmlns:a16="http://schemas.microsoft.com/office/drawing/2014/main" id="{FE0DB9AF-D816-4792-A3D5-BFC9D1E493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del>
    </w:p>
    <w:p w14:paraId="46D91BDF" w14:textId="39AF5266" w:rsidR="004205B8" w:rsidDel="00F025DA" w:rsidRDefault="004205B8" w:rsidP="003C6EA8">
      <w:pPr>
        <w:pStyle w:val="Heading3"/>
        <w:rPr>
          <w:del w:id="1586" w:author="Author"/>
        </w:rPr>
        <w:pPrChange w:id="1587" w:author="Sangani, Suryanarayana" w:date="2023-02-22T18:24:00Z">
          <w:pPr>
            <w:pStyle w:val="Caption"/>
            <w:tabs>
              <w:tab w:val="left" w:pos="990"/>
            </w:tabs>
            <w:jc w:val="center"/>
          </w:pPr>
        </w:pPrChange>
      </w:pPr>
      <w:del w:id="1588" w:author="Author">
        <w:r w:rsidDel="00F025DA">
          <w:delText xml:space="preserve">Figure </w:delText>
        </w:r>
        <w:r w:rsidDel="00F025DA">
          <w:fldChar w:fldCharType="begin"/>
        </w:r>
        <w:r w:rsidDel="00F025DA">
          <w:delInstrText xml:space="preserve"> SEQ Figure \* ARABIC </w:delInstrText>
        </w:r>
        <w:r w:rsidDel="00F025DA">
          <w:fldChar w:fldCharType="separate"/>
        </w:r>
        <w:r w:rsidR="00922EAC" w:rsidDel="00F025DA">
          <w:rPr>
            <w:noProof/>
          </w:rPr>
          <w:delText>7</w:delText>
        </w:r>
        <w:r w:rsidDel="00F025DA">
          <w:rPr>
            <w:noProof/>
          </w:rPr>
          <w:fldChar w:fldCharType="end"/>
        </w:r>
        <w:r w:rsidDel="00F025DA">
          <w:delText>: DPDK Driver – QDMA</w:delText>
        </w:r>
      </w:del>
      <w:ins w:id="1589" w:author="Author">
        <w:del w:id="1590" w:author="Author">
          <w:r w:rsidR="005F4907" w:rsidDel="00F025DA">
            <w:delText>5</w:delText>
          </w:r>
        </w:del>
      </w:ins>
      <w:del w:id="1591" w:author="Author">
        <w:r w:rsidR="00286D52" w:rsidDel="00F025DA">
          <w:delText>4.0</w:delText>
        </w:r>
        <w:r w:rsidDel="00F025DA">
          <w:delText xml:space="preserve"> </w:delText>
        </w:r>
        <w:r w:rsidR="00286D52" w:rsidDel="00F025DA">
          <w:delText xml:space="preserve">VF </w:delText>
        </w:r>
        <w:r w:rsidDel="00F025DA">
          <w:delText>ST C2H performance</w:delText>
        </w:r>
        <w:r w:rsidR="00A62301" w:rsidDel="00F025DA">
          <w:delText xml:space="preserve"> in Gbps</w:delText>
        </w:r>
      </w:del>
    </w:p>
    <w:p w14:paraId="085ABAA2" w14:textId="5FAB5879" w:rsidR="00A62301" w:rsidRPr="00F623A4" w:rsidDel="00F025DA" w:rsidRDefault="0031484B" w:rsidP="003C6EA8">
      <w:pPr>
        <w:pStyle w:val="Heading3"/>
        <w:rPr>
          <w:del w:id="1592" w:author="Author"/>
          <w:rFonts w:ascii="Segoe UI" w:hAnsi="Segoe UI" w:cs="Segoe UI"/>
          <w:bCs/>
          <w:color w:val="000000"/>
          <w:sz w:val="22"/>
          <w:szCs w:val="22"/>
        </w:rPr>
        <w:pPrChange w:id="1593" w:author="Sangani, Suryanarayana" w:date="2023-02-22T18:24:00Z">
          <w:pPr/>
        </w:pPrChange>
      </w:pPr>
      <w:del w:id="1594" w:author="Author">
        <w:r w:rsidDel="00F025DA">
          <w:rPr>
            <w:noProof/>
          </w:rPr>
          <w:lastRenderedPageBreak/>
          <w:drawing>
            <wp:inline distT="0" distB="0" distL="0" distR="0" wp14:anchorId="24CAA6A2" wp14:editId="13E6DB32">
              <wp:extent cx="5943600" cy="3590290"/>
              <wp:effectExtent l="0" t="0" r="0" b="10160"/>
              <wp:docPr id="549" name="Chart 549">
                <a:extLst xmlns:a="http://schemas.openxmlformats.org/drawingml/2006/main">
                  <a:ext uri="{FF2B5EF4-FFF2-40B4-BE49-F238E27FC236}">
                    <a16:creationId xmlns:a16="http://schemas.microsoft.com/office/drawing/2014/main" id="{1E3D9D15-4A2F-45EC-9A0E-0A8C55AE06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del>
    </w:p>
    <w:p w14:paraId="1BB687D6" w14:textId="0A1016A6" w:rsidR="00A62301" w:rsidDel="00F025DA" w:rsidRDefault="00A62301" w:rsidP="003C6EA8">
      <w:pPr>
        <w:pStyle w:val="Heading3"/>
        <w:rPr>
          <w:del w:id="1595" w:author="Author"/>
        </w:rPr>
        <w:pPrChange w:id="1596" w:author="Sangani, Suryanarayana" w:date="2023-02-22T18:24:00Z">
          <w:pPr>
            <w:pStyle w:val="Caption"/>
            <w:tabs>
              <w:tab w:val="left" w:pos="990"/>
            </w:tabs>
            <w:jc w:val="center"/>
          </w:pPr>
        </w:pPrChange>
      </w:pPr>
      <w:del w:id="1597" w:author="Author">
        <w:r w:rsidDel="00F025DA">
          <w:delText xml:space="preserve">Figure </w:delText>
        </w:r>
        <w:r w:rsidDel="00F025DA">
          <w:fldChar w:fldCharType="begin"/>
        </w:r>
        <w:r w:rsidDel="00F025DA">
          <w:delInstrText xml:space="preserve"> SEQ Figure \* ARABIC </w:delInstrText>
        </w:r>
        <w:r w:rsidDel="00F025DA">
          <w:fldChar w:fldCharType="separate"/>
        </w:r>
        <w:r w:rsidR="00922EAC" w:rsidDel="00F025DA">
          <w:rPr>
            <w:noProof/>
          </w:rPr>
          <w:delText>8</w:delText>
        </w:r>
        <w:r w:rsidDel="00F025DA">
          <w:rPr>
            <w:noProof/>
          </w:rPr>
          <w:fldChar w:fldCharType="end"/>
        </w:r>
        <w:r w:rsidDel="00F025DA">
          <w:delText>: DPDK Driver – QDMA</w:delText>
        </w:r>
      </w:del>
      <w:ins w:id="1598" w:author="Author">
        <w:del w:id="1599" w:author="Author">
          <w:r w:rsidR="005F4907" w:rsidDel="00F025DA">
            <w:delText>5</w:delText>
          </w:r>
        </w:del>
      </w:ins>
      <w:del w:id="1600" w:author="Author">
        <w:r w:rsidDel="00F025DA">
          <w:delText>4.0 VF ST C2H performance in Mpps</w:delText>
        </w:r>
      </w:del>
    </w:p>
    <w:p w14:paraId="1F69A796" w14:textId="2641936E" w:rsidR="0072448F" w:rsidDel="00F025DA" w:rsidRDefault="0072448F" w:rsidP="003C6EA8">
      <w:pPr>
        <w:pStyle w:val="Heading3"/>
        <w:rPr>
          <w:del w:id="1601" w:author="Author"/>
        </w:rPr>
        <w:pPrChange w:id="1602" w:author="Sangani, Suryanarayana" w:date="2023-02-22T18:24:00Z">
          <w:pPr>
            <w:pStyle w:val="NormalWeb"/>
            <w:shd w:val="clear" w:color="auto" w:fill="FFFFFF" w:themeFill="background1"/>
            <w:spacing w:line="280" w:lineRule="atLeast"/>
          </w:pPr>
        </w:pPrChange>
      </w:pPr>
    </w:p>
    <w:p w14:paraId="1F8666AE" w14:textId="5287F58F" w:rsidR="004205B8" w:rsidRPr="00F623A4" w:rsidDel="00F025DA" w:rsidRDefault="001E13AD" w:rsidP="003C6EA8">
      <w:pPr>
        <w:pStyle w:val="Heading3"/>
        <w:rPr>
          <w:del w:id="1603" w:author="Author"/>
        </w:rPr>
        <w:pPrChange w:id="1604" w:author="Sangani, Suryanarayana" w:date="2023-02-22T18:24:00Z">
          <w:pPr>
            <w:jc w:val="left"/>
          </w:pPr>
        </w:pPrChange>
      </w:pPr>
      <w:del w:id="1605" w:author="Author">
        <w:r w:rsidDel="00F025DA">
          <w:rPr>
            <w:noProof/>
          </w:rPr>
          <w:drawing>
            <wp:inline distT="0" distB="0" distL="0" distR="0" wp14:anchorId="3D21D19A" wp14:editId="3AEA2327">
              <wp:extent cx="5943600" cy="3597910"/>
              <wp:effectExtent l="0" t="0" r="0" b="2540"/>
              <wp:docPr id="25" name="Chart 25">
                <a:extLst xmlns:a="http://schemas.openxmlformats.org/drawingml/2006/main">
                  <a:ext uri="{FF2B5EF4-FFF2-40B4-BE49-F238E27FC236}">
                    <a16:creationId xmlns:a16="http://schemas.microsoft.com/office/drawing/2014/main" id="{F556515F-6F67-49C8-AE38-6A034F650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del>
    </w:p>
    <w:p w14:paraId="021DE8C6" w14:textId="6AC1A998" w:rsidR="004205B8" w:rsidDel="00F025DA" w:rsidRDefault="004205B8" w:rsidP="003C6EA8">
      <w:pPr>
        <w:pStyle w:val="Heading3"/>
        <w:rPr>
          <w:del w:id="1606" w:author="Author"/>
        </w:rPr>
        <w:pPrChange w:id="1607" w:author="Sangani, Suryanarayana" w:date="2023-02-22T18:24:00Z">
          <w:pPr>
            <w:pStyle w:val="Caption"/>
            <w:jc w:val="center"/>
          </w:pPr>
        </w:pPrChange>
      </w:pPr>
      <w:del w:id="1608" w:author="Author">
        <w:r w:rsidDel="00F025DA">
          <w:lastRenderedPageBreak/>
          <w:delText xml:space="preserve">Figure </w:delText>
        </w:r>
        <w:r w:rsidDel="00F025DA">
          <w:fldChar w:fldCharType="begin"/>
        </w:r>
        <w:r w:rsidDel="00F025DA">
          <w:delInstrText xml:space="preserve"> SEQ Figure \* ARABIC </w:delInstrText>
        </w:r>
        <w:r w:rsidDel="00F025DA">
          <w:fldChar w:fldCharType="separate"/>
        </w:r>
        <w:r w:rsidR="00922EAC" w:rsidDel="00F025DA">
          <w:rPr>
            <w:noProof/>
          </w:rPr>
          <w:delText>9</w:delText>
        </w:r>
        <w:r w:rsidDel="00F025DA">
          <w:rPr>
            <w:noProof/>
          </w:rPr>
          <w:fldChar w:fldCharType="end"/>
        </w:r>
        <w:r w:rsidDel="00F025DA">
          <w:delText>: DPDK Driver – QDMA</w:delText>
        </w:r>
      </w:del>
      <w:ins w:id="1609" w:author="Author">
        <w:del w:id="1610" w:author="Author">
          <w:r w:rsidR="005F4907" w:rsidDel="00F025DA">
            <w:delText>5</w:delText>
          </w:r>
        </w:del>
      </w:ins>
      <w:del w:id="1611" w:author="Author">
        <w:r w:rsidR="00286D52" w:rsidDel="00F025DA">
          <w:delText>4.0</w:delText>
        </w:r>
        <w:r w:rsidDel="00F025DA">
          <w:delText xml:space="preserve"> </w:delText>
        </w:r>
        <w:r w:rsidR="00286D52" w:rsidDel="00F025DA">
          <w:delText xml:space="preserve">VF </w:delText>
        </w:r>
        <w:r w:rsidDel="00F025DA">
          <w:delText>ST H2C Performance</w:delText>
        </w:r>
        <w:r w:rsidR="00A62301" w:rsidDel="00F025DA">
          <w:delText xml:space="preserve"> in Gbps</w:delText>
        </w:r>
      </w:del>
    </w:p>
    <w:p w14:paraId="1DAF13DA" w14:textId="4003C14B" w:rsidR="00A62301" w:rsidRPr="00F623A4" w:rsidDel="00F025DA" w:rsidRDefault="0031484B" w:rsidP="003C6EA8">
      <w:pPr>
        <w:pStyle w:val="Heading3"/>
        <w:rPr>
          <w:del w:id="1612" w:author="Author"/>
        </w:rPr>
        <w:pPrChange w:id="1613" w:author="Sangani, Suryanarayana" w:date="2023-02-22T18:24:00Z">
          <w:pPr>
            <w:jc w:val="left"/>
          </w:pPr>
        </w:pPrChange>
      </w:pPr>
      <w:del w:id="1614" w:author="Author">
        <w:r w:rsidDel="00F025DA">
          <w:rPr>
            <w:noProof/>
          </w:rPr>
          <w:drawing>
            <wp:inline distT="0" distB="0" distL="0" distR="0" wp14:anchorId="08A73905" wp14:editId="6A3018E5">
              <wp:extent cx="5943600" cy="3597910"/>
              <wp:effectExtent l="0" t="0" r="0" b="2540"/>
              <wp:docPr id="550" name="Chart 550">
                <a:extLst xmlns:a="http://schemas.openxmlformats.org/drawingml/2006/main">
                  <a:ext uri="{FF2B5EF4-FFF2-40B4-BE49-F238E27FC236}">
                    <a16:creationId xmlns:a16="http://schemas.microsoft.com/office/drawing/2014/main" id="{6D9A9F1C-311A-4EE6-937E-F87DBFE1A2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del>
    </w:p>
    <w:p w14:paraId="6099527B" w14:textId="124F3A4F" w:rsidR="00A62301" w:rsidDel="00F025DA" w:rsidRDefault="00A62301" w:rsidP="003C6EA8">
      <w:pPr>
        <w:pStyle w:val="Heading3"/>
        <w:rPr>
          <w:del w:id="1615" w:author="Author"/>
        </w:rPr>
        <w:pPrChange w:id="1616" w:author="Sangani, Suryanarayana" w:date="2023-02-22T18:24:00Z">
          <w:pPr>
            <w:pStyle w:val="Caption"/>
            <w:jc w:val="center"/>
          </w:pPr>
        </w:pPrChange>
      </w:pPr>
      <w:del w:id="1617" w:author="Author">
        <w:r w:rsidDel="00F025DA">
          <w:delText xml:space="preserve">Figure </w:delText>
        </w:r>
        <w:r w:rsidDel="00F025DA">
          <w:fldChar w:fldCharType="begin"/>
        </w:r>
        <w:r w:rsidDel="00F025DA">
          <w:delInstrText xml:space="preserve"> SEQ Figure \* ARABIC </w:delInstrText>
        </w:r>
        <w:r w:rsidDel="00F025DA">
          <w:fldChar w:fldCharType="separate"/>
        </w:r>
        <w:r w:rsidR="00922EAC" w:rsidDel="00F025DA">
          <w:rPr>
            <w:noProof/>
          </w:rPr>
          <w:delText>10</w:delText>
        </w:r>
        <w:r w:rsidDel="00F025DA">
          <w:rPr>
            <w:noProof/>
          </w:rPr>
          <w:fldChar w:fldCharType="end"/>
        </w:r>
        <w:r w:rsidDel="00F025DA">
          <w:delText>: DPDK Driver – QDMA</w:delText>
        </w:r>
      </w:del>
      <w:ins w:id="1618" w:author="Author">
        <w:del w:id="1619" w:author="Author">
          <w:r w:rsidR="006A7F6D" w:rsidDel="00F025DA">
            <w:delText>5</w:delText>
          </w:r>
        </w:del>
      </w:ins>
      <w:del w:id="1620" w:author="Author">
        <w:r w:rsidDel="00F025DA">
          <w:delText>4.0 VF ST H2C Performance in Mpps</w:delText>
        </w:r>
      </w:del>
    </w:p>
    <w:p w14:paraId="28F6C34C" w14:textId="78CE32A4" w:rsidR="00A62301" w:rsidDel="00F025DA" w:rsidRDefault="00A62301" w:rsidP="003C6EA8">
      <w:pPr>
        <w:pStyle w:val="Heading3"/>
        <w:rPr>
          <w:del w:id="1621" w:author="Author"/>
        </w:rPr>
        <w:pPrChange w:id="1622" w:author="Sangani, Suryanarayana" w:date="2023-02-22T18:24:00Z">
          <w:pPr/>
        </w:pPrChange>
      </w:pPr>
    </w:p>
    <w:p w14:paraId="416E4038" w14:textId="35BF9E32" w:rsidR="00A62301" w:rsidRPr="00A85EFE" w:rsidDel="003C6EA8" w:rsidRDefault="00A62301" w:rsidP="003C6EA8">
      <w:pPr>
        <w:pStyle w:val="Heading3"/>
        <w:rPr>
          <w:del w:id="1623" w:author="Author"/>
        </w:rPr>
        <w:pPrChange w:id="1624" w:author="Sangani, Suryanarayana" w:date="2023-02-22T18:24:00Z">
          <w:pPr/>
        </w:pPrChange>
      </w:pPr>
    </w:p>
    <w:p w14:paraId="74EFA54F" w14:textId="03D4CAD7" w:rsidR="00F623A4" w:rsidDel="009630D7" w:rsidRDefault="00F623A4" w:rsidP="003C6EA8">
      <w:pPr>
        <w:pStyle w:val="Heading3"/>
        <w:rPr>
          <w:del w:id="1625" w:author="Author"/>
        </w:rPr>
        <w:pPrChange w:id="1626" w:author="Sangani, Suryanarayana" w:date="2023-02-22T18:24:00Z">
          <w:pPr/>
        </w:pPrChange>
      </w:pPr>
      <w:del w:id="1627" w:author="Author">
        <w:r w:rsidDel="009630D7">
          <w:delText>For H2C performance tests the C2H traffic is disabled and H2C packets are generated using dpdk-pktgen application. The EAL option (-</w:delText>
        </w:r>
      </w:del>
      <w:ins w:id="1628" w:author="Author">
        <w:del w:id="1629" w:author="Author">
          <w:r w:rsidR="004E4513" w:rsidDel="009630D7">
            <w:delText>a</w:delText>
          </w:r>
          <w:r w:rsidR="00F025DA" w:rsidDel="009630D7">
            <w:delText>s</w:delText>
          </w:r>
        </w:del>
      </w:ins>
      <w:del w:id="1630" w:author="Author">
        <w:r w:rsidDel="009630D7">
          <w:delText xml:space="preserve">w) is </w:delText>
        </w:r>
        <w:r w:rsidRPr="00F623A4" w:rsidDel="009630D7">
          <w:rPr>
            <w:i/>
          </w:rPr>
          <w:delText xml:space="preserve">not </w:delText>
        </w:r>
        <w:r w:rsidDel="009630D7">
          <w:delText>required to be specifi</w:delText>
        </w:r>
        <w:r w:rsidR="00703D95" w:rsidDel="009630D7">
          <w:delText>ed in the command lines.</w:delText>
        </w:r>
      </w:del>
    </w:p>
    <w:p w14:paraId="0CA11D8D" w14:textId="33E8C537" w:rsidR="00AA3A60" w:rsidRDefault="00AA3A60" w:rsidP="003C6EA8">
      <w:pPr>
        <w:pStyle w:val="Heading3"/>
      </w:pPr>
      <w:del w:id="1631" w:author="Author">
        <w:r w:rsidDel="00E93B2A">
          <w:delText>Intel:</w:delText>
        </w:r>
      </w:del>
      <w:ins w:id="1632" w:author="Author">
        <w:r w:rsidR="00E93B2A">
          <w:t xml:space="preserve">QDMA Performance metrics on </w:t>
        </w:r>
        <w:r w:rsidR="00E93B2A">
          <w:t>Intel</w:t>
        </w:r>
        <w:r w:rsidR="00E93B2A">
          <w:t xml:space="preserve"> System</w:t>
        </w:r>
      </w:ins>
    </w:p>
    <w:p w14:paraId="48251C97" w14:textId="77777777" w:rsidR="001976D8" w:rsidRPr="006B138F" w:rsidRDefault="001976D8" w:rsidP="001976D8">
      <w:pPr>
        <w:pStyle w:val="Heading4"/>
        <w:rPr>
          <w:ins w:id="1633" w:author="Author"/>
        </w:rPr>
      </w:pPr>
      <w:ins w:id="1634" w:author="Author">
        <w:r w:rsidRPr="006B138F">
          <w:t>PF Performance</w:t>
        </w:r>
      </w:ins>
    </w:p>
    <w:p w14:paraId="52C6B1C8" w14:textId="7C5438EE" w:rsidR="001976D8" w:rsidRPr="006B138F" w:rsidRDefault="001976D8" w:rsidP="001976D8">
      <w:pPr>
        <w:pStyle w:val="Heading5"/>
        <w:rPr>
          <w:ins w:id="1635" w:author="Author"/>
        </w:rPr>
      </w:pPr>
      <w:ins w:id="1636" w:author="Author">
        <w:r w:rsidRPr="006B138F">
          <w:t xml:space="preserve">ST </w:t>
        </w:r>
        <w:r w:rsidR="00670633">
          <w:t>C2H</w:t>
        </w:r>
        <w:del w:id="1637" w:author="Author">
          <w:r w:rsidDel="00670633">
            <w:delText>Forwarding</w:delText>
          </w:r>
        </w:del>
        <w:r w:rsidRPr="006B138F">
          <w:t xml:space="preserve"> Performance</w:t>
        </w:r>
      </w:ins>
    </w:p>
    <w:p w14:paraId="1BF75ED3" w14:textId="6AC74331" w:rsidR="00AA3A60" w:rsidDel="003C6EA8" w:rsidRDefault="00AA3A60" w:rsidP="003C6EA8">
      <w:pPr>
        <w:pStyle w:val="NormalWeb"/>
        <w:shd w:val="clear" w:color="auto" w:fill="FFFFFF" w:themeFill="background1"/>
        <w:spacing w:line="280" w:lineRule="atLeast"/>
        <w:rPr>
          <w:del w:id="1638" w:author="Author"/>
        </w:rPr>
      </w:pPr>
      <w:del w:id="1639" w:author="Author">
        <w:r w:rsidDel="001976D8">
          <w:delText>PF Performance:</w:delText>
        </w:r>
      </w:del>
    </w:p>
    <w:p w14:paraId="70769055" w14:textId="7024E1E6" w:rsidR="003C6EA8" w:rsidRDefault="003C6EA8" w:rsidP="003C6EA8">
      <w:pPr>
        <w:rPr>
          <w:ins w:id="1640" w:author="Author"/>
        </w:rPr>
      </w:pPr>
    </w:p>
    <w:p w14:paraId="51FB2492" w14:textId="01EB15B2" w:rsidR="003C6EA8" w:rsidDel="009E644C" w:rsidRDefault="003C6EA8" w:rsidP="003C6EA8">
      <w:pPr>
        <w:rPr>
          <w:ins w:id="1641" w:author="Author"/>
          <w:del w:id="1642" w:author="Author"/>
        </w:rPr>
      </w:pPr>
    </w:p>
    <w:p w14:paraId="5945444C" w14:textId="10D11BCB" w:rsidR="003C6EA8" w:rsidRPr="003C6EA8" w:rsidDel="009E644C" w:rsidRDefault="003C6EA8" w:rsidP="003C6EA8">
      <w:pPr>
        <w:rPr>
          <w:ins w:id="1643" w:author="Author"/>
          <w:del w:id="1644" w:author="Author"/>
        </w:rPr>
        <w:pPrChange w:id="1645" w:author="Author">
          <w:pPr>
            <w:pStyle w:val="Heading4"/>
          </w:pPr>
        </w:pPrChange>
      </w:pPr>
    </w:p>
    <w:p w14:paraId="7BFD8BC2" w14:textId="439A1DBB" w:rsidR="00AA3A60" w:rsidDel="00600500" w:rsidRDefault="00AA3A60" w:rsidP="00AA3A60">
      <w:pPr>
        <w:pStyle w:val="NormalWeb"/>
        <w:shd w:val="clear" w:color="auto" w:fill="FFFFFF" w:themeFill="background1"/>
        <w:spacing w:line="280" w:lineRule="atLeast"/>
        <w:rPr>
          <w:ins w:id="1646" w:author="Author"/>
          <w:del w:id="1647" w:author="Author"/>
        </w:rPr>
      </w:pPr>
      <w:del w:id="1648" w:author="Author">
        <w:r w:rsidDel="00DD6FC4">
          <w:rPr>
            <w:noProof/>
          </w:rPr>
          <w:lastRenderedPageBreak/>
          <w:drawing>
            <wp:inline distT="0" distB="0" distL="0" distR="0" wp14:anchorId="571D398B" wp14:editId="0A737238">
              <wp:extent cx="5943600" cy="3590290"/>
              <wp:effectExtent l="0" t="0" r="0" b="10160"/>
              <wp:docPr id="45" name="Chart 45">
                <a:extLst xmlns:a="http://schemas.openxmlformats.org/drawingml/2006/main">
                  <a:ext uri="{FF2B5EF4-FFF2-40B4-BE49-F238E27FC236}">
                    <a16:creationId xmlns:a16="http://schemas.microsoft.com/office/drawing/2014/main" id="{FE0DB9AF-D816-4792-A3D5-BFC9D1E493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del>
    </w:p>
    <w:p w14:paraId="02937758" w14:textId="271A0AB1" w:rsidR="00DD6FC4" w:rsidRDefault="00DD6FC4" w:rsidP="00AA3A60">
      <w:pPr>
        <w:pStyle w:val="NormalWeb"/>
        <w:shd w:val="clear" w:color="auto" w:fill="FFFFFF" w:themeFill="background1"/>
        <w:spacing w:line="280" w:lineRule="atLeast"/>
        <w:rPr>
          <w:ins w:id="1649" w:author="Author"/>
        </w:rPr>
      </w:pPr>
    </w:p>
    <w:p w14:paraId="2D18EFDC" w14:textId="6E31149D" w:rsidR="00DD6FC4" w:rsidRDefault="00DD6FC4" w:rsidP="00AA3A60">
      <w:pPr>
        <w:pStyle w:val="NormalWeb"/>
        <w:shd w:val="clear" w:color="auto" w:fill="FFFFFF" w:themeFill="background1"/>
        <w:spacing w:line="280" w:lineRule="atLeast"/>
      </w:pPr>
      <w:ins w:id="1650" w:author="Author">
        <w:r>
          <w:rPr>
            <w:noProof/>
          </w:rPr>
          <w:drawing>
            <wp:inline distT="0" distB="0" distL="0" distR="0" wp14:anchorId="6BF0CC82" wp14:editId="3E335E4E">
              <wp:extent cx="5943600" cy="3528695"/>
              <wp:effectExtent l="0" t="0" r="0" b="14605"/>
              <wp:docPr id="57" name="Chart 57">
                <a:extLst xmlns:a="http://schemas.openxmlformats.org/drawingml/2006/main">
                  <a:ext uri="{FF2B5EF4-FFF2-40B4-BE49-F238E27FC236}">
                    <a16:creationId xmlns:a16="http://schemas.microsoft.com/office/drawing/2014/main" id="{FE0DB9AF-D816-4792-A3D5-BFC9D1E493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ins>
    </w:p>
    <w:p w14:paraId="48E779C7" w14:textId="3C137A67" w:rsidR="00AA3A60" w:rsidRDefault="00AA3A60" w:rsidP="00AA3A60">
      <w:pPr>
        <w:pStyle w:val="Caption"/>
        <w:tabs>
          <w:tab w:val="left" w:pos="990"/>
        </w:tabs>
        <w:jc w:val="center"/>
      </w:pPr>
      <w:r>
        <w:t xml:space="preserve">Figure </w:t>
      </w:r>
      <w:r>
        <w:rPr>
          <w:b w:val="0"/>
          <w:bCs w:val="0"/>
        </w:rPr>
        <w:fldChar w:fldCharType="begin"/>
      </w:r>
      <w:r>
        <w:instrText xml:space="preserve"> SEQ Figure \* ARABIC </w:instrText>
      </w:r>
      <w:r>
        <w:rPr>
          <w:b w:val="0"/>
          <w:bCs w:val="0"/>
        </w:rPr>
        <w:fldChar w:fldCharType="separate"/>
      </w:r>
      <w:ins w:id="1651" w:author="Author">
        <w:r w:rsidR="005C3FF7">
          <w:rPr>
            <w:noProof/>
          </w:rPr>
          <w:t>9</w:t>
        </w:r>
        <w:del w:id="1652" w:author="Author">
          <w:r w:rsidR="008E0B41" w:rsidDel="005C3FF7">
            <w:rPr>
              <w:noProof/>
            </w:rPr>
            <w:delText>11</w:delText>
          </w:r>
        </w:del>
      </w:ins>
      <w:del w:id="1653" w:author="Author">
        <w:r w:rsidDel="005C3FF7">
          <w:rPr>
            <w:noProof/>
          </w:rPr>
          <w:delText>3</w:delText>
        </w:r>
      </w:del>
      <w:r>
        <w:rPr>
          <w:b w:val="0"/>
          <w:bCs w:val="0"/>
          <w:noProof/>
        </w:rPr>
        <w:fldChar w:fldCharType="end"/>
      </w:r>
      <w:r>
        <w:t>: DPDK Driver – QDMA</w:t>
      </w:r>
      <w:r w:rsidR="006A7F6D">
        <w:t>5</w:t>
      </w:r>
      <w:del w:id="1654" w:author="Author">
        <w:r w:rsidDel="006A7F6D">
          <w:delText>4</w:delText>
        </w:r>
      </w:del>
      <w:r>
        <w:t>.0 PF ST C2H performance in Gbps</w:t>
      </w:r>
    </w:p>
    <w:p w14:paraId="73379B23" w14:textId="3854BA03" w:rsidR="00AA3A60" w:rsidRDefault="00AA3A60" w:rsidP="00AA3A60">
      <w:pPr>
        <w:rPr>
          <w:ins w:id="1655" w:author="Author"/>
          <w:rFonts w:ascii="Segoe UI" w:hAnsi="Segoe UI" w:cs="Segoe UI"/>
          <w:b/>
          <w:bCs/>
          <w:color w:val="000000"/>
          <w:sz w:val="22"/>
          <w:szCs w:val="22"/>
        </w:rPr>
      </w:pPr>
      <w:del w:id="1656" w:author="Author">
        <w:r w:rsidDel="00DD6FC4">
          <w:rPr>
            <w:noProof/>
          </w:rPr>
          <w:lastRenderedPageBreak/>
          <w:drawing>
            <wp:inline distT="0" distB="0" distL="0" distR="0" wp14:anchorId="75FCEE3D" wp14:editId="2570DE42">
              <wp:extent cx="5943600" cy="3590290"/>
              <wp:effectExtent l="0" t="0" r="0" b="10160"/>
              <wp:docPr id="46" name="Chart 46">
                <a:extLst xmlns:a="http://schemas.openxmlformats.org/drawingml/2006/main">
                  <a:ext uri="{FF2B5EF4-FFF2-40B4-BE49-F238E27FC236}">
                    <a16:creationId xmlns:a16="http://schemas.microsoft.com/office/drawing/2014/main" id="{E9F919B3-7104-4E72-9481-930EF353AC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del>
    </w:p>
    <w:p w14:paraId="7042D570" w14:textId="4D17DA7B" w:rsidR="00DD6FC4" w:rsidRDefault="00DD6FC4" w:rsidP="00AA3A60">
      <w:pPr>
        <w:rPr>
          <w:ins w:id="1657" w:author="Author"/>
          <w:rFonts w:ascii="Segoe UI" w:hAnsi="Segoe UI" w:cs="Segoe UI"/>
          <w:b/>
          <w:bCs/>
          <w:color w:val="000000"/>
          <w:sz w:val="22"/>
          <w:szCs w:val="22"/>
        </w:rPr>
      </w:pPr>
    </w:p>
    <w:p w14:paraId="272572BB" w14:textId="1E540297" w:rsidR="00DD6FC4" w:rsidRPr="00F623A4" w:rsidRDefault="00DD6FC4" w:rsidP="00AA3A60">
      <w:pPr>
        <w:rPr>
          <w:rFonts w:ascii="Segoe UI" w:hAnsi="Segoe UI" w:cs="Segoe UI"/>
          <w:b/>
          <w:bCs/>
          <w:color w:val="000000"/>
          <w:sz w:val="22"/>
          <w:szCs w:val="22"/>
        </w:rPr>
      </w:pPr>
      <w:ins w:id="1658" w:author="Author">
        <w:r>
          <w:rPr>
            <w:noProof/>
          </w:rPr>
          <w:drawing>
            <wp:inline distT="0" distB="0" distL="0" distR="0" wp14:anchorId="17F40E09" wp14:editId="6B06397D">
              <wp:extent cx="5943600" cy="3528695"/>
              <wp:effectExtent l="0" t="0" r="0" b="14605"/>
              <wp:docPr id="58" name="Chart 58">
                <a:extLst xmlns:a="http://schemas.openxmlformats.org/drawingml/2006/main">
                  <a:ext uri="{FF2B5EF4-FFF2-40B4-BE49-F238E27FC236}">
                    <a16:creationId xmlns:a16="http://schemas.microsoft.com/office/drawing/2014/main" id="{E9F919B3-7104-4E72-9481-930EF353AC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ins>
    </w:p>
    <w:p w14:paraId="3747715F" w14:textId="4CE189AF" w:rsidR="00AA3A60" w:rsidRDefault="00AA3A60" w:rsidP="00AA3A60">
      <w:pPr>
        <w:pStyle w:val="Caption"/>
        <w:tabs>
          <w:tab w:val="left" w:pos="990"/>
        </w:tabs>
        <w:jc w:val="center"/>
      </w:pPr>
      <w:r>
        <w:t xml:space="preserve">Figure </w:t>
      </w:r>
      <w:r>
        <w:fldChar w:fldCharType="begin"/>
      </w:r>
      <w:r>
        <w:instrText xml:space="preserve"> SEQ Figure \* ARABIC </w:instrText>
      </w:r>
      <w:r>
        <w:fldChar w:fldCharType="separate"/>
      </w:r>
      <w:ins w:id="1659" w:author="Author">
        <w:r w:rsidR="005C3FF7">
          <w:rPr>
            <w:noProof/>
          </w:rPr>
          <w:t>10</w:t>
        </w:r>
        <w:del w:id="1660" w:author="Author">
          <w:r w:rsidR="008E0B41" w:rsidDel="005C3FF7">
            <w:rPr>
              <w:noProof/>
            </w:rPr>
            <w:delText>12</w:delText>
          </w:r>
        </w:del>
      </w:ins>
      <w:del w:id="1661" w:author="Author">
        <w:r w:rsidDel="005C3FF7">
          <w:rPr>
            <w:noProof/>
          </w:rPr>
          <w:delText>4</w:delText>
        </w:r>
      </w:del>
      <w:r>
        <w:rPr>
          <w:noProof/>
        </w:rPr>
        <w:fldChar w:fldCharType="end"/>
      </w:r>
      <w:r>
        <w:t>: DPDK Driver – QDMA</w:t>
      </w:r>
      <w:r w:rsidR="006A7F6D">
        <w:t>5</w:t>
      </w:r>
      <w:del w:id="1662" w:author="Author">
        <w:r w:rsidDel="006A7F6D">
          <w:delText>4</w:delText>
        </w:r>
      </w:del>
      <w:r>
        <w:t>.0 PF ST C2H performance in Mpps</w:t>
      </w:r>
    </w:p>
    <w:p w14:paraId="4AD51377" w14:textId="17638A3D" w:rsidR="00AA3A60" w:rsidRDefault="00AA3A60" w:rsidP="00AA3A60">
      <w:pPr>
        <w:rPr>
          <w:ins w:id="1663" w:author="Author"/>
        </w:rPr>
      </w:pPr>
    </w:p>
    <w:p w14:paraId="1A3EAD58" w14:textId="3E5DA795" w:rsidR="00670633" w:rsidRPr="006B138F" w:rsidRDefault="00670633" w:rsidP="00670633">
      <w:pPr>
        <w:pStyle w:val="Heading5"/>
        <w:rPr>
          <w:ins w:id="1664" w:author="Author"/>
        </w:rPr>
      </w:pPr>
      <w:ins w:id="1665" w:author="Author">
        <w:r w:rsidRPr="006B138F">
          <w:lastRenderedPageBreak/>
          <w:t xml:space="preserve">ST </w:t>
        </w:r>
        <w:r>
          <w:t>H</w:t>
        </w:r>
        <w:r>
          <w:t>2C</w:t>
        </w:r>
        <w:r w:rsidRPr="006B138F">
          <w:t xml:space="preserve"> Performance</w:t>
        </w:r>
      </w:ins>
    </w:p>
    <w:p w14:paraId="60BAF8A9" w14:textId="77777777" w:rsidR="00670633" w:rsidRDefault="00670633" w:rsidP="00AA3A60"/>
    <w:p w14:paraId="120F16C1" w14:textId="14348FD1" w:rsidR="00DD6FC4" w:rsidRPr="00F623A4" w:rsidRDefault="00AA3A60" w:rsidP="00AA3A60">
      <w:pPr>
        <w:jc w:val="left"/>
        <w:rPr>
          <w:rFonts w:eastAsiaTheme="majorEastAsia" w:cstheme="majorBidi"/>
          <w:b/>
          <w:color w:val="FF8001"/>
        </w:rPr>
      </w:pPr>
      <w:del w:id="1666" w:author="Author">
        <w:r w:rsidDel="00DD6FC4">
          <w:rPr>
            <w:noProof/>
          </w:rPr>
          <w:drawing>
            <wp:inline distT="0" distB="0" distL="0" distR="0" wp14:anchorId="2C57B8B5" wp14:editId="173D5EF8">
              <wp:extent cx="5943600" cy="3597910"/>
              <wp:effectExtent l="0" t="0" r="0" b="2540"/>
              <wp:docPr id="47" name="Chart 47">
                <a:extLst xmlns:a="http://schemas.openxmlformats.org/drawingml/2006/main">
                  <a:ext uri="{FF2B5EF4-FFF2-40B4-BE49-F238E27FC236}">
                    <a16:creationId xmlns:a16="http://schemas.microsoft.com/office/drawing/2014/main" id="{F556515F-6F67-49C8-AE38-6A034F650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del>
      <w:ins w:id="1667" w:author="Author">
        <w:r w:rsidR="00DD6FC4">
          <w:rPr>
            <w:noProof/>
          </w:rPr>
          <w:drawing>
            <wp:inline distT="0" distB="0" distL="0" distR="0" wp14:anchorId="5D3F6B62" wp14:editId="70F9389C">
              <wp:extent cx="5943600" cy="3531235"/>
              <wp:effectExtent l="0" t="0" r="0" b="12065"/>
              <wp:docPr id="59" name="Chart 59">
                <a:extLst xmlns:a="http://schemas.openxmlformats.org/drawingml/2006/main">
                  <a:ext uri="{FF2B5EF4-FFF2-40B4-BE49-F238E27FC236}">
                    <a16:creationId xmlns:a16="http://schemas.microsoft.com/office/drawing/2014/main" id="{F556515F-6F67-49C8-AE38-6A034F650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ins>
    </w:p>
    <w:p w14:paraId="421D0FB8" w14:textId="48A5A911" w:rsidR="00AA3A60" w:rsidRDefault="00AA3A60" w:rsidP="00AA3A60">
      <w:pPr>
        <w:pStyle w:val="Caption"/>
        <w:jc w:val="center"/>
      </w:pPr>
      <w:r>
        <w:t xml:space="preserve">Figure </w:t>
      </w:r>
      <w:r>
        <w:fldChar w:fldCharType="begin"/>
      </w:r>
      <w:r>
        <w:instrText xml:space="preserve"> SEQ Figure \* ARABIC </w:instrText>
      </w:r>
      <w:r>
        <w:fldChar w:fldCharType="separate"/>
      </w:r>
      <w:ins w:id="1668" w:author="Author">
        <w:r w:rsidR="005C3FF7">
          <w:rPr>
            <w:noProof/>
          </w:rPr>
          <w:t>11</w:t>
        </w:r>
        <w:del w:id="1669" w:author="Author">
          <w:r w:rsidR="008E0B41" w:rsidDel="005C3FF7">
            <w:rPr>
              <w:noProof/>
            </w:rPr>
            <w:delText>13</w:delText>
          </w:r>
        </w:del>
      </w:ins>
      <w:del w:id="1670" w:author="Author">
        <w:r w:rsidDel="005C3FF7">
          <w:rPr>
            <w:noProof/>
          </w:rPr>
          <w:delText>5</w:delText>
        </w:r>
      </w:del>
      <w:r>
        <w:rPr>
          <w:noProof/>
        </w:rPr>
        <w:fldChar w:fldCharType="end"/>
      </w:r>
      <w:r>
        <w:t>: DPDK Driver – QDMA</w:t>
      </w:r>
      <w:r w:rsidR="006A7F6D">
        <w:t>5</w:t>
      </w:r>
      <w:del w:id="1671" w:author="Author">
        <w:r w:rsidDel="006A7F6D">
          <w:delText>4</w:delText>
        </w:r>
      </w:del>
      <w:r>
        <w:t>.0 PF ST H2C Performance in Gbps</w:t>
      </w:r>
    </w:p>
    <w:p w14:paraId="6FF0D172" w14:textId="0AD7D4AE" w:rsidR="00AA3A60" w:rsidDel="00463DFC" w:rsidRDefault="00AA3A60" w:rsidP="00AA3A60">
      <w:pPr>
        <w:rPr>
          <w:del w:id="1672" w:author="Author"/>
        </w:rPr>
      </w:pPr>
    </w:p>
    <w:p w14:paraId="049FE6D2" w14:textId="50EC7FEE" w:rsidR="00AA3A60" w:rsidDel="00DD6FC4" w:rsidRDefault="00AA3A60" w:rsidP="00AA3A60">
      <w:pPr>
        <w:jc w:val="left"/>
        <w:rPr>
          <w:del w:id="1673" w:author="Author"/>
          <w:rFonts w:eastAsiaTheme="majorEastAsia" w:cstheme="majorBidi"/>
          <w:b/>
          <w:color w:val="FF8001"/>
        </w:rPr>
      </w:pPr>
    </w:p>
    <w:p w14:paraId="2D0D5C93" w14:textId="402D5894" w:rsidR="00DD6FC4" w:rsidRDefault="00AA3A60" w:rsidP="00AA3A60">
      <w:pPr>
        <w:jc w:val="left"/>
        <w:rPr>
          <w:ins w:id="1674" w:author="Author"/>
          <w:rFonts w:eastAsiaTheme="majorEastAsia" w:cstheme="majorBidi"/>
          <w:b/>
          <w:color w:val="FF8001"/>
        </w:rPr>
      </w:pPr>
      <w:del w:id="1675" w:author="Author">
        <w:r w:rsidDel="00DD6FC4">
          <w:rPr>
            <w:noProof/>
          </w:rPr>
          <w:lastRenderedPageBreak/>
          <w:drawing>
            <wp:inline distT="0" distB="0" distL="0" distR="0" wp14:anchorId="4045E033" wp14:editId="232A5114">
              <wp:extent cx="5943600" cy="3597910"/>
              <wp:effectExtent l="0" t="0" r="0" b="2540"/>
              <wp:docPr id="48" name="Chart 48">
                <a:extLst xmlns:a="http://schemas.openxmlformats.org/drawingml/2006/main">
                  <a:ext uri="{FF2B5EF4-FFF2-40B4-BE49-F238E27FC236}">
                    <a16:creationId xmlns:a16="http://schemas.microsoft.com/office/drawing/2014/main" id="{D27EA4D5-26ED-4890-AC55-FDA6321C45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del>
    </w:p>
    <w:p w14:paraId="64B835E0" w14:textId="0099D725" w:rsidR="00DD6FC4" w:rsidRDefault="00DD6FC4" w:rsidP="00AA3A60">
      <w:pPr>
        <w:jc w:val="left"/>
        <w:rPr>
          <w:rFonts w:eastAsiaTheme="majorEastAsia" w:cstheme="majorBidi"/>
          <w:b/>
          <w:color w:val="FF8001"/>
        </w:rPr>
      </w:pPr>
      <w:ins w:id="1676" w:author="Author">
        <w:r>
          <w:rPr>
            <w:noProof/>
          </w:rPr>
          <w:drawing>
            <wp:inline distT="0" distB="0" distL="0" distR="0" wp14:anchorId="45E30315" wp14:editId="23FB17DA">
              <wp:extent cx="5943600" cy="3533775"/>
              <wp:effectExtent l="0" t="0" r="0" b="9525"/>
              <wp:docPr id="60" name="Chart 60">
                <a:extLst xmlns:a="http://schemas.openxmlformats.org/drawingml/2006/main">
                  <a:ext uri="{FF2B5EF4-FFF2-40B4-BE49-F238E27FC236}">
                    <a16:creationId xmlns:a16="http://schemas.microsoft.com/office/drawing/2014/main" id="{D27EA4D5-26ED-4890-AC55-FDA6321C45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ins>
    </w:p>
    <w:p w14:paraId="28DF4BAF" w14:textId="77777777" w:rsidR="00B01568" w:rsidRPr="00F623A4" w:rsidRDefault="00B01568" w:rsidP="00AA3A60">
      <w:pPr>
        <w:jc w:val="left"/>
        <w:rPr>
          <w:rFonts w:eastAsiaTheme="majorEastAsia" w:cstheme="majorBidi"/>
          <w:b/>
          <w:color w:val="FF8001"/>
        </w:rPr>
      </w:pPr>
    </w:p>
    <w:p w14:paraId="533BCB7E" w14:textId="2C2D9D65" w:rsidR="00AA3A60" w:rsidRPr="00B01568" w:rsidDel="00AB23DB" w:rsidRDefault="00AA3A60" w:rsidP="00B01568">
      <w:pPr>
        <w:pStyle w:val="Caption"/>
        <w:jc w:val="center"/>
        <w:rPr>
          <w:del w:id="1677" w:author="Author"/>
        </w:rPr>
      </w:pPr>
      <w:r w:rsidRPr="00B01568">
        <w:t xml:space="preserve">Figure </w:t>
      </w:r>
      <w:r>
        <w:rPr>
          <w:b w:val="0"/>
          <w:bCs w:val="0"/>
        </w:rPr>
        <w:fldChar w:fldCharType="begin"/>
      </w:r>
      <w:r w:rsidRPr="00B01568">
        <w:instrText xml:space="preserve"> SEQ Figure \* ARABIC </w:instrText>
      </w:r>
      <w:r>
        <w:rPr>
          <w:b w:val="0"/>
          <w:bCs w:val="0"/>
        </w:rPr>
        <w:fldChar w:fldCharType="separate"/>
      </w:r>
      <w:r w:rsidR="00B01568">
        <w:rPr>
          <w:b w:val="0"/>
          <w:bCs w:val="0"/>
          <w:noProof/>
        </w:rPr>
        <w:t>12</w:t>
      </w:r>
      <w:r>
        <w:rPr>
          <w:b w:val="0"/>
          <w:bCs w:val="0"/>
        </w:rPr>
        <w:fldChar w:fldCharType="end"/>
      </w:r>
      <w:r w:rsidRPr="00B01568">
        <w:t>: DPDK Driver – QDMA</w:t>
      </w:r>
      <w:r w:rsidR="006A7F6D" w:rsidRPr="00B01568">
        <w:t>5</w:t>
      </w:r>
      <w:del w:id="1678" w:author="Author">
        <w:r w:rsidRPr="00B01568" w:rsidDel="006A7F6D">
          <w:delText>4</w:delText>
        </w:r>
      </w:del>
      <w:r w:rsidRPr="00B01568">
        <w:t>.0 PF ST H2C Performance in Mpps</w:t>
      </w:r>
    </w:p>
    <w:p w14:paraId="4D47EFFA" w14:textId="77777777" w:rsidR="00AB23DB" w:rsidRPr="00AB23DB" w:rsidRDefault="00AB23DB" w:rsidP="00B01568">
      <w:pPr>
        <w:jc w:val="center"/>
        <w:rPr>
          <w:ins w:id="1679" w:author="Author"/>
        </w:rPr>
      </w:pPr>
    </w:p>
    <w:p w14:paraId="37FA7D76" w14:textId="34FAE8DD" w:rsidR="00AA3A60" w:rsidDel="001976D8" w:rsidRDefault="00AA3A60" w:rsidP="00AB23DB">
      <w:pPr>
        <w:pStyle w:val="Heading4"/>
        <w:rPr>
          <w:del w:id="1680" w:author="Author"/>
        </w:rPr>
      </w:pPr>
      <w:del w:id="1681" w:author="Author">
        <w:r w:rsidDel="001976D8">
          <w:lastRenderedPageBreak/>
          <w:delText>VF Performance:</w:delText>
        </w:r>
      </w:del>
    </w:p>
    <w:p w14:paraId="1FABE5CB" w14:textId="2DF0D48A" w:rsidR="00AA3A60" w:rsidRPr="00F623A4" w:rsidDel="001976D8" w:rsidRDefault="00AA3A60" w:rsidP="00AA3A60">
      <w:pPr>
        <w:rPr>
          <w:del w:id="1682" w:author="Author"/>
          <w:rFonts w:ascii="Segoe UI" w:hAnsi="Segoe UI" w:cs="Segoe UI"/>
          <w:b/>
          <w:bCs/>
          <w:color w:val="000000"/>
          <w:sz w:val="22"/>
          <w:szCs w:val="22"/>
        </w:rPr>
      </w:pPr>
      <w:del w:id="1683" w:author="Author">
        <w:r w:rsidDel="001976D8">
          <w:rPr>
            <w:noProof/>
          </w:rPr>
          <w:drawing>
            <wp:inline distT="0" distB="0" distL="0" distR="0" wp14:anchorId="29F088A6" wp14:editId="0BB7164F">
              <wp:extent cx="5943600" cy="3590290"/>
              <wp:effectExtent l="0" t="0" r="0" b="10160"/>
              <wp:docPr id="49" name="Chart 49">
                <a:extLst xmlns:a="http://schemas.openxmlformats.org/drawingml/2006/main">
                  <a:ext uri="{FF2B5EF4-FFF2-40B4-BE49-F238E27FC236}">
                    <a16:creationId xmlns:a16="http://schemas.microsoft.com/office/drawing/2014/main" id="{FE0DB9AF-D816-4792-A3D5-BFC9D1E493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del>
    </w:p>
    <w:p w14:paraId="209B72FE" w14:textId="46FE3BAF" w:rsidR="00AA3A60" w:rsidDel="001976D8" w:rsidRDefault="00AA3A60" w:rsidP="00AA3A60">
      <w:pPr>
        <w:pStyle w:val="Caption"/>
        <w:tabs>
          <w:tab w:val="left" w:pos="990"/>
        </w:tabs>
        <w:jc w:val="center"/>
        <w:rPr>
          <w:del w:id="1684" w:author="Author"/>
        </w:rPr>
      </w:pPr>
      <w:del w:id="1685" w:author="Author">
        <w:r w:rsidDel="001976D8">
          <w:delText xml:space="preserve">Figure </w:delText>
        </w:r>
        <w:r w:rsidDel="001976D8">
          <w:fldChar w:fldCharType="begin"/>
        </w:r>
        <w:r w:rsidDel="001976D8">
          <w:delInstrText xml:space="preserve"> SEQ Figure \* ARABIC </w:delInstrText>
        </w:r>
        <w:r w:rsidDel="001976D8">
          <w:fldChar w:fldCharType="separate"/>
        </w:r>
      </w:del>
      <w:ins w:id="1686" w:author="Author">
        <w:del w:id="1687" w:author="Author">
          <w:r w:rsidR="008E0B41" w:rsidDel="001976D8">
            <w:rPr>
              <w:noProof/>
            </w:rPr>
            <w:delText>15</w:delText>
          </w:r>
        </w:del>
      </w:ins>
      <w:del w:id="1688" w:author="Author">
        <w:r w:rsidDel="001976D8">
          <w:rPr>
            <w:noProof/>
          </w:rPr>
          <w:delText>7</w:delText>
        </w:r>
        <w:r w:rsidDel="001976D8">
          <w:rPr>
            <w:noProof/>
          </w:rPr>
          <w:fldChar w:fldCharType="end"/>
        </w:r>
        <w:r w:rsidDel="001976D8">
          <w:delText>: DPDK Driver – QDMA</w:delText>
        </w:r>
        <w:r w:rsidR="006A7F6D" w:rsidDel="001976D8">
          <w:delText>5</w:delText>
        </w:r>
        <w:r w:rsidDel="001976D8">
          <w:delText>4.0 VF ST C2H performance in Gbps</w:delText>
        </w:r>
      </w:del>
    </w:p>
    <w:p w14:paraId="06973060" w14:textId="7986F277" w:rsidR="00AA3A60" w:rsidRPr="00F623A4" w:rsidDel="001976D8" w:rsidRDefault="00AA3A60" w:rsidP="00AA3A60">
      <w:pPr>
        <w:rPr>
          <w:del w:id="1689" w:author="Author"/>
          <w:rFonts w:ascii="Segoe UI" w:hAnsi="Segoe UI" w:cs="Segoe UI"/>
          <w:b/>
          <w:bCs/>
          <w:color w:val="000000"/>
          <w:sz w:val="22"/>
          <w:szCs w:val="22"/>
        </w:rPr>
      </w:pPr>
      <w:del w:id="1690" w:author="Author">
        <w:r w:rsidDel="001976D8">
          <w:rPr>
            <w:noProof/>
          </w:rPr>
          <w:drawing>
            <wp:inline distT="0" distB="0" distL="0" distR="0" wp14:anchorId="09DF8B8D" wp14:editId="5FF95233">
              <wp:extent cx="5943600" cy="3590290"/>
              <wp:effectExtent l="0" t="0" r="0" b="10160"/>
              <wp:docPr id="50" name="Chart 50">
                <a:extLst xmlns:a="http://schemas.openxmlformats.org/drawingml/2006/main">
                  <a:ext uri="{FF2B5EF4-FFF2-40B4-BE49-F238E27FC236}">
                    <a16:creationId xmlns:a16="http://schemas.microsoft.com/office/drawing/2014/main" id="{1E3D9D15-4A2F-45EC-9A0E-0A8C55AE06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del>
    </w:p>
    <w:p w14:paraId="71278BE5" w14:textId="2C06E6A6" w:rsidR="00AA3A60" w:rsidDel="001976D8" w:rsidRDefault="00AA3A60" w:rsidP="00AA3A60">
      <w:pPr>
        <w:pStyle w:val="Caption"/>
        <w:tabs>
          <w:tab w:val="left" w:pos="990"/>
        </w:tabs>
        <w:jc w:val="center"/>
        <w:rPr>
          <w:del w:id="1691" w:author="Author"/>
        </w:rPr>
      </w:pPr>
      <w:del w:id="1692" w:author="Author">
        <w:r w:rsidDel="001976D8">
          <w:delText xml:space="preserve">Figure </w:delText>
        </w:r>
        <w:r w:rsidDel="001976D8">
          <w:fldChar w:fldCharType="begin"/>
        </w:r>
        <w:r w:rsidDel="001976D8">
          <w:delInstrText xml:space="preserve"> SEQ Figure \* ARABIC </w:delInstrText>
        </w:r>
        <w:r w:rsidDel="001976D8">
          <w:fldChar w:fldCharType="separate"/>
        </w:r>
      </w:del>
      <w:ins w:id="1693" w:author="Author">
        <w:del w:id="1694" w:author="Author">
          <w:r w:rsidR="00102D4C" w:rsidDel="001976D8">
            <w:rPr>
              <w:noProof/>
            </w:rPr>
            <w:delText>16</w:delText>
          </w:r>
        </w:del>
      </w:ins>
      <w:del w:id="1695" w:author="Author">
        <w:r w:rsidDel="001976D8">
          <w:rPr>
            <w:noProof/>
          </w:rPr>
          <w:delText>8</w:delText>
        </w:r>
        <w:r w:rsidDel="001976D8">
          <w:rPr>
            <w:noProof/>
          </w:rPr>
          <w:fldChar w:fldCharType="end"/>
        </w:r>
        <w:r w:rsidDel="001976D8">
          <w:delText>: DPDK Driver – QDMA</w:delText>
        </w:r>
        <w:r w:rsidR="006A7F6D" w:rsidDel="001976D8">
          <w:delText>5</w:delText>
        </w:r>
        <w:r w:rsidDel="001976D8">
          <w:delText>4.0 VF ST C2H performance in Mpps</w:delText>
        </w:r>
      </w:del>
    </w:p>
    <w:p w14:paraId="152EB2CD" w14:textId="1FCB4B5E" w:rsidR="00AA3A60" w:rsidDel="001976D8" w:rsidRDefault="00AA3A60" w:rsidP="00AA3A60">
      <w:pPr>
        <w:pStyle w:val="NormalWeb"/>
        <w:shd w:val="clear" w:color="auto" w:fill="FFFFFF" w:themeFill="background1"/>
        <w:spacing w:line="280" w:lineRule="atLeast"/>
        <w:rPr>
          <w:del w:id="1696" w:author="Author"/>
        </w:rPr>
      </w:pPr>
    </w:p>
    <w:p w14:paraId="3B8E1773" w14:textId="0346D465" w:rsidR="00AA3A60" w:rsidRPr="00F623A4" w:rsidDel="001976D8" w:rsidRDefault="00AA3A60" w:rsidP="00AA3A60">
      <w:pPr>
        <w:jc w:val="left"/>
        <w:rPr>
          <w:del w:id="1697" w:author="Author"/>
          <w:rFonts w:eastAsiaTheme="majorEastAsia" w:cstheme="majorBidi"/>
          <w:b/>
          <w:color w:val="FF8001"/>
        </w:rPr>
      </w:pPr>
      <w:del w:id="1698" w:author="Author">
        <w:r w:rsidDel="001976D8">
          <w:rPr>
            <w:noProof/>
          </w:rPr>
          <w:lastRenderedPageBreak/>
          <w:drawing>
            <wp:inline distT="0" distB="0" distL="0" distR="0" wp14:anchorId="7AD34E48" wp14:editId="176F259B">
              <wp:extent cx="5943600" cy="3597910"/>
              <wp:effectExtent l="0" t="0" r="0" b="2540"/>
              <wp:docPr id="51" name="Chart 51">
                <a:extLst xmlns:a="http://schemas.openxmlformats.org/drawingml/2006/main">
                  <a:ext uri="{FF2B5EF4-FFF2-40B4-BE49-F238E27FC236}">
                    <a16:creationId xmlns:a16="http://schemas.microsoft.com/office/drawing/2014/main" id="{F556515F-6F67-49C8-AE38-6A034F650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del>
    </w:p>
    <w:p w14:paraId="55265A5D" w14:textId="3EA33D7C" w:rsidR="00AA3A60" w:rsidDel="001976D8" w:rsidRDefault="00AA3A60" w:rsidP="00AA3A60">
      <w:pPr>
        <w:pStyle w:val="Caption"/>
        <w:jc w:val="center"/>
        <w:rPr>
          <w:del w:id="1699" w:author="Author"/>
        </w:rPr>
      </w:pPr>
      <w:del w:id="1700" w:author="Author">
        <w:r w:rsidDel="001976D8">
          <w:delText xml:space="preserve">Figure </w:delText>
        </w:r>
        <w:r w:rsidDel="001976D8">
          <w:fldChar w:fldCharType="begin"/>
        </w:r>
        <w:r w:rsidDel="001976D8">
          <w:delInstrText xml:space="preserve"> SEQ Figure \* ARABIC </w:delInstrText>
        </w:r>
        <w:r w:rsidDel="001976D8">
          <w:fldChar w:fldCharType="separate"/>
        </w:r>
      </w:del>
      <w:ins w:id="1701" w:author="Author">
        <w:del w:id="1702" w:author="Author">
          <w:r w:rsidR="00102D4C" w:rsidDel="001976D8">
            <w:rPr>
              <w:noProof/>
            </w:rPr>
            <w:delText>17</w:delText>
          </w:r>
        </w:del>
      </w:ins>
      <w:del w:id="1703" w:author="Author">
        <w:r w:rsidDel="001976D8">
          <w:rPr>
            <w:noProof/>
          </w:rPr>
          <w:delText>9</w:delText>
        </w:r>
        <w:r w:rsidDel="001976D8">
          <w:rPr>
            <w:noProof/>
          </w:rPr>
          <w:fldChar w:fldCharType="end"/>
        </w:r>
        <w:r w:rsidDel="001976D8">
          <w:delText>: DPDK Driver – QDMA</w:delText>
        </w:r>
        <w:r w:rsidR="006A7F6D" w:rsidDel="001976D8">
          <w:delText>5</w:delText>
        </w:r>
        <w:r w:rsidDel="001976D8">
          <w:delText>4.0 VF ST H2C Performance in Gbps</w:delText>
        </w:r>
      </w:del>
    </w:p>
    <w:p w14:paraId="3B65757B" w14:textId="3F957247" w:rsidR="00AA3A60" w:rsidRPr="00F623A4" w:rsidDel="001976D8" w:rsidRDefault="00AA3A60" w:rsidP="00AA3A60">
      <w:pPr>
        <w:jc w:val="left"/>
        <w:rPr>
          <w:del w:id="1704" w:author="Author"/>
          <w:rFonts w:eastAsiaTheme="majorEastAsia" w:cstheme="majorBidi"/>
          <w:b/>
          <w:color w:val="FF8001"/>
        </w:rPr>
      </w:pPr>
      <w:del w:id="1705" w:author="Author">
        <w:r w:rsidDel="001976D8">
          <w:rPr>
            <w:noProof/>
          </w:rPr>
          <w:drawing>
            <wp:inline distT="0" distB="0" distL="0" distR="0" wp14:anchorId="1E02721E" wp14:editId="5EE0B553">
              <wp:extent cx="5943600" cy="3597910"/>
              <wp:effectExtent l="0" t="0" r="0" b="2540"/>
              <wp:docPr id="52" name="Chart 52">
                <a:extLst xmlns:a="http://schemas.openxmlformats.org/drawingml/2006/main">
                  <a:ext uri="{FF2B5EF4-FFF2-40B4-BE49-F238E27FC236}">
                    <a16:creationId xmlns:a16="http://schemas.microsoft.com/office/drawing/2014/main" id="{6D9A9F1C-311A-4EE6-937E-F87DBFE1A2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del>
    </w:p>
    <w:p w14:paraId="3E58C567" w14:textId="1595F306" w:rsidR="00AA3A60" w:rsidDel="001976D8" w:rsidRDefault="00AA3A60" w:rsidP="00AA3A60">
      <w:pPr>
        <w:pStyle w:val="Caption"/>
        <w:jc w:val="center"/>
        <w:rPr>
          <w:del w:id="1706" w:author="Author"/>
        </w:rPr>
      </w:pPr>
      <w:del w:id="1707" w:author="Author">
        <w:r w:rsidDel="001976D8">
          <w:delText xml:space="preserve">Figure </w:delText>
        </w:r>
        <w:r w:rsidDel="001976D8">
          <w:fldChar w:fldCharType="begin"/>
        </w:r>
        <w:r w:rsidDel="001976D8">
          <w:delInstrText xml:space="preserve"> SEQ Figure \* ARABIC </w:delInstrText>
        </w:r>
        <w:r w:rsidDel="001976D8">
          <w:fldChar w:fldCharType="separate"/>
        </w:r>
      </w:del>
      <w:ins w:id="1708" w:author="Author">
        <w:del w:id="1709" w:author="Author">
          <w:r w:rsidR="00102D4C" w:rsidDel="001976D8">
            <w:rPr>
              <w:noProof/>
            </w:rPr>
            <w:delText>18</w:delText>
          </w:r>
        </w:del>
      </w:ins>
      <w:del w:id="1710" w:author="Author">
        <w:r w:rsidDel="001976D8">
          <w:rPr>
            <w:noProof/>
          </w:rPr>
          <w:delText>10</w:delText>
        </w:r>
        <w:r w:rsidDel="001976D8">
          <w:rPr>
            <w:noProof/>
          </w:rPr>
          <w:fldChar w:fldCharType="end"/>
        </w:r>
        <w:r w:rsidDel="001976D8">
          <w:delText>: DPDK Driver – QDMA</w:delText>
        </w:r>
        <w:r w:rsidR="006A7F6D" w:rsidDel="001976D8">
          <w:delText>5</w:delText>
        </w:r>
        <w:r w:rsidDel="001976D8">
          <w:delText>4.0 VF ST H2C Performance in Mpps</w:delText>
        </w:r>
      </w:del>
    </w:p>
    <w:p w14:paraId="6E99D276" w14:textId="77777777" w:rsidR="00AA3A60" w:rsidRDefault="00AA3A60" w:rsidP="00AA3A60"/>
    <w:p w14:paraId="1E2BF51A" w14:textId="50BCB415" w:rsidR="00AA3A60" w:rsidRPr="00A85EFE" w:rsidDel="00463DFC" w:rsidRDefault="00AA3A60" w:rsidP="00AA3A60">
      <w:pPr>
        <w:rPr>
          <w:del w:id="1711" w:author="Author"/>
        </w:rPr>
      </w:pPr>
    </w:p>
    <w:p w14:paraId="09E6E653" w14:textId="6A39BD58" w:rsidR="009E644C" w:rsidRPr="006B138F" w:rsidRDefault="009E644C" w:rsidP="009E644C">
      <w:pPr>
        <w:pStyle w:val="Heading5"/>
        <w:rPr>
          <w:ins w:id="1712" w:author="Author"/>
        </w:rPr>
      </w:pPr>
      <w:ins w:id="1713" w:author="Author">
        <w:r w:rsidRPr="006B138F">
          <w:lastRenderedPageBreak/>
          <w:t xml:space="preserve">ST </w:t>
        </w:r>
        <w:r>
          <w:t>Forwarding</w:t>
        </w:r>
        <w:r w:rsidRPr="006B138F">
          <w:t xml:space="preserve"> Performance</w:t>
        </w:r>
      </w:ins>
    </w:p>
    <w:p w14:paraId="1766A038" w14:textId="292DCBC2" w:rsidR="00AA3A60" w:rsidDel="009E644C" w:rsidRDefault="00AA3A60" w:rsidP="006E3887">
      <w:pPr>
        <w:rPr>
          <w:del w:id="1714" w:author="Author"/>
        </w:rPr>
      </w:pPr>
      <w:del w:id="1715" w:author="Author">
        <w:r w:rsidDel="009E644C">
          <w:delText>For H2C performance tests the C2H traffic is disabled and H2C packets are generated using dpdk-pktgen application. The EAL option (-</w:delText>
        </w:r>
      </w:del>
      <w:ins w:id="1716" w:author="Author">
        <w:del w:id="1717" w:author="Author">
          <w:r w:rsidR="00A348F2" w:rsidDel="009E644C">
            <w:delText>a</w:delText>
          </w:r>
        </w:del>
      </w:ins>
      <w:del w:id="1718" w:author="Author">
        <w:r w:rsidDel="009E644C">
          <w:delText xml:space="preserve">w) is </w:delText>
        </w:r>
        <w:r w:rsidRPr="00F623A4" w:rsidDel="009E644C">
          <w:rPr>
            <w:b/>
            <w:i/>
          </w:rPr>
          <w:delText xml:space="preserve">not </w:delText>
        </w:r>
        <w:r w:rsidDel="009E644C">
          <w:delText>required to be specified in the command lines.</w:delText>
        </w:r>
      </w:del>
    </w:p>
    <w:p w14:paraId="7080BB2B" w14:textId="3B7E3E47" w:rsidR="006E3887" w:rsidRDefault="006E3887" w:rsidP="00AA3A60">
      <w:pPr>
        <w:rPr>
          <w:ins w:id="1719" w:author="Author"/>
          <w:rFonts w:eastAsiaTheme="majorEastAsia" w:cstheme="majorBidi"/>
          <w:b/>
          <w:color w:val="FF8001"/>
          <w:sz w:val="24"/>
        </w:rPr>
      </w:pPr>
    </w:p>
    <w:p w14:paraId="79017970" w14:textId="77777777" w:rsidR="009E644C" w:rsidRPr="0049153C" w:rsidRDefault="009E644C" w:rsidP="009E644C">
      <w:pPr>
        <w:jc w:val="center"/>
        <w:rPr>
          <w:ins w:id="1720" w:author="Author"/>
          <w:rFonts w:ascii="Segoe UI" w:hAnsi="Segoe UI" w:cs="Segoe UI"/>
          <w:sz w:val="14"/>
          <w:szCs w:val="14"/>
        </w:rPr>
      </w:pPr>
      <w:ins w:id="1721" w:author="Author">
        <w:r>
          <w:rPr>
            <w:noProof/>
          </w:rPr>
          <w:drawing>
            <wp:inline distT="0" distB="0" distL="0" distR="0" wp14:anchorId="6394AC99" wp14:editId="59AE4452">
              <wp:extent cx="5943600" cy="3536950"/>
              <wp:effectExtent l="0" t="0" r="0" b="6350"/>
              <wp:docPr id="484" name="Chart 484">
                <a:extLst xmlns:a="http://schemas.openxmlformats.org/drawingml/2006/main">
                  <a:ext uri="{FF2B5EF4-FFF2-40B4-BE49-F238E27FC236}">
                    <a16:creationId xmlns:a16="http://schemas.microsoft.com/office/drawing/2014/main" id="{9994F478-B135-4586-835F-EA195FF1D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ins>
    </w:p>
    <w:p w14:paraId="489CC7C8" w14:textId="5A647BA6" w:rsidR="009E644C" w:rsidRDefault="009E644C" w:rsidP="009E644C">
      <w:pPr>
        <w:pStyle w:val="Caption"/>
        <w:jc w:val="center"/>
      </w:pPr>
      <w:r>
        <w:t xml:space="preserve">Figure </w:t>
      </w:r>
      <w:r>
        <w:fldChar w:fldCharType="begin"/>
      </w:r>
      <w:r>
        <w:instrText xml:space="preserve"> SEQ Figure \* ARABIC </w:instrText>
      </w:r>
      <w:r>
        <w:fldChar w:fldCharType="separate"/>
      </w:r>
      <w:r w:rsidR="00B01568">
        <w:rPr>
          <w:noProof/>
        </w:rPr>
        <w:t>13</w:t>
      </w:r>
      <w:r>
        <w:rPr>
          <w:noProof/>
        </w:rPr>
        <w:fldChar w:fldCharType="end"/>
      </w:r>
      <w:r>
        <w:t>: DPDK Driver – QDMA5.0 PF Forwarding performance in Gbps</w:t>
      </w:r>
    </w:p>
    <w:p w14:paraId="41A91481" w14:textId="77777777" w:rsidR="009E644C" w:rsidRPr="0049153C" w:rsidRDefault="009E644C" w:rsidP="009E644C">
      <w:pPr>
        <w:jc w:val="center"/>
        <w:rPr>
          <w:ins w:id="1722" w:author="Author"/>
          <w:rFonts w:ascii="Segoe UI" w:hAnsi="Segoe UI" w:cs="Segoe UI"/>
          <w:sz w:val="14"/>
          <w:szCs w:val="14"/>
        </w:rPr>
      </w:pPr>
      <w:ins w:id="1723" w:author="Author">
        <w:r>
          <w:rPr>
            <w:noProof/>
          </w:rPr>
          <w:drawing>
            <wp:inline distT="0" distB="0" distL="0" distR="0" wp14:anchorId="0D7FD65C" wp14:editId="7C4F2F5B">
              <wp:extent cx="5943600" cy="3536950"/>
              <wp:effectExtent l="0" t="0" r="0" b="6350"/>
              <wp:docPr id="485" name="Chart 485">
                <a:extLst xmlns:a="http://schemas.openxmlformats.org/drawingml/2006/main">
                  <a:ext uri="{FF2B5EF4-FFF2-40B4-BE49-F238E27FC236}">
                    <a16:creationId xmlns:a16="http://schemas.microsoft.com/office/drawing/2014/main" id="{038DC073-164D-450C-9817-1BAFFA1FA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ins>
    </w:p>
    <w:p w14:paraId="0E847255" w14:textId="3CE39882" w:rsidR="009E644C" w:rsidRPr="00007B8F" w:rsidRDefault="009E644C" w:rsidP="009E644C">
      <w:pPr>
        <w:pStyle w:val="Caption"/>
        <w:jc w:val="center"/>
        <w:rPr>
          <w:rFonts w:ascii="Segoe UI" w:hAnsi="Segoe UI" w:cs="Segoe UI"/>
          <w:color w:val="000000" w:themeColor="text1"/>
          <w:sz w:val="22"/>
          <w:szCs w:val="22"/>
        </w:rPr>
      </w:pPr>
      <w:r>
        <w:lastRenderedPageBreak/>
        <w:t xml:space="preserve">Figure </w:t>
      </w:r>
      <w:r>
        <w:fldChar w:fldCharType="begin"/>
      </w:r>
      <w:r>
        <w:instrText xml:space="preserve"> SEQ Figure \* ARABIC </w:instrText>
      </w:r>
      <w:r>
        <w:fldChar w:fldCharType="separate"/>
      </w:r>
      <w:r w:rsidR="00B01568">
        <w:rPr>
          <w:noProof/>
        </w:rPr>
        <w:t>14</w:t>
      </w:r>
      <w:r>
        <w:rPr>
          <w:noProof/>
        </w:rPr>
        <w:fldChar w:fldCharType="end"/>
      </w:r>
      <w:r>
        <w:t>: DPDK Driver – QDMA5.0 PF Forwarding performance in Mpps</w:t>
      </w:r>
    </w:p>
    <w:p w14:paraId="0A22D5B6" w14:textId="77777777" w:rsidR="009E644C" w:rsidRDefault="009E644C" w:rsidP="009E644C">
      <w:pPr>
        <w:rPr>
          <w:ins w:id="1724" w:author="Author"/>
        </w:rPr>
      </w:pPr>
    </w:p>
    <w:p w14:paraId="756D6EBF" w14:textId="77777777" w:rsidR="009E644C" w:rsidRPr="00BB1908" w:rsidRDefault="009E644C" w:rsidP="009E644C">
      <w:pPr>
        <w:rPr>
          <w:ins w:id="1725" w:author="Author"/>
        </w:rPr>
      </w:pPr>
    </w:p>
    <w:tbl>
      <w:tblPr>
        <w:tblStyle w:val="GridTable4-Accent1"/>
        <w:tblW w:w="9337" w:type="dxa"/>
        <w:tblLayout w:type="fixed"/>
        <w:tblLook w:val="04A0" w:firstRow="1" w:lastRow="0" w:firstColumn="1" w:lastColumn="0" w:noHBand="0" w:noVBand="1"/>
      </w:tblPr>
      <w:tblGrid>
        <w:gridCol w:w="903"/>
        <w:gridCol w:w="851"/>
        <w:gridCol w:w="1240"/>
        <w:gridCol w:w="851"/>
        <w:gridCol w:w="1240"/>
        <w:gridCol w:w="886"/>
        <w:gridCol w:w="1240"/>
        <w:gridCol w:w="886"/>
        <w:gridCol w:w="1240"/>
      </w:tblGrid>
      <w:tr w:rsidR="009E644C" w14:paraId="28EF9720" w14:textId="77777777" w:rsidTr="009E3B89">
        <w:trPr>
          <w:cnfStyle w:val="100000000000" w:firstRow="1" w:lastRow="0" w:firstColumn="0" w:lastColumn="0" w:oddVBand="0" w:evenVBand="0" w:oddHBand="0" w:evenHBand="0" w:firstRowFirstColumn="0" w:firstRowLastColumn="0" w:lastRowFirstColumn="0" w:lastRowLastColumn="0"/>
          <w:trHeight w:val="282"/>
          <w:ins w:id="1726" w:author="Author"/>
        </w:trPr>
        <w:tc>
          <w:tcPr>
            <w:cnfStyle w:val="001000000000" w:firstRow="0" w:lastRow="0" w:firstColumn="1" w:lastColumn="0" w:oddVBand="0" w:evenVBand="0" w:oddHBand="0" w:evenHBand="0" w:firstRowFirstColumn="0" w:firstRowLastColumn="0" w:lastRowFirstColumn="0" w:lastRowLastColumn="0"/>
            <w:tcW w:w="903" w:type="dxa"/>
            <w:vMerge w:val="restart"/>
            <w:vAlign w:val="center"/>
          </w:tcPr>
          <w:p w14:paraId="023E881B" w14:textId="77777777" w:rsidR="009E644C" w:rsidRPr="00444C46" w:rsidRDefault="009E644C" w:rsidP="009E3B89">
            <w:pPr>
              <w:rPr>
                <w:ins w:id="1727" w:author="Author"/>
                <w:color w:val="auto"/>
              </w:rPr>
            </w:pPr>
            <w:ins w:id="1728" w:author="Author">
              <w:r w:rsidRPr="00444C46">
                <w:rPr>
                  <w:color w:val="auto"/>
                </w:rPr>
                <w:t>Packet Size (Bytes)</w:t>
              </w:r>
            </w:ins>
          </w:p>
        </w:tc>
        <w:tc>
          <w:tcPr>
            <w:tcW w:w="2091" w:type="dxa"/>
            <w:gridSpan w:val="2"/>
            <w:vAlign w:val="center"/>
          </w:tcPr>
          <w:p w14:paraId="33F82AE2" w14:textId="77777777" w:rsidR="009E644C" w:rsidRPr="00444C46" w:rsidRDefault="009E644C" w:rsidP="009E3B89">
            <w:pPr>
              <w:jc w:val="center"/>
              <w:cnfStyle w:val="100000000000" w:firstRow="1" w:lastRow="0" w:firstColumn="0" w:lastColumn="0" w:oddVBand="0" w:evenVBand="0" w:oddHBand="0" w:evenHBand="0" w:firstRowFirstColumn="0" w:firstRowLastColumn="0" w:lastRowFirstColumn="0" w:lastRowLastColumn="0"/>
              <w:rPr>
                <w:ins w:id="1729" w:author="Author"/>
                <w:b w:val="0"/>
                <w:bCs w:val="0"/>
              </w:rPr>
            </w:pPr>
            <w:ins w:id="1730" w:author="Author">
              <w:r>
                <w:rPr>
                  <w:color w:val="auto"/>
                </w:rPr>
                <w:t>8 queues</w:t>
              </w:r>
            </w:ins>
          </w:p>
          <w:p w14:paraId="5291E6FC" w14:textId="77777777" w:rsidR="009E644C" w:rsidRPr="00444C46" w:rsidRDefault="009E644C" w:rsidP="009E3B89">
            <w:pPr>
              <w:cnfStyle w:val="100000000000" w:firstRow="1" w:lastRow="0" w:firstColumn="0" w:lastColumn="0" w:oddVBand="0" w:evenVBand="0" w:oddHBand="0" w:evenHBand="0" w:firstRowFirstColumn="0" w:firstRowLastColumn="0" w:lastRowFirstColumn="0" w:lastRowLastColumn="0"/>
              <w:rPr>
                <w:ins w:id="1731" w:author="Author"/>
                <w:color w:val="auto"/>
              </w:rPr>
            </w:pPr>
          </w:p>
        </w:tc>
        <w:tc>
          <w:tcPr>
            <w:tcW w:w="2091" w:type="dxa"/>
            <w:gridSpan w:val="2"/>
            <w:vAlign w:val="center"/>
          </w:tcPr>
          <w:p w14:paraId="42573BF2" w14:textId="77777777" w:rsidR="009E644C" w:rsidRPr="00444C46" w:rsidRDefault="009E644C" w:rsidP="009E3B89">
            <w:pPr>
              <w:jc w:val="center"/>
              <w:cnfStyle w:val="100000000000" w:firstRow="1" w:lastRow="0" w:firstColumn="0" w:lastColumn="0" w:oddVBand="0" w:evenVBand="0" w:oddHBand="0" w:evenHBand="0" w:firstRowFirstColumn="0" w:firstRowLastColumn="0" w:lastRowFirstColumn="0" w:lastRowLastColumn="0"/>
              <w:rPr>
                <w:ins w:id="1732" w:author="Author"/>
                <w:b w:val="0"/>
                <w:bCs w:val="0"/>
              </w:rPr>
            </w:pPr>
            <w:ins w:id="1733" w:author="Author">
              <w:r>
                <w:rPr>
                  <w:color w:val="auto"/>
                </w:rPr>
                <w:t>4 queues</w:t>
              </w:r>
            </w:ins>
          </w:p>
          <w:p w14:paraId="27A38A0F" w14:textId="77777777" w:rsidR="009E644C" w:rsidRDefault="009E644C" w:rsidP="009E3B89">
            <w:pPr>
              <w:jc w:val="center"/>
              <w:cnfStyle w:val="100000000000" w:firstRow="1" w:lastRow="0" w:firstColumn="0" w:lastColumn="0" w:oddVBand="0" w:evenVBand="0" w:oddHBand="0" w:evenHBand="0" w:firstRowFirstColumn="0" w:firstRowLastColumn="0" w:lastRowFirstColumn="0" w:lastRowLastColumn="0"/>
              <w:rPr>
                <w:ins w:id="1734" w:author="Author"/>
              </w:rPr>
            </w:pPr>
          </w:p>
        </w:tc>
        <w:tc>
          <w:tcPr>
            <w:tcW w:w="2126" w:type="dxa"/>
            <w:gridSpan w:val="2"/>
            <w:vAlign w:val="center"/>
          </w:tcPr>
          <w:p w14:paraId="47F41E71" w14:textId="77777777" w:rsidR="009E644C" w:rsidRPr="00444C46" w:rsidRDefault="009E644C" w:rsidP="009E3B89">
            <w:pPr>
              <w:jc w:val="center"/>
              <w:cnfStyle w:val="100000000000" w:firstRow="1" w:lastRow="0" w:firstColumn="0" w:lastColumn="0" w:oddVBand="0" w:evenVBand="0" w:oddHBand="0" w:evenHBand="0" w:firstRowFirstColumn="0" w:firstRowLastColumn="0" w:lastRowFirstColumn="0" w:lastRowLastColumn="0"/>
              <w:rPr>
                <w:ins w:id="1735" w:author="Author"/>
                <w:b w:val="0"/>
                <w:bCs w:val="0"/>
              </w:rPr>
            </w:pPr>
            <w:ins w:id="1736" w:author="Author">
              <w:r>
                <w:rPr>
                  <w:color w:val="auto"/>
                </w:rPr>
                <w:t>2 queues</w:t>
              </w:r>
            </w:ins>
          </w:p>
          <w:p w14:paraId="7B40A958" w14:textId="77777777" w:rsidR="009E644C" w:rsidRDefault="009E644C" w:rsidP="009E3B89">
            <w:pPr>
              <w:jc w:val="center"/>
              <w:cnfStyle w:val="100000000000" w:firstRow="1" w:lastRow="0" w:firstColumn="0" w:lastColumn="0" w:oddVBand="0" w:evenVBand="0" w:oddHBand="0" w:evenHBand="0" w:firstRowFirstColumn="0" w:firstRowLastColumn="0" w:lastRowFirstColumn="0" w:lastRowLastColumn="0"/>
              <w:rPr>
                <w:ins w:id="1737" w:author="Author"/>
              </w:rPr>
            </w:pPr>
          </w:p>
        </w:tc>
        <w:tc>
          <w:tcPr>
            <w:tcW w:w="2126" w:type="dxa"/>
            <w:gridSpan w:val="2"/>
            <w:vAlign w:val="center"/>
          </w:tcPr>
          <w:p w14:paraId="7AAD7C11" w14:textId="77777777" w:rsidR="009E644C" w:rsidRPr="00444C46" w:rsidRDefault="009E644C" w:rsidP="009E3B89">
            <w:pPr>
              <w:jc w:val="center"/>
              <w:cnfStyle w:val="100000000000" w:firstRow="1" w:lastRow="0" w:firstColumn="0" w:lastColumn="0" w:oddVBand="0" w:evenVBand="0" w:oddHBand="0" w:evenHBand="0" w:firstRowFirstColumn="0" w:firstRowLastColumn="0" w:lastRowFirstColumn="0" w:lastRowLastColumn="0"/>
              <w:rPr>
                <w:ins w:id="1738" w:author="Author"/>
                <w:b w:val="0"/>
                <w:bCs w:val="0"/>
              </w:rPr>
            </w:pPr>
            <w:ins w:id="1739" w:author="Author">
              <w:r>
                <w:rPr>
                  <w:color w:val="auto"/>
                </w:rPr>
                <w:t>1 queue</w:t>
              </w:r>
            </w:ins>
          </w:p>
          <w:p w14:paraId="6C7D95FA" w14:textId="77777777" w:rsidR="009E644C" w:rsidRDefault="009E644C" w:rsidP="009E3B89">
            <w:pPr>
              <w:jc w:val="center"/>
              <w:cnfStyle w:val="100000000000" w:firstRow="1" w:lastRow="0" w:firstColumn="0" w:lastColumn="0" w:oddVBand="0" w:evenVBand="0" w:oddHBand="0" w:evenHBand="0" w:firstRowFirstColumn="0" w:firstRowLastColumn="0" w:lastRowFirstColumn="0" w:lastRowLastColumn="0"/>
              <w:rPr>
                <w:ins w:id="1740" w:author="Author"/>
              </w:rPr>
            </w:pPr>
          </w:p>
        </w:tc>
      </w:tr>
      <w:tr w:rsidR="009E644C" w14:paraId="6F39F7B2" w14:textId="77777777" w:rsidTr="009E3B89">
        <w:trPr>
          <w:cnfStyle w:val="000000100000" w:firstRow="0" w:lastRow="0" w:firstColumn="0" w:lastColumn="0" w:oddVBand="0" w:evenVBand="0" w:oddHBand="1" w:evenHBand="0" w:firstRowFirstColumn="0" w:firstRowLastColumn="0" w:lastRowFirstColumn="0" w:lastRowLastColumn="0"/>
          <w:trHeight w:val="188"/>
          <w:ins w:id="1741" w:author="Author"/>
        </w:trPr>
        <w:tc>
          <w:tcPr>
            <w:cnfStyle w:val="001000000000" w:firstRow="0" w:lastRow="0" w:firstColumn="1" w:lastColumn="0" w:oddVBand="0" w:evenVBand="0" w:oddHBand="0" w:evenHBand="0" w:firstRowFirstColumn="0" w:firstRowLastColumn="0" w:lastRowFirstColumn="0" w:lastRowLastColumn="0"/>
            <w:tcW w:w="903" w:type="dxa"/>
            <w:vMerge/>
            <w:vAlign w:val="center"/>
          </w:tcPr>
          <w:p w14:paraId="0A85717B" w14:textId="77777777" w:rsidR="009E644C" w:rsidRPr="00444C46" w:rsidRDefault="009E644C" w:rsidP="009E3B89">
            <w:pPr>
              <w:rPr>
                <w:ins w:id="1742" w:author="Author"/>
              </w:rPr>
            </w:pPr>
          </w:p>
        </w:tc>
        <w:tc>
          <w:tcPr>
            <w:tcW w:w="851" w:type="dxa"/>
            <w:vAlign w:val="center"/>
          </w:tcPr>
          <w:p w14:paraId="3C5F40C5" w14:textId="77777777" w:rsidR="009E644C" w:rsidRPr="00A67B15" w:rsidRDefault="009E644C" w:rsidP="009E3B89">
            <w:pPr>
              <w:cnfStyle w:val="000000100000" w:firstRow="0" w:lastRow="0" w:firstColumn="0" w:lastColumn="0" w:oddVBand="0" w:evenVBand="0" w:oddHBand="1" w:evenHBand="0" w:firstRowFirstColumn="0" w:firstRowLastColumn="0" w:lastRowFirstColumn="0" w:lastRowLastColumn="0"/>
              <w:rPr>
                <w:ins w:id="1743" w:author="Author"/>
                <w:b/>
                <w:sz w:val="16"/>
                <w:szCs w:val="16"/>
              </w:rPr>
            </w:pPr>
            <w:ins w:id="1744" w:author="Author">
              <w:r w:rsidRPr="00A67B15">
                <w:rPr>
                  <w:b/>
                  <w:sz w:val="16"/>
                  <w:szCs w:val="16"/>
                </w:rPr>
                <w:t>Packet rate (Mpps)</w:t>
              </w:r>
            </w:ins>
          </w:p>
        </w:tc>
        <w:tc>
          <w:tcPr>
            <w:tcW w:w="1240" w:type="dxa"/>
            <w:vAlign w:val="center"/>
          </w:tcPr>
          <w:p w14:paraId="2D448B2D" w14:textId="77777777" w:rsidR="009E644C" w:rsidRPr="00A67B15" w:rsidRDefault="009E644C" w:rsidP="009E3B89">
            <w:pPr>
              <w:cnfStyle w:val="000000100000" w:firstRow="0" w:lastRow="0" w:firstColumn="0" w:lastColumn="0" w:oddVBand="0" w:evenVBand="0" w:oddHBand="1" w:evenHBand="0" w:firstRowFirstColumn="0" w:firstRowLastColumn="0" w:lastRowFirstColumn="0" w:lastRowLastColumn="0"/>
              <w:rPr>
                <w:ins w:id="1745" w:author="Author"/>
                <w:b/>
                <w:sz w:val="16"/>
                <w:szCs w:val="16"/>
              </w:rPr>
            </w:pPr>
            <w:ins w:id="1746" w:author="Author">
              <w:r w:rsidRPr="00A67B15">
                <w:rPr>
                  <w:b/>
                  <w:sz w:val="16"/>
                  <w:szCs w:val="16"/>
                </w:rPr>
                <w:t>Throughput (Gbps)</w:t>
              </w:r>
            </w:ins>
          </w:p>
        </w:tc>
        <w:tc>
          <w:tcPr>
            <w:tcW w:w="851" w:type="dxa"/>
            <w:vAlign w:val="center"/>
          </w:tcPr>
          <w:p w14:paraId="399C0D5F" w14:textId="77777777" w:rsidR="009E644C" w:rsidRPr="00A67B15" w:rsidRDefault="009E644C" w:rsidP="009E3B89">
            <w:pPr>
              <w:cnfStyle w:val="000000100000" w:firstRow="0" w:lastRow="0" w:firstColumn="0" w:lastColumn="0" w:oddVBand="0" w:evenVBand="0" w:oddHBand="1" w:evenHBand="0" w:firstRowFirstColumn="0" w:firstRowLastColumn="0" w:lastRowFirstColumn="0" w:lastRowLastColumn="0"/>
              <w:rPr>
                <w:ins w:id="1747" w:author="Author"/>
                <w:b/>
                <w:sz w:val="16"/>
                <w:szCs w:val="16"/>
              </w:rPr>
            </w:pPr>
            <w:ins w:id="1748" w:author="Author">
              <w:r w:rsidRPr="00A67B15">
                <w:rPr>
                  <w:b/>
                  <w:sz w:val="16"/>
                  <w:szCs w:val="16"/>
                </w:rPr>
                <w:t>Packet rate (Mpps)</w:t>
              </w:r>
            </w:ins>
          </w:p>
        </w:tc>
        <w:tc>
          <w:tcPr>
            <w:tcW w:w="1240" w:type="dxa"/>
            <w:vAlign w:val="center"/>
          </w:tcPr>
          <w:p w14:paraId="32B9CF0D" w14:textId="77777777" w:rsidR="009E644C" w:rsidRPr="00A67B15" w:rsidRDefault="009E644C" w:rsidP="009E3B89">
            <w:pPr>
              <w:cnfStyle w:val="000000100000" w:firstRow="0" w:lastRow="0" w:firstColumn="0" w:lastColumn="0" w:oddVBand="0" w:evenVBand="0" w:oddHBand="1" w:evenHBand="0" w:firstRowFirstColumn="0" w:firstRowLastColumn="0" w:lastRowFirstColumn="0" w:lastRowLastColumn="0"/>
              <w:rPr>
                <w:ins w:id="1749" w:author="Author"/>
                <w:b/>
                <w:sz w:val="16"/>
                <w:szCs w:val="16"/>
              </w:rPr>
            </w:pPr>
            <w:ins w:id="1750" w:author="Author">
              <w:r w:rsidRPr="00A67B15">
                <w:rPr>
                  <w:b/>
                  <w:sz w:val="16"/>
                  <w:szCs w:val="16"/>
                </w:rPr>
                <w:t>Throughput (Gbps)</w:t>
              </w:r>
            </w:ins>
          </w:p>
        </w:tc>
        <w:tc>
          <w:tcPr>
            <w:tcW w:w="886" w:type="dxa"/>
            <w:vAlign w:val="center"/>
          </w:tcPr>
          <w:p w14:paraId="1D4901E3" w14:textId="77777777" w:rsidR="009E644C" w:rsidRPr="00A67B15" w:rsidRDefault="009E644C" w:rsidP="009E3B89">
            <w:pPr>
              <w:cnfStyle w:val="000000100000" w:firstRow="0" w:lastRow="0" w:firstColumn="0" w:lastColumn="0" w:oddVBand="0" w:evenVBand="0" w:oddHBand="1" w:evenHBand="0" w:firstRowFirstColumn="0" w:firstRowLastColumn="0" w:lastRowFirstColumn="0" w:lastRowLastColumn="0"/>
              <w:rPr>
                <w:ins w:id="1751" w:author="Author"/>
                <w:b/>
                <w:sz w:val="16"/>
                <w:szCs w:val="16"/>
              </w:rPr>
            </w:pPr>
            <w:ins w:id="1752" w:author="Author">
              <w:r w:rsidRPr="00A67B15">
                <w:rPr>
                  <w:b/>
                  <w:sz w:val="16"/>
                  <w:szCs w:val="16"/>
                </w:rPr>
                <w:t>Packet rate (Mpps)</w:t>
              </w:r>
            </w:ins>
          </w:p>
        </w:tc>
        <w:tc>
          <w:tcPr>
            <w:tcW w:w="1240" w:type="dxa"/>
            <w:vAlign w:val="center"/>
          </w:tcPr>
          <w:p w14:paraId="14DA24FA" w14:textId="77777777" w:rsidR="009E644C" w:rsidRPr="00A67B15" w:rsidRDefault="009E644C" w:rsidP="009E3B89">
            <w:pPr>
              <w:cnfStyle w:val="000000100000" w:firstRow="0" w:lastRow="0" w:firstColumn="0" w:lastColumn="0" w:oddVBand="0" w:evenVBand="0" w:oddHBand="1" w:evenHBand="0" w:firstRowFirstColumn="0" w:firstRowLastColumn="0" w:lastRowFirstColumn="0" w:lastRowLastColumn="0"/>
              <w:rPr>
                <w:ins w:id="1753" w:author="Author"/>
                <w:b/>
                <w:sz w:val="16"/>
                <w:szCs w:val="16"/>
              </w:rPr>
            </w:pPr>
            <w:ins w:id="1754" w:author="Author">
              <w:r w:rsidRPr="00A67B15">
                <w:rPr>
                  <w:b/>
                  <w:sz w:val="16"/>
                  <w:szCs w:val="16"/>
                </w:rPr>
                <w:t>Throughput (Gbps)</w:t>
              </w:r>
            </w:ins>
          </w:p>
        </w:tc>
        <w:tc>
          <w:tcPr>
            <w:tcW w:w="886" w:type="dxa"/>
            <w:vAlign w:val="center"/>
          </w:tcPr>
          <w:p w14:paraId="0FC9578D" w14:textId="77777777" w:rsidR="009E644C" w:rsidRPr="00A67B15" w:rsidRDefault="009E644C" w:rsidP="009E3B89">
            <w:pPr>
              <w:cnfStyle w:val="000000100000" w:firstRow="0" w:lastRow="0" w:firstColumn="0" w:lastColumn="0" w:oddVBand="0" w:evenVBand="0" w:oddHBand="1" w:evenHBand="0" w:firstRowFirstColumn="0" w:firstRowLastColumn="0" w:lastRowFirstColumn="0" w:lastRowLastColumn="0"/>
              <w:rPr>
                <w:ins w:id="1755" w:author="Author"/>
                <w:b/>
                <w:sz w:val="16"/>
                <w:szCs w:val="16"/>
              </w:rPr>
            </w:pPr>
            <w:ins w:id="1756" w:author="Author">
              <w:r w:rsidRPr="00A67B15">
                <w:rPr>
                  <w:b/>
                  <w:sz w:val="16"/>
                  <w:szCs w:val="16"/>
                </w:rPr>
                <w:t>Packet rate (Mpps)</w:t>
              </w:r>
            </w:ins>
          </w:p>
        </w:tc>
        <w:tc>
          <w:tcPr>
            <w:tcW w:w="1240" w:type="dxa"/>
            <w:vAlign w:val="center"/>
          </w:tcPr>
          <w:p w14:paraId="3A306FB3" w14:textId="77777777" w:rsidR="009E644C" w:rsidRPr="00A67B15" w:rsidRDefault="009E644C" w:rsidP="009E3B89">
            <w:pPr>
              <w:cnfStyle w:val="000000100000" w:firstRow="0" w:lastRow="0" w:firstColumn="0" w:lastColumn="0" w:oddVBand="0" w:evenVBand="0" w:oddHBand="1" w:evenHBand="0" w:firstRowFirstColumn="0" w:firstRowLastColumn="0" w:lastRowFirstColumn="0" w:lastRowLastColumn="0"/>
              <w:rPr>
                <w:ins w:id="1757" w:author="Author"/>
                <w:b/>
                <w:sz w:val="16"/>
                <w:szCs w:val="16"/>
              </w:rPr>
            </w:pPr>
            <w:ins w:id="1758" w:author="Author">
              <w:r w:rsidRPr="00A67B15">
                <w:rPr>
                  <w:b/>
                  <w:sz w:val="16"/>
                  <w:szCs w:val="16"/>
                </w:rPr>
                <w:t>Throughput (Gbps)</w:t>
              </w:r>
            </w:ins>
          </w:p>
        </w:tc>
      </w:tr>
      <w:tr w:rsidR="009E644C" w14:paraId="0E9CF706" w14:textId="77777777" w:rsidTr="009E3B89">
        <w:trPr>
          <w:trHeight w:val="282"/>
          <w:ins w:id="1759" w:author="Author"/>
        </w:trPr>
        <w:tc>
          <w:tcPr>
            <w:cnfStyle w:val="001000000000" w:firstRow="0" w:lastRow="0" w:firstColumn="1" w:lastColumn="0" w:oddVBand="0" w:evenVBand="0" w:oddHBand="0" w:evenHBand="0" w:firstRowFirstColumn="0" w:firstRowLastColumn="0" w:lastRowFirstColumn="0" w:lastRowLastColumn="0"/>
            <w:tcW w:w="903" w:type="dxa"/>
            <w:vAlign w:val="center"/>
          </w:tcPr>
          <w:p w14:paraId="1DE0676B" w14:textId="77777777" w:rsidR="009E644C" w:rsidRDefault="009E644C" w:rsidP="009E3B89">
            <w:pPr>
              <w:rPr>
                <w:ins w:id="1760" w:author="Author"/>
              </w:rPr>
            </w:pPr>
            <w:ins w:id="1761" w:author="Author">
              <w:r>
                <w:rPr>
                  <w:rFonts w:ascii="Calibri" w:hAnsi="Calibri" w:cs="Calibri"/>
                  <w:b w:val="0"/>
                  <w:bCs w:val="0"/>
                  <w:color w:val="000000"/>
                  <w:sz w:val="22"/>
                  <w:szCs w:val="22"/>
                </w:rPr>
                <w:t>64</w:t>
              </w:r>
            </w:ins>
          </w:p>
        </w:tc>
        <w:tc>
          <w:tcPr>
            <w:tcW w:w="851" w:type="dxa"/>
            <w:vAlign w:val="bottom"/>
          </w:tcPr>
          <w:p w14:paraId="44EC422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762" w:author="Author"/>
                <w:rFonts w:asciiTheme="minorHAnsi" w:hAnsiTheme="minorHAnsi" w:cstheme="minorHAnsi"/>
                <w:color w:val="000000"/>
                <w:sz w:val="22"/>
                <w:szCs w:val="22"/>
              </w:rPr>
            </w:pPr>
            <w:ins w:id="1763" w:author="Author">
              <w:r>
                <w:rPr>
                  <w:rFonts w:ascii="Calibri" w:hAnsi="Calibri" w:cs="Calibri"/>
                  <w:color w:val="000000"/>
                  <w:sz w:val="22"/>
                  <w:szCs w:val="22"/>
                </w:rPr>
                <w:t>82.66</w:t>
              </w:r>
            </w:ins>
          </w:p>
        </w:tc>
        <w:tc>
          <w:tcPr>
            <w:tcW w:w="1240" w:type="dxa"/>
            <w:vAlign w:val="bottom"/>
          </w:tcPr>
          <w:p w14:paraId="36B364B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764" w:author="Author"/>
                <w:rFonts w:asciiTheme="minorHAnsi" w:hAnsiTheme="minorHAnsi" w:cstheme="minorHAnsi"/>
                <w:sz w:val="22"/>
                <w:szCs w:val="22"/>
              </w:rPr>
            </w:pPr>
            <w:ins w:id="1765" w:author="Author">
              <w:r>
                <w:rPr>
                  <w:rFonts w:ascii="Calibri" w:hAnsi="Calibri" w:cs="Calibri"/>
                  <w:color w:val="000000"/>
                  <w:sz w:val="22"/>
                  <w:szCs w:val="22"/>
                </w:rPr>
                <w:t>42.32</w:t>
              </w:r>
            </w:ins>
          </w:p>
        </w:tc>
        <w:tc>
          <w:tcPr>
            <w:tcW w:w="851" w:type="dxa"/>
            <w:vAlign w:val="bottom"/>
          </w:tcPr>
          <w:p w14:paraId="1B2B3B9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766" w:author="Author"/>
                <w:rFonts w:asciiTheme="minorHAnsi" w:hAnsiTheme="minorHAnsi" w:cstheme="minorHAnsi"/>
                <w:sz w:val="22"/>
                <w:szCs w:val="22"/>
              </w:rPr>
            </w:pPr>
            <w:ins w:id="1767" w:author="Author">
              <w:r>
                <w:rPr>
                  <w:rFonts w:ascii="Calibri" w:hAnsi="Calibri" w:cs="Calibri"/>
                  <w:color w:val="000000"/>
                  <w:sz w:val="22"/>
                  <w:szCs w:val="22"/>
                </w:rPr>
                <w:t>97.61</w:t>
              </w:r>
            </w:ins>
          </w:p>
        </w:tc>
        <w:tc>
          <w:tcPr>
            <w:tcW w:w="1240" w:type="dxa"/>
            <w:vAlign w:val="bottom"/>
          </w:tcPr>
          <w:p w14:paraId="649AB0E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768" w:author="Author"/>
                <w:rFonts w:asciiTheme="minorHAnsi" w:hAnsiTheme="minorHAnsi" w:cstheme="minorHAnsi"/>
                <w:sz w:val="22"/>
                <w:szCs w:val="22"/>
              </w:rPr>
            </w:pPr>
            <w:ins w:id="1769" w:author="Author">
              <w:r>
                <w:rPr>
                  <w:rFonts w:ascii="Calibri" w:hAnsi="Calibri" w:cs="Calibri"/>
                  <w:color w:val="000000"/>
                  <w:sz w:val="22"/>
                  <w:szCs w:val="22"/>
                </w:rPr>
                <w:t>49.98</w:t>
              </w:r>
            </w:ins>
          </w:p>
        </w:tc>
        <w:tc>
          <w:tcPr>
            <w:tcW w:w="886" w:type="dxa"/>
            <w:vAlign w:val="bottom"/>
          </w:tcPr>
          <w:p w14:paraId="1D826B76"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770" w:author="Author"/>
                <w:rFonts w:asciiTheme="minorHAnsi" w:hAnsiTheme="minorHAnsi" w:cstheme="minorHAnsi"/>
                <w:sz w:val="22"/>
                <w:szCs w:val="22"/>
              </w:rPr>
            </w:pPr>
            <w:ins w:id="1771" w:author="Author">
              <w:r>
                <w:rPr>
                  <w:rFonts w:ascii="Calibri" w:hAnsi="Calibri" w:cs="Calibri"/>
                  <w:color w:val="000000"/>
                  <w:sz w:val="22"/>
                  <w:szCs w:val="22"/>
                </w:rPr>
                <w:t>71.39</w:t>
              </w:r>
            </w:ins>
          </w:p>
        </w:tc>
        <w:tc>
          <w:tcPr>
            <w:tcW w:w="1240" w:type="dxa"/>
            <w:vAlign w:val="bottom"/>
          </w:tcPr>
          <w:p w14:paraId="2F614EE8"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772" w:author="Author"/>
                <w:rFonts w:asciiTheme="minorHAnsi" w:hAnsiTheme="minorHAnsi" w:cstheme="minorHAnsi"/>
                <w:sz w:val="22"/>
                <w:szCs w:val="22"/>
              </w:rPr>
            </w:pPr>
            <w:ins w:id="1773" w:author="Author">
              <w:r>
                <w:rPr>
                  <w:rFonts w:ascii="Calibri" w:hAnsi="Calibri" w:cs="Calibri"/>
                  <w:color w:val="000000"/>
                  <w:sz w:val="22"/>
                  <w:szCs w:val="22"/>
                </w:rPr>
                <w:t>36.55</w:t>
              </w:r>
            </w:ins>
          </w:p>
        </w:tc>
        <w:tc>
          <w:tcPr>
            <w:tcW w:w="886" w:type="dxa"/>
            <w:vAlign w:val="bottom"/>
          </w:tcPr>
          <w:p w14:paraId="431CE73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774" w:author="Author"/>
                <w:rFonts w:asciiTheme="minorHAnsi" w:hAnsiTheme="minorHAnsi" w:cstheme="minorHAnsi"/>
                <w:sz w:val="22"/>
                <w:szCs w:val="22"/>
              </w:rPr>
            </w:pPr>
            <w:ins w:id="1775" w:author="Author">
              <w:r>
                <w:rPr>
                  <w:rFonts w:ascii="Calibri" w:hAnsi="Calibri" w:cs="Calibri"/>
                  <w:color w:val="000000"/>
                  <w:sz w:val="22"/>
                  <w:szCs w:val="22"/>
                </w:rPr>
                <w:t>35.70</w:t>
              </w:r>
            </w:ins>
          </w:p>
        </w:tc>
        <w:tc>
          <w:tcPr>
            <w:tcW w:w="1240" w:type="dxa"/>
            <w:vAlign w:val="bottom"/>
          </w:tcPr>
          <w:p w14:paraId="46DFB12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776" w:author="Author"/>
                <w:rFonts w:asciiTheme="minorHAnsi" w:hAnsiTheme="minorHAnsi" w:cstheme="minorHAnsi"/>
                <w:sz w:val="22"/>
                <w:szCs w:val="22"/>
              </w:rPr>
            </w:pPr>
            <w:ins w:id="1777" w:author="Author">
              <w:r>
                <w:rPr>
                  <w:rFonts w:ascii="Calibri" w:hAnsi="Calibri" w:cs="Calibri"/>
                  <w:color w:val="000000"/>
                  <w:sz w:val="22"/>
                  <w:szCs w:val="22"/>
                </w:rPr>
                <w:t>18.28</w:t>
              </w:r>
            </w:ins>
          </w:p>
        </w:tc>
      </w:tr>
      <w:tr w:rsidR="009E644C" w14:paraId="1EC69AFD" w14:textId="77777777" w:rsidTr="009E3B89">
        <w:trPr>
          <w:cnfStyle w:val="000000100000" w:firstRow="0" w:lastRow="0" w:firstColumn="0" w:lastColumn="0" w:oddVBand="0" w:evenVBand="0" w:oddHBand="1" w:evenHBand="0" w:firstRowFirstColumn="0" w:firstRowLastColumn="0" w:lastRowFirstColumn="0" w:lastRowLastColumn="0"/>
          <w:trHeight w:val="282"/>
          <w:ins w:id="177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6BD5555" w14:textId="77777777" w:rsidR="009E644C" w:rsidRDefault="009E644C" w:rsidP="009E3B89">
            <w:pPr>
              <w:rPr>
                <w:ins w:id="1779" w:author="Author"/>
              </w:rPr>
            </w:pPr>
            <w:ins w:id="1780" w:author="Author">
              <w:r>
                <w:rPr>
                  <w:rFonts w:ascii="Calibri" w:hAnsi="Calibri" w:cs="Calibri"/>
                  <w:b w:val="0"/>
                  <w:bCs w:val="0"/>
                  <w:color w:val="000000"/>
                  <w:sz w:val="22"/>
                  <w:szCs w:val="22"/>
                </w:rPr>
                <w:t>128</w:t>
              </w:r>
            </w:ins>
          </w:p>
        </w:tc>
        <w:tc>
          <w:tcPr>
            <w:tcW w:w="851" w:type="dxa"/>
            <w:vAlign w:val="bottom"/>
          </w:tcPr>
          <w:p w14:paraId="187F618B"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781" w:author="Author"/>
                <w:rFonts w:asciiTheme="minorHAnsi" w:hAnsiTheme="minorHAnsi" w:cstheme="minorHAnsi"/>
                <w:sz w:val="22"/>
                <w:szCs w:val="22"/>
              </w:rPr>
            </w:pPr>
            <w:ins w:id="1782" w:author="Author">
              <w:r>
                <w:rPr>
                  <w:rFonts w:ascii="Calibri" w:hAnsi="Calibri" w:cs="Calibri"/>
                  <w:color w:val="000000"/>
                  <w:sz w:val="22"/>
                  <w:szCs w:val="22"/>
                </w:rPr>
                <w:t>64.95</w:t>
              </w:r>
            </w:ins>
          </w:p>
        </w:tc>
        <w:tc>
          <w:tcPr>
            <w:tcW w:w="1240" w:type="dxa"/>
            <w:vAlign w:val="bottom"/>
          </w:tcPr>
          <w:p w14:paraId="69CDC5CB"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783" w:author="Author"/>
                <w:rFonts w:asciiTheme="minorHAnsi" w:hAnsiTheme="minorHAnsi" w:cstheme="minorHAnsi"/>
                <w:sz w:val="22"/>
                <w:szCs w:val="22"/>
              </w:rPr>
            </w:pPr>
            <w:ins w:id="1784" w:author="Author">
              <w:r>
                <w:rPr>
                  <w:rFonts w:ascii="Calibri" w:hAnsi="Calibri" w:cs="Calibri"/>
                  <w:color w:val="000000"/>
                  <w:sz w:val="22"/>
                  <w:szCs w:val="22"/>
                </w:rPr>
                <w:t>66.51</w:t>
              </w:r>
            </w:ins>
          </w:p>
        </w:tc>
        <w:tc>
          <w:tcPr>
            <w:tcW w:w="851" w:type="dxa"/>
            <w:vAlign w:val="bottom"/>
          </w:tcPr>
          <w:p w14:paraId="1629F4B6"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785" w:author="Author"/>
                <w:rFonts w:asciiTheme="minorHAnsi" w:hAnsiTheme="minorHAnsi" w:cstheme="minorHAnsi"/>
                <w:sz w:val="22"/>
                <w:szCs w:val="22"/>
              </w:rPr>
            </w:pPr>
            <w:ins w:id="1786" w:author="Author">
              <w:r>
                <w:rPr>
                  <w:rFonts w:ascii="Calibri" w:hAnsi="Calibri" w:cs="Calibri"/>
                  <w:color w:val="000000"/>
                  <w:sz w:val="22"/>
                  <w:szCs w:val="22"/>
                </w:rPr>
                <w:t>65.73</w:t>
              </w:r>
            </w:ins>
          </w:p>
        </w:tc>
        <w:tc>
          <w:tcPr>
            <w:tcW w:w="1240" w:type="dxa"/>
            <w:vAlign w:val="bottom"/>
          </w:tcPr>
          <w:p w14:paraId="629D962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787" w:author="Author"/>
                <w:rFonts w:asciiTheme="minorHAnsi" w:hAnsiTheme="minorHAnsi" w:cstheme="minorHAnsi"/>
                <w:sz w:val="22"/>
                <w:szCs w:val="22"/>
              </w:rPr>
            </w:pPr>
            <w:ins w:id="1788" w:author="Author">
              <w:r>
                <w:rPr>
                  <w:rFonts w:ascii="Calibri" w:hAnsi="Calibri" w:cs="Calibri"/>
                  <w:color w:val="000000"/>
                  <w:sz w:val="22"/>
                  <w:szCs w:val="22"/>
                </w:rPr>
                <w:t>67.31</w:t>
              </w:r>
            </w:ins>
          </w:p>
        </w:tc>
        <w:tc>
          <w:tcPr>
            <w:tcW w:w="886" w:type="dxa"/>
            <w:vAlign w:val="bottom"/>
          </w:tcPr>
          <w:p w14:paraId="52970EB1"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789" w:author="Author"/>
                <w:rFonts w:asciiTheme="minorHAnsi" w:hAnsiTheme="minorHAnsi" w:cstheme="minorHAnsi"/>
                <w:sz w:val="22"/>
                <w:szCs w:val="22"/>
              </w:rPr>
            </w:pPr>
            <w:ins w:id="1790" w:author="Author">
              <w:r>
                <w:rPr>
                  <w:rFonts w:ascii="Calibri" w:hAnsi="Calibri" w:cs="Calibri"/>
                  <w:color w:val="000000"/>
                  <w:sz w:val="22"/>
                  <w:szCs w:val="22"/>
                </w:rPr>
                <w:t>62.48</w:t>
              </w:r>
            </w:ins>
          </w:p>
        </w:tc>
        <w:tc>
          <w:tcPr>
            <w:tcW w:w="1240" w:type="dxa"/>
            <w:vAlign w:val="bottom"/>
          </w:tcPr>
          <w:p w14:paraId="081B8E0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791" w:author="Author"/>
                <w:rFonts w:asciiTheme="minorHAnsi" w:hAnsiTheme="minorHAnsi" w:cstheme="minorHAnsi"/>
                <w:sz w:val="22"/>
                <w:szCs w:val="22"/>
              </w:rPr>
            </w:pPr>
            <w:ins w:id="1792" w:author="Author">
              <w:r>
                <w:rPr>
                  <w:rFonts w:ascii="Calibri" w:hAnsi="Calibri" w:cs="Calibri"/>
                  <w:color w:val="000000"/>
                  <w:sz w:val="22"/>
                  <w:szCs w:val="22"/>
                </w:rPr>
                <w:t>63.98</w:t>
              </w:r>
            </w:ins>
          </w:p>
        </w:tc>
        <w:tc>
          <w:tcPr>
            <w:tcW w:w="886" w:type="dxa"/>
            <w:vAlign w:val="bottom"/>
          </w:tcPr>
          <w:p w14:paraId="24250B7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793" w:author="Author"/>
                <w:rFonts w:asciiTheme="minorHAnsi" w:hAnsiTheme="minorHAnsi" w:cstheme="minorHAnsi"/>
                <w:sz w:val="22"/>
                <w:szCs w:val="22"/>
              </w:rPr>
            </w:pPr>
            <w:ins w:id="1794" w:author="Author">
              <w:r>
                <w:rPr>
                  <w:rFonts w:ascii="Calibri" w:hAnsi="Calibri" w:cs="Calibri"/>
                  <w:color w:val="000000"/>
                  <w:sz w:val="22"/>
                  <w:szCs w:val="22"/>
                </w:rPr>
                <w:t>31.24</w:t>
              </w:r>
            </w:ins>
          </w:p>
        </w:tc>
        <w:tc>
          <w:tcPr>
            <w:tcW w:w="1240" w:type="dxa"/>
            <w:vAlign w:val="bottom"/>
          </w:tcPr>
          <w:p w14:paraId="3C36D64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795" w:author="Author"/>
                <w:rFonts w:asciiTheme="minorHAnsi" w:hAnsiTheme="minorHAnsi" w:cstheme="minorHAnsi"/>
                <w:sz w:val="22"/>
                <w:szCs w:val="22"/>
              </w:rPr>
            </w:pPr>
            <w:ins w:id="1796" w:author="Author">
              <w:r>
                <w:rPr>
                  <w:rFonts w:ascii="Calibri" w:hAnsi="Calibri" w:cs="Calibri"/>
                  <w:color w:val="000000"/>
                  <w:sz w:val="22"/>
                  <w:szCs w:val="22"/>
                </w:rPr>
                <w:t>31.99</w:t>
              </w:r>
            </w:ins>
          </w:p>
        </w:tc>
      </w:tr>
      <w:tr w:rsidR="009E644C" w14:paraId="05686952" w14:textId="77777777" w:rsidTr="009E3B89">
        <w:trPr>
          <w:trHeight w:val="282"/>
          <w:ins w:id="179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4349CCC" w14:textId="77777777" w:rsidR="009E644C" w:rsidRDefault="009E644C" w:rsidP="009E3B89">
            <w:pPr>
              <w:rPr>
                <w:ins w:id="1798" w:author="Author"/>
              </w:rPr>
            </w:pPr>
            <w:ins w:id="1799" w:author="Author">
              <w:r>
                <w:rPr>
                  <w:rFonts w:ascii="Calibri" w:hAnsi="Calibri" w:cs="Calibri"/>
                  <w:b w:val="0"/>
                  <w:bCs w:val="0"/>
                  <w:color w:val="000000"/>
                  <w:sz w:val="22"/>
                  <w:szCs w:val="22"/>
                </w:rPr>
                <w:t>192</w:t>
              </w:r>
            </w:ins>
          </w:p>
        </w:tc>
        <w:tc>
          <w:tcPr>
            <w:tcW w:w="851" w:type="dxa"/>
            <w:vAlign w:val="bottom"/>
          </w:tcPr>
          <w:p w14:paraId="3170237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00" w:author="Author"/>
                <w:rFonts w:asciiTheme="minorHAnsi" w:hAnsiTheme="minorHAnsi" w:cstheme="minorHAnsi"/>
                <w:sz w:val="22"/>
                <w:szCs w:val="22"/>
              </w:rPr>
            </w:pPr>
            <w:ins w:id="1801" w:author="Author">
              <w:r>
                <w:rPr>
                  <w:rFonts w:ascii="Calibri" w:hAnsi="Calibri" w:cs="Calibri"/>
                  <w:color w:val="000000"/>
                  <w:sz w:val="22"/>
                  <w:szCs w:val="22"/>
                </w:rPr>
                <w:t>48.91</w:t>
              </w:r>
            </w:ins>
          </w:p>
        </w:tc>
        <w:tc>
          <w:tcPr>
            <w:tcW w:w="1240" w:type="dxa"/>
            <w:vAlign w:val="bottom"/>
          </w:tcPr>
          <w:p w14:paraId="360E430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02" w:author="Author"/>
                <w:rFonts w:asciiTheme="minorHAnsi" w:hAnsiTheme="minorHAnsi" w:cstheme="minorHAnsi"/>
                <w:sz w:val="22"/>
                <w:szCs w:val="22"/>
              </w:rPr>
            </w:pPr>
            <w:ins w:id="1803" w:author="Author">
              <w:r>
                <w:rPr>
                  <w:rFonts w:ascii="Calibri" w:hAnsi="Calibri" w:cs="Calibri"/>
                  <w:color w:val="000000"/>
                  <w:sz w:val="22"/>
                  <w:szCs w:val="22"/>
                </w:rPr>
                <w:t>75.13</w:t>
              </w:r>
            </w:ins>
          </w:p>
        </w:tc>
        <w:tc>
          <w:tcPr>
            <w:tcW w:w="851" w:type="dxa"/>
            <w:vAlign w:val="bottom"/>
          </w:tcPr>
          <w:p w14:paraId="5C2E74D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04" w:author="Author"/>
                <w:rFonts w:asciiTheme="minorHAnsi" w:hAnsiTheme="minorHAnsi" w:cstheme="minorHAnsi"/>
                <w:sz w:val="22"/>
                <w:szCs w:val="22"/>
              </w:rPr>
            </w:pPr>
            <w:ins w:id="1805" w:author="Author">
              <w:r>
                <w:rPr>
                  <w:rFonts w:ascii="Calibri" w:hAnsi="Calibri" w:cs="Calibri"/>
                  <w:color w:val="000000"/>
                  <w:sz w:val="22"/>
                  <w:szCs w:val="22"/>
                </w:rPr>
                <w:t>49.45</w:t>
              </w:r>
            </w:ins>
          </w:p>
        </w:tc>
        <w:tc>
          <w:tcPr>
            <w:tcW w:w="1240" w:type="dxa"/>
            <w:vAlign w:val="bottom"/>
          </w:tcPr>
          <w:p w14:paraId="7D44CA92"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06" w:author="Author"/>
                <w:rFonts w:asciiTheme="minorHAnsi" w:hAnsiTheme="minorHAnsi" w:cstheme="minorHAnsi"/>
                <w:sz w:val="22"/>
                <w:szCs w:val="22"/>
              </w:rPr>
            </w:pPr>
            <w:ins w:id="1807" w:author="Author">
              <w:r>
                <w:rPr>
                  <w:rFonts w:ascii="Calibri" w:hAnsi="Calibri" w:cs="Calibri"/>
                  <w:color w:val="000000"/>
                  <w:sz w:val="22"/>
                  <w:szCs w:val="22"/>
                </w:rPr>
                <w:t>75.96</w:t>
              </w:r>
            </w:ins>
          </w:p>
        </w:tc>
        <w:tc>
          <w:tcPr>
            <w:tcW w:w="886" w:type="dxa"/>
            <w:vAlign w:val="bottom"/>
          </w:tcPr>
          <w:p w14:paraId="531C2FE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08" w:author="Author"/>
                <w:rFonts w:asciiTheme="minorHAnsi" w:hAnsiTheme="minorHAnsi" w:cstheme="minorHAnsi"/>
                <w:sz w:val="22"/>
                <w:szCs w:val="22"/>
              </w:rPr>
            </w:pPr>
            <w:ins w:id="1809" w:author="Author">
              <w:r>
                <w:rPr>
                  <w:rFonts w:ascii="Calibri" w:hAnsi="Calibri" w:cs="Calibri"/>
                  <w:color w:val="000000"/>
                  <w:sz w:val="22"/>
                  <w:szCs w:val="22"/>
                </w:rPr>
                <w:t>49.78</w:t>
              </w:r>
            </w:ins>
          </w:p>
        </w:tc>
        <w:tc>
          <w:tcPr>
            <w:tcW w:w="1240" w:type="dxa"/>
            <w:vAlign w:val="bottom"/>
          </w:tcPr>
          <w:p w14:paraId="7B66D4A2"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10" w:author="Author"/>
                <w:rFonts w:asciiTheme="minorHAnsi" w:hAnsiTheme="minorHAnsi" w:cstheme="minorHAnsi"/>
                <w:sz w:val="22"/>
                <w:szCs w:val="22"/>
              </w:rPr>
            </w:pPr>
            <w:ins w:id="1811" w:author="Author">
              <w:r>
                <w:rPr>
                  <w:rFonts w:ascii="Calibri" w:hAnsi="Calibri" w:cs="Calibri"/>
                  <w:color w:val="000000"/>
                  <w:sz w:val="22"/>
                  <w:szCs w:val="22"/>
                </w:rPr>
                <w:t>76.46</w:t>
              </w:r>
            </w:ins>
          </w:p>
        </w:tc>
        <w:tc>
          <w:tcPr>
            <w:tcW w:w="886" w:type="dxa"/>
            <w:vAlign w:val="bottom"/>
          </w:tcPr>
          <w:p w14:paraId="32F846A2"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12" w:author="Author"/>
                <w:rFonts w:asciiTheme="minorHAnsi" w:hAnsiTheme="minorHAnsi" w:cstheme="minorHAnsi"/>
                <w:sz w:val="22"/>
                <w:szCs w:val="22"/>
              </w:rPr>
            </w:pPr>
            <w:ins w:id="1813" w:author="Author">
              <w:r>
                <w:rPr>
                  <w:rFonts w:ascii="Calibri" w:hAnsi="Calibri" w:cs="Calibri"/>
                  <w:color w:val="000000"/>
                  <w:sz w:val="22"/>
                  <w:szCs w:val="22"/>
                </w:rPr>
                <w:t>27.77</w:t>
              </w:r>
            </w:ins>
          </w:p>
        </w:tc>
        <w:tc>
          <w:tcPr>
            <w:tcW w:w="1240" w:type="dxa"/>
            <w:vAlign w:val="bottom"/>
          </w:tcPr>
          <w:p w14:paraId="79BA9163"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14" w:author="Author"/>
                <w:rFonts w:asciiTheme="minorHAnsi" w:hAnsiTheme="minorHAnsi" w:cstheme="minorHAnsi"/>
                <w:sz w:val="22"/>
                <w:szCs w:val="22"/>
              </w:rPr>
            </w:pPr>
            <w:ins w:id="1815" w:author="Author">
              <w:r>
                <w:rPr>
                  <w:rFonts w:ascii="Calibri" w:hAnsi="Calibri" w:cs="Calibri"/>
                  <w:color w:val="000000"/>
                  <w:sz w:val="22"/>
                  <w:szCs w:val="22"/>
                </w:rPr>
                <w:t>42.66</w:t>
              </w:r>
            </w:ins>
          </w:p>
        </w:tc>
      </w:tr>
      <w:tr w:rsidR="009E644C" w14:paraId="5B0F8E4E" w14:textId="77777777" w:rsidTr="009E3B89">
        <w:trPr>
          <w:cnfStyle w:val="000000100000" w:firstRow="0" w:lastRow="0" w:firstColumn="0" w:lastColumn="0" w:oddVBand="0" w:evenVBand="0" w:oddHBand="1" w:evenHBand="0" w:firstRowFirstColumn="0" w:firstRowLastColumn="0" w:lastRowFirstColumn="0" w:lastRowLastColumn="0"/>
          <w:trHeight w:val="282"/>
          <w:ins w:id="181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19D2710" w14:textId="77777777" w:rsidR="009E644C" w:rsidRDefault="009E644C" w:rsidP="009E3B89">
            <w:pPr>
              <w:rPr>
                <w:ins w:id="1817" w:author="Author"/>
              </w:rPr>
            </w:pPr>
            <w:ins w:id="1818" w:author="Author">
              <w:r>
                <w:rPr>
                  <w:rFonts w:ascii="Calibri" w:hAnsi="Calibri" w:cs="Calibri"/>
                  <w:b w:val="0"/>
                  <w:bCs w:val="0"/>
                  <w:color w:val="000000"/>
                  <w:sz w:val="22"/>
                  <w:szCs w:val="22"/>
                </w:rPr>
                <w:t>256</w:t>
              </w:r>
            </w:ins>
          </w:p>
        </w:tc>
        <w:tc>
          <w:tcPr>
            <w:tcW w:w="851" w:type="dxa"/>
            <w:vAlign w:val="bottom"/>
          </w:tcPr>
          <w:p w14:paraId="54F0541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19" w:author="Author"/>
                <w:rFonts w:asciiTheme="minorHAnsi" w:hAnsiTheme="minorHAnsi" w:cstheme="minorHAnsi"/>
                <w:sz w:val="22"/>
                <w:szCs w:val="22"/>
              </w:rPr>
            </w:pPr>
            <w:ins w:id="1820" w:author="Author">
              <w:r>
                <w:rPr>
                  <w:rFonts w:ascii="Calibri" w:hAnsi="Calibri" w:cs="Calibri"/>
                  <w:color w:val="000000"/>
                  <w:sz w:val="22"/>
                  <w:szCs w:val="22"/>
                </w:rPr>
                <w:t>39.25</w:t>
              </w:r>
            </w:ins>
          </w:p>
        </w:tc>
        <w:tc>
          <w:tcPr>
            <w:tcW w:w="1240" w:type="dxa"/>
            <w:vAlign w:val="bottom"/>
          </w:tcPr>
          <w:p w14:paraId="22D7214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21" w:author="Author"/>
                <w:rFonts w:asciiTheme="minorHAnsi" w:hAnsiTheme="minorHAnsi" w:cstheme="minorHAnsi"/>
                <w:sz w:val="22"/>
                <w:szCs w:val="22"/>
              </w:rPr>
            </w:pPr>
            <w:ins w:id="1822" w:author="Author">
              <w:r>
                <w:rPr>
                  <w:rFonts w:ascii="Calibri" w:hAnsi="Calibri" w:cs="Calibri"/>
                  <w:color w:val="000000"/>
                  <w:sz w:val="22"/>
                  <w:szCs w:val="22"/>
                </w:rPr>
                <w:t>80.39</w:t>
              </w:r>
            </w:ins>
          </w:p>
        </w:tc>
        <w:tc>
          <w:tcPr>
            <w:tcW w:w="851" w:type="dxa"/>
            <w:vAlign w:val="bottom"/>
          </w:tcPr>
          <w:p w14:paraId="322413E8"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23" w:author="Author"/>
                <w:rFonts w:asciiTheme="minorHAnsi" w:hAnsiTheme="minorHAnsi" w:cstheme="minorHAnsi"/>
                <w:sz w:val="22"/>
                <w:szCs w:val="22"/>
              </w:rPr>
            </w:pPr>
            <w:ins w:id="1824" w:author="Author">
              <w:r>
                <w:rPr>
                  <w:rFonts w:ascii="Calibri" w:hAnsi="Calibri" w:cs="Calibri"/>
                  <w:color w:val="000000"/>
                  <w:sz w:val="22"/>
                  <w:szCs w:val="22"/>
                </w:rPr>
                <w:t>39.61</w:t>
              </w:r>
            </w:ins>
          </w:p>
        </w:tc>
        <w:tc>
          <w:tcPr>
            <w:tcW w:w="1240" w:type="dxa"/>
            <w:vAlign w:val="bottom"/>
          </w:tcPr>
          <w:p w14:paraId="2D1C7BD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25" w:author="Author"/>
                <w:rFonts w:asciiTheme="minorHAnsi" w:hAnsiTheme="minorHAnsi" w:cstheme="minorHAnsi"/>
                <w:sz w:val="22"/>
                <w:szCs w:val="22"/>
              </w:rPr>
            </w:pPr>
            <w:ins w:id="1826" w:author="Author">
              <w:r>
                <w:rPr>
                  <w:rFonts w:ascii="Calibri" w:hAnsi="Calibri" w:cs="Calibri"/>
                  <w:color w:val="000000"/>
                  <w:sz w:val="22"/>
                  <w:szCs w:val="22"/>
                </w:rPr>
                <w:t>81.12</w:t>
              </w:r>
            </w:ins>
          </w:p>
        </w:tc>
        <w:tc>
          <w:tcPr>
            <w:tcW w:w="886" w:type="dxa"/>
            <w:vAlign w:val="bottom"/>
          </w:tcPr>
          <w:p w14:paraId="38C757F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27" w:author="Author"/>
                <w:rFonts w:asciiTheme="minorHAnsi" w:hAnsiTheme="minorHAnsi" w:cstheme="minorHAnsi"/>
                <w:sz w:val="22"/>
                <w:szCs w:val="22"/>
              </w:rPr>
            </w:pPr>
            <w:ins w:id="1828" w:author="Author">
              <w:r>
                <w:rPr>
                  <w:rFonts w:ascii="Calibri" w:hAnsi="Calibri" w:cs="Calibri"/>
                  <w:color w:val="000000"/>
                  <w:sz w:val="22"/>
                  <w:szCs w:val="22"/>
                </w:rPr>
                <w:t>39.84</w:t>
              </w:r>
            </w:ins>
          </w:p>
        </w:tc>
        <w:tc>
          <w:tcPr>
            <w:tcW w:w="1240" w:type="dxa"/>
            <w:vAlign w:val="bottom"/>
          </w:tcPr>
          <w:p w14:paraId="5286AAC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29" w:author="Author"/>
                <w:rFonts w:asciiTheme="minorHAnsi" w:hAnsiTheme="minorHAnsi" w:cstheme="minorHAnsi"/>
                <w:sz w:val="22"/>
                <w:szCs w:val="22"/>
              </w:rPr>
            </w:pPr>
            <w:ins w:id="1830" w:author="Author">
              <w:r>
                <w:rPr>
                  <w:rFonts w:ascii="Calibri" w:hAnsi="Calibri" w:cs="Calibri"/>
                  <w:color w:val="000000"/>
                  <w:sz w:val="22"/>
                  <w:szCs w:val="22"/>
                </w:rPr>
                <w:t>81.59</w:t>
              </w:r>
            </w:ins>
          </w:p>
        </w:tc>
        <w:tc>
          <w:tcPr>
            <w:tcW w:w="886" w:type="dxa"/>
            <w:vAlign w:val="bottom"/>
          </w:tcPr>
          <w:p w14:paraId="13523411"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31" w:author="Author"/>
                <w:rFonts w:asciiTheme="minorHAnsi" w:hAnsiTheme="minorHAnsi" w:cstheme="minorHAnsi"/>
                <w:sz w:val="22"/>
                <w:szCs w:val="22"/>
              </w:rPr>
            </w:pPr>
            <w:ins w:id="1832" w:author="Author">
              <w:r>
                <w:rPr>
                  <w:rFonts w:ascii="Calibri" w:hAnsi="Calibri" w:cs="Calibri"/>
                  <w:color w:val="000000"/>
                  <w:sz w:val="22"/>
                  <w:szCs w:val="22"/>
                </w:rPr>
                <w:t>25.00</w:t>
              </w:r>
            </w:ins>
          </w:p>
        </w:tc>
        <w:tc>
          <w:tcPr>
            <w:tcW w:w="1240" w:type="dxa"/>
            <w:vAlign w:val="bottom"/>
          </w:tcPr>
          <w:p w14:paraId="53A42440"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33" w:author="Author"/>
                <w:rFonts w:asciiTheme="minorHAnsi" w:hAnsiTheme="minorHAnsi" w:cstheme="minorHAnsi"/>
                <w:sz w:val="22"/>
                <w:szCs w:val="22"/>
              </w:rPr>
            </w:pPr>
            <w:ins w:id="1834" w:author="Author">
              <w:r>
                <w:rPr>
                  <w:rFonts w:ascii="Calibri" w:hAnsi="Calibri" w:cs="Calibri"/>
                  <w:color w:val="000000"/>
                  <w:sz w:val="22"/>
                  <w:szCs w:val="22"/>
                </w:rPr>
                <w:t>51.20</w:t>
              </w:r>
            </w:ins>
          </w:p>
        </w:tc>
      </w:tr>
      <w:tr w:rsidR="009E644C" w14:paraId="3DA97A07" w14:textId="77777777" w:rsidTr="009E3B89">
        <w:trPr>
          <w:trHeight w:val="282"/>
          <w:ins w:id="183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ED3251E" w14:textId="77777777" w:rsidR="009E644C" w:rsidRDefault="009E644C" w:rsidP="009E3B89">
            <w:pPr>
              <w:rPr>
                <w:ins w:id="1836" w:author="Author"/>
              </w:rPr>
            </w:pPr>
            <w:ins w:id="1837" w:author="Author">
              <w:r>
                <w:rPr>
                  <w:rFonts w:ascii="Calibri" w:hAnsi="Calibri" w:cs="Calibri"/>
                  <w:b w:val="0"/>
                  <w:bCs w:val="0"/>
                  <w:color w:val="000000"/>
                  <w:sz w:val="22"/>
                  <w:szCs w:val="22"/>
                </w:rPr>
                <w:t>320</w:t>
              </w:r>
            </w:ins>
          </w:p>
        </w:tc>
        <w:tc>
          <w:tcPr>
            <w:tcW w:w="851" w:type="dxa"/>
            <w:vAlign w:val="bottom"/>
          </w:tcPr>
          <w:p w14:paraId="0543E77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38" w:author="Author"/>
                <w:rFonts w:asciiTheme="minorHAnsi" w:hAnsiTheme="minorHAnsi" w:cstheme="minorHAnsi"/>
                <w:sz w:val="22"/>
                <w:szCs w:val="22"/>
              </w:rPr>
            </w:pPr>
            <w:ins w:id="1839" w:author="Author">
              <w:r>
                <w:rPr>
                  <w:rFonts w:ascii="Calibri" w:hAnsi="Calibri" w:cs="Calibri"/>
                  <w:color w:val="000000"/>
                  <w:sz w:val="22"/>
                  <w:szCs w:val="22"/>
                </w:rPr>
                <w:t>32.90</w:t>
              </w:r>
            </w:ins>
          </w:p>
        </w:tc>
        <w:tc>
          <w:tcPr>
            <w:tcW w:w="1240" w:type="dxa"/>
            <w:vAlign w:val="bottom"/>
          </w:tcPr>
          <w:p w14:paraId="191455FE"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40" w:author="Author"/>
                <w:rFonts w:asciiTheme="minorHAnsi" w:hAnsiTheme="minorHAnsi" w:cstheme="minorHAnsi"/>
                <w:sz w:val="22"/>
                <w:szCs w:val="22"/>
              </w:rPr>
            </w:pPr>
            <w:ins w:id="1841" w:author="Author">
              <w:r>
                <w:rPr>
                  <w:rFonts w:ascii="Calibri" w:hAnsi="Calibri" w:cs="Calibri"/>
                  <w:color w:val="000000"/>
                  <w:sz w:val="22"/>
                  <w:szCs w:val="22"/>
                </w:rPr>
                <w:t>84.22</w:t>
              </w:r>
            </w:ins>
          </w:p>
        </w:tc>
        <w:tc>
          <w:tcPr>
            <w:tcW w:w="851" w:type="dxa"/>
            <w:vAlign w:val="bottom"/>
          </w:tcPr>
          <w:p w14:paraId="3C33B1D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42" w:author="Author"/>
                <w:rFonts w:asciiTheme="minorHAnsi" w:hAnsiTheme="minorHAnsi" w:cstheme="minorHAnsi"/>
                <w:sz w:val="22"/>
                <w:szCs w:val="22"/>
              </w:rPr>
            </w:pPr>
            <w:ins w:id="1843" w:author="Author">
              <w:r>
                <w:rPr>
                  <w:rFonts w:ascii="Calibri" w:hAnsi="Calibri" w:cs="Calibri"/>
                  <w:color w:val="000000"/>
                  <w:sz w:val="22"/>
                  <w:szCs w:val="22"/>
                </w:rPr>
                <w:t>33.03</w:t>
              </w:r>
            </w:ins>
          </w:p>
        </w:tc>
        <w:tc>
          <w:tcPr>
            <w:tcW w:w="1240" w:type="dxa"/>
            <w:vAlign w:val="bottom"/>
          </w:tcPr>
          <w:p w14:paraId="263B34CB"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44" w:author="Author"/>
                <w:rFonts w:asciiTheme="minorHAnsi" w:hAnsiTheme="minorHAnsi" w:cstheme="minorHAnsi"/>
                <w:sz w:val="22"/>
                <w:szCs w:val="22"/>
              </w:rPr>
            </w:pPr>
            <w:ins w:id="1845" w:author="Author">
              <w:r>
                <w:rPr>
                  <w:rFonts w:ascii="Calibri" w:hAnsi="Calibri" w:cs="Calibri"/>
                  <w:color w:val="000000"/>
                  <w:sz w:val="22"/>
                  <w:szCs w:val="22"/>
                </w:rPr>
                <w:t>84.55</w:t>
              </w:r>
            </w:ins>
          </w:p>
        </w:tc>
        <w:tc>
          <w:tcPr>
            <w:tcW w:w="886" w:type="dxa"/>
            <w:vAlign w:val="bottom"/>
          </w:tcPr>
          <w:p w14:paraId="48650A7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46" w:author="Author"/>
                <w:rFonts w:asciiTheme="minorHAnsi" w:hAnsiTheme="minorHAnsi" w:cstheme="minorHAnsi"/>
                <w:sz w:val="22"/>
                <w:szCs w:val="22"/>
              </w:rPr>
            </w:pPr>
            <w:ins w:id="1847" w:author="Author">
              <w:r>
                <w:rPr>
                  <w:rFonts w:ascii="Calibri" w:hAnsi="Calibri" w:cs="Calibri"/>
                  <w:color w:val="000000"/>
                  <w:sz w:val="22"/>
                  <w:szCs w:val="22"/>
                </w:rPr>
                <w:t>33.20</w:t>
              </w:r>
            </w:ins>
          </w:p>
        </w:tc>
        <w:tc>
          <w:tcPr>
            <w:tcW w:w="1240" w:type="dxa"/>
            <w:vAlign w:val="bottom"/>
          </w:tcPr>
          <w:p w14:paraId="675046D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48" w:author="Author"/>
                <w:rFonts w:asciiTheme="minorHAnsi" w:hAnsiTheme="minorHAnsi" w:cstheme="minorHAnsi"/>
                <w:sz w:val="22"/>
                <w:szCs w:val="22"/>
              </w:rPr>
            </w:pPr>
            <w:ins w:id="1849" w:author="Author">
              <w:r>
                <w:rPr>
                  <w:rFonts w:ascii="Calibri" w:hAnsi="Calibri" w:cs="Calibri"/>
                  <w:color w:val="000000"/>
                  <w:sz w:val="22"/>
                  <w:szCs w:val="22"/>
                </w:rPr>
                <w:t>85.00</w:t>
              </w:r>
            </w:ins>
          </w:p>
        </w:tc>
        <w:tc>
          <w:tcPr>
            <w:tcW w:w="886" w:type="dxa"/>
            <w:vAlign w:val="bottom"/>
          </w:tcPr>
          <w:p w14:paraId="0DBA4907"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50" w:author="Author"/>
                <w:rFonts w:asciiTheme="minorHAnsi" w:hAnsiTheme="minorHAnsi" w:cstheme="minorHAnsi"/>
                <w:sz w:val="22"/>
                <w:szCs w:val="22"/>
              </w:rPr>
            </w:pPr>
            <w:ins w:id="1851" w:author="Author">
              <w:r>
                <w:rPr>
                  <w:rFonts w:ascii="Calibri" w:hAnsi="Calibri" w:cs="Calibri"/>
                  <w:color w:val="000000"/>
                  <w:sz w:val="22"/>
                  <w:szCs w:val="22"/>
                </w:rPr>
                <w:t>22.73</w:t>
              </w:r>
            </w:ins>
          </w:p>
        </w:tc>
        <w:tc>
          <w:tcPr>
            <w:tcW w:w="1240" w:type="dxa"/>
            <w:vAlign w:val="bottom"/>
          </w:tcPr>
          <w:p w14:paraId="3E903762"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52" w:author="Author"/>
                <w:rFonts w:asciiTheme="minorHAnsi" w:hAnsiTheme="minorHAnsi" w:cstheme="minorHAnsi"/>
                <w:sz w:val="22"/>
                <w:szCs w:val="22"/>
              </w:rPr>
            </w:pPr>
            <w:ins w:id="1853" w:author="Author">
              <w:r>
                <w:rPr>
                  <w:rFonts w:ascii="Calibri" w:hAnsi="Calibri" w:cs="Calibri"/>
                  <w:color w:val="000000"/>
                  <w:sz w:val="22"/>
                  <w:szCs w:val="22"/>
                </w:rPr>
                <w:t>58.18</w:t>
              </w:r>
            </w:ins>
          </w:p>
        </w:tc>
      </w:tr>
      <w:tr w:rsidR="009E644C" w14:paraId="1446377C" w14:textId="77777777" w:rsidTr="009E3B89">
        <w:trPr>
          <w:cnfStyle w:val="000000100000" w:firstRow="0" w:lastRow="0" w:firstColumn="0" w:lastColumn="0" w:oddVBand="0" w:evenVBand="0" w:oddHBand="1" w:evenHBand="0" w:firstRowFirstColumn="0" w:firstRowLastColumn="0" w:lastRowFirstColumn="0" w:lastRowLastColumn="0"/>
          <w:trHeight w:val="282"/>
          <w:ins w:id="185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9BB26B3" w14:textId="77777777" w:rsidR="009E644C" w:rsidRDefault="009E644C" w:rsidP="009E3B89">
            <w:pPr>
              <w:rPr>
                <w:ins w:id="1855" w:author="Author"/>
              </w:rPr>
            </w:pPr>
            <w:ins w:id="1856" w:author="Author">
              <w:r>
                <w:rPr>
                  <w:rFonts w:ascii="Calibri" w:hAnsi="Calibri" w:cs="Calibri"/>
                  <w:b w:val="0"/>
                  <w:bCs w:val="0"/>
                  <w:color w:val="000000"/>
                  <w:sz w:val="22"/>
                  <w:szCs w:val="22"/>
                </w:rPr>
                <w:t>384</w:t>
              </w:r>
            </w:ins>
          </w:p>
        </w:tc>
        <w:tc>
          <w:tcPr>
            <w:tcW w:w="851" w:type="dxa"/>
            <w:vAlign w:val="bottom"/>
          </w:tcPr>
          <w:p w14:paraId="0BC877C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57" w:author="Author"/>
                <w:rFonts w:asciiTheme="minorHAnsi" w:hAnsiTheme="minorHAnsi" w:cstheme="minorHAnsi"/>
                <w:sz w:val="22"/>
                <w:szCs w:val="22"/>
              </w:rPr>
            </w:pPr>
            <w:ins w:id="1858" w:author="Author">
              <w:r>
                <w:rPr>
                  <w:rFonts w:ascii="Calibri" w:hAnsi="Calibri" w:cs="Calibri"/>
                  <w:color w:val="000000"/>
                  <w:sz w:val="22"/>
                  <w:szCs w:val="22"/>
                </w:rPr>
                <w:t>28.21</w:t>
              </w:r>
            </w:ins>
          </w:p>
        </w:tc>
        <w:tc>
          <w:tcPr>
            <w:tcW w:w="1240" w:type="dxa"/>
            <w:vAlign w:val="bottom"/>
          </w:tcPr>
          <w:p w14:paraId="24A88DA0"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59" w:author="Author"/>
                <w:rFonts w:asciiTheme="minorHAnsi" w:hAnsiTheme="minorHAnsi" w:cstheme="minorHAnsi"/>
                <w:sz w:val="22"/>
                <w:szCs w:val="22"/>
              </w:rPr>
            </w:pPr>
            <w:ins w:id="1860" w:author="Author">
              <w:r>
                <w:rPr>
                  <w:rFonts w:ascii="Calibri" w:hAnsi="Calibri" w:cs="Calibri"/>
                  <w:color w:val="000000"/>
                  <w:sz w:val="22"/>
                  <w:szCs w:val="22"/>
                </w:rPr>
                <w:t>86.68</w:t>
              </w:r>
            </w:ins>
          </w:p>
        </w:tc>
        <w:tc>
          <w:tcPr>
            <w:tcW w:w="851" w:type="dxa"/>
            <w:vAlign w:val="bottom"/>
          </w:tcPr>
          <w:p w14:paraId="714DF5A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61" w:author="Author"/>
                <w:rFonts w:asciiTheme="minorHAnsi" w:hAnsiTheme="minorHAnsi" w:cstheme="minorHAnsi"/>
                <w:sz w:val="22"/>
                <w:szCs w:val="22"/>
              </w:rPr>
            </w:pPr>
            <w:ins w:id="1862" w:author="Author">
              <w:r>
                <w:rPr>
                  <w:rFonts w:ascii="Calibri" w:hAnsi="Calibri" w:cs="Calibri"/>
                  <w:color w:val="000000"/>
                  <w:sz w:val="22"/>
                  <w:szCs w:val="22"/>
                </w:rPr>
                <w:t>28.40</w:t>
              </w:r>
            </w:ins>
          </w:p>
        </w:tc>
        <w:tc>
          <w:tcPr>
            <w:tcW w:w="1240" w:type="dxa"/>
            <w:vAlign w:val="bottom"/>
          </w:tcPr>
          <w:p w14:paraId="56D6399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63" w:author="Author"/>
                <w:rFonts w:asciiTheme="minorHAnsi" w:hAnsiTheme="minorHAnsi" w:cstheme="minorHAnsi"/>
                <w:sz w:val="22"/>
                <w:szCs w:val="22"/>
              </w:rPr>
            </w:pPr>
            <w:ins w:id="1864" w:author="Author">
              <w:r>
                <w:rPr>
                  <w:rFonts w:ascii="Calibri" w:hAnsi="Calibri" w:cs="Calibri"/>
                  <w:color w:val="000000"/>
                  <w:sz w:val="22"/>
                  <w:szCs w:val="22"/>
                </w:rPr>
                <w:t>87.23</w:t>
              </w:r>
            </w:ins>
          </w:p>
        </w:tc>
        <w:tc>
          <w:tcPr>
            <w:tcW w:w="886" w:type="dxa"/>
            <w:vAlign w:val="bottom"/>
          </w:tcPr>
          <w:p w14:paraId="736D71E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65" w:author="Author"/>
                <w:rFonts w:asciiTheme="minorHAnsi" w:hAnsiTheme="minorHAnsi" w:cstheme="minorHAnsi"/>
                <w:sz w:val="22"/>
                <w:szCs w:val="22"/>
              </w:rPr>
            </w:pPr>
            <w:ins w:id="1866" w:author="Author">
              <w:r>
                <w:rPr>
                  <w:rFonts w:ascii="Calibri" w:hAnsi="Calibri" w:cs="Calibri"/>
                  <w:color w:val="000000"/>
                  <w:sz w:val="22"/>
                  <w:szCs w:val="22"/>
                </w:rPr>
                <w:t>28.56</w:t>
              </w:r>
            </w:ins>
          </w:p>
        </w:tc>
        <w:tc>
          <w:tcPr>
            <w:tcW w:w="1240" w:type="dxa"/>
            <w:vAlign w:val="bottom"/>
          </w:tcPr>
          <w:p w14:paraId="48B6E53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67" w:author="Author"/>
                <w:rFonts w:asciiTheme="minorHAnsi" w:hAnsiTheme="minorHAnsi" w:cstheme="minorHAnsi"/>
                <w:sz w:val="22"/>
                <w:szCs w:val="22"/>
              </w:rPr>
            </w:pPr>
            <w:ins w:id="1868" w:author="Author">
              <w:r>
                <w:rPr>
                  <w:rFonts w:ascii="Calibri" w:hAnsi="Calibri" w:cs="Calibri"/>
                  <w:color w:val="000000"/>
                  <w:sz w:val="22"/>
                  <w:szCs w:val="22"/>
                </w:rPr>
                <w:t>87.74</w:t>
              </w:r>
            </w:ins>
          </w:p>
        </w:tc>
        <w:tc>
          <w:tcPr>
            <w:tcW w:w="886" w:type="dxa"/>
            <w:vAlign w:val="bottom"/>
          </w:tcPr>
          <w:p w14:paraId="2B850BA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69" w:author="Author"/>
                <w:rFonts w:asciiTheme="minorHAnsi" w:hAnsiTheme="minorHAnsi" w:cstheme="minorHAnsi"/>
                <w:sz w:val="22"/>
                <w:szCs w:val="22"/>
              </w:rPr>
            </w:pPr>
            <w:ins w:id="1870" w:author="Author">
              <w:r>
                <w:rPr>
                  <w:rFonts w:ascii="Calibri" w:hAnsi="Calibri" w:cs="Calibri"/>
                  <w:color w:val="000000"/>
                  <w:sz w:val="22"/>
                  <w:szCs w:val="22"/>
                </w:rPr>
                <w:t>20.83</w:t>
              </w:r>
            </w:ins>
          </w:p>
        </w:tc>
        <w:tc>
          <w:tcPr>
            <w:tcW w:w="1240" w:type="dxa"/>
            <w:vAlign w:val="bottom"/>
          </w:tcPr>
          <w:p w14:paraId="2A1C21B7"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71" w:author="Author"/>
                <w:rFonts w:asciiTheme="minorHAnsi" w:hAnsiTheme="minorHAnsi" w:cstheme="minorHAnsi"/>
                <w:sz w:val="22"/>
                <w:szCs w:val="22"/>
              </w:rPr>
            </w:pPr>
            <w:ins w:id="1872" w:author="Author">
              <w:r>
                <w:rPr>
                  <w:rFonts w:ascii="Calibri" w:hAnsi="Calibri" w:cs="Calibri"/>
                  <w:color w:val="000000"/>
                  <w:sz w:val="22"/>
                  <w:szCs w:val="22"/>
                </w:rPr>
                <w:t>64.00</w:t>
              </w:r>
            </w:ins>
          </w:p>
        </w:tc>
      </w:tr>
      <w:tr w:rsidR="009E644C" w14:paraId="0CC11169" w14:textId="77777777" w:rsidTr="009E3B89">
        <w:trPr>
          <w:trHeight w:val="282"/>
          <w:ins w:id="187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4CB46E4" w14:textId="77777777" w:rsidR="009E644C" w:rsidRDefault="009E644C" w:rsidP="009E3B89">
            <w:pPr>
              <w:rPr>
                <w:ins w:id="1874" w:author="Author"/>
              </w:rPr>
            </w:pPr>
            <w:ins w:id="1875" w:author="Author">
              <w:r>
                <w:rPr>
                  <w:rFonts w:ascii="Calibri" w:hAnsi="Calibri" w:cs="Calibri"/>
                  <w:b w:val="0"/>
                  <w:bCs w:val="0"/>
                  <w:color w:val="000000"/>
                  <w:sz w:val="22"/>
                  <w:szCs w:val="22"/>
                </w:rPr>
                <w:t>448</w:t>
              </w:r>
            </w:ins>
          </w:p>
        </w:tc>
        <w:tc>
          <w:tcPr>
            <w:tcW w:w="851" w:type="dxa"/>
            <w:vAlign w:val="bottom"/>
          </w:tcPr>
          <w:p w14:paraId="656B9788"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76" w:author="Author"/>
                <w:rFonts w:asciiTheme="minorHAnsi" w:hAnsiTheme="minorHAnsi" w:cstheme="minorHAnsi"/>
                <w:sz w:val="22"/>
                <w:szCs w:val="22"/>
              </w:rPr>
            </w:pPr>
            <w:ins w:id="1877" w:author="Author">
              <w:r>
                <w:rPr>
                  <w:rFonts w:ascii="Calibri" w:hAnsi="Calibri" w:cs="Calibri"/>
                  <w:color w:val="000000"/>
                  <w:sz w:val="22"/>
                  <w:szCs w:val="22"/>
                </w:rPr>
                <w:t>24.72</w:t>
              </w:r>
            </w:ins>
          </w:p>
        </w:tc>
        <w:tc>
          <w:tcPr>
            <w:tcW w:w="1240" w:type="dxa"/>
            <w:vAlign w:val="bottom"/>
          </w:tcPr>
          <w:p w14:paraId="6BA11C2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78" w:author="Author"/>
                <w:rFonts w:asciiTheme="minorHAnsi" w:hAnsiTheme="minorHAnsi" w:cstheme="minorHAnsi"/>
                <w:sz w:val="22"/>
                <w:szCs w:val="22"/>
              </w:rPr>
            </w:pPr>
            <w:ins w:id="1879" w:author="Author">
              <w:r>
                <w:rPr>
                  <w:rFonts w:ascii="Calibri" w:hAnsi="Calibri" w:cs="Calibri"/>
                  <w:color w:val="000000"/>
                  <w:sz w:val="22"/>
                  <w:szCs w:val="22"/>
                </w:rPr>
                <w:t>88.59</w:t>
              </w:r>
            </w:ins>
          </w:p>
        </w:tc>
        <w:tc>
          <w:tcPr>
            <w:tcW w:w="851" w:type="dxa"/>
            <w:vAlign w:val="bottom"/>
          </w:tcPr>
          <w:p w14:paraId="1EC25658"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80" w:author="Author"/>
                <w:rFonts w:asciiTheme="minorHAnsi" w:hAnsiTheme="minorHAnsi" w:cstheme="minorHAnsi"/>
                <w:sz w:val="22"/>
                <w:szCs w:val="22"/>
              </w:rPr>
            </w:pPr>
            <w:ins w:id="1881" w:author="Author">
              <w:r>
                <w:rPr>
                  <w:rFonts w:ascii="Calibri" w:hAnsi="Calibri" w:cs="Calibri"/>
                  <w:color w:val="000000"/>
                  <w:sz w:val="22"/>
                  <w:szCs w:val="22"/>
                </w:rPr>
                <w:t>24.93</w:t>
              </w:r>
            </w:ins>
          </w:p>
        </w:tc>
        <w:tc>
          <w:tcPr>
            <w:tcW w:w="1240" w:type="dxa"/>
            <w:vAlign w:val="bottom"/>
          </w:tcPr>
          <w:p w14:paraId="207734C7"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82" w:author="Author"/>
                <w:rFonts w:asciiTheme="minorHAnsi" w:hAnsiTheme="minorHAnsi" w:cstheme="minorHAnsi"/>
                <w:sz w:val="22"/>
                <w:szCs w:val="22"/>
              </w:rPr>
            </w:pPr>
            <w:ins w:id="1883" w:author="Author">
              <w:r>
                <w:rPr>
                  <w:rFonts w:ascii="Calibri" w:hAnsi="Calibri" w:cs="Calibri"/>
                  <w:color w:val="000000"/>
                  <w:sz w:val="22"/>
                  <w:szCs w:val="22"/>
                </w:rPr>
                <w:t>89.34</w:t>
              </w:r>
            </w:ins>
          </w:p>
        </w:tc>
        <w:tc>
          <w:tcPr>
            <w:tcW w:w="886" w:type="dxa"/>
            <w:vAlign w:val="bottom"/>
          </w:tcPr>
          <w:p w14:paraId="183082B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84" w:author="Author"/>
                <w:rFonts w:asciiTheme="minorHAnsi" w:hAnsiTheme="minorHAnsi" w:cstheme="minorHAnsi"/>
                <w:sz w:val="22"/>
                <w:szCs w:val="22"/>
              </w:rPr>
            </w:pPr>
            <w:ins w:id="1885" w:author="Author">
              <w:r>
                <w:rPr>
                  <w:rFonts w:ascii="Calibri" w:hAnsi="Calibri" w:cs="Calibri"/>
                  <w:color w:val="000000"/>
                  <w:sz w:val="22"/>
                  <w:szCs w:val="22"/>
                </w:rPr>
                <w:t>24.96</w:t>
              </w:r>
            </w:ins>
          </w:p>
        </w:tc>
        <w:tc>
          <w:tcPr>
            <w:tcW w:w="1240" w:type="dxa"/>
            <w:vAlign w:val="bottom"/>
          </w:tcPr>
          <w:p w14:paraId="1813B12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86" w:author="Author"/>
                <w:rFonts w:asciiTheme="minorHAnsi" w:hAnsiTheme="minorHAnsi" w:cstheme="minorHAnsi"/>
                <w:sz w:val="22"/>
                <w:szCs w:val="22"/>
              </w:rPr>
            </w:pPr>
            <w:ins w:id="1887" w:author="Author">
              <w:r>
                <w:rPr>
                  <w:rFonts w:ascii="Calibri" w:hAnsi="Calibri" w:cs="Calibri"/>
                  <w:color w:val="000000"/>
                  <w:sz w:val="22"/>
                  <w:szCs w:val="22"/>
                </w:rPr>
                <w:t>89.47</w:t>
              </w:r>
            </w:ins>
          </w:p>
        </w:tc>
        <w:tc>
          <w:tcPr>
            <w:tcW w:w="886" w:type="dxa"/>
            <w:vAlign w:val="bottom"/>
          </w:tcPr>
          <w:p w14:paraId="4680C72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88" w:author="Author"/>
                <w:rFonts w:asciiTheme="minorHAnsi" w:hAnsiTheme="minorHAnsi" w:cstheme="minorHAnsi"/>
                <w:sz w:val="22"/>
                <w:szCs w:val="22"/>
              </w:rPr>
            </w:pPr>
            <w:ins w:id="1889" w:author="Author">
              <w:r>
                <w:rPr>
                  <w:rFonts w:ascii="Calibri" w:hAnsi="Calibri" w:cs="Calibri"/>
                  <w:color w:val="000000"/>
                  <w:sz w:val="22"/>
                  <w:szCs w:val="22"/>
                </w:rPr>
                <w:t>19.23</w:t>
              </w:r>
            </w:ins>
          </w:p>
        </w:tc>
        <w:tc>
          <w:tcPr>
            <w:tcW w:w="1240" w:type="dxa"/>
            <w:vAlign w:val="bottom"/>
          </w:tcPr>
          <w:p w14:paraId="556487F8"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90" w:author="Author"/>
                <w:rFonts w:asciiTheme="minorHAnsi" w:hAnsiTheme="minorHAnsi" w:cstheme="minorHAnsi"/>
                <w:sz w:val="22"/>
                <w:szCs w:val="22"/>
              </w:rPr>
            </w:pPr>
            <w:ins w:id="1891" w:author="Author">
              <w:r>
                <w:rPr>
                  <w:rFonts w:ascii="Calibri" w:hAnsi="Calibri" w:cs="Calibri"/>
                  <w:color w:val="000000"/>
                  <w:sz w:val="22"/>
                  <w:szCs w:val="22"/>
                </w:rPr>
                <w:t>68.92</w:t>
              </w:r>
            </w:ins>
          </w:p>
        </w:tc>
      </w:tr>
      <w:tr w:rsidR="009E644C" w14:paraId="1D85C112" w14:textId="77777777" w:rsidTr="009E3B89">
        <w:trPr>
          <w:cnfStyle w:val="000000100000" w:firstRow="0" w:lastRow="0" w:firstColumn="0" w:lastColumn="0" w:oddVBand="0" w:evenVBand="0" w:oddHBand="1" w:evenHBand="0" w:firstRowFirstColumn="0" w:firstRowLastColumn="0" w:lastRowFirstColumn="0" w:lastRowLastColumn="0"/>
          <w:trHeight w:val="282"/>
          <w:ins w:id="189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5C5943A" w14:textId="77777777" w:rsidR="009E644C" w:rsidRDefault="009E644C" w:rsidP="009E3B89">
            <w:pPr>
              <w:rPr>
                <w:ins w:id="1893" w:author="Author"/>
                <w:rFonts w:ascii="Calibri" w:hAnsi="Calibri" w:cs="Calibri"/>
                <w:b w:val="0"/>
                <w:bCs w:val="0"/>
                <w:color w:val="000000"/>
                <w:sz w:val="22"/>
                <w:szCs w:val="22"/>
              </w:rPr>
            </w:pPr>
            <w:ins w:id="1894" w:author="Author">
              <w:r>
                <w:rPr>
                  <w:rFonts w:ascii="Calibri" w:hAnsi="Calibri" w:cs="Calibri"/>
                  <w:b w:val="0"/>
                  <w:bCs w:val="0"/>
                  <w:color w:val="000000"/>
                  <w:sz w:val="22"/>
                  <w:szCs w:val="22"/>
                </w:rPr>
                <w:t>512</w:t>
              </w:r>
            </w:ins>
          </w:p>
        </w:tc>
        <w:tc>
          <w:tcPr>
            <w:tcW w:w="851" w:type="dxa"/>
            <w:vAlign w:val="bottom"/>
          </w:tcPr>
          <w:p w14:paraId="67D45FE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95" w:author="Author"/>
                <w:rFonts w:asciiTheme="minorHAnsi" w:hAnsiTheme="minorHAnsi" w:cstheme="minorHAnsi"/>
                <w:color w:val="000000"/>
                <w:sz w:val="22"/>
                <w:szCs w:val="22"/>
              </w:rPr>
            </w:pPr>
            <w:ins w:id="1896" w:author="Author">
              <w:r>
                <w:rPr>
                  <w:rFonts w:ascii="Calibri" w:hAnsi="Calibri" w:cs="Calibri"/>
                  <w:color w:val="000000"/>
                  <w:sz w:val="22"/>
                  <w:szCs w:val="22"/>
                </w:rPr>
                <w:t>21.98</w:t>
              </w:r>
            </w:ins>
          </w:p>
        </w:tc>
        <w:tc>
          <w:tcPr>
            <w:tcW w:w="1240" w:type="dxa"/>
            <w:vAlign w:val="bottom"/>
          </w:tcPr>
          <w:p w14:paraId="597094F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97" w:author="Author"/>
                <w:rFonts w:asciiTheme="minorHAnsi" w:hAnsiTheme="minorHAnsi" w:cstheme="minorHAnsi"/>
                <w:color w:val="000000"/>
                <w:sz w:val="22"/>
                <w:szCs w:val="22"/>
              </w:rPr>
            </w:pPr>
            <w:ins w:id="1898" w:author="Author">
              <w:r>
                <w:rPr>
                  <w:rFonts w:ascii="Calibri" w:hAnsi="Calibri" w:cs="Calibri"/>
                  <w:color w:val="000000"/>
                  <w:sz w:val="22"/>
                  <w:szCs w:val="22"/>
                </w:rPr>
                <w:t>90.03</w:t>
              </w:r>
            </w:ins>
          </w:p>
        </w:tc>
        <w:tc>
          <w:tcPr>
            <w:tcW w:w="851" w:type="dxa"/>
            <w:vAlign w:val="bottom"/>
          </w:tcPr>
          <w:p w14:paraId="4F0F6BF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99" w:author="Author"/>
                <w:rFonts w:asciiTheme="minorHAnsi" w:hAnsiTheme="minorHAnsi" w:cstheme="minorHAnsi"/>
                <w:color w:val="000000"/>
                <w:sz w:val="22"/>
                <w:szCs w:val="22"/>
              </w:rPr>
            </w:pPr>
            <w:ins w:id="1900" w:author="Author">
              <w:r>
                <w:rPr>
                  <w:rFonts w:ascii="Calibri" w:hAnsi="Calibri" w:cs="Calibri"/>
                  <w:color w:val="000000"/>
                  <w:sz w:val="22"/>
                  <w:szCs w:val="22"/>
                </w:rPr>
                <w:t>22.17</w:t>
              </w:r>
            </w:ins>
          </w:p>
        </w:tc>
        <w:tc>
          <w:tcPr>
            <w:tcW w:w="1240" w:type="dxa"/>
            <w:vAlign w:val="bottom"/>
          </w:tcPr>
          <w:p w14:paraId="1DAEEC2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01" w:author="Author"/>
                <w:rFonts w:asciiTheme="minorHAnsi" w:hAnsiTheme="minorHAnsi" w:cstheme="minorHAnsi"/>
                <w:color w:val="000000"/>
                <w:sz w:val="22"/>
                <w:szCs w:val="22"/>
              </w:rPr>
            </w:pPr>
            <w:ins w:id="1902" w:author="Author">
              <w:r>
                <w:rPr>
                  <w:rFonts w:ascii="Calibri" w:hAnsi="Calibri" w:cs="Calibri"/>
                  <w:color w:val="000000"/>
                  <w:sz w:val="22"/>
                  <w:szCs w:val="22"/>
                </w:rPr>
                <w:t>90.80</w:t>
              </w:r>
            </w:ins>
          </w:p>
        </w:tc>
        <w:tc>
          <w:tcPr>
            <w:tcW w:w="886" w:type="dxa"/>
            <w:vAlign w:val="bottom"/>
          </w:tcPr>
          <w:p w14:paraId="5AA772A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03" w:author="Author"/>
                <w:rFonts w:asciiTheme="minorHAnsi" w:hAnsiTheme="minorHAnsi" w:cstheme="minorHAnsi"/>
                <w:color w:val="000000"/>
                <w:sz w:val="22"/>
                <w:szCs w:val="22"/>
              </w:rPr>
            </w:pPr>
            <w:ins w:id="1904" w:author="Author">
              <w:r>
                <w:rPr>
                  <w:rFonts w:ascii="Calibri" w:hAnsi="Calibri" w:cs="Calibri"/>
                  <w:color w:val="000000"/>
                  <w:sz w:val="22"/>
                  <w:szCs w:val="22"/>
                </w:rPr>
                <w:t>22.19</w:t>
              </w:r>
            </w:ins>
          </w:p>
        </w:tc>
        <w:tc>
          <w:tcPr>
            <w:tcW w:w="1240" w:type="dxa"/>
            <w:vAlign w:val="bottom"/>
          </w:tcPr>
          <w:p w14:paraId="64E7727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05" w:author="Author"/>
                <w:rFonts w:asciiTheme="minorHAnsi" w:hAnsiTheme="minorHAnsi" w:cstheme="minorHAnsi"/>
                <w:color w:val="000000"/>
                <w:sz w:val="22"/>
                <w:szCs w:val="22"/>
              </w:rPr>
            </w:pPr>
            <w:ins w:id="1906" w:author="Author">
              <w:r>
                <w:rPr>
                  <w:rFonts w:ascii="Calibri" w:hAnsi="Calibri" w:cs="Calibri"/>
                  <w:color w:val="000000"/>
                  <w:sz w:val="22"/>
                  <w:szCs w:val="22"/>
                </w:rPr>
                <w:t>90.87</w:t>
              </w:r>
            </w:ins>
          </w:p>
        </w:tc>
        <w:tc>
          <w:tcPr>
            <w:tcW w:w="886" w:type="dxa"/>
            <w:vAlign w:val="bottom"/>
          </w:tcPr>
          <w:p w14:paraId="1E1F7010"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07" w:author="Author"/>
                <w:rFonts w:asciiTheme="minorHAnsi" w:hAnsiTheme="minorHAnsi" w:cstheme="minorHAnsi"/>
                <w:color w:val="000000"/>
                <w:sz w:val="22"/>
                <w:szCs w:val="22"/>
              </w:rPr>
            </w:pPr>
            <w:ins w:id="1908" w:author="Author">
              <w:r>
                <w:rPr>
                  <w:rFonts w:ascii="Calibri" w:hAnsi="Calibri" w:cs="Calibri"/>
                  <w:color w:val="000000"/>
                  <w:sz w:val="22"/>
                  <w:szCs w:val="22"/>
                </w:rPr>
                <w:t>17.86</w:t>
              </w:r>
            </w:ins>
          </w:p>
        </w:tc>
        <w:tc>
          <w:tcPr>
            <w:tcW w:w="1240" w:type="dxa"/>
            <w:vAlign w:val="bottom"/>
          </w:tcPr>
          <w:p w14:paraId="371AE310"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09" w:author="Author"/>
                <w:rFonts w:asciiTheme="minorHAnsi" w:hAnsiTheme="minorHAnsi" w:cstheme="minorHAnsi"/>
                <w:color w:val="000000"/>
                <w:sz w:val="22"/>
                <w:szCs w:val="22"/>
              </w:rPr>
            </w:pPr>
            <w:ins w:id="1910" w:author="Author">
              <w:r>
                <w:rPr>
                  <w:rFonts w:ascii="Calibri" w:hAnsi="Calibri" w:cs="Calibri"/>
                  <w:color w:val="000000"/>
                  <w:sz w:val="22"/>
                  <w:szCs w:val="22"/>
                </w:rPr>
                <w:t>73.14</w:t>
              </w:r>
            </w:ins>
          </w:p>
        </w:tc>
      </w:tr>
      <w:tr w:rsidR="009E644C" w14:paraId="0885E58F" w14:textId="77777777" w:rsidTr="009E3B89">
        <w:trPr>
          <w:trHeight w:val="282"/>
          <w:ins w:id="191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F4C845D" w14:textId="77777777" w:rsidR="009E644C" w:rsidRDefault="009E644C" w:rsidP="009E3B89">
            <w:pPr>
              <w:rPr>
                <w:ins w:id="1912" w:author="Author"/>
                <w:rFonts w:ascii="Calibri" w:hAnsi="Calibri" w:cs="Calibri"/>
                <w:b w:val="0"/>
                <w:bCs w:val="0"/>
                <w:color w:val="000000"/>
                <w:sz w:val="22"/>
                <w:szCs w:val="22"/>
              </w:rPr>
            </w:pPr>
            <w:ins w:id="1913" w:author="Author">
              <w:r>
                <w:rPr>
                  <w:rFonts w:ascii="Calibri" w:hAnsi="Calibri" w:cs="Calibri"/>
                  <w:b w:val="0"/>
                  <w:bCs w:val="0"/>
                  <w:color w:val="000000"/>
                  <w:sz w:val="22"/>
                  <w:szCs w:val="22"/>
                </w:rPr>
                <w:t>576</w:t>
              </w:r>
            </w:ins>
          </w:p>
        </w:tc>
        <w:tc>
          <w:tcPr>
            <w:tcW w:w="851" w:type="dxa"/>
            <w:vAlign w:val="bottom"/>
          </w:tcPr>
          <w:p w14:paraId="257EBFC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14" w:author="Author"/>
                <w:rFonts w:asciiTheme="minorHAnsi" w:hAnsiTheme="minorHAnsi" w:cstheme="minorHAnsi"/>
                <w:color w:val="000000"/>
                <w:sz w:val="22"/>
                <w:szCs w:val="22"/>
              </w:rPr>
            </w:pPr>
            <w:ins w:id="1915" w:author="Author">
              <w:r>
                <w:rPr>
                  <w:rFonts w:ascii="Calibri" w:hAnsi="Calibri" w:cs="Calibri"/>
                  <w:color w:val="000000"/>
                  <w:sz w:val="22"/>
                  <w:szCs w:val="22"/>
                </w:rPr>
                <w:t>19.81</w:t>
              </w:r>
            </w:ins>
          </w:p>
        </w:tc>
        <w:tc>
          <w:tcPr>
            <w:tcW w:w="1240" w:type="dxa"/>
            <w:vAlign w:val="bottom"/>
          </w:tcPr>
          <w:p w14:paraId="0A90D10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16" w:author="Author"/>
                <w:rFonts w:asciiTheme="minorHAnsi" w:hAnsiTheme="minorHAnsi" w:cstheme="minorHAnsi"/>
                <w:color w:val="000000"/>
                <w:sz w:val="22"/>
                <w:szCs w:val="22"/>
              </w:rPr>
            </w:pPr>
            <w:ins w:id="1917" w:author="Author">
              <w:r>
                <w:rPr>
                  <w:rFonts w:ascii="Calibri" w:hAnsi="Calibri" w:cs="Calibri"/>
                  <w:color w:val="000000"/>
                  <w:sz w:val="22"/>
                  <w:szCs w:val="22"/>
                </w:rPr>
                <w:t>91.26</w:t>
              </w:r>
            </w:ins>
          </w:p>
        </w:tc>
        <w:tc>
          <w:tcPr>
            <w:tcW w:w="851" w:type="dxa"/>
            <w:vAlign w:val="bottom"/>
          </w:tcPr>
          <w:p w14:paraId="70B08E53"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18" w:author="Author"/>
                <w:rFonts w:asciiTheme="minorHAnsi" w:hAnsiTheme="minorHAnsi" w:cstheme="minorHAnsi"/>
                <w:color w:val="000000"/>
                <w:sz w:val="22"/>
                <w:szCs w:val="22"/>
              </w:rPr>
            </w:pPr>
            <w:ins w:id="1919" w:author="Author">
              <w:r>
                <w:rPr>
                  <w:rFonts w:ascii="Calibri" w:hAnsi="Calibri" w:cs="Calibri"/>
                  <w:color w:val="000000"/>
                  <w:sz w:val="22"/>
                  <w:szCs w:val="22"/>
                </w:rPr>
                <w:t>19.93</w:t>
              </w:r>
            </w:ins>
          </w:p>
        </w:tc>
        <w:tc>
          <w:tcPr>
            <w:tcW w:w="1240" w:type="dxa"/>
            <w:vAlign w:val="bottom"/>
          </w:tcPr>
          <w:p w14:paraId="4051059B"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20" w:author="Author"/>
                <w:rFonts w:asciiTheme="minorHAnsi" w:hAnsiTheme="minorHAnsi" w:cstheme="minorHAnsi"/>
                <w:color w:val="000000"/>
                <w:sz w:val="22"/>
                <w:szCs w:val="22"/>
              </w:rPr>
            </w:pPr>
            <w:ins w:id="1921" w:author="Author">
              <w:r>
                <w:rPr>
                  <w:rFonts w:ascii="Calibri" w:hAnsi="Calibri" w:cs="Calibri"/>
                  <w:color w:val="000000"/>
                  <w:sz w:val="22"/>
                  <w:szCs w:val="22"/>
                </w:rPr>
                <w:t>91.83</w:t>
              </w:r>
            </w:ins>
          </w:p>
        </w:tc>
        <w:tc>
          <w:tcPr>
            <w:tcW w:w="886" w:type="dxa"/>
            <w:vAlign w:val="bottom"/>
          </w:tcPr>
          <w:p w14:paraId="7F50E418"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22" w:author="Author"/>
                <w:rFonts w:asciiTheme="minorHAnsi" w:hAnsiTheme="minorHAnsi" w:cstheme="minorHAnsi"/>
                <w:color w:val="000000"/>
                <w:sz w:val="22"/>
                <w:szCs w:val="22"/>
              </w:rPr>
            </w:pPr>
            <w:ins w:id="1923" w:author="Author">
              <w:r>
                <w:rPr>
                  <w:rFonts w:ascii="Calibri" w:hAnsi="Calibri" w:cs="Calibri"/>
                  <w:color w:val="000000"/>
                  <w:sz w:val="22"/>
                  <w:szCs w:val="22"/>
                </w:rPr>
                <w:t>20.01</w:t>
              </w:r>
            </w:ins>
          </w:p>
        </w:tc>
        <w:tc>
          <w:tcPr>
            <w:tcW w:w="1240" w:type="dxa"/>
            <w:vAlign w:val="bottom"/>
          </w:tcPr>
          <w:p w14:paraId="5D4B764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24" w:author="Author"/>
                <w:rFonts w:asciiTheme="minorHAnsi" w:hAnsiTheme="minorHAnsi" w:cstheme="minorHAnsi"/>
                <w:color w:val="000000"/>
                <w:sz w:val="22"/>
                <w:szCs w:val="22"/>
              </w:rPr>
            </w:pPr>
            <w:ins w:id="1925" w:author="Author">
              <w:r>
                <w:rPr>
                  <w:rFonts w:ascii="Calibri" w:hAnsi="Calibri" w:cs="Calibri"/>
                  <w:color w:val="000000"/>
                  <w:sz w:val="22"/>
                  <w:szCs w:val="22"/>
                </w:rPr>
                <w:t>92.19</w:t>
              </w:r>
            </w:ins>
          </w:p>
        </w:tc>
        <w:tc>
          <w:tcPr>
            <w:tcW w:w="886" w:type="dxa"/>
            <w:vAlign w:val="bottom"/>
          </w:tcPr>
          <w:p w14:paraId="3305BB3E"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26" w:author="Author"/>
                <w:rFonts w:asciiTheme="minorHAnsi" w:hAnsiTheme="minorHAnsi" w:cstheme="minorHAnsi"/>
                <w:color w:val="000000"/>
                <w:sz w:val="22"/>
                <w:szCs w:val="22"/>
              </w:rPr>
            </w:pPr>
            <w:ins w:id="1927" w:author="Author">
              <w:r>
                <w:rPr>
                  <w:rFonts w:ascii="Calibri" w:hAnsi="Calibri" w:cs="Calibri"/>
                  <w:color w:val="000000"/>
                  <w:sz w:val="22"/>
                  <w:szCs w:val="22"/>
                </w:rPr>
                <w:t>16.67</w:t>
              </w:r>
            </w:ins>
          </w:p>
        </w:tc>
        <w:tc>
          <w:tcPr>
            <w:tcW w:w="1240" w:type="dxa"/>
            <w:vAlign w:val="bottom"/>
          </w:tcPr>
          <w:p w14:paraId="7DED0280"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28" w:author="Author"/>
                <w:rFonts w:asciiTheme="minorHAnsi" w:hAnsiTheme="minorHAnsi" w:cstheme="minorHAnsi"/>
                <w:color w:val="000000"/>
                <w:sz w:val="22"/>
                <w:szCs w:val="22"/>
              </w:rPr>
            </w:pPr>
            <w:ins w:id="1929" w:author="Author">
              <w:r>
                <w:rPr>
                  <w:rFonts w:ascii="Calibri" w:hAnsi="Calibri" w:cs="Calibri"/>
                  <w:color w:val="000000"/>
                  <w:sz w:val="22"/>
                  <w:szCs w:val="22"/>
                </w:rPr>
                <w:t>76.80</w:t>
              </w:r>
            </w:ins>
          </w:p>
        </w:tc>
      </w:tr>
      <w:tr w:rsidR="009E644C" w14:paraId="7ED68B08" w14:textId="77777777" w:rsidTr="009E3B89">
        <w:trPr>
          <w:cnfStyle w:val="000000100000" w:firstRow="0" w:lastRow="0" w:firstColumn="0" w:lastColumn="0" w:oddVBand="0" w:evenVBand="0" w:oddHBand="1" w:evenHBand="0" w:firstRowFirstColumn="0" w:firstRowLastColumn="0" w:lastRowFirstColumn="0" w:lastRowLastColumn="0"/>
          <w:trHeight w:val="282"/>
          <w:ins w:id="193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3C45892" w14:textId="77777777" w:rsidR="009E644C" w:rsidRDefault="009E644C" w:rsidP="009E3B89">
            <w:pPr>
              <w:rPr>
                <w:ins w:id="1931" w:author="Author"/>
                <w:rFonts w:ascii="Calibri" w:hAnsi="Calibri" w:cs="Calibri"/>
                <w:b w:val="0"/>
                <w:bCs w:val="0"/>
                <w:color w:val="000000"/>
                <w:sz w:val="22"/>
                <w:szCs w:val="22"/>
              </w:rPr>
            </w:pPr>
            <w:ins w:id="1932" w:author="Author">
              <w:r>
                <w:rPr>
                  <w:rFonts w:ascii="Calibri" w:hAnsi="Calibri" w:cs="Calibri"/>
                  <w:b w:val="0"/>
                  <w:bCs w:val="0"/>
                  <w:color w:val="000000"/>
                  <w:sz w:val="22"/>
                  <w:szCs w:val="22"/>
                </w:rPr>
                <w:t>640</w:t>
              </w:r>
            </w:ins>
          </w:p>
        </w:tc>
        <w:tc>
          <w:tcPr>
            <w:tcW w:w="851" w:type="dxa"/>
            <w:vAlign w:val="bottom"/>
          </w:tcPr>
          <w:p w14:paraId="6E86A6A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33" w:author="Author"/>
                <w:rFonts w:asciiTheme="minorHAnsi" w:hAnsiTheme="minorHAnsi" w:cstheme="minorHAnsi"/>
                <w:color w:val="000000"/>
                <w:sz w:val="22"/>
                <w:szCs w:val="22"/>
              </w:rPr>
            </w:pPr>
            <w:ins w:id="1934" w:author="Author">
              <w:r>
                <w:rPr>
                  <w:rFonts w:ascii="Calibri" w:hAnsi="Calibri" w:cs="Calibri"/>
                  <w:color w:val="000000"/>
                  <w:sz w:val="22"/>
                  <w:szCs w:val="22"/>
                </w:rPr>
                <w:t>17.98</w:t>
              </w:r>
            </w:ins>
          </w:p>
        </w:tc>
        <w:tc>
          <w:tcPr>
            <w:tcW w:w="1240" w:type="dxa"/>
            <w:vAlign w:val="bottom"/>
          </w:tcPr>
          <w:p w14:paraId="3EB4A87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35" w:author="Author"/>
                <w:rFonts w:asciiTheme="minorHAnsi" w:hAnsiTheme="minorHAnsi" w:cstheme="minorHAnsi"/>
                <w:color w:val="000000"/>
                <w:sz w:val="22"/>
                <w:szCs w:val="22"/>
              </w:rPr>
            </w:pPr>
            <w:ins w:id="1936" w:author="Author">
              <w:r>
                <w:rPr>
                  <w:rFonts w:ascii="Calibri" w:hAnsi="Calibri" w:cs="Calibri"/>
                  <w:color w:val="000000"/>
                  <w:sz w:val="22"/>
                  <w:szCs w:val="22"/>
                </w:rPr>
                <w:t>92.04</w:t>
              </w:r>
            </w:ins>
          </w:p>
        </w:tc>
        <w:tc>
          <w:tcPr>
            <w:tcW w:w="851" w:type="dxa"/>
            <w:vAlign w:val="bottom"/>
          </w:tcPr>
          <w:p w14:paraId="33B0B06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37" w:author="Author"/>
                <w:rFonts w:asciiTheme="minorHAnsi" w:hAnsiTheme="minorHAnsi" w:cstheme="minorHAnsi"/>
                <w:color w:val="000000"/>
                <w:sz w:val="22"/>
                <w:szCs w:val="22"/>
              </w:rPr>
            </w:pPr>
            <w:ins w:id="1938" w:author="Author">
              <w:r>
                <w:rPr>
                  <w:rFonts w:ascii="Calibri" w:hAnsi="Calibri" w:cs="Calibri"/>
                  <w:color w:val="000000"/>
                  <w:sz w:val="22"/>
                  <w:szCs w:val="22"/>
                </w:rPr>
                <w:t>18.12</w:t>
              </w:r>
            </w:ins>
          </w:p>
        </w:tc>
        <w:tc>
          <w:tcPr>
            <w:tcW w:w="1240" w:type="dxa"/>
            <w:vAlign w:val="bottom"/>
          </w:tcPr>
          <w:p w14:paraId="1C6D50D1"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39" w:author="Author"/>
                <w:rFonts w:asciiTheme="minorHAnsi" w:hAnsiTheme="minorHAnsi" w:cstheme="minorHAnsi"/>
                <w:color w:val="000000"/>
                <w:sz w:val="22"/>
                <w:szCs w:val="22"/>
              </w:rPr>
            </w:pPr>
            <w:ins w:id="1940" w:author="Author">
              <w:r>
                <w:rPr>
                  <w:rFonts w:ascii="Calibri" w:hAnsi="Calibri" w:cs="Calibri"/>
                  <w:color w:val="000000"/>
                  <w:sz w:val="22"/>
                  <w:szCs w:val="22"/>
                </w:rPr>
                <w:t>92.76</w:t>
              </w:r>
            </w:ins>
          </w:p>
        </w:tc>
        <w:tc>
          <w:tcPr>
            <w:tcW w:w="886" w:type="dxa"/>
            <w:vAlign w:val="bottom"/>
          </w:tcPr>
          <w:p w14:paraId="28C2282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41" w:author="Author"/>
                <w:rFonts w:asciiTheme="minorHAnsi" w:hAnsiTheme="minorHAnsi" w:cstheme="minorHAnsi"/>
                <w:color w:val="000000"/>
                <w:sz w:val="22"/>
                <w:szCs w:val="22"/>
              </w:rPr>
            </w:pPr>
            <w:ins w:id="1942" w:author="Author">
              <w:r>
                <w:rPr>
                  <w:rFonts w:ascii="Calibri" w:hAnsi="Calibri" w:cs="Calibri"/>
                  <w:color w:val="000000"/>
                  <w:sz w:val="22"/>
                  <w:szCs w:val="22"/>
                </w:rPr>
                <w:t>18.21</w:t>
              </w:r>
            </w:ins>
          </w:p>
        </w:tc>
        <w:tc>
          <w:tcPr>
            <w:tcW w:w="1240" w:type="dxa"/>
            <w:vAlign w:val="bottom"/>
          </w:tcPr>
          <w:p w14:paraId="3B8A81C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43" w:author="Author"/>
                <w:rFonts w:asciiTheme="minorHAnsi" w:hAnsiTheme="minorHAnsi" w:cstheme="minorHAnsi"/>
                <w:color w:val="000000"/>
                <w:sz w:val="22"/>
                <w:szCs w:val="22"/>
              </w:rPr>
            </w:pPr>
            <w:ins w:id="1944" w:author="Author">
              <w:r>
                <w:rPr>
                  <w:rFonts w:ascii="Calibri" w:hAnsi="Calibri" w:cs="Calibri"/>
                  <w:color w:val="000000"/>
                  <w:sz w:val="22"/>
                  <w:szCs w:val="22"/>
                </w:rPr>
                <w:t>93.21</w:t>
              </w:r>
            </w:ins>
          </w:p>
        </w:tc>
        <w:tc>
          <w:tcPr>
            <w:tcW w:w="886" w:type="dxa"/>
            <w:vAlign w:val="bottom"/>
          </w:tcPr>
          <w:p w14:paraId="4BA0CE6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45" w:author="Author"/>
                <w:rFonts w:asciiTheme="minorHAnsi" w:hAnsiTheme="minorHAnsi" w:cstheme="minorHAnsi"/>
                <w:color w:val="000000"/>
                <w:sz w:val="22"/>
                <w:szCs w:val="22"/>
              </w:rPr>
            </w:pPr>
            <w:ins w:id="1946" w:author="Author">
              <w:r>
                <w:rPr>
                  <w:rFonts w:ascii="Calibri" w:hAnsi="Calibri" w:cs="Calibri"/>
                  <w:color w:val="000000"/>
                  <w:sz w:val="22"/>
                  <w:szCs w:val="22"/>
                </w:rPr>
                <w:t>15.63</w:t>
              </w:r>
            </w:ins>
          </w:p>
        </w:tc>
        <w:tc>
          <w:tcPr>
            <w:tcW w:w="1240" w:type="dxa"/>
            <w:vAlign w:val="bottom"/>
          </w:tcPr>
          <w:p w14:paraId="731B714D"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47" w:author="Author"/>
                <w:rFonts w:asciiTheme="minorHAnsi" w:hAnsiTheme="minorHAnsi" w:cstheme="minorHAnsi"/>
                <w:color w:val="000000"/>
                <w:sz w:val="22"/>
                <w:szCs w:val="22"/>
              </w:rPr>
            </w:pPr>
            <w:ins w:id="1948" w:author="Author">
              <w:r>
                <w:rPr>
                  <w:rFonts w:ascii="Calibri" w:hAnsi="Calibri" w:cs="Calibri"/>
                  <w:color w:val="000000"/>
                  <w:sz w:val="22"/>
                  <w:szCs w:val="22"/>
                </w:rPr>
                <w:t>80.00</w:t>
              </w:r>
            </w:ins>
          </w:p>
        </w:tc>
      </w:tr>
      <w:tr w:rsidR="009E644C" w14:paraId="7CDB114E" w14:textId="77777777" w:rsidTr="009E3B89">
        <w:trPr>
          <w:trHeight w:val="282"/>
          <w:ins w:id="194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7A0C00D" w14:textId="77777777" w:rsidR="009E644C" w:rsidRDefault="009E644C" w:rsidP="009E3B89">
            <w:pPr>
              <w:rPr>
                <w:ins w:id="1950" w:author="Author"/>
                <w:rFonts w:ascii="Calibri" w:hAnsi="Calibri" w:cs="Calibri"/>
                <w:b w:val="0"/>
                <w:bCs w:val="0"/>
                <w:color w:val="000000"/>
                <w:sz w:val="22"/>
                <w:szCs w:val="22"/>
              </w:rPr>
            </w:pPr>
            <w:ins w:id="1951" w:author="Author">
              <w:r>
                <w:rPr>
                  <w:rFonts w:ascii="Calibri" w:hAnsi="Calibri" w:cs="Calibri"/>
                  <w:b w:val="0"/>
                  <w:bCs w:val="0"/>
                  <w:color w:val="000000"/>
                  <w:sz w:val="22"/>
                  <w:szCs w:val="22"/>
                </w:rPr>
                <w:t>704</w:t>
              </w:r>
            </w:ins>
          </w:p>
        </w:tc>
        <w:tc>
          <w:tcPr>
            <w:tcW w:w="851" w:type="dxa"/>
            <w:vAlign w:val="bottom"/>
          </w:tcPr>
          <w:p w14:paraId="3CF455D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52" w:author="Author"/>
                <w:rFonts w:asciiTheme="minorHAnsi" w:hAnsiTheme="minorHAnsi" w:cstheme="minorHAnsi"/>
                <w:color w:val="000000"/>
                <w:sz w:val="22"/>
                <w:szCs w:val="22"/>
              </w:rPr>
            </w:pPr>
            <w:ins w:id="1953" w:author="Author">
              <w:r>
                <w:rPr>
                  <w:rFonts w:ascii="Calibri" w:hAnsi="Calibri" w:cs="Calibri"/>
                  <w:color w:val="000000"/>
                  <w:sz w:val="22"/>
                  <w:szCs w:val="22"/>
                </w:rPr>
                <w:t>16.45</w:t>
              </w:r>
            </w:ins>
          </w:p>
        </w:tc>
        <w:tc>
          <w:tcPr>
            <w:tcW w:w="1240" w:type="dxa"/>
            <w:vAlign w:val="bottom"/>
          </w:tcPr>
          <w:p w14:paraId="048EE06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54" w:author="Author"/>
                <w:rFonts w:asciiTheme="minorHAnsi" w:hAnsiTheme="minorHAnsi" w:cstheme="minorHAnsi"/>
                <w:color w:val="000000"/>
                <w:sz w:val="22"/>
                <w:szCs w:val="22"/>
              </w:rPr>
            </w:pPr>
            <w:ins w:id="1955" w:author="Author">
              <w:r>
                <w:rPr>
                  <w:rFonts w:ascii="Calibri" w:hAnsi="Calibri" w:cs="Calibri"/>
                  <w:color w:val="000000"/>
                  <w:sz w:val="22"/>
                  <w:szCs w:val="22"/>
                </w:rPr>
                <w:t>92.64</w:t>
              </w:r>
            </w:ins>
          </w:p>
        </w:tc>
        <w:tc>
          <w:tcPr>
            <w:tcW w:w="851" w:type="dxa"/>
            <w:vAlign w:val="bottom"/>
          </w:tcPr>
          <w:p w14:paraId="784345C0"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56" w:author="Author"/>
                <w:rFonts w:asciiTheme="minorHAnsi" w:hAnsiTheme="minorHAnsi" w:cstheme="minorHAnsi"/>
                <w:color w:val="000000"/>
                <w:sz w:val="22"/>
                <w:szCs w:val="22"/>
              </w:rPr>
            </w:pPr>
            <w:ins w:id="1957" w:author="Author">
              <w:r>
                <w:rPr>
                  <w:rFonts w:ascii="Calibri" w:hAnsi="Calibri" w:cs="Calibri"/>
                  <w:color w:val="000000"/>
                  <w:sz w:val="22"/>
                  <w:szCs w:val="22"/>
                </w:rPr>
                <w:t>16.60</w:t>
              </w:r>
            </w:ins>
          </w:p>
        </w:tc>
        <w:tc>
          <w:tcPr>
            <w:tcW w:w="1240" w:type="dxa"/>
            <w:vAlign w:val="bottom"/>
          </w:tcPr>
          <w:p w14:paraId="47D7C66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58" w:author="Author"/>
                <w:rFonts w:asciiTheme="minorHAnsi" w:hAnsiTheme="minorHAnsi" w:cstheme="minorHAnsi"/>
                <w:color w:val="000000"/>
                <w:sz w:val="22"/>
                <w:szCs w:val="22"/>
              </w:rPr>
            </w:pPr>
            <w:ins w:id="1959" w:author="Author">
              <w:r>
                <w:rPr>
                  <w:rFonts w:ascii="Calibri" w:hAnsi="Calibri" w:cs="Calibri"/>
                  <w:color w:val="000000"/>
                  <w:sz w:val="22"/>
                  <w:szCs w:val="22"/>
                </w:rPr>
                <w:t>93.51</w:t>
              </w:r>
            </w:ins>
          </w:p>
        </w:tc>
        <w:tc>
          <w:tcPr>
            <w:tcW w:w="886" w:type="dxa"/>
            <w:vAlign w:val="bottom"/>
          </w:tcPr>
          <w:p w14:paraId="3BE2DD0B"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60" w:author="Author"/>
                <w:rFonts w:asciiTheme="minorHAnsi" w:hAnsiTheme="minorHAnsi" w:cstheme="minorHAnsi"/>
                <w:color w:val="000000"/>
                <w:sz w:val="22"/>
                <w:szCs w:val="22"/>
              </w:rPr>
            </w:pPr>
            <w:ins w:id="1961" w:author="Author">
              <w:r>
                <w:rPr>
                  <w:rFonts w:ascii="Calibri" w:hAnsi="Calibri" w:cs="Calibri"/>
                  <w:color w:val="000000"/>
                  <w:sz w:val="22"/>
                  <w:szCs w:val="22"/>
                </w:rPr>
                <w:t>16.70</w:t>
              </w:r>
            </w:ins>
          </w:p>
        </w:tc>
        <w:tc>
          <w:tcPr>
            <w:tcW w:w="1240" w:type="dxa"/>
            <w:vAlign w:val="bottom"/>
          </w:tcPr>
          <w:p w14:paraId="0946CC5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62" w:author="Author"/>
                <w:rFonts w:asciiTheme="minorHAnsi" w:hAnsiTheme="minorHAnsi" w:cstheme="minorHAnsi"/>
                <w:color w:val="000000"/>
                <w:sz w:val="22"/>
                <w:szCs w:val="22"/>
              </w:rPr>
            </w:pPr>
            <w:ins w:id="1963" w:author="Author">
              <w:r>
                <w:rPr>
                  <w:rFonts w:ascii="Calibri" w:hAnsi="Calibri" w:cs="Calibri"/>
                  <w:color w:val="000000"/>
                  <w:sz w:val="22"/>
                  <w:szCs w:val="22"/>
                </w:rPr>
                <w:t>94.04</w:t>
              </w:r>
            </w:ins>
          </w:p>
        </w:tc>
        <w:tc>
          <w:tcPr>
            <w:tcW w:w="886" w:type="dxa"/>
            <w:vAlign w:val="bottom"/>
          </w:tcPr>
          <w:p w14:paraId="7C1AA55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64" w:author="Author"/>
                <w:rFonts w:asciiTheme="minorHAnsi" w:hAnsiTheme="minorHAnsi" w:cstheme="minorHAnsi"/>
                <w:color w:val="000000"/>
                <w:sz w:val="22"/>
                <w:szCs w:val="22"/>
              </w:rPr>
            </w:pPr>
            <w:ins w:id="1965" w:author="Author">
              <w:r>
                <w:rPr>
                  <w:rFonts w:ascii="Calibri" w:hAnsi="Calibri" w:cs="Calibri"/>
                  <w:color w:val="000000"/>
                  <w:sz w:val="22"/>
                  <w:szCs w:val="22"/>
                </w:rPr>
                <w:t>14.71</w:t>
              </w:r>
            </w:ins>
          </w:p>
        </w:tc>
        <w:tc>
          <w:tcPr>
            <w:tcW w:w="1240" w:type="dxa"/>
            <w:vAlign w:val="bottom"/>
          </w:tcPr>
          <w:p w14:paraId="2545ABC3"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66" w:author="Author"/>
                <w:rFonts w:asciiTheme="minorHAnsi" w:hAnsiTheme="minorHAnsi" w:cstheme="minorHAnsi"/>
                <w:color w:val="000000"/>
                <w:sz w:val="22"/>
                <w:szCs w:val="22"/>
              </w:rPr>
            </w:pPr>
            <w:ins w:id="1967" w:author="Author">
              <w:r>
                <w:rPr>
                  <w:rFonts w:ascii="Calibri" w:hAnsi="Calibri" w:cs="Calibri"/>
                  <w:color w:val="000000"/>
                  <w:sz w:val="22"/>
                  <w:szCs w:val="22"/>
                </w:rPr>
                <w:t>82.82</w:t>
              </w:r>
            </w:ins>
          </w:p>
        </w:tc>
      </w:tr>
      <w:tr w:rsidR="009E644C" w14:paraId="59261B11" w14:textId="77777777" w:rsidTr="009E3B89">
        <w:trPr>
          <w:cnfStyle w:val="000000100000" w:firstRow="0" w:lastRow="0" w:firstColumn="0" w:lastColumn="0" w:oddVBand="0" w:evenVBand="0" w:oddHBand="1" w:evenHBand="0" w:firstRowFirstColumn="0" w:firstRowLastColumn="0" w:lastRowFirstColumn="0" w:lastRowLastColumn="0"/>
          <w:trHeight w:val="282"/>
          <w:ins w:id="196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B33E9C0" w14:textId="77777777" w:rsidR="009E644C" w:rsidRDefault="009E644C" w:rsidP="009E3B89">
            <w:pPr>
              <w:rPr>
                <w:ins w:id="1969" w:author="Author"/>
                <w:rFonts w:ascii="Calibri" w:hAnsi="Calibri" w:cs="Calibri"/>
                <w:b w:val="0"/>
                <w:bCs w:val="0"/>
                <w:color w:val="000000"/>
                <w:sz w:val="22"/>
                <w:szCs w:val="22"/>
              </w:rPr>
            </w:pPr>
            <w:ins w:id="1970" w:author="Author">
              <w:r>
                <w:rPr>
                  <w:rFonts w:ascii="Calibri" w:hAnsi="Calibri" w:cs="Calibri"/>
                  <w:b w:val="0"/>
                  <w:bCs w:val="0"/>
                  <w:color w:val="000000"/>
                  <w:sz w:val="22"/>
                  <w:szCs w:val="22"/>
                </w:rPr>
                <w:t>768</w:t>
              </w:r>
            </w:ins>
          </w:p>
        </w:tc>
        <w:tc>
          <w:tcPr>
            <w:tcW w:w="851" w:type="dxa"/>
            <w:vAlign w:val="bottom"/>
          </w:tcPr>
          <w:p w14:paraId="119B53E1"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71" w:author="Author"/>
                <w:rFonts w:asciiTheme="minorHAnsi" w:hAnsiTheme="minorHAnsi" w:cstheme="minorHAnsi"/>
                <w:color w:val="000000"/>
                <w:sz w:val="22"/>
                <w:szCs w:val="22"/>
              </w:rPr>
            </w:pPr>
            <w:ins w:id="1972" w:author="Author">
              <w:r>
                <w:rPr>
                  <w:rFonts w:ascii="Calibri" w:hAnsi="Calibri" w:cs="Calibri"/>
                  <w:color w:val="000000"/>
                  <w:sz w:val="22"/>
                  <w:szCs w:val="22"/>
                </w:rPr>
                <w:t>15.13</w:t>
              </w:r>
            </w:ins>
          </w:p>
        </w:tc>
        <w:tc>
          <w:tcPr>
            <w:tcW w:w="1240" w:type="dxa"/>
            <w:vAlign w:val="bottom"/>
          </w:tcPr>
          <w:p w14:paraId="0EED8C3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73" w:author="Author"/>
                <w:rFonts w:asciiTheme="minorHAnsi" w:hAnsiTheme="minorHAnsi" w:cstheme="minorHAnsi"/>
                <w:color w:val="000000"/>
                <w:sz w:val="22"/>
                <w:szCs w:val="22"/>
              </w:rPr>
            </w:pPr>
            <w:ins w:id="1974" w:author="Author">
              <w:r>
                <w:rPr>
                  <w:rFonts w:ascii="Calibri" w:hAnsi="Calibri" w:cs="Calibri"/>
                  <w:color w:val="000000"/>
                  <w:sz w:val="22"/>
                  <w:szCs w:val="22"/>
                </w:rPr>
                <w:t>92.94</w:t>
              </w:r>
            </w:ins>
          </w:p>
        </w:tc>
        <w:tc>
          <w:tcPr>
            <w:tcW w:w="851" w:type="dxa"/>
            <w:vAlign w:val="bottom"/>
          </w:tcPr>
          <w:p w14:paraId="4A292400"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75" w:author="Author"/>
                <w:rFonts w:asciiTheme="minorHAnsi" w:hAnsiTheme="minorHAnsi" w:cstheme="minorHAnsi"/>
                <w:color w:val="000000"/>
                <w:sz w:val="22"/>
                <w:szCs w:val="22"/>
              </w:rPr>
            </w:pPr>
            <w:ins w:id="1976" w:author="Author">
              <w:r>
                <w:rPr>
                  <w:rFonts w:ascii="Calibri" w:hAnsi="Calibri" w:cs="Calibri"/>
                  <w:color w:val="000000"/>
                  <w:sz w:val="22"/>
                  <w:szCs w:val="22"/>
                </w:rPr>
                <w:t>15.34</w:t>
              </w:r>
            </w:ins>
          </w:p>
        </w:tc>
        <w:tc>
          <w:tcPr>
            <w:tcW w:w="1240" w:type="dxa"/>
            <w:vAlign w:val="bottom"/>
          </w:tcPr>
          <w:p w14:paraId="2756DDC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77" w:author="Author"/>
                <w:rFonts w:asciiTheme="minorHAnsi" w:hAnsiTheme="minorHAnsi" w:cstheme="minorHAnsi"/>
                <w:color w:val="000000"/>
                <w:sz w:val="22"/>
                <w:szCs w:val="22"/>
              </w:rPr>
            </w:pPr>
            <w:ins w:id="1978" w:author="Author">
              <w:r>
                <w:rPr>
                  <w:rFonts w:ascii="Calibri" w:hAnsi="Calibri" w:cs="Calibri"/>
                  <w:color w:val="000000"/>
                  <w:sz w:val="22"/>
                  <w:szCs w:val="22"/>
                </w:rPr>
                <w:t>94.23</w:t>
              </w:r>
            </w:ins>
          </w:p>
        </w:tc>
        <w:tc>
          <w:tcPr>
            <w:tcW w:w="886" w:type="dxa"/>
            <w:vAlign w:val="bottom"/>
          </w:tcPr>
          <w:p w14:paraId="4A87FE74"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79" w:author="Author"/>
                <w:rFonts w:asciiTheme="minorHAnsi" w:hAnsiTheme="minorHAnsi" w:cstheme="minorHAnsi"/>
                <w:color w:val="000000"/>
                <w:sz w:val="22"/>
                <w:szCs w:val="22"/>
              </w:rPr>
            </w:pPr>
            <w:ins w:id="1980" w:author="Author">
              <w:r>
                <w:rPr>
                  <w:rFonts w:ascii="Calibri" w:hAnsi="Calibri" w:cs="Calibri"/>
                  <w:color w:val="000000"/>
                  <w:sz w:val="22"/>
                  <w:szCs w:val="22"/>
                </w:rPr>
                <w:t>15.43</w:t>
              </w:r>
            </w:ins>
          </w:p>
        </w:tc>
        <w:tc>
          <w:tcPr>
            <w:tcW w:w="1240" w:type="dxa"/>
            <w:vAlign w:val="bottom"/>
          </w:tcPr>
          <w:p w14:paraId="5E398114"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81" w:author="Author"/>
                <w:rFonts w:asciiTheme="minorHAnsi" w:hAnsiTheme="minorHAnsi" w:cstheme="minorHAnsi"/>
                <w:color w:val="000000"/>
                <w:sz w:val="22"/>
                <w:szCs w:val="22"/>
              </w:rPr>
            </w:pPr>
            <w:ins w:id="1982" w:author="Author">
              <w:r>
                <w:rPr>
                  <w:rFonts w:ascii="Calibri" w:hAnsi="Calibri" w:cs="Calibri"/>
                  <w:color w:val="000000"/>
                  <w:sz w:val="22"/>
                  <w:szCs w:val="22"/>
                </w:rPr>
                <w:t>94.81</w:t>
              </w:r>
            </w:ins>
          </w:p>
        </w:tc>
        <w:tc>
          <w:tcPr>
            <w:tcW w:w="886" w:type="dxa"/>
            <w:vAlign w:val="bottom"/>
          </w:tcPr>
          <w:p w14:paraId="5F19CD68"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83" w:author="Author"/>
                <w:rFonts w:asciiTheme="minorHAnsi" w:hAnsiTheme="minorHAnsi" w:cstheme="minorHAnsi"/>
                <w:color w:val="000000"/>
                <w:sz w:val="22"/>
                <w:szCs w:val="22"/>
              </w:rPr>
            </w:pPr>
            <w:ins w:id="1984" w:author="Author">
              <w:r>
                <w:rPr>
                  <w:rFonts w:ascii="Calibri" w:hAnsi="Calibri" w:cs="Calibri"/>
                  <w:color w:val="000000"/>
                  <w:sz w:val="22"/>
                  <w:szCs w:val="22"/>
                </w:rPr>
                <w:t>13.89</w:t>
              </w:r>
            </w:ins>
          </w:p>
        </w:tc>
        <w:tc>
          <w:tcPr>
            <w:tcW w:w="1240" w:type="dxa"/>
            <w:vAlign w:val="bottom"/>
          </w:tcPr>
          <w:p w14:paraId="7BE9F34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85" w:author="Author"/>
                <w:rFonts w:asciiTheme="minorHAnsi" w:hAnsiTheme="minorHAnsi" w:cstheme="minorHAnsi"/>
                <w:color w:val="000000"/>
                <w:sz w:val="22"/>
                <w:szCs w:val="22"/>
              </w:rPr>
            </w:pPr>
            <w:ins w:id="1986" w:author="Author">
              <w:r>
                <w:rPr>
                  <w:rFonts w:ascii="Calibri" w:hAnsi="Calibri" w:cs="Calibri"/>
                  <w:color w:val="000000"/>
                  <w:sz w:val="22"/>
                  <w:szCs w:val="22"/>
                </w:rPr>
                <w:t>85.33</w:t>
              </w:r>
            </w:ins>
          </w:p>
        </w:tc>
      </w:tr>
      <w:tr w:rsidR="009E644C" w14:paraId="215BD567" w14:textId="77777777" w:rsidTr="009E3B89">
        <w:trPr>
          <w:trHeight w:val="282"/>
          <w:ins w:id="198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5E95131" w14:textId="77777777" w:rsidR="009E644C" w:rsidRDefault="009E644C" w:rsidP="009E3B89">
            <w:pPr>
              <w:rPr>
                <w:ins w:id="1988" w:author="Author"/>
                <w:rFonts w:ascii="Calibri" w:hAnsi="Calibri" w:cs="Calibri"/>
                <w:b w:val="0"/>
                <w:bCs w:val="0"/>
                <w:color w:val="000000"/>
                <w:sz w:val="22"/>
                <w:szCs w:val="22"/>
              </w:rPr>
            </w:pPr>
            <w:ins w:id="1989" w:author="Author">
              <w:r>
                <w:rPr>
                  <w:rFonts w:ascii="Calibri" w:hAnsi="Calibri" w:cs="Calibri"/>
                  <w:b w:val="0"/>
                  <w:bCs w:val="0"/>
                  <w:color w:val="000000"/>
                  <w:sz w:val="22"/>
                  <w:szCs w:val="22"/>
                </w:rPr>
                <w:t>832</w:t>
              </w:r>
            </w:ins>
          </w:p>
        </w:tc>
        <w:tc>
          <w:tcPr>
            <w:tcW w:w="851" w:type="dxa"/>
            <w:vAlign w:val="bottom"/>
          </w:tcPr>
          <w:p w14:paraId="02DC7B81"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90" w:author="Author"/>
                <w:rFonts w:asciiTheme="minorHAnsi" w:hAnsiTheme="minorHAnsi" w:cstheme="minorHAnsi"/>
                <w:color w:val="000000"/>
                <w:sz w:val="22"/>
                <w:szCs w:val="22"/>
              </w:rPr>
            </w:pPr>
            <w:ins w:id="1991" w:author="Author">
              <w:r>
                <w:rPr>
                  <w:rFonts w:ascii="Calibri" w:hAnsi="Calibri" w:cs="Calibri"/>
                  <w:color w:val="000000"/>
                  <w:sz w:val="22"/>
                  <w:szCs w:val="22"/>
                </w:rPr>
                <w:t>13.99</w:t>
              </w:r>
            </w:ins>
          </w:p>
        </w:tc>
        <w:tc>
          <w:tcPr>
            <w:tcW w:w="1240" w:type="dxa"/>
            <w:vAlign w:val="bottom"/>
          </w:tcPr>
          <w:p w14:paraId="5F7AA7E7"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92" w:author="Author"/>
                <w:rFonts w:asciiTheme="minorHAnsi" w:hAnsiTheme="minorHAnsi" w:cstheme="minorHAnsi"/>
                <w:color w:val="000000"/>
                <w:sz w:val="22"/>
                <w:szCs w:val="22"/>
              </w:rPr>
            </w:pPr>
            <w:ins w:id="1993" w:author="Author">
              <w:r>
                <w:rPr>
                  <w:rFonts w:ascii="Calibri" w:hAnsi="Calibri" w:cs="Calibri"/>
                  <w:color w:val="000000"/>
                  <w:sz w:val="22"/>
                  <w:szCs w:val="22"/>
                </w:rPr>
                <w:t>93.14</w:t>
              </w:r>
            </w:ins>
          </w:p>
        </w:tc>
        <w:tc>
          <w:tcPr>
            <w:tcW w:w="851" w:type="dxa"/>
            <w:vAlign w:val="bottom"/>
          </w:tcPr>
          <w:p w14:paraId="7F8830EB"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94" w:author="Author"/>
                <w:rFonts w:asciiTheme="minorHAnsi" w:hAnsiTheme="minorHAnsi" w:cstheme="minorHAnsi"/>
                <w:color w:val="000000"/>
                <w:sz w:val="22"/>
                <w:szCs w:val="22"/>
              </w:rPr>
            </w:pPr>
            <w:ins w:id="1995" w:author="Author">
              <w:r>
                <w:rPr>
                  <w:rFonts w:ascii="Calibri" w:hAnsi="Calibri" w:cs="Calibri"/>
                  <w:color w:val="000000"/>
                  <w:sz w:val="22"/>
                  <w:szCs w:val="22"/>
                </w:rPr>
                <w:t>14.32</w:t>
              </w:r>
            </w:ins>
          </w:p>
        </w:tc>
        <w:tc>
          <w:tcPr>
            <w:tcW w:w="1240" w:type="dxa"/>
            <w:vAlign w:val="bottom"/>
          </w:tcPr>
          <w:p w14:paraId="26C99CB6"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96" w:author="Author"/>
                <w:rFonts w:asciiTheme="minorHAnsi" w:hAnsiTheme="minorHAnsi" w:cstheme="minorHAnsi"/>
                <w:color w:val="000000"/>
                <w:sz w:val="22"/>
                <w:szCs w:val="22"/>
              </w:rPr>
            </w:pPr>
            <w:ins w:id="1997" w:author="Author">
              <w:r>
                <w:rPr>
                  <w:rFonts w:ascii="Calibri" w:hAnsi="Calibri" w:cs="Calibri"/>
                  <w:color w:val="000000"/>
                  <w:sz w:val="22"/>
                  <w:szCs w:val="22"/>
                </w:rPr>
                <w:t>95.31</w:t>
              </w:r>
            </w:ins>
          </w:p>
        </w:tc>
        <w:tc>
          <w:tcPr>
            <w:tcW w:w="886" w:type="dxa"/>
            <w:vAlign w:val="bottom"/>
          </w:tcPr>
          <w:p w14:paraId="1F8DB6FB"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98" w:author="Author"/>
                <w:rFonts w:asciiTheme="minorHAnsi" w:hAnsiTheme="minorHAnsi" w:cstheme="minorHAnsi"/>
                <w:color w:val="000000"/>
                <w:sz w:val="22"/>
                <w:szCs w:val="22"/>
              </w:rPr>
            </w:pPr>
            <w:ins w:id="1999" w:author="Author">
              <w:r>
                <w:rPr>
                  <w:rFonts w:ascii="Calibri" w:hAnsi="Calibri" w:cs="Calibri"/>
                  <w:color w:val="000000"/>
                  <w:sz w:val="22"/>
                  <w:szCs w:val="22"/>
                </w:rPr>
                <w:t>14.36</w:t>
              </w:r>
            </w:ins>
          </w:p>
        </w:tc>
        <w:tc>
          <w:tcPr>
            <w:tcW w:w="1240" w:type="dxa"/>
            <w:vAlign w:val="bottom"/>
          </w:tcPr>
          <w:p w14:paraId="1AB16BE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00" w:author="Author"/>
                <w:rFonts w:asciiTheme="minorHAnsi" w:hAnsiTheme="minorHAnsi" w:cstheme="minorHAnsi"/>
                <w:color w:val="000000"/>
                <w:sz w:val="22"/>
                <w:szCs w:val="22"/>
              </w:rPr>
            </w:pPr>
            <w:ins w:id="2001" w:author="Author">
              <w:r>
                <w:rPr>
                  <w:rFonts w:ascii="Calibri" w:hAnsi="Calibri" w:cs="Calibri"/>
                  <w:color w:val="000000"/>
                  <w:sz w:val="22"/>
                  <w:szCs w:val="22"/>
                </w:rPr>
                <w:t>95.55</w:t>
              </w:r>
            </w:ins>
          </w:p>
        </w:tc>
        <w:tc>
          <w:tcPr>
            <w:tcW w:w="886" w:type="dxa"/>
            <w:vAlign w:val="bottom"/>
          </w:tcPr>
          <w:p w14:paraId="2384BFD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02" w:author="Author"/>
                <w:rFonts w:asciiTheme="minorHAnsi" w:hAnsiTheme="minorHAnsi" w:cstheme="minorHAnsi"/>
                <w:color w:val="000000"/>
                <w:sz w:val="22"/>
                <w:szCs w:val="22"/>
              </w:rPr>
            </w:pPr>
            <w:ins w:id="2003" w:author="Author">
              <w:r>
                <w:rPr>
                  <w:rFonts w:ascii="Calibri" w:hAnsi="Calibri" w:cs="Calibri"/>
                  <w:color w:val="000000"/>
                  <w:sz w:val="22"/>
                  <w:szCs w:val="22"/>
                </w:rPr>
                <w:t>13.16</w:t>
              </w:r>
            </w:ins>
          </w:p>
        </w:tc>
        <w:tc>
          <w:tcPr>
            <w:tcW w:w="1240" w:type="dxa"/>
            <w:vAlign w:val="bottom"/>
          </w:tcPr>
          <w:p w14:paraId="36C0E69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04" w:author="Author"/>
                <w:rFonts w:asciiTheme="minorHAnsi" w:hAnsiTheme="minorHAnsi" w:cstheme="minorHAnsi"/>
                <w:color w:val="000000"/>
                <w:sz w:val="22"/>
                <w:szCs w:val="22"/>
              </w:rPr>
            </w:pPr>
            <w:ins w:id="2005" w:author="Author">
              <w:r>
                <w:rPr>
                  <w:rFonts w:ascii="Calibri" w:hAnsi="Calibri" w:cs="Calibri"/>
                  <w:color w:val="000000"/>
                  <w:sz w:val="22"/>
                  <w:szCs w:val="22"/>
                </w:rPr>
                <w:t>87.58</w:t>
              </w:r>
            </w:ins>
          </w:p>
        </w:tc>
      </w:tr>
      <w:tr w:rsidR="009E644C" w14:paraId="33E4AEA0" w14:textId="77777777" w:rsidTr="009E3B89">
        <w:trPr>
          <w:cnfStyle w:val="000000100000" w:firstRow="0" w:lastRow="0" w:firstColumn="0" w:lastColumn="0" w:oddVBand="0" w:evenVBand="0" w:oddHBand="1" w:evenHBand="0" w:firstRowFirstColumn="0" w:firstRowLastColumn="0" w:lastRowFirstColumn="0" w:lastRowLastColumn="0"/>
          <w:trHeight w:val="282"/>
          <w:ins w:id="200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B168504" w14:textId="77777777" w:rsidR="009E644C" w:rsidRDefault="009E644C" w:rsidP="009E3B89">
            <w:pPr>
              <w:rPr>
                <w:ins w:id="2007" w:author="Author"/>
                <w:rFonts w:ascii="Calibri" w:hAnsi="Calibri" w:cs="Calibri"/>
                <w:b w:val="0"/>
                <w:bCs w:val="0"/>
                <w:color w:val="000000"/>
                <w:sz w:val="22"/>
                <w:szCs w:val="22"/>
              </w:rPr>
            </w:pPr>
            <w:ins w:id="2008" w:author="Author">
              <w:r>
                <w:rPr>
                  <w:rFonts w:ascii="Calibri" w:hAnsi="Calibri" w:cs="Calibri"/>
                  <w:b w:val="0"/>
                  <w:bCs w:val="0"/>
                  <w:color w:val="000000"/>
                  <w:sz w:val="22"/>
                  <w:szCs w:val="22"/>
                </w:rPr>
                <w:t>896</w:t>
              </w:r>
            </w:ins>
          </w:p>
        </w:tc>
        <w:tc>
          <w:tcPr>
            <w:tcW w:w="851" w:type="dxa"/>
            <w:vAlign w:val="bottom"/>
          </w:tcPr>
          <w:p w14:paraId="09F9D7ED"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09" w:author="Author"/>
                <w:rFonts w:asciiTheme="minorHAnsi" w:hAnsiTheme="minorHAnsi" w:cstheme="minorHAnsi"/>
                <w:color w:val="000000"/>
                <w:sz w:val="22"/>
                <w:szCs w:val="22"/>
              </w:rPr>
            </w:pPr>
            <w:ins w:id="2010" w:author="Author">
              <w:r>
                <w:rPr>
                  <w:rFonts w:ascii="Calibri" w:hAnsi="Calibri" w:cs="Calibri"/>
                  <w:color w:val="000000"/>
                  <w:sz w:val="22"/>
                  <w:szCs w:val="22"/>
                </w:rPr>
                <w:t>13.09</w:t>
              </w:r>
            </w:ins>
          </w:p>
        </w:tc>
        <w:tc>
          <w:tcPr>
            <w:tcW w:w="1240" w:type="dxa"/>
            <w:vAlign w:val="bottom"/>
          </w:tcPr>
          <w:p w14:paraId="50DD610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11" w:author="Author"/>
                <w:rFonts w:asciiTheme="minorHAnsi" w:hAnsiTheme="minorHAnsi" w:cstheme="minorHAnsi"/>
                <w:color w:val="000000"/>
                <w:sz w:val="22"/>
                <w:szCs w:val="22"/>
              </w:rPr>
            </w:pPr>
            <w:ins w:id="2012" w:author="Author">
              <w:r>
                <w:rPr>
                  <w:rFonts w:ascii="Calibri" w:hAnsi="Calibri" w:cs="Calibri"/>
                  <w:color w:val="000000"/>
                  <w:sz w:val="22"/>
                  <w:szCs w:val="22"/>
                </w:rPr>
                <w:t>93.81</w:t>
              </w:r>
            </w:ins>
          </w:p>
        </w:tc>
        <w:tc>
          <w:tcPr>
            <w:tcW w:w="851" w:type="dxa"/>
            <w:vAlign w:val="bottom"/>
          </w:tcPr>
          <w:p w14:paraId="57E06A1D"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13" w:author="Author"/>
                <w:rFonts w:asciiTheme="minorHAnsi" w:hAnsiTheme="minorHAnsi" w:cstheme="minorHAnsi"/>
                <w:color w:val="000000"/>
                <w:sz w:val="22"/>
                <w:szCs w:val="22"/>
              </w:rPr>
            </w:pPr>
            <w:ins w:id="2014" w:author="Author">
              <w:r>
                <w:rPr>
                  <w:rFonts w:ascii="Calibri" w:hAnsi="Calibri" w:cs="Calibri"/>
                  <w:color w:val="000000"/>
                  <w:sz w:val="22"/>
                  <w:szCs w:val="22"/>
                </w:rPr>
                <w:t>13.36</w:t>
              </w:r>
            </w:ins>
          </w:p>
        </w:tc>
        <w:tc>
          <w:tcPr>
            <w:tcW w:w="1240" w:type="dxa"/>
            <w:vAlign w:val="bottom"/>
          </w:tcPr>
          <w:p w14:paraId="5753BE30"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15" w:author="Author"/>
                <w:rFonts w:asciiTheme="minorHAnsi" w:hAnsiTheme="minorHAnsi" w:cstheme="minorHAnsi"/>
                <w:color w:val="000000"/>
                <w:sz w:val="22"/>
                <w:szCs w:val="22"/>
              </w:rPr>
            </w:pPr>
            <w:ins w:id="2016" w:author="Author">
              <w:r>
                <w:rPr>
                  <w:rFonts w:ascii="Calibri" w:hAnsi="Calibri" w:cs="Calibri"/>
                  <w:color w:val="000000"/>
                  <w:sz w:val="22"/>
                  <w:szCs w:val="22"/>
                </w:rPr>
                <w:t>95.76</w:t>
              </w:r>
            </w:ins>
          </w:p>
        </w:tc>
        <w:tc>
          <w:tcPr>
            <w:tcW w:w="886" w:type="dxa"/>
            <w:vAlign w:val="bottom"/>
          </w:tcPr>
          <w:p w14:paraId="42B4279B"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17" w:author="Author"/>
                <w:rFonts w:asciiTheme="minorHAnsi" w:hAnsiTheme="minorHAnsi" w:cstheme="minorHAnsi"/>
                <w:color w:val="000000"/>
                <w:sz w:val="22"/>
                <w:szCs w:val="22"/>
              </w:rPr>
            </w:pPr>
            <w:ins w:id="2018" w:author="Author">
              <w:r>
                <w:rPr>
                  <w:rFonts w:ascii="Calibri" w:hAnsi="Calibri" w:cs="Calibri"/>
                  <w:color w:val="000000"/>
                  <w:sz w:val="22"/>
                  <w:szCs w:val="22"/>
                </w:rPr>
                <w:t>13.41</w:t>
              </w:r>
            </w:ins>
          </w:p>
        </w:tc>
        <w:tc>
          <w:tcPr>
            <w:tcW w:w="1240" w:type="dxa"/>
            <w:vAlign w:val="bottom"/>
          </w:tcPr>
          <w:p w14:paraId="14603BE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19" w:author="Author"/>
                <w:rFonts w:asciiTheme="minorHAnsi" w:hAnsiTheme="minorHAnsi" w:cstheme="minorHAnsi"/>
                <w:color w:val="000000"/>
                <w:sz w:val="22"/>
                <w:szCs w:val="22"/>
              </w:rPr>
            </w:pPr>
            <w:ins w:id="2020" w:author="Author">
              <w:r>
                <w:rPr>
                  <w:rFonts w:ascii="Calibri" w:hAnsi="Calibri" w:cs="Calibri"/>
                  <w:color w:val="000000"/>
                  <w:sz w:val="22"/>
                  <w:szCs w:val="22"/>
                </w:rPr>
                <w:t>96.09</w:t>
              </w:r>
            </w:ins>
          </w:p>
        </w:tc>
        <w:tc>
          <w:tcPr>
            <w:tcW w:w="886" w:type="dxa"/>
            <w:vAlign w:val="bottom"/>
          </w:tcPr>
          <w:p w14:paraId="4AE7CC0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21" w:author="Author"/>
                <w:rFonts w:asciiTheme="minorHAnsi" w:hAnsiTheme="minorHAnsi" w:cstheme="minorHAnsi"/>
                <w:color w:val="000000"/>
                <w:sz w:val="22"/>
                <w:szCs w:val="22"/>
              </w:rPr>
            </w:pPr>
            <w:ins w:id="2022" w:author="Author">
              <w:r>
                <w:rPr>
                  <w:rFonts w:ascii="Calibri" w:hAnsi="Calibri" w:cs="Calibri"/>
                  <w:color w:val="000000"/>
                  <w:sz w:val="22"/>
                  <w:szCs w:val="22"/>
                </w:rPr>
                <w:t>12.50</w:t>
              </w:r>
            </w:ins>
          </w:p>
        </w:tc>
        <w:tc>
          <w:tcPr>
            <w:tcW w:w="1240" w:type="dxa"/>
            <w:vAlign w:val="bottom"/>
          </w:tcPr>
          <w:p w14:paraId="398B666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23" w:author="Author"/>
                <w:rFonts w:asciiTheme="minorHAnsi" w:hAnsiTheme="minorHAnsi" w:cstheme="minorHAnsi"/>
                <w:color w:val="000000"/>
                <w:sz w:val="22"/>
                <w:szCs w:val="22"/>
              </w:rPr>
            </w:pPr>
            <w:ins w:id="2024" w:author="Author">
              <w:r>
                <w:rPr>
                  <w:rFonts w:ascii="Calibri" w:hAnsi="Calibri" w:cs="Calibri"/>
                  <w:color w:val="000000"/>
                  <w:sz w:val="22"/>
                  <w:szCs w:val="22"/>
                </w:rPr>
                <w:t>89.60</w:t>
              </w:r>
            </w:ins>
          </w:p>
        </w:tc>
      </w:tr>
      <w:tr w:rsidR="009E644C" w14:paraId="6D2E2011" w14:textId="77777777" w:rsidTr="009E3B89">
        <w:trPr>
          <w:trHeight w:val="282"/>
          <w:ins w:id="202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70BF9DA" w14:textId="77777777" w:rsidR="009E644C" w:rsidRDefault="009E644C" w:rsidP="009E3B89">
            <w:pPr>
              <w:rPr>
                <w:ins w:id="2026" w:author="Author"/>
                <w:rFonts w:ascii="Calibri" w:hAnsi="Calibri" w:cs="Calibri"/>
                <w:b w:val="0"/>
                <w:bCs w:val="0"/>
                <w:color w:val="000000"/>
                <w:sz w:val="22"/>
                <w:szCs w:val="22"/>
              </w:rPr>
            </w:pPr>
            <w:ins w:id="2027" w:author="Author">
              <w:r>
                <w:rPr>
                  <w:rFonts w:ascii="Calibri" w:hAnsi="Calibri" w:cs="Calibri"/>
                  <w:b w:val="0"/>
                  <w:bCs w:val="0"/>
                  <w:color w:val="000000"/>
                  <w:sz w:val="22"/>
                  <w:szCs w:val="22"/>
                </w:rPr>
                <w:t>960</w:t>
              </w:r>
            </w:ins>
          </w:p>
        </w:tc>
        <w:tc>
          <w:tcPr>
            <w:tcW w:w="851" w:type="dxa"/>
            <w:vAlign w:val="bottom"/>
          </w:tcPr>
          <w:p w14:paraId="517D163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28" w:author="Author"/>
                <w:rFonts w:asciiTheme="minorHAnsi" w:hAnsiTheme="minorHAnsi" w:cstheme="minorHAnsi"/>
                <w:color w:val="000000"/>
                <w:sz w:val="22"/>
                <w:szCs w:val="22"/>
              </w:rPr>
            </w:pPr>
            <w:ins w:id="2029" w:author="Author">
              <w:r>
                <w:rPr>
                  <w:rFonts w:ascii="Calibri" w:hAnsi="Calibri" w:cs="Calibri"/>
                  <w:color w:val="000000"/>
                  <w:sz w:val="22"/>
                  <w:szCs w:val="22"/>
                </w:rPr>
                <w:t>12.22</w:t>
              </w:r>
            </w:ins>
          </w:p>
        </w:tc>
        <w:tc>
          <w:tcPr>
            <w:tcW w:w="1240" w:type="dxa"/>
            <w:vAlign w:val="bottom"/>
          </w:tcPr>
          <w:p w14:paraId="46C9CC51"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30" w:author="Author"/>
                <w:rFonts w:asciiTheme="minorHAnsi" w:hAnsiTheme="minorHAnsi" w:cstheme="minorHAnsi"/>
                <w:color w:val="000000"/>
                <w:sz w:val="22"/>
                <w:szCs w:val="22"/>
              </w:rPr>
            </w:pPr>
            <w:ins w:id="2031" w:author="Author">
              <w:r>
                <w:rPr>
                  <w:rFonts w:ascii="Calibri" w:hAnsi="Calibri" w:cs="Calibri"/>
                  <w:color w:val="000000"/>
                  <w:sz w:val="22"/>
                  <w:szCs w:val="22"/>
                </w:rPr>
                <w:t>93.82</w:t>
              </w:r>
            </w:ins>
          </w:p>
        </w:tc>
        <w:tc>
          <w:tcPr>
            <w:tcW w:w="851" w:type="dxa"/>
            <w:vAlign w:val="bottom"/>
          </w:tcPr>
          <w:p w14:paraId="46B009D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32" w:author="Author"/>
                <w:rFonts w:asciiTheme="minorHAnsi" w:hAnsiTheme="minorHAnsi" w:cstheme="minorHAnsi"/>
                <w:color w:val="000000"/>
                <w:sz w:val="22"/>
                <w:szCs w:val="22"/>
              </w:rPr>
            </w:pPr>
            <w:ins w:id="2033" w:author="Author">
              <w:r>
                <w:rPr>
                  <w:rFonts w:ascii="Calibri" w:hAnsi="Calibri" w:cs="Calibri"/>
                  <w:color w:val="000000"/>
                  <w:sz w:val="22"/>
                  <w:szCs w:val="22"/>
                </w:rPr>
                <w:t>12.51</w:t>
              </w:r>
            </w:ins>
          </w:p>
        </w:tc>
        <w:tc>
          <w:tcPr>
            <w:tcW w:w="1240" w:type="dxa"/>
            <w:vAlign w:val="bottom"/>
          </w:tcPr>
          <w:p w14:paraId="6A75F20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34" w:author="Author"/>
                <w:rFonts w:asciiTheme="minorHAnsi" w:hAnsiTheme="minorHAnsi" w:cstheme="minorHAnsi"/>
                <w:color w:val="000000"/>
                <w:sz w:val="22"/>
                <w:szCs w:val="22"/>
              </w:rPr>
            </w:pPr>
            <w:ins w:id="2035" w:author="Author">
              <w:r>
                <w:rPr>
                  <w:rFonts w:ascii="Calibri" w:hAnsi="Calibri" w:cs="Calibri"/>
                  <w:color w:val="000000"/>
                  <w:sz w:val="22"/>
                  <w:szCs w:val="22"/>
                </w:rPr>
                <w:t>96.07</w:t>
              </w:r>
            </w:ins>
          </w:p>
        </w:tc>
        <w:tc>
          <w:tcPr>
            <w:tcW w:w="886" w:type="dxa"/>
            <w:vAlign w:val="bottom"/>
          </w:tcPr>
          <w:p w14:paraId="49D261C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36" w:author="Author"/>
                <w:rFonts w:asciiTheme="minorHAnsi" w:hAnsiTheme="minorHAnsi" w:cstheme="minorHAnsi"/>
                <w:color w:val="000000"/>
                <w:sz w:val="22"/>
                <w:szCs w:val="22"/>
              </w:rPr>
            </w:pPr>
            <w:ins w:id="2037" w:author="Author">
              <w:r>
                <w:rPr>
                  <w:rFonts w:ascii="Calibri" w:hAnsi="Calibri" w:cs="Calibri"/>
                  <w:color w:val="000000"/>
                  <w:sz w:val="22"/>
                  <w:szCs w:val="22"/>
                </w:rPr>
                <w:t>12.56</w:t>
              </w:r>
            </w:ins>
          </w:p>
        </w:tc>
        <w:tc>
          <w:tcPr>
            <w:tcW w:w="1240" w:type="dxa"/>
            <w:vAlign w:val="bottom"/>
          </w:tcPr>
          <w:p w14:paraId="26FE502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38" w:author="Author"/>
                <w:rFonts w:asciiTheme="minorHAnsi" w:hAnsiTheme="minorHAnsi" w:cstheme="minorHAnsi"/>
                <w:color w:val="000000"/>
                <w:sz w:val="22"/>
                <w:szCs w:val="22"/>
              </w:rPr>
            </w:pPr>
            <w:ins w:id="2039" w:author="Author">
              <w:r>
                <w:rPr>
                  <w:rFonts w:ascii="Calibri" w:hAnsi="Calibri" w:cs="Calibri"/>
                  <w:color w:val="000000"/>
                  <w:sz w:val="22"/>
                  <w:szCs w:val="22"/>
                </w:rPr>
                <w:t>96.49</w:t>
              </w:r>
            </w:ins>
          </w:p>
        </w:tc>
        <w:tc>
          <w:tcPr>
            <w:tcW w:w="886" w:type="dxa"/>
            <w:vAlign w:val="bottom"/>
          </w:tcPr>
          <w:p w14:paraId="0555FD3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40" w:author="Author"/>
                <w:rFonts w:asciiTheme="minorHAnsi" w:hAnsiTheme="minorHAnsi" w:cstheme="minorHAnsi"/>
                <w:color w:val="000000"/>
                <w:sz w:val="22"/>
                <w:szCs w:val="22"/>
              </w:rPr>
            </w:pPr>
            <w:ins w:id="2041" w:author="Author">
              <w:r>
                <w:rPr>
                  <w:rFonts w:ascii="Calibri" w:hAnsi="Calibri" w:cs="Calibri"/>
                  <w:color w:val="000000"/>
                  <w:sz w:val="22"/>
                  <w:szCs w:val="22"/>
                </w:rPr>
                <w:t>11.90</w:t>
              </w:r>
            </w:ins>
          </w:p>
        </w:tc>
        <w:tc>
          <w:tcPr>
            <w:tcW w:w="1240" w:type="dxa"/>
            <w:vAlign w:val="bottom"/>
          </w:tcPr>
          <w:p w14:paraId="4EDF723B"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42" w:author="Author"/>
                <w:rFonts w:asciiTheme="minorHAnsi" w:hAnsiTheme="minorHAnsi" w:cstheme="minorHAnsi"/>
                <w:color w:val="000000"/>
                <w:sz w:val="22"/>
                <w:szCs w:val="22"/>
              </w:rPr>
            </w:pPr>
            <w:ins w:id="2043" w:author="Author">
              <w:r>
                <w:rPr>
                  <w:rFonts w:ascii="Calibri" w:hAnsi="Calibri" w:cs="Calibri"/>
                  <w:color w:val="000000"/>
                  <w:sz w:val="22"/>
                  <w:szCs w:val="22"/>
                </w:rPr>
                <w:t>91.43</w:t>
              </w:r>
            </w:ins>
          </w:p>
        </w:tc>
      </w:tr>
      <w:tr w:rsidR="009E644C" w14:paraId="218FF88A" w14:textId="77777777" w:rsidTr="009E3B89">
        <w:trPr>
          <w:cnfStyle w:val="000000100000" w:firstRow="0" w:lastRow="0" w:firstColumn="0" w:lastColumn="0" w:oddVBand="0" w:evenVBand="0" w:oddHBand="1" w:evenHBand="0" w:firstRowFirstColumn="0" w:firstRowLastColumn="0" w:lastRowFirstColumn="0" w:lastRowLastColumn="0"/>
          <w:trHeight w:val="282"/>
          <w:ins w:id="204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D9115D4" w14:textId="77777777" w:rsidR="009E644C" w:rsidRDefault="009E644C" w:rsidP="009E3B89">
            <w:pPr>
              <w:rPr>
                <w:ins w:id="2045" w:author="Author"/>
                <w:rFonts w:ascii="Calibri" w:hAnsi="Calibri" w:cs="Calibri"/>
                <w:b w:val="0"/>
                <w:bCs w:val="0"/>
                <w:color w:val="000000"/>
                <w:sz w:val="22"/>
                <w:szCs w:val="22"/>
              </w:rPr>
            </w:pPr>
            <w:ins w:id="2046" w:author="Author">
              <w:r>
                <w:rPr>
                  <w:rFonts w:ascii="Calibri" w:hAnsi="Calibri" w:cs="Calibri"/>
                  <w:b w:val="0"/>
                  <w:bCs w:val="0"/>
                  <w:color w:val="000000"/>
                  <w:sz w:val="22"/>
                  <w:szCs w:val="22"/>
                </w:rPr>
                <w:t>1024</w:t>
              </w:r>
            </w:ins>
          </w:p>
        </w:tc>
        <w:tc>
          <w:tcPr>
            <w:tcW w:w="851" w:type="dxa"/>
            <w:vAlign w:val="bottom"/>
          </w:tcPr>
          <w:p w14:paraId="61FF1DF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47" w:author="Author"/>
                <w:rFonts w:asciiTheme="minorHAnsi" w:hAnsiTheme="minorHAnsi" w:cstheme="minorHAnsi"/>
                <w:color w:val="000000"/>
                <w:sz w:val="22"/>
                <w:szCs w:val="22"/>
              </w:rPr>
            </w:pPr>
            <w:ins w:id="2048" w:author="Author">
              <w:r>
                <w:rPr>
                  <w:rFonts w:ascii="Calibri" w:hAnsi="Calibri" w:cs="Calibri"/>
                  <w:color w:val="000000"/>
                  <w:sz w:val="22"/>
                  <w:szCs w:val="22"/>
                </w:rPr>
                <w:t>11.51</w:t>
              </w:r>
            </w:ins>
          </w:p>
        </w:tc>
        <w:tc>
          <w:tcPr>
            <w:tcW w:w="1240" w:type="dxa"/>
            <w:vAlign w:val="bottom"/>
          </w:tcPr>
          <w:p w14:paraId="132E40B0"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49" w:author="Author"/>
                <w:rFonts w:asciiTheme="minorHAnsi" w:hAnsiTheme="minorHAnsi" w:cstheme="minorHAnsi"/>
                <w:color w:val="000000"/>
                <w:sz w:val="22"/>
                <w:szCs w:val="22"/>
              </w:rPr>
            </w:pPr>
            <w:ins w:id="2050" w:author="Author">
              <w:r>
                <w:rPr>
                  <w:rFonts w:ascii="Calibri" w:hAnsi="Calibri" w:cs="Calibri"/>
                  <w:color w:val="000000"/>
                  <w:sz w:val="22"/>
                  <w:szCs w:val="22"/>
                </w:rPr>
                <w:t>94.26</w:t>
              </w:r>
            </w:ins>
          </w:p>
        </w:tc>
        <w:tc>
          <w:tcPr>
            <w:tcW w:w="851" w:type="dxa"/>
            <w:vAlign w:val="bottom"/>
          </w:tcPr>
          <w:p w14:paraId="7074683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51" w:author="Author"/>
                <w:rFonts w:asciiTheme="minorHAnsi" w:hAnsiTheme="minorHAnsi" w:cstheme="minorHAnsi"/>
                <w:color w:val="000000"/>
                <w:sz w:val="22"/>
                <w:szCs w:val="22"/>
              </w:rPr>
            </w:pPr>
            <w:ins w:id="2052" w:author="Author">
              <w:r>
                <w:rPr>
                  <w:rFonts w:ascii="Calibri" w:hAnsi="Calibri" w:cs="Calibri"/>
                  <w:color w:val="000000"/>
                  <w:sz w:val="22"/>
                  <w:szCs w:val="22"/>
                </w:rPr>
                <w:t>11.79</w:t>
              </w:r>
            </w:ins>
          </w:p>
        </w:tc>
        <w:tc>
          <w:tcPr>
            <w:tcW w:w="1240" w:type="dxa"/>
            <w:vAlign w:val="bottom"/>
          </w:tcPr>
          <w:p w14:paraId="3CCFF73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53" w:author="Author"/>
                <w:rFonts w:asciiTheme="minorHAnsi" w:hAnsiTheme="minorHAnsi" w:cstheme="minorHAnsi"/>
                <w:color w:val="000000"/>
                <w:sz w:val="22"/>
                <w:szCs w:val="22"/>
              </w:rPr>
            </w:pPr>
            <w:ins w:id="2054" w:author="Author">
              <w:r>
                <w:rPr>
                  <w:rFonts w:ascii="Calibri" w:hAnsi="Calibri" w:cs="Calibri"/>
                  <w:color w:val="000000"/>
                  <w:sz w:val="22"/>
                  <w:szCs w:val="22"/>
                </w:rPr>
                <w:t>96.55</w:t>
              </w:r>
            </w:ins>
          </w:p>
        </w:tc>
        <w:tc>
          <w:tcPr>
            <w:tcW w:w="886" w:type="dxa"/>
            <w:vAlign w:val="bottom"/>
          </w:tcPr>
          <w:p w14:paraId="114C4AB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55" w:author="Author"/>
                <w:rFonts w:asciiTheme="minorHAnsi" w:hAnsiTheme="minorHAnsi" w:cstheme="minorHAnsi"/>
                <w:color w:val="000000"/>
                <w:sz w:val="22"/>
                <w:szCs w:val="22"/>
              </w:rPr>
            </w:pPr>
            <w:ins w:id="2056" w:author="Author">
              <w:r>
                <w:rPr>
                  <w:rFonts w:ascii="Calibri" w:hAnsi="Calibri" w:cs="Calibri"/>
                  <w:color w:val="000000"/>
                  <w:sz w:val="22"/>
                  <w:szCs w:val="22"/>
                </w:rPr>
                <w:t>11.82</w:t>
              </w:r>
            </w:ins>
          </w:p>
        </w:tc>
        <w:tc>
          <w:tcPr>
            <w:tcW w:w="1240" w:type="dxa"/>
            <w:vAlign w:val="bottom"/>
          </w:tcPr>
          <w:p w14:paraId="36DAC50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57" w:author="Author"/>
                <w:rFonts w:asciiTheme="minorHAnsi" w:hAnsiTheme="minorHAnsi" w:cstheme="minorHAnsi"/>
                <w:color w:val="000000"/>
                <w:sz w:val="22"/>
                <w:szCs w:val="22"/>
              </w:rPr>
            </w:pPr>
            <w:ins w:id="2058" w:author="Author">
              <w:r>
                <w:rPr>
                  <w:rFonts w:ascii="Calibri" w:hAnsi="Calibri" w:cs="Calibri"/>
                  <w:color w:val="000000"/>
                  <w:sz w:val="22"/>
                  <w:szCs w:val="22"/>
                </w:rPr>
                <w:t>96.81</w:t>
              </w:r>
            </w:ins>
          </w:p>
        </w:tc>
        <w:tc>
          <w:tcPr>
            <w:tcW w:w="886" w:type="dxa"/>
            <w:vAlign w:val="bottom"/>
          </w:tcPr>
          <w:p w14:paraId="01C5EED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59" w:author="Author"/>
                <w:rFonts w:asciiTheme="minorHAnsi" w:hAnsiTheme="minorHAnsi" w:cstheme="minorHAnsi"/>
                <w:color w:val="000000"/>
                <w:sz w:val="22"/>
                <w:szCs w:val="22"/>
              </w:rPr>
            </w:pPr>
            <w:ins w:id="2060" w:author="Author">
              <w:r>
                <w:rPr>
                  <w:rFonts w:ascii="Calibri" w:hAnsi="Calibri" w:cs="Calibri"/>
                  <w:color w:val="000000"/>
                  <w:sz w:val="22"/>
                  <w:szCs w:val="22"/>
                </w:rPr>
                <w:t>11.36</w:t>
              </w:r>
            </w:ins>
          </w:p>
        </w:tc>
        <w:tc>
          <w:tcPr>
            <w:tcW w:w="1240" w:type="dxa"/>
            <w:vAlign w:val="bottom"/>
          </w:tcPr>
          <w:p w14:paraId="2167AE21"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61" w:author="Author"/>
                <w:rFonts w:asciiTheme="minorHAnsi" w:hAnsiTheme="minorHAnsi" w:cstheme="minorHAnsi"/>
                <w:color w:val="000000"/>
                <w:sz w:val="22"/>
                <w:szCs w:val="22"/>
              </w:rPr>
            </w:pPr>
            <w:ins w:id="2062" w:author="Author">
              <w:r>
                <w:rPr>
                  <w:rFonts w:ascii="Calibri" w:hAnsi="Calibri" w:cs="Calibri"/>
                  <w:color w:val="000000"/>
                  <w:sz w:val="22"/>
                  <w:szCs w:val="22"/>
                </w:rPr>
                <w:t>93.09</w:t>
              </w:r>
            </w:ins>
          </w:p>
        </w:tc>
      </w:tr>
      <w:tr w:rsidR="009E644C" w14:paraId="78075FFA" w14:textId="77777777" w:rsidTr="009E3B89">
        <w:trPr>
          <w:trHeight w:val="282"/>
          <w:ins w:id="206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B3E9ABA" w14:textId="77777777" w:rsidR="009E644C" w:rsidRDefault="009E644C" w:rsidP="009E3B89">
            <w:pPr>
              <w:rPr>
                <w:ins w:id="2064" w:author="Author"/>
                <w:rFonts w:ascii="Calibri" w:hAnsi="Calibri" w:cs="Calibri"/>
                <w:b w:val="0"/>
                <w:bCs w:val="0"/>
                <w:color w:val="000000"/>
                <w:sz w:val="22"/>
                <w:szCs w:val="22"/>
              </w:rPr>
            </w:pPr>
            <w:ins w:id="2065" w:author="Author">
              <w:r>
                <w:rPr>
                  <w:rFonts w:ascii="Calibri" w:hAnsi="Calibri" w:cs="Calibri"/>
                  <w:b w:val="0"/>
                  <w:bCs w:val="0"/>
                  <w:color w:val="000000"/>
                  <w:sz w:val="22"/>
                  <w:szCs w:val="22"/>
                </w:rPr>
                <w:t>1088</w:t>
              </w:r>
            </w:ins>
          </w:p>
        </w:tc>
        <w:tc>
          <w:tcPr>
            <w:tcW w:w="851" w:type="dxa"/>
            <w:vAlign w:val="bottom"/>
          </w:tcPr>
          <w:p w14:paraId="1BC2AE2F"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66" w:author="Author"/>
                <w:rFonts w:asciiTheme="minorHAnsi" w:hAnsiTheme="minorHAnsi" w:cstheme="minorHAnsi"/>
                <w:color w:val="000000"/>
                <w:sz w:val="22"/>
                <w:szCs w:val="22"/>
              </w:rPr>
            </w:pPr>
            <w:ins w:id="2067" w:author="Author">
              <w:r>
                <w:rPr>
                  <w:rFonts w:ascii="Calibri" w:hAnsi="Calibri" w:cs="Calibri"/>
                  <w:color w:val="000000"/>
                  <w:sz w:val="22"/>
                  <w:szCs w:val="22"/>
                </w:rPr>
                <w:t>10.87</w:t>
              </w:r>
            </w:ins>
          </w:p>
        </w:tc>
        <w:tc>
          <w:tcPr>
            <w:tcW w:w="1240" w:type="dxa"/>
            <w:vAlign w:val="bottom"/>
          </w:tcPr>
          <w:p w14:paraId="16A1080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68" w:author="Author"/>
                <w:rFonts w:asciiTheme="minorHAnsi" w:hAnsiTheme="minorHAnsi" w:cstheme="minorHAnsi"/>
                <w:color w:val="000000"/>
                <w:sz w:val="22"/>
                <w:szCs w:val="22"/>
              </w:rPr>
            </w:pPr>
            <w:ins w:id="2069" w:author="Author">
              <w:r>
                <w:rPr>
                  <w:rFonts w:ascii="Calibri" w:hAnsi="Calibri" w:cs="Calibri"/>
                  <w:color w:val="000000"/>
                  <w:sz w:val="22"/>
                  <w:szCs w:val="22"/>
                </w:rPr>
                <w:t>94.58</w:t>
              </w:r>
            </w:ins>
          </w:p>
        </w:tc>
        <w:tc>
          <w:tcPr>
            <w:tcW w:w="851" w:type="dxa"/>
            <w:vAlign w:val="bottom"/>
          </w:tcPr>
          <w:p w14:paraId="3ABDF54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70" w:author="Author"/>
                <w:rFonts w:asciiTheme="minorHAnsi" w:hAnsiTheme="minorHAnsi" w:cstheme="minorHAnsi"/>
                <w:color w:val="000000"/>
                <w:sz w:val="22"/>
                <w:szCs w:val="22"/>
              </w:rPr>
            </w:pPr>
            <w:ins w:id="2071" w:author="Author">
              <w:r>
                <w:rPr>
                  <w:rFonts w:ascii="Calibri" w:hAnsi="Calibri" w:cs="Calibri"/>
                  <w:color w:val="000000"/>
                  <w:sz w:val="22"/>
                  <w:szCs w:val="22"/>
                </w:rPr>
                <w:t>11.14</w:t>
              </w:r>
            </w:ins>
          </w:p>
        </w:tc>
        <w:tc>
          <w:tcPr>
            <w:tcW w:w="1240" w:type="dxa"/>
            <w:vAlign w:val="bottom"/>
          </w:tcPr>
          <w:p w14:paraId="24773428"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72" w:author="Author"/>
                <w:rFonts w:asciiTheme="minorHAnsi" w:hAnsiTheme="minorHAnsi" w:cstheme="minorHAnsi"/>
                <w:color w:val="000000"/>
                <w:sz w:val="22"/>
                <w:szCs w:val="22"/>
              </w:rPr>
            </w:pPr>
            <w:ins w:id="2073" w:author="Author">
              <w:r>
                <w:rPr>
                  <w:rFonts w:ascii="Calibri" w:hAnsi="Calibri" w:cs="Calibri"/>
                  <w:color w:val="000000"/>
                  <w:sz w:val="22"/>
                  <w:szCs w:val="22"/>
                </w:rPr>
                <w:t>96.92</w:t>
              </w:r>
            </w:ins>
          </w:p>
        </w:tc>
        <w:tc>
          <w:tcPr>
            <w:tcW w:w="886" w:type="dxa"/>
            <w:vAlign w:val="bottom"/>
          </w:tcPr>
          <w:p w14:paraId="0C189F1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74" w:author="Author"/>
                <w:rFonts w:asciiTheme="minorHAnsi" w:hAnsiTheme="minorHAnsi" w:cstheme="minorHAnsi"/>
                <w:color w:val="000000"/>
                <w:sz w:val="22"/>
                <w:szCs w:val="22"/>
              </w:rPr>
            </w:pPr>
            <w:ins w:id="2075" w:author="Author">
              <w:r>
                <w:rPr>
                  <w:rFonts w:ascii="Calibri" w:hAnsi="Calibri" w:cs="Calibri"/>
                  <w:color w:val="000000"/>
                  <w:sz w:val="22"/>
                  <w:szCs w:val="22"/>
                </w:rPr>
                <w:t>11.17</w:t>
              </w:r>
            </w:ins>
          </w:p>
        </w:tc>
        <w:tc>
          <w:tcPr>
            <w:tcW w:w="1240" w:type="dxa"/>
            <w:vAlign w:val="bottom"/>
          </w:tcPr>
          <w:p w14:paraId="279B6CC0"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76" w:author="Author"/>
                <w:rFonts w:asciiTheme="minorHAnsi" w:hAnsiTheme="minorHAnsi" w:cstheme="minorHAnsi"/>
                <w:color w:val="000000"/>
                <w:sz w:val="22"/>
                <w:szCs w:val="22"/>
              </w:rPr>
            </w:pPr>
            <w:ins w:id="2077" w:author="Author">
              <w:r>
                <w:rPr>
                  <w:rFonts w:ascii="Calibri" w:hAnsi="Calibri" w:cs="Calibri"/>
                  <w:color w:val="000000"/>
                  <w:sz w:val="22"/>
                  <w:szCs w:val="22"/>
                </w:rPr>
                <w:t>97.22</w:t>
              </w:r>
            </w:ins>
          </w:p>
        </w:tc>
        <w:tc>
          <w:tcPr>
            <w:tcW w:w="886" w:type="dxa"/>
            <w:vAlign w:val="bottom"/>
          </w:tcPr>
          <w:p w14:paraId="10A7DB38"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78" w:author="Author"/>
                <w:rFonts w:asciiTheme="minorHAnsi" w:hAnsiTheme="minorHAnsi" w:cstheme="minorHAnsi"/>
                <w:color w:val="000000"/>
                <w:sz w:val="22"/>
                <w:szCs w:val="22"/>
              </w:rPr>
            </w:pPr>
            <w:ins w:id="2079" w:author="Author">
              <w:r>
                <w:rPr>
                  <w:rFonts w:ascii="Calibri" w:hAnsi="Calibri" w:cs="Calibri"/>
                  <w:color w:val="000000"/>
                  <w:sz w:val="22"/>
                  <w:szCs w:val="22"/>
                </w:rPr>
                <w:t>10.87</w:t>
              </w:r>
            </w:ins>
          </w:p>
        </w:tc>
        <w:tc>
          <w:tcPr>
            <w:tcW w:w="1240" w:type="dxa"/>
            <w:vAlign w:val="bottom"/>
          </w:tcPr>
          <w:p w14:paraId="1291A22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80" w:author="Author"/>
                <w:rFonts w:asciiTheme="minorHAnsi" w:hAnsiTheme="minorHAnsi" w:cstheme="minorHAnsi"/>
                <w:color w:val="000000"/>
                <w:sz w:val="22"/>
                <w:szCs w:val="22"/>
              </w:rPr>
            </w:pPr>
            <w:ins w:id="2081" w:author="Author">
              <w:r>
                <w:rPr>
                  <w:rFonts w:ascii="Calibri" w:hAnsi="Calibri" w:cs="Calibri"/>
                  <w:color w:val="000000"/>
                  <w:sz w:val="22"/>
                  <w:szCs w:val="22"/>
                </w:rPr>
                <w:t>94.61</w:t>
              </w:r>
            </w:ins>
          </w:p>
        </w:tc>
      </w:tr>
      <w:tr w:rsidR="009E644C" w14:paraId="283419D5" w14:textId="77777777" w:rsidTr="009E3B89">
        <w:trPr>
          <w:cnfStyle w:val="000000100000" w:firstRow="0" w:lastRow="0" w:firstColumn="0" w:lastColumn="0" w:oddVBand="0" w:evenVBand="0" w:oddHBand="1" w:evenHBand="0" w:firstRowFirstColumn="0" w:firstRowLastColumn="0" w:lastRowFirstColumn="0" w:lastRowLastColumn="0"/>
          <w:trHeight w:val="282"/>
          <w:ins w:id="208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DF9EC89" w14:textId="77777777" w:rsidR="009E644C" w:rsidRDefault="009E644C" w:rsidP="009E3B89">
            <w:pPr>
              <w:rPr>
                <w:ins w:id="2083" w:author="Author"/>
                <w:rFonts w:ascii="Calibri" w:hAnsi="Calibri" w:cs="Calibri"/>
                <w:b w:val="0"/>
                <w:bCs w:val="0"/>
                <w:color w:val="000000"/>
                <w:sz w:val="22"/>
                <w:szCs w:val="22"/>
              </w:rPr>
            </w:pPr>
            <w:ins w:id="2084" w:author="Author">
              <w:r>
                <w:rPr>
                  <w:rFonts w:ascii="Calibri" w:hAnsi="Calibri" w:cs="Calibri"/>
                  <w:b w:val="0"/>
                  <w:bCs w:val="0"/>
                  <w:color w:val="000000"/>
                  <w:sz w:val="22"/>
                  <w:szCs w:val="22"/>
                </w:rPr>
                <w:t>1152</w:t>
              </w:r>
            </w:ins>
          </w:p>
        </w:tc>
        <w:tc>
          <w:tcPr>
            <w:tcW w:w="851" w:type="dxa"/>
            <w:vAlign w:val="bottom"/>
          </w:tcPr>
          <w:p w14:paraId="07F4213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85" w:author="Author"/>
                <w:rFonts w:asciiTheme="minorHAnsi" w:hAnsiTheme="minorHAnsi" w:cstheme="minorHAnsi"/>
                <w:color w:val="000000"/>
                <w:sz w:val="22"/>
                <w:szCs w:val="22"/>
              </w:rPr>
            </w:pPr>
            <w:ins w:id="2086" w:author="Author">
              <w:r>
                <w:rPr>
                  <w:rFonts w:ascii="Calibri" w:hAnsi="Calibri" w:cs="Calibri"/>
                  <w:color w:val="000000"/>
                  <w:sz w:val="22"/>
                  <w:szCs w:val="22"/>
                </w:rPr>
                <w:t>10.12</w:t>
              </w:r>
            </w:ins>
          </w:p>
        </w:tc>
        <w:tc>
          <w:tcPr>
            <w:tcW w:w="1240" w:type="dxa"/>
            <w:vAlign w:val="bottom"/>
          </w:tcPr>
          <w:p w14:paraId="3BAAB52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87" w:author="Author"/>
                <w:rFonts w:asciiTheme="minorHAnsi" w:hAnsiTheme="minorHAnsi" w:cstheme="minorHAnsi"/>
                <w:color w:val="000000"/>
                <w:sz w:val="22"/>
                <w:szCs w:val="22"/>
              </w:rPr>
            </w:pPr>
            <w:ins w:id="2088" w:author="Author">
              <w:r>
                <w:rPr>
                  <w:rFonts w:ascii="Calibri" w:hAnsi="Calibri" w:cs="Calibri"/>
                  <w:color w:val="000000"/>
                  <w:sz w:val="22"/>
                  <w:szCs w:val="22"/>
                </w:rPr>
                <w:t>93.22</w:t>
              </w:r>
            </w:ins>
          </w:p>
        </w:tc>
        <w:tc>
          <w:tcPr>
            <w:tcW w:w="851" w:type="dxa"/>
            <w:vAlign w:val="bottom"/>
          </w:tcPr>
          <w:p w14:paraId="1EF3D31D"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89" w:author="Author"/>
                <w:rFonts w:asciiTheme="minorHAnsi" w:hAnsiTheme="minorHAnsi" w:cstheme="minorHAnsi"/>
                <w:color w:val="000000"/>
                <w:sz w:val="22"/>
                <w:szCs w:val="22"/>
              </w:rPr>
            </w:pPr>
            <w:ins w:id="2090" w:author="Author">
              <w:r>
                <w:rPr>
                  <w:rFonts w:ascii="Calibri" w:hAnsi="Calibri" w:cs="Calibri"/>
                  <w:color w:val="000000"/>
                  <w:sz w:val="22"/>
                  <w:szCs w:val="22"/>
                </w:rPr>
                <w:t>10.54</w:t>
              </w:r>
            </w:ins>
          </w:p>
        </w:tc>
        <w:tc>
          <w:tcPr>
            <w:tcW w:w="1240" w:type="dxa"/>
            <w:vAlign w:val="bottom"/>
          </w:tcPr>
          <w:p w14:paraId="0AF6B96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91" w:author="Author"/>
                <w:rFonts w:asciiTheme="minorHAnsi" w:hAnsiTheme="minorHAnsi" w:cstheme="minorHAnsi"/>
                <w:color w:val="000000"/>
                <w:sz w:val="22"/>
                <w:szCs w:val="22"/>
              </w:rPr>
            </w:pPr>
            <w:ins w:id="2092" w:author="Author">
              <w:r>
                <w:rPr>
                  <w:rFonts w:ascii="Calibri" w:hAnsi="Calibri" w:cs="Calibri"/>
                  <w:color w:val="000000"/>
                  <w:sz w:val="22"/>
                  <w:szCs w:val="22"/>
                </w:rPr>
                <w:t>97.14</w:t>
              </w:r>
            </w:ins>
          </w:p>
        </w:tc>
        <w:tc>
          <w:tcPr>
            <w:tcW w:w="886" w:type="dxa"/>
            <w:vAlign w:val="bottom"/>
          </w:tcPr>
          <w:p w14:paraId="3632A0C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93" w:author="Author"/>
                <w:rFonts w:asciiTheme="minorHAnsi" w:hAnsiTheme="minorHAnsi" w:cstheme="minorHAnsi"/>
                <w:color w:val="000000"/>
                <w:sz w:val="22"/>
                <w:szCs w:val="22"/>
              </w:rPr>
            </w:pPr>
            <w:ins w:id="2094" w:author="Author">
              <w:r>
                <w:rPr>
                  <w:rFonts w:ascii="Calibri" w:hAnsi="Calibri" w:cs="Calibri"/>
                  <w:color w:val="000000"/>
                  <w:sz w:val="22"/>
                  <w:szCs w:val="22"/>
                </w:rPr>
                <w:t>10.59</w:t>
              </w:r>
            </w:ins>
          </w:p>
        </w:tc>
        <w:tc>
          <w:tcPr>
            <w:tcW w:w="1240" w:type="dxa"/>
            <w:vAlign w:val="bottom"/>
          </w:tcPr>
          <w:p w14:paraId="4F4E79E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95" w:author="Author"/>
                <w:rFonts w:asciiTheme="minorHAnsi" w:hAnsiTheme="minorHAnsi" w:cstheme="minorHAnsi"/>
                <w:color w:val="000000"/>
                <w:sz w:val="22"/>
                <w:szCs w:val="22"/>
              </w:rPr>
            </w:pPr>
            <w:ins w:id="2096" w:author="Author">
              <w:r>
                <w:rPr>
                  <w:rFonts w:ascii="Calibri" w:hAnsi="Calibri" w:cs="Calibri"/>
                  <w:color w:val="000000"/>
                  <w:sz w:val="22"/>
                  <w:szCs w:val="22"/>
                </w:rPr>
                <w:t>97.57</w:t>
              </w:r>
            </w:ins>
          </w:p>
        </w:tc>
        <w:tc>
          <w:tcPr>
            <w:tcW w:w="886" w:type="dxa"/>
            <w:vAlign w:val="bottom"/>
          </w:tcPr>
          <w:p w14:paraId="10A8B3E6"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97" w:author="Author"/>
                <w:rFonts w:asciiTheme="minorHAnsi" w:hAnsiTheme="minorHAnsi" w:cstheme="minorHAnsi"/>
                <w:color w:val="000000"/>
                <w:sz w:val="22"/>
                <w:szCs w:val="22"/>
              </w:rPr>
            </w:pPr>
            <w:ins w:id="2098" w:author="Author">
              <w:r>
                <w:rPr>
                  <w:rFonts w:ascii="Calibri" w:hAnsi="Calibri" w:cs="Calibri"/>
                  <w:color w:val="000000"/>
                  <w:sz w:val="22"/>
                  <w:szCs w:val="22"/>
                </w:rPr>
                <w:t>10.42</w:t>
              </w:r>
            </w:ins>
          </w:p>
        </w:tc>
        <w:tc>
          <w:tcPr>
            <w:tcW w:w="1240" w:type="dxa"/>
            <w:vAlign w:val="bottom"/>
          </w:tcPr>
          <w:p w14:paraId="330A2B8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99" w:author="Author"/>
                <w:rFonts w:asciiTheme="minorHAnsi" w:hAnsiTheme="minorHAnsi" w:cstheme="minorHAnsi"/>
                <w:color w:val="000000"/>
                <w:sz w:val="22"/>
                <w:szCs w:val="22"/>
              </w:rPr>
            </w:pPr>
            <w:ins w:id="2100" w:author="Author">
              <w:r>
                <w:rPr>
                  <w:rFonts w:ascii="Calibri" w:hAnsi="Calibri" w:cs="Calibri"/>
                  <w:color w:val="000000"/>
                  <w:sz w:val="22"/>
                  <w:szCs w:val="22"/>
                </w:rPr>
                <w:t>96.00</w:t>
              </w:r>
            </w:ins>
          </w:p>
        </w:tc>
      </w:tr>
      <w:tr w:rsidR="009E644C" w14:paraId="2223DAB8" w14:textId="77777777" w:rsidTr="009E3B89">
        <w:trPr>
          <w:trHeight w:val="282"/>
          <w:ins w:id="210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1CFC0AA" w14:textId="77777777" w:rsidR="009E644C" w:rsidRDefault="009E644C" w:rsidP="009E3B89">
            <w:pPr>
              <w:rPr>
                <w:ins w:id="2102" w:author="Author"/>
                <w:rFonts w:ascii="Calibri" w:hAnsi="Calibri" w:cs="Calibri"/>
                <w:b w:val="0"/>
                <w:bCs w:val="0"/>
                <w:color w:val="000000"/>
                <w:sz w:val="22"/>
                <w:szCs w:val="22"/>
              </w:rPr>
            </w:pPr>
            <w:ins w:id="2103" w:author="Author">
              <w:r>
                <w:rPr>
                  <w:rFonts w:ascii="Calibri" w:hAnsi="Calibri" w:cs="Calibri"/>
                  <w:b w:val="0"/>
                  <w:bCs w:val="0"/>
                  <w:color w:val="000000"/>
                  <w:sz w:val="22"/>
                  <w:szCs w:val="22"/>
                </w:rPr>
                <w:t>1216</w:t>
              </w:r>
            </w:ins>
          </w:p>
        </w:tc>
        <w:tc>
          <w:tcPr>
            <w:tcW w:w="851" w:type="dxa"/>
            <w:vAlign w:val="bottom"/>
          </w:tcPr>
          <w:p w14:paraId="4A1F341E"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04" w:author="Author"/>
                <w:rFonts w:asciiTheme="minorHAnsi" w:hAnsiTheme="minorHAnsi" w:cstheme="minorHAnsi"/>
                <w:color w:val="000000"/>
                <w:sz w:val="22"/>
                <w:szCs w:val="22"/>
              </w:rPr>
            </w:pPr>
            <w:ins w:id="2105" w:author="Author">
              <w:r>
                <w:rPr>
                  <w:rFonts w:ascii="Calibri" w:hAnsi="Calibri" w:cs="Calibri"/>
                  <w:color w:val="000000"/>
                  <w:sz w:val="22"/>
                  <w:szCs w:val="22"/>
                </w:rPr>
                <w:t>9.80</w:t>
              </w:r>
            </w:ins>
          </w:p>
        </w:tc>
        <w:tc>
          <w:tcPr>
            <w:tcW w:w="1240" w:type="dxa"/>
            <w:vAlign w:val="bottom"/>
          </w:tcPr>
          <w:p w14:paraId="2A1F2E3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06" w:author="Author"/>
                <w:rFonts w:asciiTheme="minorHAnsi" w:hAnsiTheme="minorHAnsi" w:cstheme="minorHAnsi"/>
                <w:color w:val="000000"/>
                <w:sz w:val="22"/>
                <w:szCs w:val="22"/>
              </w:rPr>
            </w:pPr>
            <w:ins w:id="2107" w:author="Author">
              <w:r>
                <w:rPr>
                  <w:rFonts w:ascii="Calibri" w:hAnsi="Calibri" w:cs="Calibri"/>
                  <w:color w:val="000000"/>
                  <w:sz w:val="22"/>
                  <w:szCs w:val="22"/>
                </w:rPr>
                <w:t>95.35</w:t>
              </w:r>
            </w:ins>
          </w:p>
        </w:tc>
        <w:tc>
          <w:tcPr>
            <w:tcW w:w="851" w:type="dxa"/>
            <w:vAlign w:val="bottom"/>
          </w:tcPr>
          <w:p w14:paraId="093C496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08" w:author="Author"/>
                <w:rFonts w:asciiTheme="minorHAnsi" w:hAnsiTheme="minorHAnsi" w:cstheme="minorHAnsi"/>
                <w:color w:val="000000"/>
                <w:sz w:val="22"/>
                <w:szCs w:val="22"/>
              </w:rPr>
            </w:pPr>
            <w:ins w:id="2109" w:author="Author">
              <w:r>
                <w:rPr>
                  <w:rFonts w:ascii="Calibri" w:hAnsi="Calibri" w:cs="Calibri"/>
                  <w:color w:val="000000"/>
                  <w:sz w:val="22"/>
                  <w:szCs w:val="22"/>
                </w:rPr>
                <w:t>10.01</w:t>
              </w:r>
            </w:ins>
          </w:p>
        </w:tc>
        <w:tc>
          <w:tcPr>
            <w:tcW w:w="1240" w:type="dxa"/>
            <w:vAlign w:val="bottom"/>
          </w:tcPr>
          <w:p w14:paraId="68D9877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10" w:author="Author"/>
                <w:rFonts w:asciiTheme="minorHAnsi" w:hAnsiTheme="minorHAnsi" w:cstheme="minorHAnsi"/>
                <w:color w:val="000000"/>
                <w:sz w:val="22"/>
                <w:szCs w:val="22"/>
              </w:rPr>
            </w:pPr>
            <w:ins w:id="2111" w:author="Author">
              <w:r>
                <w:rPr>
                  <w:rFonts w:ascii="Calibri" w:hAnsi="Calibri" w:cs="Calibri"/>
                  <w:color w:val="000000"/>
                  <w:sz w:val="22"/>
                  <w:szCs w:val="22"/>
                </w:rPr>
                <w:t>97.40</w:t>
              </w:r>
            </w:ins>
          </w:p>
        </w:tc>
        <w:tc>
          <w:tcPr>
            <w:tcW w:w="886" w:type="dxa"/>
            <w:vAlign w:val="bottom"/>
          </w:tcPr>
          <w:p w14:paraId="7C2F4BF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12" w:author="Author"/>
                <w:rFonts w:asciiTheme="minorHAnsi" w:hAnsiTheme="minorHAnsi" w:cstheme="minorHAnsi"/>
                <w:color w:val="000000"/>
                <w:sz w:val="22"/>
                <w:szCs w:val="22"/>
              </w:rPr>
            </w:pPr>
            <w:ins w:id="2113" w:author="Author">
              <w:r>
                <w:rPr>
                  <w:rFonts w:ascii="Calibri" w:hAnsi="Calibri" w:cs="Calibri"/>
                  <w:color w:val="000000"/>
                  <w:sz w:val="22"/>
                  <w:szCs w:val="22"/>
                </w:rPr>
                <w:t>10.06</w:t>
              </w:r>
            </w:ins>
          </w:p>
        </w:tc>
        <w:tc>
          <w:tcPr>
            <w:tcW w:w="1240" w:type="dxa"/>
            <w:vAlign w:val="bottom"/>
          </w:tcPr>
          <w:p w14:paraId="3D81BA6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14" w:author="Author"/>
                <w:rFonts w:asciiTheme="minorHAnsi" w:hAnsiTheme="minorHAnsi" w:cstheme="minorHAnsi"/>
                <w:color w:val="000000"/>
                <w:sz w:val="22"/>
                <w:szCs w:val="22"/>
              </w:rPr>
            </w:pPr>
            <w:ins w:id="2115" w:author="Author">
              <w:r>
                <w:rPr>
                  <w:rFonts w:ascii="Calibri" w:hAnsi="Calibri" w:cs="Calibri"/>
                  <w:color w:val="000000"/>
                  <w:sz w:val="22"/>
                  <w:szCs w:val="22"/>
                </w:rPr>
                <w:t>97.90</w:t>
              </w:r>
            </w:ins>
          </w:p>
        </w:tc>
        <w:tc>
          <w:tcPr>
            <w:tcW w:w="886" w:type="dxa"/>
            <w:vAlign w:val="bottom"/>
          </w:tcPr>
          <w:p w14:paraId="34D9483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16" w:author="Author"/>
                <w:rFonts w:asciiTheme="minorHAnsi" w:hAnsiTheme="minorHAnsi" w:cstheme="minorHAnsi"/>
                <w:color w:val="000000"/>
                <w:sz w:val="22"/>
                <w:szCs w:val="22"/>
              </w:rPr>
            </w:pPr>
            <w:ins w:id="2117" w:author="Author">
              <w:r>
                <w:rPr>
                  <w:rFonts w:ascii="Calibri" w:hAnsi="Calibri" w:cs="Calibri"/>
                  <w:color w:val="000000"/>
                  <w:sz w:val="22"/>
                  <w:szCs w:val="22"/>
                </w:rPr>
                <w:t>10.00</w:t>
              </w:r>
            </w:ins>
          </w:p>
        </w:tc>
        <w:tc>
          <w:tcPr>
            <w:tcW w:w="1240" w:type="dxa"/>
            <w:vAlign w:val="bottom"/>
          </w:tcPr>
          <w:p w14:paraId="0EB3C89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18" w:author="Author"/>
                <w:rFonts w:asciiTheme="minorHAnsi" w:hAnsiTheme="minorHAnsi" w:cstheme="minorHAnsi"/>
                <w:color w:val="000000"/>
                <w:sz w:val="22"/>
                <w:szCs w:val="22"/>
              </w:rPr>
            </w:pPr>
            <w:ins w:id="2119" w:author="Author">
              <w:r>
                <w:rPr>
                  <w:rFonts w:ascii="Calibri" w:hAnsi="Calibri" w:cs="Calibri"/>
                  <w:color w:val="000000"/>
                  <w:sz w:val="22"/>
                  <w:szCs w:val="22"/>
                </w:rPr>
                <w:t>97.28</w:t>
              </w:r>
            </w:ins>
          </w:p>
        </w:tc>
      </w:tr>
      <w:tr w:rsidR="009E644C" w14:paraId="234C42CD" w14:textId="77777777" w:rsidTr="009E3B89">
        <w:trPr>
          <w:cnfStyle w:val="000000100000" w:firstRow="0" w:lastRow="0" w:firstColumn="0" w:lastColumn="0" w:oddVBand="0" w:evenVBand="0" w:oddHBand="1" w:evenHBand="0" w:firstRowFirstColumn="0" w:firstRowLastColumn="0" w:lastRowFirstColumn="0" w:lastRowLastColumn="0"/>
          <w:trHeight w:val="282"/>
          <w:ins w:id="212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48A9AB6" w14:textId="77777777" w:rsidR="009E644C" w:rsidRDefault="009E644C" w:rsidP="009E3B89">
            <w:pPr>
              <w:rPr>
                <w:ins w:id="2121" w:author="Author"/>
                <w:rFonts w:ascii="Calibri" w:hAnsi="Calibri" w:cs="Calibri"/>
                <w:b w:val="0"/>
                <w:bCs w:val="0"/>
                <w:color w:val="000000"/>
                <w:sz w:val="22"/>
                <w:szCs w:val="22"/>
              </w:rPr>
            </w:pPr>
            <w:ins w:id="2122" w:author="Author">
              <w:r>
                <w:rPr>
                  <w:rFonts w:ascii="Calibri" w:hAnsi="Calibri" w:cs="Calibri"/>
                  <w:b w:val="0"/>
                  <w:bCs w:val="0"/>
                  <w:color w:val="000000"/>
                  <w:sz w:val="22"/>
                  <w:szCs w:val="22"/>
                </w:rPr>
                <w:t>1280</w:t>
              </w:r>
            </w:ins>
          </w:p>
        </w:tc>
        <w:tc>
          <w:tcPr>
            <w:tcW w:w="851" w:type="dxa"/>
            <w:vAlign w:val="bottom"/>
          </w:tcPr>
          <w:p w14:paraId="645E181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23" w:author="Author"/>
                <w:rFonts w:asciiTheme="minorHAnsi" w:hAnsiTheme="minorHAnsi" w:cstheme="minorHAnsi"/>
                <w:color w:val="000000"/>
                <w:sz w:val="22"/>
                <w:szCs w:val="22"/>
              </w:rPr>
            </w:pPr>
            <w:ins w:id="2124" w:author="Author">
              <w:r>
                <w:rPr>
                  <w:rFonts w:ascii="Calibri" w:hAnsi="Calibri" w:cs="Calibri"/>
                  <w:color w:val="000000"/>
                  <w:sz w:val="22"/>
                  <w:szCs w:val="22"/>
                </w:rPr>
                <w:t>9.33</w:t>
              </w:r>
            </w:ins>
          </w:p>
        </w:tc>
        <w:tc>
          <w:tcPr>
            <w:tcW w:w="1240" w:type="dxa"/>
            <w:vAlign w:val="bottom"/>
          </w:tcPr>
          <w:p w14:paraId="08CF6B1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25" w:author="Author"/>
                <w:rFonts w:asciiTheme="minorHAnsi" w:hAnsiTheme="minorHAnsi" w:cstheme="minorHAnsi"/>
                <w:color w:val="000000"/>
                <w:sz w:val="22"/>
                <w:szCs w:val="22"/>
              </w:rPr>
            </w:pPr>
            <w:ins w:id="2126" w:author="Author">
              <w:r>
                <w:rPr>
                  <w:rFonts w:ascii="Calibri" w:hAnsi="Calibri" w:cs="Calibri"/>
                  <w:color w:val="000000"/>
                  <w:sz w:val="22"/>
                  <w:szCs w:val="22"/>
                </w:rPr>
                <w:t>95.54</w:t>
              </w:r>
            </w:ins>
          </w:p>
        </w:tc>
        <w:tc>
          <w:tcPr>
            <w:tcW w:w="851" w:type="dxa"/>
            <w:vAlign w:val="bottom"/>
          </w:tcPr>
          <w:p w14:paraId="184B7246"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27" w:author="Author"/>
                <w:rFonts w:asciiTheme="minorHAnsi" w:hAnsiTheme="minorHAnsi" w:cstheme="minorHAnsi"/>
                <w:color w:val="000000"/>
                <w:sz w:val="22"/>
                <w:szCs w:val="22"/>
              </w:rPr>
            </w:pPr>
            <w:ins w:id="2128" w:author="Author">
              <w:r>
                <w:rPr>
                  <w:rFonts w:ascii="Calibri" w:hAnsi="Calibri" w:cs="Calibri"/>
                  <w:color w:val="000000"/>
                  <w:sz w:val="22"/>
                  <w:szCs w:val="22"/>
                </w:rPr>
                <w:t>9.55</w:t>
              </w:r>
            </w:ins>
          </w:p>
        </w:tc>
        <w:tc>
          <w:tcPr>
            <w:tcW w:w="1240" w:type="dxa"/>
            <w:vAlign w:val="bottom"/>
          </w:tcPr>
          <w:p w14:paraId="216BAE04"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29" w:author="Author"/>
                <w:rFonts w:asciiTheme="minorHAnsi" w:hAnsiTheme="minorHAnsi" w:cstheme="minorHAnsi"/>
                <w:color w:val="000000"/>
                <w:sz w:val="22"/>
                <w:szCs w:val="22"/>
              </w:rPr>
            </w:pPr>
            <w:ins w:id="2130" w:author="Author">
              <w:r>
                <w:rPr>
                  <w:rFonts w:ascii="Calibri" w:hAnsi="Calibri" w:cs="Calibri"/>
                  <w:color w:val="000000"/>
                  <w:sz w:val="22"/>
                  <w:szCs w:val="22"/>
                </w:rPr>
                <w:t>97.77</w:t>
              </w:r>
            </w:ins>
          </w:p>
        </w:tc>
        <w:tc>
          <w:tcPr>
            <w:tcW w:w="886" w:type="dxa"/>
            <w:vAlign w:val="bottom"/>
          </w:tcPr>
          <w:p w14:paraId="3AFF86F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31" w:author="Author"/>
                <w:rFonts w:asciiTheme="minorHAnsi" w:hAnsiTheme="minorHAnsi" w:cstheme="minorHAnsi"/>
                <w:color w:val="000000"/>
                <w:sz w:val="22"/>
                <w:szCs w:val="22"/>
              </w:rPr>
            </w:pPr>
            <w:ins w:id="2132" w:author="Author">
              <w:r>
                <w:rPr>
                  <w:rFonts w:ascii="Calibri" w:hAnsi="Calibri" w:cs="Calibri"/>
                  <w:color w:val="000000"/>
                  <w:sz w:val="22"/>
                  <w:szCs w:val="22"/>
                </w:rPr>
                <w:t>9.59</w:t>
              </w:r>
            </w:ins>
          </w:p>
        </w:tc>
        <w:tc>
          <w:tcPr>
            <w:tcW w:w="1240" w:type="dxa"/>
            <w:vAlign w:val="bottom"/>
          </w:tcPr>
          <w:p w14:paraId="77E9EF2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33" w:author="Author"/>
                <w:rFonts w:asciiTheme="minorHAnsi" w:hAnsiTheme="minorHAnsi" w:cstheme="minorHAnsi"/>
                <w:color w:val="000000"/>
                <w:sz w:val="22"/>
                <w:szCs w:val="22"/>
              </w:rPr>
            </w:pPr>
            <w:ins w:id="2134" w:author="Author">
              <w:r>
                <w:rPr>
                  <w:rFonts w:ascii="Calibri" w:hAnsi="Calibri" w:cs="Calibri"/>
                  <w:color w:val="000000"/>
                  <w:sz w:val="22"/>
                  <w:szCs w:val="22"/>
                </w:rPr>
                <w:t>98.24</w:t>
              </w:r>
            </w:ins>
          </w:p>
        </w:tc>
        <w:tc>
          <w:tcPr>
            <w:tcW w:w="886" w:type="dxa"/>
            <w:vAlign w:val="bottom"/>
          </w:tcPr>
          <w:p w14:paraId="648865D6"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35" w:author="Author"/>
                <w:rFonts w:asciiTheme="minorHAnsi" w:hAnsiTheme="minorHAnsi" w:cstheme="minorHAnsi"/>
                <w:color w:val="000000"/>
                <w:sz w:val="22"/>
                <w:szCs w:val="22"/>
              </w:rPr>
            </w:pPr>
            <w:ins w:id="2136" w:author="Author">
              <w:r>
                <w:rPr>
                  <w:rFonts w:ascii="Calibri" w:hAnsi="Calibri" w:cs="Calibri"/>
                  <w:color w:val="000000"/>
                  <w:sz w:val="22"/>
                  <w:szCs w:val="22"/>
                </w:rPr>
                <w:t>9.62</w:t>
              </w:r>
            </w:ins>
          </w:p>
        </w:tc>
        <w:tc>
          <w:tcPr>
            <w:tcW w:w="1240" w:type="dxa"/>
            <w:vAlign w:val="bottom"/>
          </w:tcPr>
          <w:p w14:paraId="5FB7A54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37" w:author="Author"/>
                <w:rFonts w:asciiTheme="minorHAnsi" w:hAnsiTheme="minorHAnsi" w:cstheme="minorHAnsi"/>
                <w:color w:val="000000"/>
                <w:sz w:val="22"/>
                <w:szCs w:val="22"/>
              </w:rPr>
            </w:pPr>
            <w:ins w:id="2138" w:author="Author">
              <w:r>
                <w:rPr>
                  <w:rFonts w:ascii="Calibri" w:hAnsi="Calibri" w:cs="Calibri"/>
                  <w:color w:val="000000"/>
                  <w:sz w:val="22"/>
                  <w:szCs w:val="22"/>
                </w:rPr>
                <w:t>98.46</w:t>
              </w:r>
            </w:ins>
          </w:p>
        </w:tc>
      </w:tr>
      <w:tr w:rsidR="009E644C" w14:paraId="5EA69280" w14:textId="77777777" w:rsidTr="009E3B89">
        <w:trPr>
          <w:trHeight w:val="282"/>
          <w:ins w:id="213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FAB7A2E" w14:textId="77777777" w:rsidR="009E644C" w:rsidRDefault="009E644C" w:rsidP="009E3B89">
            <w:pPr>
              <w:rPr>
                <w:ins w:id="2140" w:author="Author"/>
                <w:rFonts w:ascii="Calibri" w:hAnsi="Calibri" w:cs="Calibri"/>
                <w:b w:val="0"/>
                <w:bCs w:val="0"/>
                <w:color w:val="000000"/>
                <w:sz w:val="22"/>
                <w:szCs w:val="22"/>
              </w:rPr>
            </w:pPr>
            <w:ins w:id="2141" w:author="Author">
              <w:r>
                <w:rPr>
                  <w:rFonts w:ascii="Calibri" w:hAnsi="Calibri" w:cs="Calibri"/>
                  <w:b w:val="0"/>
                  <w:bCs w:val="0"/>
                  <w:color w:val="000000"/>
                  <w:sz w:val="22"/>
                  <w:szCs w:val="22"/>
                </w:rPr>
                <w:t>1344</w:t>
              </w:r>
            </w:ins>
          </w:p>
        </w:tc>
        <w:tc>
          <w:tcPr>
            <w:tcW w:w="851" w:type="dxa"/>
            <w:vAlign w:val="bottom"/>
          </w:tcPr>
          <w:p w14:paraId="307B0A08"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42" w:author="Author"/>
                <w:rFonts w:asciiTheme="minorHAnsi" w:hAnsiTheme="minorHAnsi" w:cstheme="minorHAnsi"/>
                <w:color w:val="000000"/>
                <w:sz w:val="22"/>
                <w:szCs w:val="22"/>
              </w:rPr>
            </w:pPr>
            <w:ins w:id="2143" w:author="Author">
              <w:r>
                <w:rPr>
                  <w:rFonts w:ascii="Calibri" w:hAnsi="Calibri" w:cs="Calibri"/>
                  <w:color w:val="000000"/>
                  <w:sz w:val="22"/>
                  <w:szCs w:val="22"/>
                </w:rPr>
                <w:t>8.89</w:t>
              </w:r>
            </w:ins>
          </w:p>
        </w:tc>
        <w:tc>
          <w:tcPr>
            <w:tcW w:w="1240" w:type="dxa"/>
            <w:vAlign w:val="bottom"/>
          </w:tcPr>
          <w:p w14:paraId="7B3CAE2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44" w:author="Author"/>
                <w:rFonts w:asciiTheme="minorHAnsi" w:hAnsiTheme="minorHAnsi" w:cstheme="minorHAnsi"/>
                <w:color w:val="000000"/>
                <w:sz w:val="22"/>
                <w:szCs w:val="22"/>
              </w:rPr>
            </w:pPr>
            <w:ins w:id="2145" w:author="Author">
              <w:r>
                <w:rPr>
                  <w:rFonts w:ascii="Calibri" w:hAnsi="Calibri" w:cs="Calibri"/>
                  <w:color w:val="000000"/>
                  <w:sz w:val="22"/>
                  <w:szCs w:val="22"/>
                </w:rPr>
                <w:t>95.59</w:t>
              </w:r>
            </w:ins>
          </w:p>
        </w:tc>
        <w:tc>
          <w:tcPr>
            <w:tcW w:w="851" w:type="dxa"/>
            <w:vAlign w:val="bottom"/>
          </w:tcPr>
          <w:p w14:paraId="61F1A817"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46" w:author="Author"/>
                <w:rFonts w:asciiTheme="minorHAnsi" w:hAnsiTheme="minorHAnsi" w:cstheme="minorHAnsi"/>
                <w:color w:val="000000"/>
                <w:sz w:val="22"/>
                <w:szCs w:val="22"/>
              </w:rPr>
            </w:pPr>
            <w:ins w:id="2147" w:author="Author">
              <w:r>
                <w:rPr>
                  <w:rFonts w:ascii="Calibri" w:hAnsi="Calibri" w:cs="Calibri"/>
                  <w:color w:val="000000"/>
                  <w:sz w:val="22"/>
                  <w:szCs w:val="22"/>
                </w:rPr>
                <w:t>9.13</w:t>
              </w:r>
            </w:ins>
          </w:p>
        </w:tc>
        <w:tc>
          <w:tcPr>
            <w:tcW w:w="1240" w:type="dxa"/>
            <w:vAlign w:val="bottom"/>
          </w:tcPr>
          <w:p w14:paraId="0ECA74DE"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48" w:author="Author"/>
                <w:rFonts w:asciiTheme="minorHAnsi" w:hAnsiTheme="minorHAnsi" w:cstheme="minorHAnsi"/>
                <w:color w:val="000000"/>
                <w:sz w:val="22"/>
                <w:szCs w:val="22"/>
              </w:rPr>
            </w:pPr>
            <w:ins w:id="2149" w:author="Author">
              <w:r>
                <w:rPr>
                  <w:rFonts w:ascii="Calibri" w:hAnsi="Calibri" w:cs="Calibri"/>
                  <w:color w:val="000000"/>
                  <w:sz w:val="22"/>
                  <w:szCs w:val="22"/>
                </w:rPr>
                <w:t>98.13</w:t>
              </w:r>
            </w:ins>
          </w:p>
        </w:tc>
        <w:tc>
          <w:tcPr>
            <w:tcW w:w="886" w:type="dxa"/>
            <w:vAlign w:val="bottom"/>
          </w:tcPr>
          <w:p w14:paraId="07F21B7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50" w:author="Author"/>
                <w:rFonts w:asciiTheme="minorHAnsi" w:hAnsiTheme="minorHAnsi" w:cstheme="minorHAnsi"/>
                <w:color w:val="000000"/>
                <w:sz w:val="22"/>
                <w:szCs w:val="22"/>
              </w:rPr>
            </w:pPr>
            <w:ins w:id="2151" w:author="Author">
              <w:r>
                <w:rPr>
                  <w:rFonts w:ascii="Calibri" w:hAnsi="Calibri" w:cs="Calibri"/>
                  <w:color w:val="000000"/>
                  <w:sz w:val="22"/>
                  <w:szCs w:val="22"/>
                </w:rPr>
                <w:t>9.17</w:t>
              </w:r>
            </w:ins>
          </w:p>
        </w:tc>
        <w:tc>
          <w:tcPr>
            <w:tcW w:w="1240" w:type="dxa"/>
            <w:vAlign w:val="bottom"/>
          </w:tcPr>
          <w:p w14:paraId="6E13EA7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52" w:author="Author"/>
                <w:rFonts w:asciiTheme="minorHAnsi" w:hAnsiTheme="minorHAnsi" w:cstheme="minorHAnsi"/>
                <w:color w:val="000000"/>
                <w:sz w:val="22"/>
                <w:szCs w:val="22"/>
              </w:rPr>
            </w:pPr>
            <w:ins w:id="2153" w:author="Author">
              <w:r>
                <w:rPr>
                  <w:rFonts w:ascii="Calibri" w:hAnsi="Calibri" w:cs="Calibri"/>
                  <w:color w:val="000000"/>
                  <w:sz w:val="22"/>
                  <w:szCs w:val="22"/>
                </w:rPr>
                <w:t>98.55</w:t>
              </w:r>
            </w:ins>
          </w:p>
        </w:tc>
        <w:tc>
          <w:tcPr>
            <w:tcW w:w="886" w:type="dxa"/>
            <w:vAlign w:val="bottom"/>
          </w:tcPr>
          <w:p w14:paraId="0D1688F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54" w:author="Author"/>
                <w:rFonts w:asciiTheme="minorHAnsi" w:hAnsiTheme="minorHAnsi" w:cstheme="minorHAnsi"/>
                <w:color w:val="000000"/>
                <w:sz w:val="22"/>
                <w:szCs w:val="22"/>
              </w:rPr>
            </w:pPr>
            <w:ins w:id="2155" w:author="Author">
              <w:r>
                <w:rPr>
                  <w:rFonts w:ascii="Calibri" w:hAnsi="Calibri" w:cs="Calibri"/>
                  <w:color w:val="000000"/>
                  <w:sz w:val="22"/>
                  <w:szCs w:val="22"/>
                </w:rPr>
                <w:t>9.19</w:t>
              </w:r>
            </w:ins>
          </w:p>
        </w:tc>
        <w:tc>
          <w:tcPr>
            <w:tcW w:w="1240" w:type="dxa"/>
            <w:vAlign w:val="bottom"/>
          </w:tcPr>
          <w:p w14:paraId="3491F667"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56" w:author="Author"/>
                <w:rFonts w:asciiTheme="minorHAnsi" w:hAnsiTheme="minorHAnsi" w:cstheme="minorHAnsi"/>
                <w:color w:val="000000"/>
                <w:sz w:val="22"/>
                <w:szCs w:val="22"/>
              </w:rPr>
            </w:pPr>
            <w:ins w:id="2157" w:author="Author">
              <w:r>
                <w:rPr>
                  <w:rFonts w:ascii="Calibri" w:hAnsi="Calibri" w:cs="Calibri"/>
                  <w:color w:val="000000"/>
                  <w:sz w:val="22"/>
                  <w:szCs w:val="22"/>
                </w:rPr>
                <w:t>98.80</w:t>
              </w:r>
            </w:ins>
          </w:p>
        </w:tc>
      </w:tr>
      <w:tr w:rsidR="009E644C" w14:paraId="6CAB8BC9" w14:textId="77777777" w:rsidTr="009E3B89">
        <w:trPr>
          <w:cnfStyle w:val="000000100000" w:firstRow="0" w:lastRow="0" w:firstColumn="0" w:lastColumn="0" w:oddVBand="0" w:evenVBand="0" w:oddHBand="1" w:evenHBand="0" w:firstRowFirstColumn="0" w:firstRowLastColumn="0" w:lastRowFirstColumn="0" w:lastRowLastColumn="0"/>
          <w:trHeight w:val="282"/>
          <w:ins w:id="215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74F2479" w14:textId="77777777" w:rsidR="009E644C" w:rsidRDefault="009E644C" w:rsidP="009E3B89">
            <w:pPr>
              <w:rPr>
                <w:ins w:id="2159" w:author="Author"/>
                <w:rFonts w:ascii="Calibri" w:hAnsi="Calibri" w:cs="Calibri"/>
                <w:b w:val="0"/>
                <w:bCs w:val="0"/>
                <w:color w:val="000000"/>
                <w:sz w:val="22"/>
                <w:szCs w:val="22"/>
              </w:rPr>
            </w:pPr>
            <w:ins w:id="2160" w:author="Author">
              <w:r>
                <w:rPr>
                  <w:rFonts w:ascii="Calibri" w:hAnsi="Calibri" w:cs="Calibri"/>
                  <w:b w:val="0"/>
                  <w:bCs w:val="0"/>
                  <w:color w:val="000000"/>
                  <w:sz w:val="22"/>
                  <w:szCs w:val="22"/>
                </w:rPr>
                <w:t>1408</w:t>
              </w:r>
            </w:ins>
          </w:p>
        </w:tc>
        <w:tc>
          <w:tcPr>
            <w:tcW w:w="851" w:type="dxa"/>
            <w:vAlign w:val="bottom"/>
          </w:tcPr>
          <w:p w14:paraId="723705F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61" w:author="Author"/>
                <w:rFonts w:asciiTheme="minorHAnsi" w:hAnsiTheme="minorHAnsi" w:cstheme="minorHAnsi"/>
                <w:color w:val="000000"/>
                <w:sz w:val="22"/>
                <w:szCs w:val="22"/>
              </w:rPr>
            </w:pPr>
            <w:ins w:id="2162" w:author="Author">
              <w:r>
                <w:rPr>
                  <w:rFonts w:ascii="Calibri" w:hAnsi="Calibri" w:cs="Calibri"/>
                  <w:color w:val="000000"/>
                  <w:sz w:val="22"/>
                  <w:szCs w:val="22"/>
                </w:rPr>
                <w:t>8.51</w:t>
              </w:r>
            </w:ins>
          </w:p>
        </w:tc>
        <w:tc>
          <w:tcPr>
            <w:tcW w:w="1240" w:type="dxa"/>
            <w:vAlign w:val="bottom"/>
          </w:tcPr>
          <w:p w14:paraId="43ED47B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63" w:author="Author"/>
                <w:rFonts w:asciiTheme="minorHAnsi" w:hAnsiTheme="minorHAnsi" w:cstheme="minorHAnsi"/>
                <w:color w:val="000000"/>
                <w:sz w:val="22"/>
                <w:szCs w:val="22"/>
              </w:rPr>
            </w:pPr>
            <w:ins w:id="2164" w:author="Author">
              <w:r>
                <w:rPr>
                  <w:rFonts w:ascii="Calibri" w:hAnsi="Calibri" w:cs="Calibri"/>
                  <w:color w:val="000000"/>
                  <w:sz w:val="22"/>
                  <w:szCs w:val="22"/>
                </w:rPr>
                <w:t>95.81</w:t>
              </w:r>
            </w:ins>
          </w:p>
        </w:tc>
        <w:tc>
          <w:tcPr>
            <w:tcW w:w="851" w:type="dxa"/>
            <w:vAlign w:val="bottom"/>
          </w:tcPr>
          <w:p w14:paraId="00E5607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65" w:author="Author"/>
                <w:rFonts w:asciiTheme="minorHAnsi" w:hAnsiTheme="minorHAnsi" w:cstheme="minorHAnsi"/>
                <w:color w:val="000000"/>
                <w:sz w:val="22"/>
                <w:szCs w:val="22"/>
              </w:rPr>
            </w:pPr>
            <w:ins w:id="2166" w:author="Author">
              <w:r>
                <w:rPr>
                  <w:rFonts w:ascii="Calibri" w:hAnsi="Calibri" w:cs="Calibri"/>
                  <w:color w:val="000000"/>
                  <w:sz w:val="22"/>
                  <w:szCs w:val="22"/>
                </w:rPr>
                <w:t>8.74</w:t>
              </w:r>
            </w:ins>
          </w:p>
        </w:tc>
        <w:tc>
          <w:tcPr>
            <w:tcW w:w="1240" w:type="dxa"/>
            <w:vAlign w:val="bottom"/>
          </w:tcPr>
          <w:p w14:paraId="7AB1BFE4"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67" w:author="Author"/>
                <w:rFonts w:asciiTheme="minorHAnsi" w:hAnsiTheme="minorHAnsi" w:cstheme="minorHAnsi"/>
                <w:color w:val="000000"/>
                <w:sz w:val="22"/>
                <w:szCs w:val="22"/>
              </w:rPr>
            </w:pPr>
            <w:ins w:id="2168" w:author="Author">
              <w:r>
                <w:rPr>
                  <w:rFonts w:ascii="Calibri" w:hAnsi="Calibri" w:cs="Calibri"/>
                  <w:color w:val="000000"/>
                  <w:sz w:val="22"/>
                  <w:szCs w:val="22"/>
                </w:rPr>
                <w:t>98.47</w:t>
              </w:r>
            </w:ins>
          </w:p>
        </w:tc>
        <w:tc>
          <w:tcPr>
            <w:tcW w:w="886" w:type="dxa"/>
            <w:vAlign w:val="bottom"/>
          </w:tcPr>
          <w:p w14:paraId="101B7CCD"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69" w:author="Author"/>
                <w:rFonts w:asciiTheme="minorHAnsi" w:hAnsiTheme="minorHAnsi" w:cstheme="minorHAnsi"/>
                <w:color w:val="000000"/>
                <w:sz w:val="22"/>
                <w:szCs w:val="22"/>
              </w:rPr>
            </w:pPr>
            <w:ins w:id="2170" w:author="Author">
              <w:r>
                <w:rPr>
                  <w:rFonts w:ascii="Calibri" w:hAnsi="Calibri" w:cs="Calibri"/>
                  <w:color w:val="000000"/>
                  <w:sz w:val="22"/>
                  <w:szCs w:val="22"/>
                </w:rPr>
                <w:t>8.77</w:t>
              </w:r>
            </w:ins>
          </w:p>
        </w:tc>
        <w:tc>
          <w:tcPr>
            <w:tcW w:w="1240" w:type="dxa"/>
            <w:vAlign w:val="bottom"/>
          </w:tcPr>
          <w:p w14:paraId="098F83F1"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71" w:author="Author"/>
                <w:rFonts w:asciiTheme="minorHAnsi" w:hAnsiTheme="minorHAnsi" w:cstheme="minorHAnsi"/>
                <w:color w:val="000000"/>
                <w:sz w:val="22"/>
                <w:szCs w:val="22"/>
              </w:rPr>
            </w:pPr>
            <w:ins w:id="2172" w:author="Author">
              <w:r>
                <w:rPr>
                  <w:rFonts w:ascii="Calibri" w:hAnsi="Calibri" w:cs="Calibri"/>
                  <w:color w:val="000000"/>
                  <w:sz w:val="22"/>
                  <w:szCs w:val="22"/>
                </w:rPr>
                <w:t>98.82</w:t>
              </w:r>
            </w:ins>
          </w:p>
        </w:tc>
        <w:tc>
          <w:tcPr>
            <w:tcW w:w="886" w:type="dxa"/>
            <w:vAlign w:val="bottom"/>
          </w:tcPr>
          <w:p w14:paraId="61C56241"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73" w:author="Author"/>
                <w:rFonts w:asciiTheme="minorHAnsi" w:hAnsiTheme="minorHAnsi" w:cstheme="minorHAnsi"/>
                <w:color w:val="000000"/>
                <w:sz w:val="22"/>
                <w:szCs w:val="22"/>
              </w:rPr>
            </w:pPr>
            <w:ins w:id="2174" w:author="Author">
              <w:r>
                <w:rPr>
                  <w:rFonts w:ascii="Calibri" w:hAnsi="Calibri" w:cs="Calibri"/>
                  <w:color w:val="000000"/>
                  <w:sz w:val="22"/>
                  <w:szCs w:val="22"/>
                </w:rPr>
                <w:t>8.80</w:t>
              </w:r>
            </w:ins>
          </w:p>
        </w:tc>
        <w:tc>
          <w:tcPr>
            <w:tcW w:w="1240" w:type="dxa"/>
            <w:vAlign w:val="bottom"/>
          </w:tcPr>
          <w:p w14:paraId="6C57502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75" w:author="Author"/>
                <w:rFonts w:asciiTheme="minorHAnsi" w:hAnsiTheme="minorHAnsi" w:cstheme="minorHAnsi"/>
                <w:color w:val="000000"/>
                <w:sz w:val="22"/>
                <w:szCs w:val="22"/>
              </w:rPr>
            </w:pPr>
            <w:ins w:id="2176" w:author="Author">
              <w:r>
                <w:rPr>
                  <w:rFonts w:ascii="Calibri" w:hAnsi="Calibri" w:cs="Calibri"/>
                  <w:color w:val="000000"/>
                  <w:sz w:val="22"/>
                  <w:szCs w:val="22"/>
                </w:rPr>
                <w:t>99.12</w:t>
              </w:r>
            </w:ins>
          </w:p>
        </w:tc>
      </w:tr>
      <w:tr w:rsidR="009E644C" w14:paraId="1B88F6FF" w14:textId="77777777" w:rsidTr="009E3B89">
        <w:trPr>
          <w:trHeight w:val="282"/>
          <w:ins w:id="217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C1E9C21" w14:textId="77777777" w:rsidR="009E644C" w:rsidRDefault="009E644C" w:rsidP="009E3B89">
            <w:pPr>
              <w:rPr>
                <w:ins w:id="2178" w:author="Author"/>
                <w:rFonts w:ascii="Calibri" w:hAnsi="Calibri" w:cs="Calibri"/>
                <w:b w:val="0"/>
                <w:bCs w:val="0"/>
                <w:color w:val="000000"/>
                <w:sz w:val="22"/>
                <w:szCs w:val="22"/>
              </w:rPr>
            </w:pPr>
            <w:ins w:id="2179" w:author="Author">
              <w:r>
                <w:rPr>
                  <w:rFonts w:ascii="Calibri" w:hAnsi="Calibri" w:cs="Calibri"/>
                  <w:b w:val="0"/>
                  <w:bCs w:val="0"/>
                  <w:color w:val="000000"/>
                  <w:sz w:val="22"/>
                  <w:szCs w:val="22"/>
                </w:rPr>
                <w:t>1472</w:t>
              </w:r>
            </w:ins>
          </w:p>
        </w:tc>
        <w:tc>
          <w:tcPr>
            <w:tcW w:w="851" w:type="dxa"/>
            <w:vAlign w:val="bottom"/>
          </w:tcPr>
          <w:p w14:paraId="0D58461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80" w:author="Author"/>
                <w:rFonts w:asciiTheme="minorHAnsi" w:hAnsiTheme="minorHAnsi" w:cstheme="minorHAnsi"/>
                <w:color w:val="000000"/>
                <w:sz w:val="22"/>
                <w:szCs w:val="22"/>
              </w:rPr>
            </w:pPr>
            <w:ins w:id="2181" w:author="Author">
              <w:r>
                <w:rPr>
                  <w:rFonts w:ascii="Calibri" w:hAnsi="Calibri" w:cs="Calibri"/>
                  <w:color w:val="000000"/>
                  <w:sz w:val="22"/>
                  <w:szCs w:val="22"/>
                </w:rPr>
                <w:t>8.20</w:t>
              </w:r>
            </w:ins>
          </w:p>
        </w:tc>
        <w:tc>
          <w:tcPr>
            <w:tcW w:w="1240" w:type="dxa"/>
            <w:vAlign w:val="bottom"/>
          </w:tcPr>
          <w:p w14:paraId="0E852790"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82" w:author="Author"/>
                <w:rFonts w:asciiTheme="minorHAnsi" w:hAnsiTheme="minorHAnsi" w:cstheme="minorHAnsi"/>
                <w:color w:val="000000"/>
                <w:sz w:val="22"/>
                <w:szCs w:val="22"/>
              </w:rPr>
            </w:pPr>
            <w:ins w:id="2183" w:author="Author">
              <w:r>
                <w:rPr>
                  <w:rFonts w:ascii="Calibri" w:hAnsi="Calibri" w:cs="Calibri"/>
                  <w:color w:val="000000"/>
                  <w:sz w:val="22"/>
                  <w:szCs w:val="22"/>
                </w:rPr>
                <w:t>96.61</w:t>
              </w:r>
            </w:ins>
          </w:p>
        </w:tc>
        <w:tc>
          <w:tcPr>
            <w:tcW w:w="851" w:type="dxa"/>
            <w:vAlign w:val="bottom"/>
          </w:tcPr>
          <w:p w14:paraId="254B7EEE"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84" w:author="Author"/>
                <w:rFonts w:asciiTheme="minorHAnsi" w:hAnsiTheme="minorHAnsi" w:cstheme="minorHAnsi"/>
                <w:color w:val="000000"/>
                <w:sz w:val="22"/>
                <w:szCs w:val="22"/>
              </w:rPr>
            </w:pPr>
            <w:ins w:id="2185" w:author="Author">
              <w:r>
                <w:rPr>
                  <w:rFonts w:ascii="Calibri" w:hAnsi="Calibri" w:cs="Calibri"/>
                  <w:color w:val="000000"/>
                  <w:sz w:val="22"/>
                  <w:szCs w:val="22"/>
                </w:rPr>
                <w:t>8.39</w:t>
              </w:r>
            </w:ins>
          </w:p>
        </w:tc>
        <w:tc>
          <w:tcPr>
            <w:tcW w:w="1240" w:type="dxa"/>
            <w:vAlign w:val="bottom"/>
          </w:tcPr>
          <w:p w14:paraId="5C512C1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86" w:author="Author"/>
                <w:rFonts w:asciiTheme="minorHAnsi" w:hAnsiTheme="minorHAnsi" w:cstheme="minorHAnsi"/>
                <w:color w:val="000000"/>
                <w:sz w:val="22"/>
                <w:szCs w:val="22"/>
              </w:rPr>
            </w:pPr>
            <w:ins w:id="2187" w:author="Author">
              <w:r>
                <w:rPr>
                  <w:rFonts w:ascii="Calibri" w:hAnsi="Calibri" w:cs="Calibri"/>
                  <w:color w:val="000000"/>
                  <w:sz w:val="22"/>
                  <w:szCs w:val="22"/>
                </w:rPr>
                <w:t>98.80</w:t>
              </w:r>
            </w:ins>
          </w:p>
        </w:tc>
        <w:tc>
          <w:tcPr>
            <w:tcW w:w="886" w:type="dxa"/>
            <w:vAlign w:val="bottom"/>
          </w:tcPr>
          <w:p w14:paraId="3115D1C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88" w:author="Author"/>
                <w:rFonts w:asciiTheme="minorHAnsi" w:hAnsiTheme="minorHAnsi" w:cstheme="minorHAnsi"/>
                <w:color w:val="000000"/>
                <w:sz w:val="22"/>
                <w:szCs w:val="22"/>
              </w:rPr>
            </w:pPr>
            <w:ins w:id="2189" w:author="Author">
              <w:r>
                <w:rPr>
                  <w:rFonts w:ascii="Calibri" w:hAnsi="Calibri" w:cs="Calibri"/>
                  <w:color w:val="000000"/>
                  <w:sz w:val="22"/>
                  <w:szCs w:val="22"/>
                </w:rPr>
                <w:t>8.41</w:t>
              </w:r>
            </w:ins>
          </w:p>
        </w:tc>
        <w:tc>
          <w:tcPr>
            <w:tcW w:w="1240" w:type="dxa"/>
            <w:vAlign w:val="bottom"/>
          </w:tcPr>
          <w:p w14:paraId="2D1D0A6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90" w:author="Author"/>
                <w:rFonts w:asciiTheme="minorHAnsi" w:hAnsiTheme="minorHAnsi" w:cstheme="minorHAnsi"/>
                <w:color w:val="000000"/>
                <w:sz w:val="22"/>
                <w:szCs w:val="22"/>
              </w:rPr>
            </w:pPr>
            <w:ins w:id="2191" w:author="Author">
              <w:r>
                <w:rPr>
                  <w:rFonts w:ascii="Calibri" w:hAnsi="Calibri" w:cs="Calibri"/>
                  <w:color w:val="000000"/>
                  <w:sz w:val="22"/>
                  <w:szCs w:val="22"/>
                </w:rPr>
                <w:t>99.09</w:t>
              </w:r>
            </w:ins>
          </w:p>
        </w:tc>
        <w:tc>
          <w:tcPr>
            <w:tcW w:w="886" w:type="dxa"/>
            <w:vAlign w:val="bottom"/>
          </w:tcPr>
          <w:p w14:paraId="4E249563"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92" w:author="Author"/>
                <w:rFonts w:asciiTheme="minorHAnsi" w:hAnsiTheme="minorHAnsi" w:cstheme="minorHAnsi"/>
                <w:color w:val="000000"/>
                <w:sz w:val="22"/>
                <w:szCs w:val="22"/>
              </w:rPr>
            </w:pPr>
            <w:ins w:id="2193" w:author="Author">
              <w:r>
                <w:rPr>
                  <w:rFonts w:ascii="Calibri" w:hAnsi="Calibri" w:cs="Calibri"/>
                  <w:color w:val="000000"/>
                  <w:sz w:val="22"/>
                  <w:szCs w:val="22"/>
                </w:rPr>
                <w:t>8.45</w:t>
              </w:r>
            </w:ins>
          </w:p>
        </w:tc>
        <w:tc>
          <w:tcPr>
            <w:tcW w:w="1240" w:type="dxa"/>
            <w:vAlign w:val="bottom"/>
          </w:tcPr>
          <w:p w14:paraId="6C83E8D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94" w:author="Author"/>
                <w:rFonts w:asciiTheme="minorHAnsi" w:hAnsiTheme="minorHAnsi" w:cstheme="minorHAnsi"/>
                <w:color w:val="000000"/>
                <w:sz w:val="22"/>
                <w:szCs w:val="22"/>
              </w:rPr>
            </w:pPr>
            <w:ins w:id="2195" w:author="Author">
              <w:r>
                <w:rPr>
                  <w:rFonts w:ascii="Calibri" w:hAnsi="Calibri" w:cs="Calibri"/>
                  <w:color w:val="000000"/>
                  <w:sz w:val="22"/>
                  <w:szCs w:val="22"/>
                </w:rPr>
                <w:t>99.46</w:t>
              </w:r>
            </w:ins>
          </w:p>
        </w:tc>
      </w:tr>
      <w:tr w:rsidR="009E644C" w14:paraId="2904C84A" w14:textId="77777777" w:rsidTr="009E3B89">
        <w:trPr>
          <w:cnfStyle w:val="000000100000" w:firstRow="0" w:lastRow="0" w:firstColumn="0" w:lastColumn="0" w:oddVBand="0" w:evenVBand="0" w:oddHBand="1" w:evenHBand="0" w:firstRowFirstColumn="0" w:firstRowLastColumn="0" w:lastRowFirstColumn="0" w:lastRowLastColumn="0"/>
          <w:trHeight w:val="282"/>
          <w:ins w:id="219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0785B97" w14:textId="77777777" w:rsidR="009E644C" w:rsidRDefault="009E644C" w:rsidP="009E3B89">
            <w:pPr>
              <w:rPr>
                <w:ins w:id="2197" w:author="Author"/>
                <w:rFonts w:ascii="Calibri" w:hAnsi="Calibri" w:cs="Calibri"/>
                <w:b w:val="0"/>
                <w:bCs w:val="0"/>
                <w:color w:val="000000"/>
                <w:sz w:val="22"/>
                <w:szCs w:val="22"/>
              </w:rPr>
            </w:pPr>
            <w:ins w:id="2198" w:author="Author">
              <w:r>
                <w:rPr>
                  <w:rFonts w:ascii="Calibri" w:hAnsi="Calibri" w:cs="Calibri"/>
                  <w:b w:val="0"/>
                  <w:bCs w:val="0"/>
                  <w:color w:val="000000"/>
                  <w:sz w:val="22"/>
                  <w:szCs w:val="22"/>
                </w:rPr>
                <w:t>1536</w:t>
              </w:r>
            </w:ins>
          </w:p>
        </w:tc>
        <w:tc>
          <w:tcPr>
            <w:tcW w:w="851" w:type="dxa"/>
            <w:vAlign w:val="bottom"/>
          </w:tcPr>
          <w:p w14:paraId="545EB09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99" w:author="Author"/>
                <w:rFonts w:asciiTheme="minorHAnsi" w:hAnsiTheme="minorHAnsi" w:cstheme="minorHAnsi"/>
                <w:color w:val="000000"/>
                <w:sz w:val="22"/>
                <w:szCs w:val="22"/>
              </w:rPr>
            </w:pPr>
            <w:ins w:id="2200" w:author="Author">
              <w:r>
                <w:rPr>
                  <w:rFonts w:ascii="Calibri" w:hAnsi="Calibri" w:cs="Calibri"/>
                  <w:color w:val="000000"/>
                  <w:sz w:val="22"/>
                  <w:szCs w:val="22"/>
                </w:rPr>
                <w:t>7.88</w:t>
              </w:r>
            </w:ins>
          </w:p>
        </w:tc>
        <w:tc>
          <w:tcPr>
            <w:tcW w:w="1240" w:type="dxa"/>
            <w:vAlign w:val="bottom"/>
          </w:tcPr>
          <w:p w14:paraId="4FA9205D"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01" w:author="Author"/>
                <w:rFonts w:asciiTheme="minorHAnsi" w:hAnsiTheme="minorHAnsi" w:cstheme="minorHAnsi"/>
                <w:color w:val="000000"/>
                <w:sz w:val="22"/>
                <w:szCs w:val="22"/>
              </w:rPr>
            </w:pPr>
            <w:ins w:id="2202" w:author="Author">
              <w:r>
                <w:rPr>
                  <w:rFonts w:ascii="Calibri" w:hAnsi="Calibri" w:cs="Calibri"/>
                  <w:color w:val="000000"/>
                  <w:sz w:val="22"/>
                  <w:szCs w:val="22"/>
                </w:rPr>
                <w:t>96.86</w:t>
              </w:r>
            </w:ins>
          </w:p>
        </w:tc>
        <w:tc>
          <w:tcPr>
            <w:tcW w:w="851" w:type="dxa"/>
            <w:vAlign w:val="bottom"/>
          </w:tcPr>
          <w:p w14:paraId="264B80A1"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03" w:author="Author"/>
                <w:rFonts w:asciiTheme="minorHAnsi" w:hAnsiTheme="minorHAnsi" w:cstheme="minorHAnsi"/>
                <w:color w:val="000000"/>
                <w:sz w:val="22"/>
                <w:szCs w:val="22"/>
              </w:rPr>
            </w:pPr>
            <w:ins w:id="2204" w:author="Author">
              <w:r>
                <w:rPr>
                  <w:rFonts w:ascii="Calibri" w:hAnsi="Calibri" w:cs="Calibri"/>
                  <w:color w:val="000000"/>
                  <w:sz w:val="22"/>
                  <w:szCs w:val="22"/>
                </w:rPr>
                <w:t>8.07</w:t>
              </w:r>
            </w:ins>
          </w:p>
        </w:tc>
        <w:tc>
          <w:tcPr>
            <w:tcW w:w="1240" w:type="dxa"/>
            <w:vAlign w:val="bottom"/>
          </w:tcPr>
          <w:p w14:paraId="39926918"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05" w:author="Author"/>
                <w:rFonts w:asciiTheme="minorHAnsi" w:hAnsiTheme="minorHAnsi" w:cstheme="minorHAnsi"/>
                <w:color w:val="000000"/>
                <w:sz w:val="22"/>
                <w:szCs w:val="22"/>
              </w:rPr>
            </w:pPr>
            <w:ins w:id="2206" w:author="Author">
              <w:r>
                <w:rPr>
                  <w:rFonts w:ascii="Calibri" w:hAnsi="Calibri" w:cs="Calibri"/>
                  <w:color w:val="000000"/>
                  <w:sz w:val="22"/>
                  <w:szCs w:val="22"/>
                </w:rPr>
                <w:t>99.11</w:t>
              </w:r>
            </w:ins>
          </w:p>
        </w:tc>
        <w:tc>
          <w:tcPr>
            <w:tcW w:w="886" w:type="dxa"/>
            <w:vAlign w:val="bottom"/>
          </w:tcPr>
          <w:p w14:paraId="40D697E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07" w:author="Author"/>
                <w:rFonts w:asciiTheme="minorHAnsi" w:hAnsiTheme="minorHAnsi" w:cstheme="minorHAnsi"/>
                <w:color w:val="000000"/>
                <w:sz w:val="22"/>
                <w:szCs w:val="22"/>
              </w:rPr>
            </w:pPr>
            <w:ins w:id="2208" w:author="Author">
              <w:r>
                <w:rPr>
                  <w:rFonts w:ascii="Calibri" w:hAnsi="Calibri" w:cs="Calibri"/>
                  <w:color w:val="000000"/>
                  <w:sz w:val="22"/>
                  <w:szCs w:val="22"/>
                </w:rPr>
                <w:t>8.08</w:t>
              </w:r>
            </w:ins>
          </w:p>
        </w:tc>
        <w:tc>
          <w:tcPr>
            <w:tcW w:w="1240" w:type="dxa"/>
            <w:vAlign w:val="bottom"/>
          </w:tcPr>
          <w:p w14:paraId="038F79F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09" w:author="Author"/>
                <w:rFonts w:asciiTheme="minorHAnsi" w:hAnsiTheme="minorHAnsi" w:cstheme="minorHAnsi"/>
                <w:color w:val="000000"/>
                <w:sz w:val="22"/>
                <w:szCs w:val="22"/>
              </w:rPr>
            </w:pPr>
            <w:ins w:id="2210" w:author="Author">
              <w:r>
                <w:rPr>
                  <w:rFonts w:ascii="Calibri" w:hAnsi="Calibri" w:cs="Calibri"/>
                  <w:color w:val="000000"/>
                  <w:sz w:val="22"/>
                  <w:szCs w:val="22"/>
                </w:rPr>
                <w:t>99.34</w:t>
              </w:r>
            </w:ins>
          </w:p>
        </w:tc>
        <w:tc>
          <w:tcPr>
            <w:tcW w:w="886" w:type="dxa"/>
            <w:vAlign w:val="bottom"/>
          </w:tcPr>
          <w:p w14:paraId="3247309B"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11" w:author="Author"/>
                <w:rFonts w:asciiTheme="minorHAnsi" w:hAnsiTheme="minorHAnsi" w:cstheme="minorHAnsi"/>
                <w:color w:val="000000"/>
                <w:sz w:val="22"/>
                <w:szCs w:val="22"/>
              </w:rPr>
            </w:pPr>
            <w:ins w:id="2212" w:author="Author">
              <w:r>
                <w:rPr>
                  <w:rFonts w:ascii="Calibri" w:hAnsi="Calibri" w:cs="Calibri"/>
                  <w:color w:val="000000"/>
                  <w:sz w:val="22"/>
                  <w:szCs w:val="22"/>
                </w:rPr>
                <w:t>8.12</w:t>
              </w:r>
            </w:ins>
          </w:p>
        </w:tc>
        <w:tc>
          <w:tcPr>
            <w:tcW w:w="1240" w:type="dxa"/>
            <w:vAlign w:val="bottom"/>
          </w:tcPr>
          <w:p w14:paraId="70207A68"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13" w:author="Author"/>
                <w:rFonts w:asciiTheme="minorHAnsi" w:hAnsiTheme="minorHAnsi" w:cstheme="minorHAnsi"/>
                <w:color w:val="000000"/>
                <w:sz w:val="22"/>
                <w:szCs w:val="22"/>
              </w:rPr>
            </w:pPr>
            <w:ins w:id="2214" w:author="Author">
              <w:r>
                <w:rPr>
                  <w:rFonts w:ascii="Calibri" w:hAnsi="Calibri" w:cs="Calibri"/>
                  <w:color w:val="000000"/>
                  <w:sz w:val="22"/>
                  <w:szCs w:val="22"/>
                </w:rPr>
                <w:t>99.75</w:t>
              </w:r>
            </w:ins>
          </w:p>
        </w:tc>
      </w:tr>
      <w:tr w:rsidR="009E644C" w14:paraId="7203A3F4" w14:textId="77777777" w:rsidTr="009E3B89">
        <w:trPr>
          <w:trHeight w:val="282"/>
          <w:ins w:id="221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78496ED" w14:textId="77777777" w:rsidR="009E644C" w:rsidRDefault="009E644C" w:rsidP="009E3B89">
            <w:pPr>
              <w:rPr>
                <w:ins w:id="2216" w:author="Author"/>
                <w:rFonts w:ascii="Calibri" w:hAnsi="Calibri" w:cs="Calibri"/>
                <w:b w:val="0"/>
                <w:bCs w:val="0"/>
                <w:color w:val="000000"/>
                <w:sz w:val="22"/>
                <w:szCs w:val="22"/>
              </w:rPr>
            </w:pPr>
            <w:ins w:id="2217" w:author="Author">
              <w:r>
                <w:rPr>
                  <w:rFonts w:ascii="Calibri" w:hAnsi="Calibri" w:cs="Calibri"/>
                  <w:b w:val="0"/>
                  <w:bCs w:val="0"/>
                  <w:color w:val="000000"/>
                  <w:sz w:val="22"/>
                  <w:szCs w:val="22"/>
                </w:rPr>
                <w:t>1600</w:t>
              </w:r>
            </w:ins>
          </w:p>
        </w:tc>
        <w:tc>
          <w:tcPr>
            <w:tcW w:w="851" w:type="dxa"/>
            <w:vAlign w:val="bottom"/>
          </w:tcPr>
          <w:p w14:paraId="749EC5FB"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18" w:author="Author"/>
                <w:rFonts w:asciiTheme="minorHAnsi" w:hAnsiTheme="minorHAnsi" w:cstheme="minorHAnsi"/>
                <w:color w:val="000000"/>
                <w:sz w:val="22"/>
                <w:szCs w:val="22"/>
              </w:rPr>
            </w:pPr>
            <w:ins w:id="2219" w:author="Author">
              <w:r>
                <w:rPr>
                  <w:rFonts w:ascii="Calibri" w:hAnsi="Calibri" w:cs="Calibri"/>
                  <w:color w:val="000000"/>
                  <w:sz w:val="22"/>
                  <w:szCs w:val="22"/>
                </w:rPr>
                <w:t>7.43</w:t>
              </w:r>
            </w:ins>
          </w:p>
        </w:tc>
        <w:tc>
          <w:tcPr>
            <w:tcW w:w="1240" w:type="dxa"/>
            <w:vAlign w:val="bottom"/>
          </w:tcPr>
          <w:p w14:paraId="0A1E1DC1"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20" w:author="Author"/>
                <w:rFonts w:asciiTheme="minorHAnsi" w:hAnsiTheme="minorHAnsi" w:cstheme="minorHAnsi"/>
                <w:color w:val="000000"/>
                <w:sz w:val="22"/>
                <w:szCs w:val="22"/>
              </w:rPr>
            </w:pPr>
            <w:ins w:id="2221" w:author="Author">
              <w:r>
                <w:rPr>
                  <w:rFonts w:ascii="Calibri" w:hAnsi="Calibri" w:cs="Calibri"/>
                  <w:color w:val="000000"/>
                  <w:sz w:val="22"/>
                  <w:szCs w:val="22"/>
                </w:rPr>
                <w:t>95.15</w:t>
              </w:r>
            </w:ins>
          </w:p>
        </w:tc>
        <w:tc>
          <w:tcPr>
            <w:tcW w:w="851" w:type="dxa"/>
            <w:vAlign w:val="bottom"/>
          </w:tcPr>
          <w:p w14:paraId="40683A6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22" w:author="Author"/>
                <w:rFonts w:asciiTheme="minorHAnsi" w:hAnsiTheme="minorHAnsi" w:cstheme="minorHAnsi"/>
                <w:color w:val="000000"/>
                <w:sz w:val="22"/>
                <w:szCs w:val="22"/>
              </w:rPr>
            </w:pPr>
            <w:ins w:id="2223" w:author="Author">
              <w:r>
                <w:rPr>
                  <w:rFonts w:ascii="Calibri" w:hAnsi="Calibri" w:cs="Calibri"/>
                  <w:color w:val="000000"/>
                  <w:sz w:val="22"/>
                  <w:szCs w:val="22"/>
                </w:rPr>
                <w:t>7.76</w:t>
              </w:r>
            </w:ins>
          </w:p>
        </w:tc>
        <w:tc>
          <w:tcPr>
            <w:tcW w:w="1240" w:type="dxa"/>
            <w:vAlign w:val="bottom"/>
          </w:tcPr>
          <w:p w14:paraId="79961BBF"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24" w:author="Author"/>
                <w:rFonts w:asciiTheme="minorHAnsi" w:hAnsiTheme="minorHAnsi" w:cstheme="minorHAnsi"/>
                <w:color w:val="000000"/>
                <w:sz w:val="22"/>
                <w:szCs w:val="22"/>
              </w:rPr>
            </w:pPr>
            <w:ins w:id="2225" w:author="Author">
              <w:r>
                <w:rPr>
                  <w:rFonts w:ascii="Calibri" w:hAnsi="Calibri" w:cs="Calibri"/>
                  <w:color w:val="000000"/>
                  <w:sz w:val="22"/>
                  <w:szCs w:val="22"/>
                </w:rPr>
                <w:t>99.39</w:t>
              </w:r>
            </w:ins>
          </w:p>
        </w:tc>
        <w:tc>
          <w:tcPr>
            <w:tcW w:w="886" w:type="dxa"/>
            <w:vAlign w:val="bottom"/>
          </w:tcPr>
          <w:p w14:paraId="0EB3586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26" w:author="Author"/>
                <w:rFonts w:asciiTheme="minorHAnsi" w:hAnsiTheme="minorHAnsi" w:cstheme="minorHAnsi"/>
                <w:color w:val="000000"/>
                <w:sz w:val="22"/>
                <w:szCs w:val="22"/>
              </w:rPr>
            </w:pPr>
            <w:ins w:id="2227" w:author="Author">
              <w:r>
                <w:rPr>
                  <w:rFonts w:ascii="Calibri" w:hAnsi="Calibri" w:cs="Calibri"/>
                  <w:color w:val="000000"/>
                  <w:sz w:val="22"/>
                  <w:szCs w:val="22"/>
                </w:rPr>
                <w:t>7.78</w:t>
              </w:r>
            </w:ins>
          </w:p>
        </w:tc>
        <w:tc>
          <w:tcPr>
            <w:tcW w:w="1240" w:type="dxa"/>
            <w:vAlign w:val="bottom"/>
          </w:tcPr>
          <w:p w14:paraId="11538EE3"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28" w:author="Author"/>
                <w:rFonts w:asciiTheme="minorHAnsi" w:hAnsiTheme="minorHAnsi" w:cstheme="minorHAnsi"/>
                <w:color w:val="000000"/>
                <w:sz w:val="22"/>
                <w:szCs w:val="22"/>
              </w:rPr>
            </w:pPr>
            <w:ins w:id="2229" w:author="Author">
              <w:r>
                <w:rPr>
                  <w:rFonts w:ascii="Calibri" w:hAnsi="Calibri" w:cs="Calibri"/>
                  <w:color w:val="000000"/>
                  <w:sz w:val="22"/>
                  <w:szCs w:val="22"/>
                </w:rPr>
                <w:t>99.60</w:t>
              </w:r>
            </w:ins>
          </w:p>
        </w:tc>
        <w:tc>
          <w:tcPr>
            <w:tcW w:w="886" w:type="dxa"/>
            <w:vAlign w:val="bottom"/>
          </w:tcPr>
          <w:p w14:paraId="4D9D4CAB"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30" w:author="Author"/>
                <w:rFonts w:asciiTheme="minorHAnsi" w:hAnsiTheme="minorHAnsi" w:cstheme="minorHAnsi"/>
                <w:color w:val="000000"/>
                <w:sz w:val="22"/>
                <w:szCs w:val="22"/>
              </w:rPr>
            </w:pPr>
            <w:ins w:id="2231" w:author="Author">
              <w:r>
                <w:rPr>
                  <w:rFonts w:ascii="Calibri" w:hAnsi="Calibri" w:cs="Calibri"/>
                  <w:color w:val="000000"/>
                  <w:sz w:val="22"/>
                  <w:szCs w:val="22"/>
                </w:rPr>
                <w:t>7.81</w:t>
              </w:r>
            </w:ins>
          </w:p>
        </w:tc>
        <w:tc>
          <w:tcPr>
            <w:tcW w:w="1240" w:type="dxa"/>
            <w:vAlign w:val="bottom"/>
          </w:tcPr>
          <w:p w14:paraId="26930A6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32" w:author="Author"/>
                <w:rFonts w:asciiTheme="minorHAnsi" w:hAnsiTheme="minorHAnsi" w:cstheme="minorHAnsi"/>
                <w:color w:val="000000"/>
                <w:sz w:val="22"/>
                <w:szCs w:val="22"/>
              </w:rPr>
            </w:pPr>
            <w:ins w:id="2233" w:author="Author">
              <w:r>
                <w:rPr>
                  <w:rFonts w:ascii="Calibri" w:hAnsi="Calibri" w:cs="Calibri"/>
                  <w:color w:val="000000"/>
                  <w:sz w:val="22"/>
                  <w:szCs w:val="22"/>
                </w:rPr>
                <w:t>100.00</w:t>
              </w:r>
            </w:ins>
          </w:p>
        </w:tc>
      </w:tr>
      <w:tr w:rsidR="009E644C" w14:paraId="501E5CD8" w14:textId="77777777" w:rsidTr="009E3B89">
        <w:trPr>
          <w:cnfStyle w:val="000000100000" w:firstRow="0" w:lastRow="0" w:firstColumn="0" w:lastColumn="0" w:oddVBand="0" w:evenVBand="0" w:oddHBand="1" w:evenHBand="0" w:firstRowFirstColumn="0" w:firstRowLastColumn="0" w:lastRowFirstColumn="0" w:lastRowLastColumn="0"/>
          <w:trHeight w:val="282"/>
          <w:ins w:id="223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0B5B5DD" w14:textId="77777777" w:rsidR="009E644C" w:rsidRDefault="009E644C" w:rsidP="009E3B89">
            <w:pPr>
              <w:rPr>
                <w:ins w:id="2235" w:author="Author"/>
                <w:rFonts w:ascii="Calibri" w:hAnsi="Calibri" w:cs="Calibri"/>
                <w:b w:val="0"/>
                <w:bCs w:val="0"/>
                <w:color w:val="000000"/>
                <w:sz w:val="22"/>
                <w:szCs w:val="22"/>
              </w:rPr>
            </w:pPr>
            <w:ins w:id="2236" w:author="Author">
              <w:r>
                <w:rPr>
                  <w:rFonts w:ascii="Calibri" w:hAnsi="Calibri" w:cs="Calibri"/>
                  <w:b w:val="0"/>
                  <w:bCs w:val="0"/>
                  <w:color w:val="000000"/>
                  <w:sz w:val="22"/>
                  <w:szCs w:val="22"/>
                </w:rPr>
                <w:t>1664</w:t>
              </w:r>
            </w:ins>
          </w:p>
        </w:tc>
        <w:tc>
          <w:tcPr>
            <w:tcW w:w="851" w:type="dxa"/>
            <w:vAlign w:val="bottom"/>
          </w:tcPr>
          <w:p w14:paraId="260E9A41"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37" w:author="Author"/>
                <w:rFonts w:asciiTheme="minorHAnsi" w:hAnsiTheme="minorHAnsi" w:cstheme="minorHAnsi"/>
                <w:color w:val="000000"/>
                <w:sz w:val="22"/>
                <w:szCs w:val="22"/>
              </w:rPr>
            </w:pPr>
            <w:ins w:id="2238" w:author="Author">
              <w:r>
                <w:rPr>
                  <w:rFonts w:ascii="Calibri" w:hAnsi="Calibri" w:cs="Calibri"/>
                  <w:color w:val="000000"/>
                  <w:sz w:val="22"/>
                  <w:szCs w:val="22"/>
                </w:rPr>
                <w:t>7.35</w:t>
              </w:r>
            </w:ins>
          </w:p>
        </w:tc>
        <w:tc>
          <w:tcPr>
            <w:tcW w:w="1240" w:type="dxa"/>
            <w:vAlign w:val="bottom"/>
          </w:tcPr>
          <w:p w14:paraId="1940879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39" w:author="Author"/>
                <w:rFonts w:asciiTheme="minorHAnsi" w:hAnsiTheme="minorHAnsi" w:cstheme="minorHAnsi"/>
                <w:color w:val="000000"/>
                <w:sz w:val="22"/>
                <w:szCs w:val="22"/>
              </w:rPr>
            </w:pPr>
            <w:ins w:id="2240" w:author="Author">
              <w:r>
                <w:rPr>
                  <w:rFonts w:ascii="Calibri" w:hAnsi="Calibri" w:cs="Calibri"/>
                  <w:color w:val="000000"/>
                  <w:sz w:val="22"/>
                  <w:szCs w:val="22"/>
                </w:rPr>
                <w:t>97.84</w:t>
              </w:r>
            </w:ins>
          </w:p>
        </w:tc>
        <w:tc>
          <w:tcPr>
            <w:tcW w:w="851" w:type="dxa"/>
            <w:vAlign w:val="bottom"/>
          </w:tcPr>
          <w:p w14:paraId="5B9E1C0B"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41" w:author="Author"/>
                <w:rFonts w:asciiTheme="minorHAnsi" w:hAnsiTheme="minorHAnsi" w:cstheme="minorHAnsi"/>
                <w:color w:val="000000"/>
                <w:sz w:val="22"/>
                <w:szCs w:val="22"/>
              </w:rPr>
            </w:pPr>
            <w:ins w:id="2242" w:author="Author">
              <w:r>
                <w:rPr>
                  <w:rFonts w:ascii="Calibri" w:hAnsi="Calibri" w:cs="Calibri"/>
                  <w:color w:val="000000"/>
                  <w:sz w:val="22"/>
                  <w:szCs w:val="22"/>
                </w:rPr>
                <w:t>7.49</w:t>
              </w:r>
            </w:ins>
          </w:p>
        </w:tc>
        <w:tc>
          <w:tcPr>
            <w:tcW w:w="1240" w:type="dxa"/>
            <w:vAlign w:val="bottom"/>
          </w:tcPr>
          <w:p w14:paraId="5BA6C5A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43" w:author="Author"/>
                <w:rFonts w:asciiTheme="minorHAnsi" w:hAnsiTheme="minorHAnsi" w:cstheme="minorHAnsi"/>
                <w:color w:val="000000"/>
                <w:sz w:val="22"/>
                <w:szCs w:val="22"/>
              </w:rPr>
            </w:pPr>
            <w:ins w:id="2244" w:author="Author">
              <w:r>
                <w:rPr>
                  <w:rFonts w:ascii="Calibri" w:hAnsi="Calibri" w:cs="Calibri"/>
                  <w:color w:val="000000"/>
                  <w:sz w:val="22"/>
                  <w:szCs w:val="22"/>
                </w:rPr>
                <w:t>99.65</w:t>
              </w:r>
            </w:ins>
          </w:p>
        </w:tc>
        <w:tc>
          <w:tcPr>
            <w:tcW w:w="886" w:type="dxa"/>
            <w:vAlign w:val="bottom"/>
          </w:tcPr>
          <w:p w14:paraId="27FAB5C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45" w:author="Author"/>
                <w:rFonts w:asciiTheme="minorHAnsi" w:hAnsiTheme="minorHAnsi" w:cstheme="minorHAnsi"/>
                <w:color w:val="000000"/>
                <w:sz w:val="22"/>
                <w:szCs w:val="22"/>
              </w:rPr>
            </w:pPr>
            <w:ins w:id="2246" w:author="Author">
              <w:r>
                <w:rPr>
                  <w:rFonts w:ascii="Calibri" w:hAnsi="Calibri" w:cs="Calibri"/>
                  <w:color w:val="000000"/>
                  <w:sz w:val="22"/>
                  <w:szCs w:val="22"/>
                </w:rPr>
                <w:t>7.50</w:t>
              </w:r>
            </w:ins>
          </w:p>
        </w:tc>
        <w:tc>
          <w:tcPr>
            <w:tcW w:w="1240" w:type="dxa"/>
            <w:vAlign w:val="bottom"/>
          </w:tcPr>
          <w:p w14:paraId="581D2A2D"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47" w:author="Author"/>
                <w:rFonts w:asciiTheme="minorHAnsi" w:hAnsiTheme="minorHAnsi" w:cstheme="minorHAnsi"/>
                <w:color w:val="000000"/>
                <w:sz w:val="22"/>
                <w:szCs w:val="22"/>
              </w:rPr>
            </w:pPr>
            <w:ins w:id="2248" w:author="Author">
              <w:r>
                <w:rPr>
                  <w:rFonts w:ascii="Calibri" w:hAnsi="Calibri" w:cs="Calibri"/>
                  <w:color w:val="000000"/>
                  <w:sz w:val="22"/>
                  <w:szCs w:val="22"/>
                </w:rPr>
                <w:t>99.83</w:t>
              </w:r>
            </w:ins>
          </w:p>
        </w:tc>
        <w:tc>
          <w:tcPr>
            <w:tcW w:w="886" w:type="dxa"/>
            <w:vAlign w:val="bottom"/>
          </w:tcPr>
          <w:p w14:paraId="71E7DCBB"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49" w:author="Author"/>
                <w:rFonts w:asciiTheme="minorHAnsi" w:hAnsiTheme="minorHAnsi" w:cstheme="minorHAnsi"/>
                <w:color w:val="000000"/>
                <w:sz w:val="22"/>
                <w:szCs w:val="22"/>
              </w:rPr>
            </w:pPr>
            <w:ins w:id="2250" w:author="Author">
              <w:r>
                <w:rPr>
                  <w:rFonts w:ascii="Calibri" w:hAnsi="Calibri" w:cs="Calibri"/>
                  <w:color w:val="000000"/>
                  <w:sz w:val="22"/>
                  <w:szCs w:val="22"/>
                </w:rPr>
                <w:t>7.53</w:t>
              </w:r>
            </w:ins>
          </w:p>
        </w:tc>
        <w:tc>
          <w:tcPr>
            <w:tcW w:w="1240" w:type="dxa"/>
            <w:vAlign w:val="bottom"/>
          </w:tcPr>
          <w:p w14:paraId="670BF0B6"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51" w:author="Author"/>
                <w:rFonts w:asciiTheme="minorHAnsi" w:hAnsiTheme="minorHAnsi" w:cstheme="minorHAnsi"/>
                <w:color w:val="000000"/>
                <w:sz w:val="22"/>
                <w:szCs w:val="22"/>
              </w:rPr>
            </w:pPr>
            <w:ins w:id="2252" w:author="Author">
              <w:r>
                <w:rPr>
                  <w:rFonts w:ascii="Calibri" w:hAnsi="Calibri" w:cs="Calibri"/>
                  <w:color w:val="000000"/>
                  <w:sz w:val="22"/>
                  <w:szCs w:val="22"/>
                </w:rPr>
                <w:t>100.23</w:t>
              </w:r>
            </w:ins>
          </w:p>
        </w:tc>
      </w:tr>
      <w:tr w:rsidR="009E644C" w14:paraId="753BC295" w14:textId="77777777" w:rsidTr="009E3B89">
        <w:trPr>
          <w:trHeight w:val="282"/>
          <w:ins w:id="225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7DCA56F" w14:textId="77777777" w:rsidR="009E644C" w:rsidRDefault="009E644C" w:rsidP="009E3B89">
            <w:pPr>
              <w:rPr>
                <w:ins w:id="2254" w:author="Author"/>
                <w:rFonts w:ascii="Calibri" w:hAnsi="Calibri" w:cs="Calibri"/>
                <w:b w:val="0"/>
                <w:bCs w:val="0"/>
                <w:color w:val="000000"/>
                <w:sz w:val="22"/>
                <w:szCs w:val="22"/>
              </w:rPr>
            </w:pPr>
            <w:ins w:id="2255" w:author="Author">
              <w:r>
                <w:rPr>
                  <w:rFonts w:ascii="Calibri" w:hAnsi="Calibri" w:cs="Calibri"/>
                  <w:b w:val="0"/>
                  <w:bCs w:val="0"/>
                  <w:color w:val="000000"/>
                  <w:sz w:val="22"/>
                  <w:szCs w:val="22"/>
                </w:rPr>
                <w:t>1728</w:t>
              </w:r>
            </w:ins>
          </w:p>
        </w:tc>
        <w:tc>
          <w:tcPr>
            <w:tcW w:w="851" w:type="dxa"/>
            <w:vAlign w:val="bottom"/>
          </w:tcPr>
          <w:p w14:paraId="26C35A6F"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56" w:author="Author"/>
                <w:rFonts w:asciiTheme="minorHAnsi" w:hAnsiTheme="minorHAnsi" w:cstheme="minorHAnsi"/>
                <w:color w:val="000000"/>
                <w:sz w:val="22"/>
                <w:szCs w:val="22"/>
              </w:rPr>
            </w:pPr>
            <w:ins w:id="2257" w:author="Author">
              <w:r>
                <w:rPr>
                  <w:rFonts w:ascii="Calibri" w:hAnsi="Calibri" w:cs="Calibri"/>
                  <w:color w:val="000000"/>
                  <w:sz w:val="22"/>
                  <w:szCs w:val="22"/>
                </w:rPr>
                <w:t>7.18</w:t>
              </w:r>
            </w:ins>
          </w:p>
        </w:tc>
        <w:tc>
          <w:tcPr>
            <w:tcW w:w="1240" w:type="dxa"/>
            <w:vAlign w:val="bottom"/>
          </w:tcPr>
          <w:p w14:paraId="2F711643"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58" w:author="Author"/>
                <w:rFonts w:asciiTheme="minorHAnsi" w:hAnsiTheme="minorHAnsi" w:cstheme="minorHAnsi"/>
                <w:color w:val="000000"/>
                <w:sz w:val="22"/>
                <w:szCs w:val="22"/>
              </w:rPr>
            </w:pPr>
            <w:ins w:id="2259" w:author="Author">
              <w:r>
                <w:rPr>
                  <w:rFonts w:ascii="Calibri" w:hAnsi="Calibri" w:cs="Calibri"/>
                  <w:color w:val="000000"/>
                  <w:sz w:val="22"/>
                  <w:szCs w:val="22"/>
                </w:rPr>
                <w:t>99.31</w:t>
              </w:r>
            </w:ins>
          </w:p>
        </w:tc>
        <w:tc>
          <w:tcPr>
            <w:tcW w:w="851" w:type="dxa"/>
            <w:vAlign w:val="bottom"/>
          </w:tcPr>
          <w:p w14:paraId="206FDC30"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60" w:author="Author"/>
                <w:rFonts w:asciiTheme="minorHAnsi" w:hAnsiTheme="minorHAnsi" w:cstheme="minorHAnsi"/>
                <w:color w:val="000000"/>
                <w:sz w:val="22"/>
                <w:szCs w:val="22"/>
              </w:rPr>
            </w:pPr>
            <w:ins w:id="2261" w:author="Author">
              <w:r>
                <w:rPr>
                  <w:rFonts w:ascii="Calibri" w:hAnsi="Calibri" w:cs="Calibri"/>
                  <w:color w:val="000000"/>
                  <w:sz w:val="22"/>
                  <w:szCs w:val="22"/>
                </w:rPr>
                <w:t>7.23</w:t>
              </w:r>
            </w:ins>
          </w:p>
        </w:tc>
        <w:tc>
          <w:tcPr>
            <w:tcW w:w="1240" w:type="dxa"/>
            <w:vAlign w:val="bottom"/>
          </w:tcPr>
          <w:p w14:paraId="7E5EDAB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62" w:author="Author"/>
                <w:rFonts w:asciiTheme="minorHAnsi" w:hAnsiTheme="minorHAnsi" w:cstheme="minorHAnsi"/>
                <w:color w:val="000000"/>
                <w:sz w:val="22"/>
                <w:szCs w:val="22"/>
              </w:rPr>
            </w:pPr>
            <w:ins w:id="2263" w:author="Author">
              <w:r>
                <w:rPr>
                  <w:rFonts w:ascii="Calibri" w:hAnsi="Calibri" w:cs="Calibri"/>
                  <w:color w:val="000000"/>
                  <w:sz w:val="22"/>
                  <w:szCs w:val="22"/>
                </w:rPr>
                <w:t>99.93</w:t>
              </w:r>
            </w:ins>
          </w:p>
        </w:tc>
        <w:tc>
          <w:tcPr>
            <w:tcW w:w="886" w:type="dxa"/>
            <w:vAlign w:val="bottom"/>
          </w:tcPr>
          <w:p w14:paraId="17FA01BE"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64" w:author="Author"/>
                <w:rFonts w:asciiTheme="minorHAnsi" w:hAnsiTheme="minorHAnsi" w:cstheme="minorHAnsi"/>
                <w:color w:val="000000"/>
                <w:sz w:val="22"/>
                <w:szCs w:val="22"/>
              </w:rPr>
            </w:pPr>
            <w:ins w:id="2265" w:author="Author">
              <w:r>
                <w:rPr>
                  <w:rFonts w:ascii="Calibri" w:hAnsi="Calibri" w:cs="Calibri"/>
                  <w:color w:val="000000"/>
                  <w:sz w:val="22"/>
                  <w:szCs w:val="22"/>
                </w:rPr>
                <w:t>7.24</w:t>
              </w:r>
            </w:ins>
          </w:p>
        </w:tc>
        <w:tc>
          <w:tcPr>
            <w:tcW w:w="1240" w:type="dxa"/>
            <w:vAlign w:val="bottom"/>
          </w:tcPr>
          <w:p w14:paraId="6D21865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66" w:author="Author"/>
                <w:rFonts w:asciiTheme="minorHAnsi" w:hAnsiTheme="minorHAnsi" w:cstheme="minorHAnsi"/>
                <w:color w:val="000000"/>
                <w:sz w:val="22"/>
                <w:szCs w:val="22"/>
              </w:rPr>
            </w:pPr>
            <w:ins w:id="2267" w:author="Author">
              <w:r>
                <w:rPr>
                  <w:rFonts w:ascii="Calibri" w:hAnsi="Calibri" w:cs="Calibri"/>
                  <w:color w:val="000000"/>
                  <w:sz w:val="22"/>
                  <w:szCs w:val="22"/>
                </w:rPr>
                <w:t>100.09</w:t>
              </w:r>
            </w:ins>
          </w:p>
        </w:tc>
        <w:tc>
          <w:tcPr>
            <w:tcW w:w="886" w:type="dxa"/>
            <w:vAlign w:val="bottom"/>
          </w:tcPr>
          <w:p w14:paraId="3A2C0A9B"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68" w:author="Author"/>
                <w:rFonts w:asciiTheme="minorHAnsi" w:hAnsiTheme="minorHAnsi" w:cstheme="minorHAnsi"/>
                <w:color w:val="000000"/>
                <w:sz w:val="22"/>
                <w:szCs w:val="22"/>
              </w:rPr>
            </w:pPr>
            <w:ins w:id="2269" w:author="Author">
              <w:r>
                <w:rPr>
                  <w:rFonts w:ascii="Calibri" w:hAnsi="Calibri" w:cs="Calibri"/>
                  <w:color w:val="000000"/>
                  <w:sz w:val="22"/>
                  <w:szCs w:val="22"/>
                </w:rPr>
                <w:t>7.27</w:t>
              </w:r>
            </w:ins>
          </w:p>
        </w:tc>
        <w:tc>
          <w:tcPr>
            <w:tcW w:w="1240" w:type="dxa"/>
            <w:vAlign w:val="bottom"/>
          </w:tcPr>
          <w:p w14:paraId="469FA2F7"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70" w:author="Author"/>
                <w:rFonts w:asciiTheme="minorHAnsi" w:hAnsiTheme="minorHAnsi" w:cstheme="minorHAnsi"/>
                <w:color w:val="000000"/>
                <w:sz w:val="22"/>
                <w:szCs w:val="22"/>
              </w:rPr>
            </w:pPr>
            <w:ins w:id="2271" w:author="Author">
              <w:r>
                <w:rPr>
                  <w:rFonts w:ascii="Calibri" w:hAnsi="Calibri" w:cs="Calibri"/>
                  <w:color w:val="000000"/>
                  <w:sz w:val="22"/>
                  <w:szCs w:val="22"/>
                </w:rPr>
                <w:t>100.43</w:t>
              </w:r>
            </w:ins>
          </w:p>
        </w:tc>
      </w:tr>
      <w:tr w:rsidR="009E644C" w14:paraId="18ED0D4B" w14:textId="77777777" w:rsidTr="009E3B89">
        <w:trPr>
          <w:cnfStyle w:val="000000100000" w:firstRow="0" w:lastRow="0" w:firstColumn="0" w:lastColumn="0" w:oddVBand="0" w:evenVBand="0" w:oddHBand="1" w:evenHBand="0" w:firstRowFirstColumn="0" w:firstRowLastColumn="0" w:lastRowFirstColumn="0" w:lastRowLastColumn="0"/>
          <w:trHeight w:val="282"/>
          <w:ins w:id="227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0A4BAB4" w14:textId="77777777" w:rsidR="009E644C" w:rsidRDefault="009E644C" w:rsidP="009E3B89">
            <w:pPr>
              <w:rPr>
                <w:ins w:id="2273" w:author="Author"/>
                <w:rFonts w:ascii="Calibri" w:hAnsi="Calibri" w:cs="Calibri"/>
                <w:b w:val="0"/>
                <w:bCs w:val="0"/>
                <w:color w:val="000000"/>
                <w:sz w:val="22"/>
                <w:szCs w:val="22"/>
              </w:rPr>
            </w:pPr>
            <w:ins w:id="2274" w:author="Author">
              <w:r>
                <w:rPr>
                  <w:rFonts w:ascii="Calibri" w:hAnsi="Calibri" w:cs="Calibri"/>
                  <w:b w:val="0"/>
                  <w:bCs w:val="0"/>
                  <w:color w:val="000000"/>
                  <w:sz w:val="22"/>
                  <w:szCs w:val="22"/>
                </w:rPr>
                <w:t>1792</w:t>
              </w:r>
            </w:ins>
          </w:p>
        </w:tc>
        <w:tc>
          <w:tcPr>
            <w:tcW w:w="851" w:type="dxa"/>
            <w:vAlign w:val="bottom"/>
          </w:tcPr>
          <w:p w14:paraId="1A9B468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75" w:author="Author"/>
                <w:rFonts w:asciiTheme="minorHAnsi" w:hAnsiTheme="minorHAnsi" w:cstheme="minorHAnsi"/>
                <w:color w:val="000000"/>
                <w:sz w:val="22"/>
                <w:szCs w:val="22"/>
              </w:rPr>
            </w:pPr>
            <w:ins w:id="2276" w:author="Author">
              <w:r>
                <w:rPr>
                  <w:rFonts w:ascii="Calibri" w:hAnsi="Calibri" w:cs="Calibri"/>
                  <w:color w:val="000000"/>
                  <w:sz w:val="22"/>
                  <w:szCs w:val="22"/>
                </w:rPr>
                <w:t>6.96</w:t>
              </w:r>
            </w:ins>
          </w:p>
        </w:tc>
        <w:tc>
          <w:tcPr>
            <w:tcW w:w="1240" w:type="dxa"/>
            <w:vAlign w:val="bottom"/>
          </w:tcPr>
          <w:p w14:paraId="51ECCF21"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77" w:author="Author"/>
                <w:rFonts w:asciiTheme="minorHAnsi" w:hAnsiTheme="minorHAnsi" w:cstheme="minorHAnsi"/>
                <w:color w:val="000000"/>
                <w:sz w:val="22"/>
                <w:szCs w:val="22"/>
              </w:rPr>
            </w:pPr>
            <w:ins w:id="2278" w:author="Author">
              <w:r>
                <w:rPr>
                  <w:rFonts w:ascii="Calibri" w:hAnsi="Calibri" w:cs="Calibri"/>
                  <w:color w:val="000000"/>
                  <w:sz w:val="22"/>
                  <w:szCs w:val="22"/>
                </w:rPr>
                <w:t>99.73</w:t>
              </w:r>
            </w:ins>
          </w:p>
        </w:tc>
        <w:tc>
          <w:tcPr>
            <w:tcW w:w="851" w:type="dxa"/>
            <w:vAlign w:val="bottom"/>
          </w:tcPr>
          <w:p w14:paraId="04D30008"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79" w:author="Author"/>
                <w:rFonts w:asciiTheme="minorHAnsi" w:hAnsiTheme="minorHAnsi" w:cstheme="minorHAnsi"/>
                <w:color w:val="000000"/>
                <w:sz w:val="22"/>
                <w:szCs w:val="22"/>
              </w:rPr>
            </w:pPr>
            <w:ins w:id="2280" w:author="Author">
              <w:r>
                <w:rPr>
                  <w:rFonts w:ascii="Calibri" w:hAnsi="Calibri" w:cs="Calibri"/>
                  <w:color w:val="000000"/>
                  <w:sz w:val="22"/>
                  <w:szCs w:val="22"/>
                </w:rPr>
                <w:t>6.99</w:t>
              </w:r>
            </w:ins>
          </w:p>
        </w:tc>
        <w:tc>
          <w:tcPr>
            <w:tcW w:w="1240" w:type="dxa"/>
            <w:vAlign w:val="bottom"/>
          </w:tcPr>
          <w:p w14:paraId="2DB4DA9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81" w:author="Author"/>
                <w:rFonts w:asciiTheme="minorHAnsi" w:hAnsiTheme="minorHAnsi" w:cstheme="minorHAnsi"/>
                <w:color w:val="000000"/>
                <w:sz w:val="22"/>
                <w:szCs w:val="22"/>
              </w:rPr>
            </w:pPr>
            <w:ins w:id="2282" w:author="Author">
              <w:r>
                <w:rPr>
                  <w:rFonts w:ascii="Calibri" w:hAnsi="Calibri" w:cs="Calibri"/>
                  <w:color w:val="000000"/>
                  <w:sz w:val="22"/>
                  <w:szCs w:val="22"/>
                </w:rPr>
                <w:t>100.20</w:t>
              </w:r>
            </w:ins>
          </w:p>
        </w:tc>
        <w:tc>
          <w:tcPr>
            <w:tcW w:w="886" w:type="dxa"/>
            <w:vAlign w:val="bottom"/>
          </w:tcPr>
          <w:p w14:paraId="0E33C39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83" w:author="Author"/>
                <w:rFonts w:asciiTheme="minorHAnsi" w:hAnsiTheme="minorHAnsi" w:cstheme="minorHAnsi"/>
                <w:color w:val="000000"/>
                <w:sz w:val="22"/>
                <w:szCs w:val="22"/>
              </w:rPr>
            </w:pPr>
            <w:ins w:id="2284" w:author="Author">
              <w:r>
                <w:rPr>
                  <w:rFonts w:ascii="Calibri" w:hAnsi="Calibri" w:cs="Calibri"/>
                  <w:color w:val="000000"/>
                  <w:sz w:val="22"/>
                  <w:szCs w:val="22"/>
                </w:rPr>
                <w:t>7.00</w:t>
              </w:r>
            </w:ins>
          </w:p>
        </w:tc>
        <w:tc>
          <w:tcPr>
            <w:tcW w:w="1240" w:type="dxa"/>
            <w:vAlign w:val="bottom"/>
          </w:tcPr>
          <w:p w14:paraId="72E2D8FB"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85" w:author="Author"/>
                <w:rFonts w:asciiTheme="minorHAnsi" w:hAnsiTheme="minorHAnsi" w:cstheme="minorHAnsi"/>
                <w:color w:val="000000"/>
                <w:sz w:val="22"/>
                <w:szCs w:val="22"/>
              </w:rPr>
            </w:pPr>
            <w:ins w:id="2286" w:author="Author">
              <w:r>
                <w:rPr>
                  <w:rFonts w:ascii="Calibri" w:hAnsi="Calibri" w:cs="Calibri"/>
                  <w:color w:val="000000"/>
                  <w:sz w:val="22"/>
                  <w:szCs w:val="22"/>
                </w:rPr>
                <w:t>100.32</w:t>
              </w:r>
            </w:ins>
          </w:p>
        </w:tc>
        <w:tc>
          <w:tcPr>
            <w:tcW w:w="886" w:type="dxa"/>
            <w:vAlign w:val="bottom"/>
          </w:tcPr>
          <w:p w14:paraId="03AB1BA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87" w:author="Author"/>
                <w:rFonts w:asciiTheme="minorHAnsi" w:hAnsiTheme="minorHAnsi" w:cstheme="minorHAnsi"/>
                <w:color w:val="000000"/>
                <w:sz w:val="22"/>
                <w:szCs w:val="22"/>
              </w:rPr>
            </w:pPr>
            <w:ins w:id="2288" w:author="Author">
              <w:r>
                <w:rPr>
                  <w:rFonts w:ascii="Calibri" w:hAnsi="Calibri" w:cs="Calibri"/>
                  <w:color w:val="000000"/>
                  <w:sz w:val="22"/>
                  <w:szCs w:val="22"/>
                </w:rPr>
                <w:t>7.02</w:t>
              </w:r>
            </w:ins>
          </w:p>
        </w:tc>
        <w:tc>
          <w:tcPr>
            <w:tcW w:w="1240" w:type="dxa"/>
            <w:vAlign w:val="bottom"/>
          </w:tcPr>
          <w:p w14:paraId="5651BDD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89" w:author="Author"/>
                <w:rFonts w:asciiTheme="minorHAnsi" w:hAnsiTheme="minorHAnsi" w:cstheme="minorHAnsi"/>
                <w:color w:val="000000"/>
                <w:sz w:val="22"/>
                <w:szCs w:val="22"/>
              </w:rPr>
            </w:pPr>
            <w:ins w:id="2290" w:author="Author">
              <w:r>
                <w:rPr>
                  <w:rFonts w:ascii="Calibri" w:hAnsi="Calibri" w:cs="Calibri"/>
                  <w:color w:val="000000"/>
                  <w:sz w:val="22"/>
                  <w:szCs w:val="22"/>
                </w:rPr>
                <w:t>100.66</w:t>
              </w:r>
            </w:ins>
          </w:p>
        </w:tc>
      </w:tr>
      <w:tr w:rsidR="009E644C" w14:paraId="124EC7D9" w14:textId="77777777" w:rsidTr="009E3B89">
        <w:trPr>
          <w:trHeight w:val="282"/>
          <w:ins w:id="229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923B975" w14:textId="77777777" w:rsidR="009E644C" w:rsidRDefault="009E644C" w:rsidP="009E3B89">
            <w:pPr>
              <w:rPr>
                <w:ins w:id="2292" w:author="Author"/>
                <w:rFonts w:ascii="Calibri" w:hAnsi="Calibri" w:cs="Calibri"/>
                <w:b w:val="0"/>
                <w:bCs w:val="0"/>
                <w:color w:val="000000"/>
                <w:sz w:val="22"/>
                <w:szCs w:val="22"/>
              </w:rPr>
            </w:pPr>
            <w:ins w:id="2293" w:author="Author">
              <w:r>
                <w:rPr>
                  <w:rFonts w:ascii="Calibri" w:hAnsi="Calibri" w:cs="Calibri"/>
                  <w:b w:val="0"/>
                  <w:bCs w:val="0"/>
                  <w:color w:val="000000"/>
                  <w:sz w:val="22"/>
                  <w:szCs w:val="22"/>
                </w:rPr>
                <w:t>1856</w:t>
              </w:r>
            </w:ins>
          </w:p>
        </w:tc>
        <w:tc>
          <w:tcPr>
            <w:tcW w:w="851" w:type="dxa"/>
            <w:vAlign w:val="bottom"/>
          </w:tcPr>
          <w:p w14:paraId="4A8E94B8"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94" w:author="Author"/>
                <w:rFonts w:asciiTheme="minorHAnsi" w:hAnsiTheme="minorHAnsi" w:cstheme="minorHAnsi"/>
                <w:color w:val="000000"/>
                <w:sz w:val="22"/>
                <w:szCs w:val="22"/>
              </w:rPr>
            </w:pPr>
            <w:ins w:id="2295" w:author="Author">
              <w:r>
                <w:rPr>
                  <w:rFonts w:ascii="Calibri" w:hAnsi="Calibri" w:cs="Calibri"/>
                  <w:color w:val="000000"/>
                  <w:sz w:val="22"/>
                  <w:szCs w:val="22"/>
                </w:rPr>
                <w:t>6.74</w:t>
              </w:r>
            </w:ins>
          </w:p>
        </w:tc>
        <w:tc>
          <w:tcPr>
            <w:tcW w:w="1240" w:type="dxa"/>
            <w:vAlign w:val="bottom"/>
          </w:tcPr>
          <w:p w14:paraId="5AEC412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96" w:author="Author"/>
                <w:rFonts w:asciiTheme="minorHAnsi" w:hAnsiTheme="minorHAnsi" w:cstheme="minorHAnsi"/>
                <w:color w:val="000000"/>
                <w:sz w:val="22"/>
                <w:szCs w:val="22"/>
              </w:rPr>
            </w:pPr>
            <w:ins w:id="2297" w:author="Author">
              <w:r>
                <w:rPr>
                  <w:rFonts w:ascii="Calibri" w:hAnsi="Calibri" w:cs="Calibri"/>
                  <w:color w:val="000000"/>
                  <w:sz w:val="22"/>
                  <w:szCs w:val="22"/>
                </w:rPr>
                <w:t>100.09</w:t>
              </w:r>
            </w:ins>
          </w:p>
        </w:tc>
        <w:tc>
          <w:tcPr>
            <w:tcW w:w="851" w:type="dxa"/>
            <w:vAlign w:val="bottom"/>
          </w:tcPr>
          <w:p w14:paraId="348CDEC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98" w:author="Author"/>
                <w:rFonts w:asciiTheme="minorHAnsi" w:hAnsiTheme="minorHAnsi" w:cstheme="minorHAnsi"/>
                <w:color w:val="000000"/>
                <w:sz w:val="22"/>
                <w:szCs w:val="22"/>
              </w:rPr>
            </w:pPr>
            <w:ins w:id="2299" w:author="Author">
              <w:r>
                <w:rPr>
                  <w:rFonts w:ascii="Calibri" w:hAnsi="Calibri" w:cs="Calibri"/>
                  <w:color w:val="000000"/>
                  <w:sz w:val="22"/>
                  <w:szCs w:val="22"/>
                </w:rPr>
                <w:t>6.76</w:t>
              </w:r>
            </w:ins>
          </w:p>
        </w:tc>
        <w:tc>
          <w:tcPr>
            <w:tcW w:w="1240" w:type="dxa"/>
            <w:vAlign w:val="bottom"/>
          </w:tcPr>
          <w:p w14:paraId="1B4BF93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00" w:author="Author"/>
                <w:rFonts w:asciiTheme="minorHAnsi" w:hAnsiTheme="minorHAnsi" w:cstheme="minorHAnsi"/>
                <w:color w:val="000000"/>
                <w:sz w:val="22"/>
                <w:szCs w:val="22"/>
              </w:rPr>
            </w:pPr>
            <w:ins w:id="2301" w:author="Author">
              <w:r>
                <w:rPr>
                  <w:rFonts w:ascii="Calibri" w:hAnsi="Calibri" w:cs="Calibri"/>
                  <w:color w:val="000000"/>
                  <w:sz w:val="22"/>
                  <w:szCs w:val="22"/>
                </w:rPr>
                <w:t>100.44</w:t>
              </w:r>
            </w:ins>
          </w:p>
        </w:tc>
        <w:tc>
          <w:tcPr>
            <w:tcW w:w="886" w:type="dxa"/>
            <w:vAlign w:val="bottom"/>
          </w:tcPr>
          <w:p w14:paraId="4CA4D3A0"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02" w:author="Author"/>
                <w:rFonts w:asciiTheme="minorHAnsi" w:hAnsiTheme="minorHAnsi" w:cstheme="minorHAnsi"/>
                <w:color w:val="000000"/>
                <w:sz w:val="22"/>
                <w:szCs w:val="22"/>
              </w:rPr>
            </w:pPr>
            <w:ins w:id="2303" w:author="Author">
              <w:r>
                <w:rPr>
                  <w:rFonts w:ascii="Calibri" w:hAnsi="Calibri" w:cs="Calibri"/>
                  <w:color w:val="000000"/>
                  <w:sz w:val="22"/>
                  <w:szCs w:val="22"/>
                </w:rPr>
                <w:t>6.77</w:t>
              </w:r>
            </w:ins>
          </w:p>
        </w:tc>
        <w:tc>
          <w:tcPr>
            <w:tcW w:w="1240" w:type="dxa"/>
            <w:vAlign w:val="bottom"/>
          </w:tcPr>
          <w:p w14:paraId="6A578BBF"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04" w:author="Author"/>
                <w:rFonts w:asciiTheme="minorHAnsi" w:hAnsiTheme="minorHAnsi" w:cstheme="minorHAnsi"/>
                <w:color w:val="000000"/>
                <w:sz w:val="22"/>
                <w:szCs w:val="22"/>
              </w:rPr>
            </w:pPr>
            <w:ins w:id="2305" w:author="Author">
              <w:r>
                <w:rPr>
                  <w:rFonts w:ascii="Calibri" w:hAnsi="Calibri" w:cs="Calibri"/>
                  <w:color w:val="000000"/>
                  <w:sz w:val="22"/>
                  <w:szCs w:val="22"/>
                </w:rPr>
                <w:t>100.52</w:t>
              </w:r>
            </w:ins>
          </w:p>
        </w:tc>
        <w:tc>
          <w:tcPr>
            <w:tcW w:w="886" w:type="dxa"/>
            <w:vAlign w:val="bottom"/>
          </w:tcPr>
          <w:p w14:paraId="3B990A6F"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06" w:author="Author"/>
                <w:rFonts w:asciiTheme="minorHAnsi" w:hAnsiTheme="minorHAnsi" w:cstheme="minorHAnsi"/>
                <w:color w:val="000000"/>
                <w:sz w:val="22"/>
                <w:szCs w:val="22"/>
              </w:rPr>
            </w:pPr>
            <w:ins w:id="2307" w:author="Author">
              <w:r>
                <w:rPr>
                  <w:rFonts w:ascii="Calibri" w:hAnsi="Calibri" w:cs="Calibri"/>
                  <w:color w:val="000000"/>
                  <w:sz w:val="22"/>
                  <w:szCs w:val="22"/>
                </w:rPr>
                <w:t>6.79</w:t>
              </w:r>
            </w:ins>
          </w:p>
        </w:tc>
        <w:tc>
          <w:tcPr>
            <w:tcW w:w="1240" w:type="dxa"/>
            <w:vAlign w:val="bottom"/>
          </w:tcPr>
          <w:p w14:paraId="79321B50"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08" w:author="Author"/>
                <w:rFonts w:asciiTheme="minorHAnsi" w:hAnsiTheme="minorHAnsi" w:cstheme="minorHAnsi"/>
                <w:color w:val="000000"/>
                <w:sz w:val="22"/>
                <w:szCs w:val="22"/>
              </w:rPr>
            </w:pPr>
            <w:ins w:id="2309" w:author="Author">
              <w:r>
                <w:rPr>
                  <w:rFonts w:ascii="Calibri" w:hAnsi="Calibri" w:cs="Calibri"/>
                  <w:color w:val="000000"/>
                  <w:sz w:val="22"/>
                  <w:szCs w:val="22"/>
                </w:rPr>
                <w:t>100.83</w:t>
              </w:r>
            </w:ins>
          </w:p>
        </w:tc>
      </w:tr>
      <w:tr w:rsidR="009E644C" w14:paraId="0ACCBEFA" w14:textId="77777777" w:rsidTr="009E3B89">
        <w:trPr>
          <w:cnfStyle w:val="000000100000" w:firstRow="0" w:lastRow="0" w:firstColumn="0" w:lastColumn="0" w:oddVBand="0" w:evenVBand="0" w:oddHBand="1" w:evenHBand="0" w:firstRowFirstColumn="0" w:firstRowLastColumn="0" w:lastRowFirstColumn="0" w:lastRowLastColumn="0"/>
          <w:trHeight w:val="282"/>
          <w:ins w:id="231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3558601" w14:textId="77777777" w:rsidR="009E644C" w:rsidRDefault="009E644C" w:rsidP="009E3B89">
            <w:pPr>
              <w:rPr>
                <w:ins w:id="2311" w:author="Author"/>
                <w:rFonts w:ascii="Calibri" w:hAnsi="Calibri" w:cs="Calibri"/>
                <w:b w:val="0"/>
                <w:bCs w:val="0"/>
                <w:color w:val="000000"/>
                <w:sz w:val="22"/>
                <w:szCs w:val="22"/>
              </w:rPr>
            </w:pPr>
            <w:ins w:id="2312" w:author="Author">
              <w:r>
                <w:rPr>
                  <w:rFonts w:ascii="Calibri" w:hAnsi="Calibri" w:cs="Calibri"/>
                  <w:b w:val="0"/>
                  <w:bCs w:val="0"/>
                  <w:color w:val="000000"/>
                  <w:sz w:val="22"/>
                  <w:szCs w:val="22"/>
                </w:rPr>
                <w:t>1920</w:t>
              </w:r>
            </w:ins>
          </w:p>
        </w:tc>
        <w:tc>
          <w:tcPr>
            <w:tcW w:w="851" w:type="dxa"/>
            <w:vAlign w:val="bottom"/>
          </w:tcPr>
          <w:p w14:paraId="3302BAB7"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13" w:author="Author"/>
                <w:rFonts w:asciiTheme="minorHAnsi" w:hAnsiTheme="minorHAnsi" w:cstheme="minorHAnsi"/>
                <w:color w:val="000000"/>
                <w:sz w:val="22"/>
                <w:szCs w:val="22"/>
              </w:rPr>
            </w:pPr>
            <w:ins w:id="2314" w:author="Author">
              <w:r>
                <w:rPr>
                  <w:rFonts w:ascii="Calibri" w:hAnsi="Calibri" w:cs="Calibri"/>
                  <w:color w:val="000000"/>
                  <w:sz w:val="22"/>
                  <w:szCs w:val="22"/>
                </w:rPr>
                <w:t>6.53</w:t>
              </w:r>
            </w:ins>
          </w:p>
        </w:tc>
        <w:tc>
          <w:tcPr>
            <w:tcW w:w="1240" w:type="dxa"/>
            <w:vAlign w:val="bottom"/>
          </w:tcPr>
          <w:p w14:paraId="0AC1DD1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15" w:author="Author"/>
                <w:rFonts w:asciiTheme="minorHAnsi" w:hAnsiTheme="minorHAnsi" w:cstheme="minorHAnsi"/>
                <w:color w:val="000000"/>
                <w:sz w:val="22"/>
                <w:szCs w:val="22"/>
              </w:rPr>
            </w:pPr>
            <w:ins w:id="2316" w:author="Author">
              <w:r>
                <w:rPr>
                  <w:rFonts w:ascii="Calibri" w:hAnsi="Calibri" w:cs="Calibri"/>
                  <w:color w:val="000000"/>
                  <w:sz w:val="22"/>
                  <w:szCs w:val="22"/>
                </w:rPr>
                <w:t>100.35</w:t>
              </w:r>
            </w:ins>
          </w:p>
        </w:tc>
        <w:tc>
          <w:tcPr>
            <w:tcW w:w="851" w:type="dxa"/>
            <w:vAlign w:val="bottom"/>
          </w:tcPr>
          <w:p w14:paraId="4A4C8B2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17" w:author="Author"/>
                <w:rFonts w:asciiTheme="minorHAnsi" w:hAnsiTheme="minorHAnsi" w:cstheme="minorHAnsi"/>
                <w:color w:val="000000"/>
                <w:sz w:val="22"/>
                <w:szCs w:val="22"/>
              </w:rPr>
            </w:pPr>
            <w:ins w:id="2318" w:author="Author">
              <w:r>
                <w:rPr>
                  <w:rFonts w:ascii="Calibri" w:hAnsi="Calibri" w:cs="Calibri"/>
                  <w:color w:val="000000"/>
                  <w:sz w:val="22"/>
                  <w:szCs w:val="22"/>
                </w:rPr>
                <w:t>6.55</w:t>
              </w:r>
            </w:ins>
          </w:p>
        </w:tc>
        <w:tc>
          <w:tcPr>
            <w:tcW w:w="1240" w:type="dxa"/>
            <w:vAlign w:val="bottom"/>
          </w:tcPr>
          <w:p w14:paraId="7584684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19" w:author="Author"/>
                <w:rFonts w:asciiTheme="minorHAnsi" w:hAnsiTheme="minorHAnsi" w:cstheme="minorHAnsi"/>
                <w:color w:val="000000"/>
                <w:sz w:val="22"/>
                <w:szCs w:val="22"/>
              </w:rPr>
            </w:pPr>
            <w:ins w:id="2320" w:author="Author">
              <w:r>
                <w:rPr>
                  <w:rFonts w:ascii="Calibri" w:hAnsi="Calibri" w:cs="Calibri"/>
                  <w:color w:val="000000"/>
                  <w:sz w:val="22"/>
                  <w:szCs w:val="22"/>
                </w:rPr>
                <w:t>100.64</w:t>
              </w:r>
            </w:ins>
          </w:p>
        </w:tc>
        <w:tc>
          <w:tcPr>
            <w:tcW w:w="886" w:type="dxa"/>
            <w:vAlign w:val="bottom"/>
          </w:tcPr>
          <w:p w14:paraId="73A0922D"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21" w:author="Author"/>
                <w:rFonts w:asciiTheme="minorHAnsi" w:hAnsiTheme="minorHAnsi" w:cstheme="minorHAnsi"/>
                <w:color w:val="000000"/>
                <w:sz w:val="22"/>
                <w:szCs w:val="22"/>
              </w:rPr>
            </w:pPr>
            <w:ins w:id="2322" w:author="Author">
              <w:r>
                <w:rPr>
                  <w:rFonts w:ascii="Calibri" w:hAnsi="Calibri" w:cs="Calibri"/>
                  <w:color w:val="000000"/>
                  <w:sz w:val="22"/>
                  <w:szCs w:val="22"/>
                </w:rPr>
                <w:t>6.55</w:t>
              </w:r>
            </w:ins>
          </w:p>
        </w:tc>
        <w:tc>
          <w:tcPr>
            <w:tcW w:w="1240" w:type="dxa"/>
            <w:vAlign w:val="bottom"/>
          </w:tcPr>
          <w:p w14:paraId="7214BF4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23" w:author="Author"/>
                <w:rFonts w:asciiTheme="minorHAnsi" w:hAnsiTheme="minorHAnsi" w:cstheme="minorHAnsi"/>
                <w:color w:val="000000"/>
                <w:sz w:val="22"/>
                <w:szCs w:val="22"/>
              </w:rPr>
            </w:pPr>
            <w:ins w:id="2324" w:author="Author">
              <w:r>
                <w:rPr>
                  <w:rFonts w:ascii="Calibri" w:hAnsi="Calibri" w:cs="Calibri"/>
                  <w:color w:val="000000"/>
                  <w:sz w:val="22"/>
                  <w:szCs w:val="22"/>
                </w:rPr>
                <w:t>100.59</w:t>
              </w:r>
            </w:ins>
          </w:p>
        </w:tc>
        <w:tc>
          <w:tcPr>
            <w:tcW w:w="886" w:type="dxa"/>
            <w:vAlign w:val="bottom"/>
          </w:tcPr>
          <w:p w14:paraId="20FA2B0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25" w:author="Author"/>
                <w:rFonts w:asciiTheme="minorHAnsi" w:hAnsiTheme="minorHAnsi" w:cstheme="minorHAnsi"/>
                <w:color w:val="000000"/>
                <w:sz w:val="22"/>
                <w:szCs w:val="22"/>
              </w:rPr>
            </w:pPr>
            <w:ins w:id="2326" w:author="Author">
              <w:r>
                <w:rPr>
                  <w:rFonts w:ascii="Calibri" w:hAnsi="Calibri" w:cs="Calibri"/>
                  <w:color w:val="000000"/>
                  <w:sz w:val="22"/>
                  <w:szCs w:val="22"/>
                </w:rPr>
                <w:t>6.57</w:t>
              </w:r>
            </w:ins>
          </w:p>
        </w:tc>
        <w:tc>
          <w:tcPr>
            <w:tcW w:w="1240" w:type="dxa"/>
            <w:vAlign w:val="bottom"/>
          </w:tcPr>
          <w:p w14:paraId="3850B216"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27" w:author="Author"/>
                <w:rFonts w:asciiTheme="minorHAnsi" w:hAnsiTheme="minorHAnsi" w:cstheme="minorHAnsi"/>
                <w:color w:val="000000"/>
                <w:sz w:val="22"/>
                <w:szCs w:val="22"/>
              </w:rPr>
            </w:pPr>
            <w:ins w:id="2328" w:author="Author">
              <w:r>
                <w:rPr>
                  <w:rFonts w:ascii="Calibri" w:hAnsi="Calibri" w:cs="Calibri"/>
                  <w:color w:val="000000"/>
                  <w:sz w:val="22"/>
                  <w:szCs w:val="22"/>
                </w:rPr>
                <w:t>100.93</w:t>
              </w:r>
            </w:ins>
          </w:p>
        </w:tc>
      </w:tr>
      <w:tr w:rsidR="009E644C" w14:paraId="00A7A40A" w14:textId="77777777" w:rsidTr="009E3B89">
        <w:trPr>
          <w:trHeight w:val="282"/>
          <w:ins w:id="232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BC72D26" w14:textId="77777777" w:rsidR="009E644C" w:rsidRDefault="009E644C" w:rsidP="009E3B89">
            <w:pPr>
              <w:rPr>
                <w:ins w:id="2330" w:author="Author"/>
                <w:rFonts w:ascii="Calibri" w:hAnsi="Calibri" w:cs="Calibri"/>
                <w:b w:val="0"/>
                <w:bCs w:val="0"/>
                <w:color w:val="000000"/>
                <w:sz w:val="22"/>
                <w:szCs w:val="22"/>
              </w:rPr>
            </w:pPr>
            <w:ins w:id="2331" w:author="Author">
              <w:r>
                <w:rPr>
                  <w:rFonts w:ascii="Calibri" w:hAnsi="Calibri" w:cs="Calibri"/>
                  <w:b w:val="0"/>
                  <w:bCs w:val="0"/>
                  <w:color w:val="000000"/>
                  <w:sz w:val="22"/>
                  <w:szCs w:val="22"/>
                </w:rPr>
                <w:t>1984</w:t>
              </w:r>
            </w:ins>
          </w:p>
        </w:tc>
        <w:tc>
          <w:tcPr>
            <w:tcW w:w="851" w:type="dxa"/>
            <w:vAlign w:val="bottom"/>
          </w:tcPr>
          <w:p w14:paraId="531BEAB6"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32" w:author="Author"/>
                <w:rFonts w:asciiTheme="minorHAnsi" w:hAnsiTheme="minorHAnsi" w:cstheme="minorHAnsi"/>
                <w:color w:val="000000"/>
                <w:sz w:val="22"/>
                <w:szCs w:val="22"/>
              </w:rPr>
            </w:pPr>
            <w:ins w:id="2333" w:author="Author">
              <w:r>
                <w:rPr>
                  <w:rFonts w:ascii="Calibri" w:hAnsi="Calibri" w:cs="Calibri"/>
                  <w:color w:val="000000"/>
                  <w:sz w:val="22"/>
                  <w:szCs w:val="22"/>
                </w:rPr>
                <w:t>6.34</w:t>
              </w:r>
            </w:ins>
          </w:p>
        </w:tc>
        <w:tc>
          <w:tcPr>
            <w:tcW w:w="1240" w:type="dxa"/>
            <w:vAlign w:val="bottom"/>
          </w:tcPr>
          <w:p w14:paraId="71083523"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34" w:author="Author"/>
                <w:rFonts w:asciiTheme="minorHAnsi" w:hAnsiTheme="minorHAnsi" w:cstheme="minorHAnsi"/>
                <w:color w:val="000000"/>
                <w:sz w:val="22"/>
                <w:szCs w:val="22"/>
              </w:rPr>
            </w:pPr>
            <w:ins w:id="2335" w:author="Author">
              <w:r>
                <w:rPr>
                  <w:rFonts w:ascii="Calibri" w:hAnsi="Calibri" w:cs="Calibri"/>
                  <w:color w:val="000000"/>
                  <w:sz w:val="22"/>
                  <w:szCs w:val="22"/>
                </w:rPr>
                <w:t>100.67</w:t>
              </w:r>
            </w:ins>
          </w:p>
        </w:tc>
        <w:tc>
          <w:tcPr>
            <w:tcW w:w="851" w:type="dxa"/>
            <w:vAlign w:val="bottom"/>
          </w:tcPr>
          <w:p w14:paraId="62EB6491"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36" w:author="Author"/>
                <w:rFonts w:asciiTheme="minorHAnsi" w:hAnsiTheme="minorHAnsi" w:cstheme="minorHAnsi"/>
                <w:color w:val="000000"/>
                <w:sz w:val="22"/>
                <w:szCs w:val="22"/>
              </w:rPr>
            </w:pPr>
            <w:ins w:id="2337" w:author="Author">
              <w:r>
                <w:rPr>
                  <w:rFonts w:ascii="Calibri" w:hAnsi="Calibri" w:cs="Calibri"/>
                  <w:color w:val="000000"/>
                  <w:sz w:val="22"/>
                  <w:szCs w:val="22"/>
                </w:rPr>
                <w:t>6.35</w:t>
              </w:r>
            </w:ins>
          </w:p>
        </w:tc>
        <w:tc>
          <w:tcPr>
            <w:tcW w:w="1240" w:type="dxa"/>
            <w:vAlign w:val="bottom"/>
          </w:tcPr>
          <w:p w14:paraId="7B7DFB6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38" w:author="Author"/>
                <w:rFonts w:asciiTheme="minorHAnsi" w:hAnsiTheme="minorHAnsi" w:cstheme="minorHAnsi"/>
                <w:color w:val="000000"/>
                <w:sz w:val="22"/>
                <w:szCs w:val="22"/>
              </w:rPr>
            </w:pPr>
            <w:ins w:id="2339" w:author="Author">
              <w:r>
                <w:rPr>
                  <w:rFonts w:ascii="Calibri" w:hAnsi="Calibri" w:cs="Calibri"/>
                  <w:color w:val="000000"/>
                  <w:sz w:val="22"/>
                  <w:szCs w:val="22"/>
                </w:rPr>
                <w:t>100.77</w:t>
              </w:r>
            </w:ins>
          </w:p>
        </w:tc>
        <w:tc>
          <w:tcPr>
            <w:tcW w:w="886" w:type="dxa"/>
            <w:vAlign w:val="bottom"/>
          </w:tcPr>
          <w:p w14:paraId="2B22410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40" w:author="Author"/>
                <w:rFonts w:asciiTheme="minorHAnsi" w:hAnsiTheme="minorHAnsi" w:cstheme="minorHAnsi"/>
                <w:color w:val="000000"/>
                <w:sz w:val="22"/>
                <w:szCs w:val="22"/>
              </w:rPr>
            </w:pPr>
            <w:ins w:id="2341" w:author="Author">
              <w:r>
                <w:rPr>
                  <w:rFonts w:ascii="Calibri" w:hAnsi="Calibri" w:cs="Calibri"/>
                  <w:color w:val="000000"/>
                  <w:sz w:val="22"/>
                  <w:szCs w:val="22"/>
                </w:rPr>
                <w:t>6.34</w:t>
              </w:r>
            </w:ins>
          </w:p>
        </w:tc>
        <w:tc>
          <w:tcPr>
            <w:tcW w:w="1240" w:type="dxa"/>
            <w:vAlign w:val="bottom"/>
          </w:tcPr>
          <w:p w14:paraId="5C25CD1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42" w:author="Author"/>
                <w:rFonts w:asciiTheme="minorHAnsi" w:hAnsiTheme="minorHAnsi" w:cstheme="minorHAnsi"/>
                <w:color w:val="000000"/>
                <w:sz w:val="22"/>
                <w:szCs w:val="22"/>
              </w:rPr>
            </w:pPr>
            <w:ins w:id="2343" w:author="Author">
              <w:r>
                <w:rPr>
                  <w:rFonts w:ascii="Calibri" w:hAnsi="Calibri" w:cs="Calibri"/>
                  <w:color w:val="000000"/>
                  <w:sz w:val="22"/>
                  <w:szCs w:val="22"/>
                </w:rPr>
                <w:t>100.67</w:t>
              </w:r>
            </w:ins>
          </w:p>
        </w:tc>
        <w:tc>
          <w:tcPr>
            <w:tcW w:w="886" w:type="dxa"/>
            <w:vAlign w:val="bottom"/>
          </w:tcPr>
          <w:p w14:paraId="313A990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44" w:author="Author"/>
                <w:rFonts w:asciiTheme="minorHAnsi" w:hAnsiTheme="minorHAnsi" w:cstheme="minorHAnsi"/>
                <w:color w:val="000000"/>
                <w:sz w:val="22"/>
                <w:szCs w:val="22"/>
              </w:rPr>
            </w:pPr>
            <w:ins w:id="2345" w:author="Author">
              <w:r>
                <w:rPr>
                  <w:rFonts w:ascii="Calibri" w:hAnsi="Calibri" w:cs="Calibri"/>
                  <w:color w:val="000000"/>
                  <w:sz w:val="22"/>
                  <w:szCs w:val="22"/>
                </w:rPr>
                <w:t>6.36</w:t>
              </w:r>
            </w:ins>
          </w:p>
        </w:tc>
        <w:tc>
          <w:tcPr>
            <w:tcW w:w="1240" w:type="dxa"/>
            <w:vAlign w:val="bottom"/>
          </w:tcPr>
          <w:p w14:paraId="300D133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46" w:author="Author"/>
                <w:rFonts w:asciiTheme="minorHAnsi" w:hAnsiTheme="minorHAnsi" w:cstheme="minorHAnsi"/>
                <w:color w:val="000000"/>
                <w:sz w:val="22"/>
                <w:szCs w:val="22"/>
              </w:rPr>
            </w:pPr>
            <w:ins w:id="2347" w:author="Author">
              <w:r>
                <w:rPr>
                  <w:rFonts w:ascii="Calibri" w:hAnsi="Calibri" w:cs="Calibri"/>
                  <w:color w:val="000000"/>
                  <w:sz w:val="22"/>
                  <w:szCs w:val="22"/>
                </w:rPr>
                <w:t>101.00</w:t>
              </w:r>
            </w:ins>
          </w:p>
        </w:tc>
      </w:tr>
      <w:tr w:rsidR="009E644C" w14:paraId="115A009F" w14:textId="77777777" w:rsidTr="009E3B89">
        <w:trPr>
          <w:cnfStyle w:val="000000100000" w:firstRow="0" w:lastRow="0" w:firstColumn="0" w:lastColumn="0" w:oddVBand="0" w:evenVBand="0" w:oddHBand="1" w:evenHBand="0" w:firstRowFirstColumn="0" w:firstRowLastColumn="0" w:lastRowFirstColumn="0" w:lastRowLastColumn="0"/>
          <w:trHeight w:val="282"/>
          <w:ins w:id="234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A4CD2CC" w14:textId="77777777" w:rsidR="009E644C" w:rsidRDefault="009E644C" w:rsidP="009E3B89">
            <w:pPr>
              <w:rPr>
                <w:ins w:id="2349" w:author="Author"/>
                <w:rFonts w:ascii="Calibri" w:hAnsi="Calibri" w:cs="Calibri"/>
                <w:b w:val="0"/>
                <w:bCs w:val="0"/>
                <w:color w:val="000000"/>
                <w:sz w:val="22"/>
                <w:szCs w:val="22"/>
              </w:rPr>
            </w:pPr>
            <w:ins w:id="2350" w:author="Author">
              <w:r>
                <w:rPr>
                  <w:rFonts w:ascii="Calibri" w:hAnsi="Calibri" w:cs="Calibri"/>
                  <w:b w:val="0"/>
                  <w:bCs w:val="0"/>
                  <w:color w:val="000000"/>
                  <w:sz w:val="22"/>
                  <w:szCs w:val="22"/>
                </w:rPr>
                <w:t>2048</w:t>
              </w:r>
            </w:ins>
          </w:p>
        </w:tc>
        <w:tc>
          <w:tcPr>
            <w:tcW w:w="851" w:type="dxa"/>
            <w:vAlign w:val="bottom"/>
          </w:tcPr>
          <w:p w14:paraId="303FBAA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51" w:author="Author"/>
                <w:rFonts w:asciiTheme="minorHAnsi" w:hAnsiTheme="minorHAnsi" w:cstheme="minorHAnsi"/>
                <w:color w:val="000000"/>
                <w:sz w:val="22"/>
                <w:szCs w:val="22"/>
              </w:rPr>
            </w:pPr>
            <w:ins w:id="2352" w:author="Author">
              <w:r>
                <w:rPr>
                  <w:rFonts w:ascii="Calibri" w:hAnsi="Calibri" w:cs="Calibri"/>
                  <w:color w:val="000000"/>
                  <w:sz w:val="22"/>
                  <w:szCs w:val="22"/>
                </w:rPr>
                <w:t>6.14</w:t>
              </w:r>
            </w:ins>
          </w:p>
        </w:tc>
        <w:tc>
          <w:tcPr>
            <w:tcW w:w="1240" w:type="dxa"/>
            <w:vAlign w:val="bottom"/>
          </w:tcPr>
          <w:p w14:paraId="17E9204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53" w:author="Author"/>
                <w:rFonts w:asciiTheme="minorHAnsi" w:hAnsiTheme="minorHAnsi" w:cstheme="minorHAnsi"/>
                <w:color w:val="000000"/>
                <w:sz w:val="22"/>
                <w:szCs w:val="22"/>
              </w:rPr>
            </w:pPr>
            <w:ins w:id="2354" w:author="Author">
              <w:r>
                <w:rPr>
                  <w:rFonts w:ascii="Calibri" w:hAnsi="Calibri" w:cs="Calibri"/>
                  <w:color w:val="000000"/>
                  <w:sz w:val="22"/>
                  <w:szCs w:val="22"/>
                </w:rPr>
                <w:t>100.57</w:t>
              </w:r>
            </w:ins>
          </w:p>
        </w:tc>
        <w:tc>
          <w:tcPr>
            <w:tcW w:w="851" w:type="dxa"/>
            <w:vAlign w:val="bottom"/>
          </w:tcPr>
          <w:p w14:paraId="6587AAFD"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55" w:author="Author"/>
                <w:rFonts w:asciiTheme="minorHAnsi" w:hAnsiTheme="minorHAnsi" w:cstheme="minorHAnsi"/>
                <w:color w:val="000000"/>
                <w:sz w:val="22"/>
                <w:szCs w:val="22"/>
              </w:rPr>
            </w:pPr>
            <w:ins w:id="2356" w:author="Author">
              <w:r>
                <w:rPr>
                  <w:rFonts w:ascii="Calibri" w:hAnsi="Calibri" w:cs="Calibri"/>
                  <w:color w:val="000000"/>
                  <w:sz w:val="22"/>
                  <w:szCs w:val="22"/>
                </w:rPr>
                <w:t>6.16</w:t>
              </w:r>
            </w:ins>
          </w:p>
        </w:tc>
        <w:tc>
          <w:tcPr>
            <w:tcW w:w="1240" w:type="dxa"/>
            <w:vAlign w:val="bottom"/>
          </w:tcPr>
          <w:p w14:paraId="20B7A76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57" w:author="Author"/>
                <w:rFonts w:asciiTheme="minorHAnsi" w:hAnsiTheme="minorHAnsi" w:cstheme="minorHAnsi"/>
                <w:color w:val="000000"/>
                <w:sz w:val="22"/>
                <w:szCs w:val="22"/>
              </w:rPr>
            </w:pPr>
            <w:ins w:id="2358" w:author="Author">
              <w:r>
                <w:rPr>
                  <w:rFonts w:ascii="Calibri" w:hAnsi="Calibri" w:cs="Calibri"/>
                  <w:color w:val="000000"/>
                  <w:sz w:val="22"/>
                  <w:szCs w:val="22"/>
                </w:rPr>
                <w:t>100.90</w:t>
              </w:r>
            </w:ins>
          </w:p>
        </w:tc>
        <w:tc>
          <w:tcPr>
            <w:tcW w:w="886" w:type="dxa"/>
            <w:vAlign w:val="bottom"/>
          </w:tcPr>
          <w:p w14:paraId="409D8E5B"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59" w:author="Author"/>
                <w:rFonts w:asciiTheme="minorHAnsi" w:hAnsiTheme="minorHAnsi" w:cstheme="minorHAnsi"/>
                <w:color w:val="000000"/>
                <w:sz w:val="22"/>
                <w:szCs w:val="22"/>
              </w:rPr>
            </w:pPr>
            <w:ins w:id="2360" w:author="Author">
              <w:r>
                <w:rPr>
                  <w:rFonts w:ascii="Calibri" w:hAnsi="Calibri" w:cs="Calibri"/>
                  <w:color w:val="000000"/>
                  <w:sz w:val="22"/>
                  <w:szCs w:val="22"/>
                </w:rPr>
                <w:t>6.16</w:t>
              </w:r>
            </w:ins>
          </w:p>
        </w:tc>
        <w:tc>
          <w:tcPr>
            <w:tcW w:w="1240" w:type="dxa"/>
            <w:vAlign w:val="bottom"/>
          </w:tcPr>
          <w:p w14:paraId="776B0987"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61" w:author="Author"/>
                <w:rFonts w:asciiTheme="minorHAnsi" w:hAnsiTheme="minorHAnsi" w:cstheme="minorHAnsi"/>
                <w:color w:val="000000"/>
                <w:sz w:val="22"/>
                <w:szCs w:val="22"/>
              </w:rPr>
            </w:pPr>
            <w:ins w:id="2362" w:author="Author">
              <w:r>
                <w:rPr>
                  <w:rFonts w:ascii="Calibri" w:hAnsi="Calibri" w:cs="Calibri"/>
                  <w:color w:val="000000"/>
                  <w:sz w:val="22"/>
                  <w:szCs w:val="22"/>
                </w:rPr>
                <w:t>101.01</w:t>
              </w:r>
            </w:ins>
          </w:p>
        </w:tc>
        <w:tc>
          <w:tcPr>
            <w:tcW w:w="886" w:type="dxa"/>
            <w:vAlign w:val="bottom"/>
          </w:tcPr>
          <w:p w14:paraId="60598364"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63" w:author="Author"/>
                <w:rFonts w:asciiTheme="minorHAnsi" w:hAnsiTheme="minorHAnsi" w:cstheme="minorHAnsi"/>
                <w:color w:val="000000"/>
                <w:sz w:val="22"/>
                <w:szCs w:val="22"/>
              </w:rPr>
            </w:pPr>
            <w:ins w:id="2364" w:author="Author">
              <w:r>
                <w:rPr>
                  <w:rFonts w:ascii="Calibri" w:hAnsi="Calibri" w:cs="Calibri"/>
                  <w:color w:val="000000"/>
                  <w:sz w:val="22"/>
                  <w:szCs w:val="22"/>
                </w:rPr>
                <w:t>6.17</w:t>
              </w:r>
            </w:ins>
          </w:p>
        </w:tc>
        <w:tc>
          <w:tcPr>
            <w:tcW w:w="1240" w:type="dxa"/>
            <w:vAlign w:val="bottom"/>
          </w:tcPr>
          <w:p w14:paraId="65127D3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65" w:author="Author"/>
                <w:rFonts w:asciiTheme="minorHAnsi" w:hAnsiTheme="minorHAnsi" w:cstheme="minorHAnsi"/>
                <w:color w:val="000000"/>
                <w:sz w:val="22"/>
                <w:szCs w:val="22"/>
              </w:rPr>
            </w:pPr>
            <w:ins w:id="2366" w:author="Author">
              <w:r>
                <w:rPr>
                  <w:rFonts w:ascii="Calibri" w:hAnsi="Calibri" w:cs="Calibri"/>
                  <w:color w:val="000000"/>
                  <w:sz w:val="22"/>
                  <w:szCs w:val="22"/>
                </w:rPr>
                <w:t>101.04</w:t>
              </w:r>
            </w:ins>
          </w:p>
        </w:tc>
      </w:tr>
      <w:tr w:rsidR="009E644C" w14:paraId="552B2965" w14:textId="77777777" w:rsidTr="009E3B89">
        <w:trPr>
          <w:trHeight w:val="282"/>
          <w:ins w:id="236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4D6873D" w14:textId="77777777" w:rsidR="009E644C" w:rsidRDefault="009E644C" w:rsidP="009E3B89">
            <w:pPr>
              <w:rPr>
                <w:ins w:id="2368" w:author="Author"/>
                <w:rFonts w:ascii="Calibri" w:hAnsi="Calibri" w:cs="Calibri"/>
                <w:b w:val="0"/>
                <w:bCs w:val="0"/>
                <w:color w:val="000000"/>
                <w:sz w:val="22"/>
                <w:szCs w:val="22"/>
              </w:rPr>
            </w:pPr>
            <w:ins w:id="2369" w:author="Author">
              <w:r>
                <w:rPr>
                  <w:rFonts w:ascii="Calibri" w:hAnsi="Calibri" w:cs="Calibri"/>
                  <w:b w:val="0"/>
                  <w:bCs w:val="0"/>
                  <w:color w:val="000000"/>
                  <w:sz w:val="22"/>
                  <w:szCs w:val="22"/>
                </w:rPr>
                <w:t>2112</w:t>
              </w:r>
            </w:ins>
          </w:p>
        </w:tc>
        <w:tc>
          <w:tcPr>
            <w:tcW w:w="851" w:type="dxa"/>
            <w:vAlign w:val="bottom"/>
          </w:tcPr>
          <w:p w14:paraId="750F00D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70" w:author="Author"/>
                <w:rFonts w:asciiTheme="minorHAnsi" w:hAnsiTheme="minorHAnsi" w:cstheme="minorHAnsi"/>
                <w:color w:val="000000"/>
                <w:sz w:val="22"/>
                <w:szCs w:val="22"/>
              </w:rPr>
            </w:pPr>
            <w:ins w:id="2371" w:author="Author">
              <w:r>
                <w:rPr>
                  <w:rFonts w:ascii="Calibri" w:hAnsi="Calibri" w:cs="Calibri"/>
                  <w:color w:val="000000"/>
                  <w:sz w:val="22"/>
                  <w:szCs w:val="22"/>
                </w:rPr>
                <w:t>5.94</w:t>
              </w:r>
            </w:ins>
          </w:p>
        </w:tc>
        <w:tc>
          <w:tcPr>
            <w:tcW w:w="1240" w:type="dxa"/>
            <w:vAlign w:val="bottom"/>
          </w:tcPr>
          <w:p w14:paraId="5B9FC4C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72" w:author="Author"/>
                <w:rFonts w:asciiTheme="minorHAnsi" w:hAnsiTheme="minorHAnsi" w:cstheme="minorHAnsi"/>
                <w:color w:val="000000"/>
                <w:sz w:val="22"/>
                <w:szCs w:val="22"/>
              </w:rPr>
            </w:pPr>
            <w:ins w:id="2373" w:author="Author">
              <w:r>
                <w:rPr>
                  <w:rFonts w:ascii="Calibri" w:hAnsi="Calibri" w:cs="Calibri"/>
                  <w:color w:val="000000"/>
                  <w:sz w:val="22"/>
                  <w:szCs w:val="22"/>
                </w:rPr>
                <w:t>100.29</w:t>
              </w:r>
            </w:ins>
          </w:p>
        </w:tc>
        <w:tc>
          <w:tcPr>
            <w:tcW w:w="851" w:type="dxa"/>
            <w:vAlign w:val="bottom"/>
          </w:tcPr>
          <w:p w14:paraId="1B4C87DE"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74" w:author="Author"/>
                <w:rFonts w:asciiTheme="minorHAnsi" w:hAnsiTheme="minorHAnsi" w:cstheme="minorHAnsi"/>
                <w:color w:val="000000"/>
                <w:sz w:val="22"/>
                <w:szCs w:val="22"/>
              </w:rPr>
            </w:pPr>
            <w:ins w:id="2375" w:author="Author">
              <w:r>
                <w:rPr>
                  <w:rFonts w:ascii="Calibri" w:hAnsi="Calibri" w:cs="Calibri"/>
                  <w:color w:val="000000"/>
                  <w:sz w:val="22"/>
                  <w:szCs w:val="22"/>
                </w:rPr>
                <w:t>5.97</w:t>
              </w:r>
            </w:ins>
          </w:p>
        </w:tc>
        <w:tc>
          <w:tcPr>
            <w:tcW w:w="1240" w:type="dxa"/>
            <w:vAlign w:val="bottom"/>
          </w:tcPr>
          <w:p w14:paraId="6205225E"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76" w:author="Author"/>
                <w:rFonts w:asciiTheme="minorHAnsi" w:hAnsiTheme="minorHAnsi" w:cstheme="minorHAnsi"/>
                <w:color w:val="000000"/>
                <w:sz w:val="22"/>
                <w:szCs w:val="22"/>
              </w:rPr>
            </w:pPr>
            <w:ins w:id="2377" w:author="Author">
              <w:r>
                <w:rPr>
                  <w:rFonts w:ascii="Calibri" w:hAnsi="Calibri" w:cs="Calibri"/>
                  <w:color w:val="000000"/>
                  <w:sz w:val="22"/>
                  <w:szCs w:val="22"/>
                </w:rPr>
                <w:t>100.94</w:t>
              </w:r>
            </w:ins>
          </w:p>
        </w:tc>
        <w:tc>
          <w:tcPr>
            <w:tcW w:w="886" w:type="dxa"/>
            <w:vAlign w:val="bottom"/>
          </w:tcPr>
          <w:p w14:paraId="7A045E5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78" w:author="Author"/>
                <w:rFonts w:asciiTheme="minorHAnsi" w:hAnsiTheme="minorHAnsi" w:cstheme="minorHAnsi"/>
                <w:color w:val="000000"/>
                <w:sz w:val="22"/>
                <w:szCs w:val="22"/>
              </w:rPr>
            </w:pPr>
            <w:ins w:id="2379" w:author="Author">
              <w:r>
                <w:rPr>
                  <w:rFonts w:ascii="Calibri" w:hAnsi="Calibri" w:cs="Calibri"/>
                  <w:color w:val="000000"/>
                  <w:sz w:val="22"/>
                  <w:szCs w:val="22"/>
                </w:rPr>
                <w:t>5.96</w:t>
              </w:r>
            </w:ins>
          </w:p>
        </w:tc>
        <w:tc>
          <w:tcPr>
            <w:tcW w:w="1240" w:type="dxa"/>
            <w:vAlign w:val="bottom"/>
          </w:tcPr>
          <w:p w14:paraId="14A51D6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80" w:author="Author"/>
                <w:rFonts w:asciiTheme="minorHAnsi" w:hAnsiTheme="minorHAnsi" w:cstheme="minorHAnsi"/>
                <w:color w:val="000000"/>
                <w:sz w:val="22"/>
                <w:szCs w:val="22"/>
              </w:rPr>
            </w:pPr>
            <w:ins w:id="2381" w:author="Author">
              <w:r>
                <w:rPr>
                  <w:rFonts w:ascii="Calibri" w:hAnsi="Calibri" w:cs="Calibri"/>
                  <w:color w:val="000000"/>
                  <w:sz w:val="22"/>
                  <w:szCs w:val="22"/>
                </w:rPr>
                <w:t>100.63</w:t>
              </w:r>
            </w:ins>
          </w:p>
        </w:tc>
        <w:tc>
          <w:tcPr>
            <w:tcW w:w="886" w:type="dxa"/>
            <w:vAlign w:val="bottom"/>
          </w:tcPr>
          <w:p w14:paraId="1D65EFEE"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82" w:author="Author"/>
                <w:rFonts w:asciiTheme="minorHAnsi" w:hAnsiTheme="minorHAnsi" w:cstheme="minorHAnsi"/>
                <w:color w:val="000000"/>
                <w:sz w:val="22"/>
                <w:szCs w:val="22"/>
              </w:rPr>
            </w:pPr>
            <w:ins w:id="2383" w:author="Author">
              <w:r>
                <w:rPr>
                  <w:rFonts w:ascii="Calibri" w:hAnsi="Calibri" w:cs="Calibri"/>
                  <w:color w:val="000000"/>
                  <w:sz w:val="22"/>
                  <w:szCs w:val="22"/>
                </w:rPr>
                <w:t>5.98</w:t>
              </w:r>
            </w:ins>
          </w:p>
        </w:tc>
        <w:tc>
          <w:tcPr>
            <w:tcW w:w="1240" w:type="dxa"/>
            <w:vAlign w:val="bottom"/>
          </w:tcPr>
          <w:p w14:paraId="6AB24C6F"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84" w:author="Author"/>
                <w:rFonts w:asciiTheme="minorHAnsi" w:hAnsiTheme="minorHAnsi" w:cstheme="minorHAnsi"/>
                <w:color w:val="000000"/>
                <w:sz w:val="22"/>
                <w:szCs w:val="22"/>
              </w:rPr>
            </w:pPr>
            <w:ins w:id="2385" w:author="Author">
              <w:r>
                <w:rPr>
                  <w:rFonts w:ascii="Calibri" w:hAnsi="Calibri" w:cs="Calibri"/>
                  <w:color w:val="000000"/>
                  <w:sz w:val="22"/>
                  <w:szCs w:val="22"/>
                </w:rPr>
                <w:t>101.03</w:t>
              </w:r>
            </w:ins>
          </w:p>
        </w:tc>
      </w:tr>
      <w:tr w:rsidR="009E644C" w14:paraId="210A353D" w14:textId="77777777" w:rsidTr="009E3B89">
        <w:trPr>
          <w:cnfStyle w:val="000000100000" w:firstRow="0" w:lastRow="0" w:firstColumn="0" w:lastColumn="0" w:oddVBand="0" w:evenVBand="0" w:oddHBand="1" w:evenHBand="0" w:firstRowFirstColumn="0" w:firstRowLastColumn="0" w:lastRowFirstColumn="0" w:lastRowLastColumn="0"/>
          <w:trHeight w:val="282"/>
          <w:ins w:id="238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3DFF72F" w14:textId="77777777" w:rsidR="009E644C" w:rsidRDefault="009E644C" w:rsidP="009E3B89">
            <w:pPr>
              <w:rPr>
                <w:ins w:id="2387" w:author="Author"/>
                <w:rFonts w:ascii="Calibri" w:hAnsi="Calibri" w:cs="Calibri"/>
                <w:b w:val="0"/>
                <w:bCs w:val="0"/>
                <w:color w:val="000000"/>
                <w:sz w:val="22"/>
                <w:szCs w:val="22"/>
              </w:rPr>
            </w:pPr>
            <w:ins w:id="2388" w:author="Author">
              <w:r>
                <w:rPr>
                  <w:rFonts w:ascii="Calibri" w:hAnsi="Calibri" w:cs="Calibri"/>
                  <w:b w:val="0"/>
                  <w:bCs w:val="0"/>
                  <w:color w:val="000000"/>
                  <w:sz w:val="22"/>
                  <w:szCs w:val="22"/>
                </w:rPr>
                <w:t>2176</w:t>
              </w:r>
            </w:ins>
          </w:p>
        </w:tc>
        <w:tc>
          <w:tcPr>
            <w:tcW w:w="851" w:type="dxa"/>
            <w:vAlign w:val="bottom"/>
          </w:tcPr>
          <w:p w14:paraId="721AAAB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89" w:author="Author"/>
                <w:rFonts w:asciiTheme="minorHAnsi" w:hAnsiTheme="minorHAnsi" w:cstheme="minorHAnsi"/>
                <w:color w:val="000000"/>
                <w:sz w:val="22"/>
                <w:szCs w:val="22"/>
              </w:rPr>
            </w:pPr>
            <w:ins w:id="2390" w:author="Author">
              <w:r>
                <w:rPr>
                  <w:rFonts w:ascii="Calibri" w:hAnsi="Calibri" w:cs="Calibri"/>
                  <w:color w:val="000000"/>
                  <w:sz w:val="22"/>
                  <w:szCs w:val="22"/>
                </w:rPr>
                <w:t>5.75</w:t>
              </w:r>
            </w:ins>
          </w:p>
        </w:tc>
        <w:tc>
          <w:tcPr>
            <w:tcW w:w="1240" w:type="dxa"/>
            <w:vAlign w:val="bottom"/>
          </w:tcPr>
          <w:p w14:paraId="0413932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91" w:author="Author"/>
                <w:rFonts w:asciiTheme="minorHAnsi" w:hAnsiTheme="minorHAnsi" w:cstheme="minorHAnsi"/>
                <w:color w:val="000000"/>
                <w:sz w:val="22"/>
                <w:szCs w:val="22"/>
              </w:rPr>
            </w:pPr>
            <w:ins w:id="2392" w:author="Author">
              <w:r>
                <w:rPr>
                  <w:rFonts w:ascii="Calibri" w:hAnsi="Calibri" w:cs="Calibri"/>
                  <w:color w:val="000000"/>
                  <w:sz w:val="22"/>
                  <w:szCs w:val="22"/>
                </w:rPr>
                <w:t>100.05</w:t>
              </w:r>
            </w:ins>
          </w:p>
        </w:tc>
        <w:tc>
          <w:tcPr>
            <w:tcW w:w="851" w:type="dxa"/>
            <w:vAlign w:val="bottom"/>
          </w:tcPr>
          <w:p w14:paraId="7E004DC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93" w:author="Author"/>
                <w:rFonts w:asciiTheme="minorHAnsi" w:hAnsiTheme="minorHAnsi" w:cstheme="minorHAnsi"/>
                <w:color w:val="000000"/>
                <w:sz w:val="22"/>
                <w:szCs w:val="22"/>
              </w:rPr>
            </w:pPr>
            <w:ins w:id="2394" w:author="Author">
              <w:r>
                <w:rPr>
                  <w:rFonts w:ascii="Calibri" w:hAnsi="Calibri" w:cs="Calibri"/>
                  <w:color w:val="000000"/>
                  <w:sz w:val="22"/>
                  <w:szCs w:val="22"/>
                </w:rPr>
                <w:t>5.76</w:t>
              </w:r>
            </w:ins>
          </w:p>
        </w:tc>
        <w:tc>
          <w:tcPr>
            <w:tcW w:w="1240" w:type="dxa"/>
            <w:vAlign w:val="bottom"/>
          </w:tcPr>
          <w:p w14:paraId="6CB59221"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95" w:author="Author"/>
                <w:rFonts w:asciiTheme="minorHAnsi" w:hAnsiTheme="minorHAnsi" w:cstheme="minorHAnsi"/>
                <w:color w:val="000000"/>
                <w:sz w:val="22"/>
                <w:szCs w:val="22"/>
              </w:rPr>
            </w:pPr>
            <w:ins w:id="2396" w:author="Author">
              <w:r>
                <w:rPr>
                  <w:rFonts w:ascii="Calibri" w:hAnsi="Calibri" w:cs="Calibri"/>
                  <w:color w:val="000000"/>
                  <w:sz w:val="22"/>
                  <w:szCs w:val="22"/>
                </w:rPr>
                <w:t>100.29</w:t>
              </w:r>
            </w:ins>
          </w:p>
        </w:tc>
        <w:tc>
          <w:tcPr>
            <w:tcW w:w="886" w:type="dxa"/>
            <w:vAlign w:val="bottom"/>
          </w:tcPr>
          <w:p w14:paraId="0CB3E21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97" w:author="Author"/>
                <w:rFonts w:asciiTheme="minorHAnsi" w:hAnsiTheme="minorHAnsi" w:cstheme="minorHAnsi"/>
                <w:color w:val="000000"/>
                <w:sz w:val="22"/>
                <w:szCs w:val="22"/>
              </w:rPr>
            </w:pPr>
            <w:ins w:id="2398" w:author="Author">
              <w:r>
                <w:rPr>
                  <w:rFonts w:ascii="Calibri" w:hAnsi="Calibri" w:cs="Calibri"/>
                  <w:color w:val="000000"/>
                  <w:sz w:val="22"/>
                  <w:szCs w:val="22"/>
                </w:rPr>
                <w:t>5.76</w:t>
              </w:r>
            </w:ins>
          </w:p>
        </w:tc>
        <w:tc>
          <w:tcPr>
            <w:tcW w:w="1240" w:type="dxa"/>
            <w:vAlign w:val="bottom"/>
          </w:tcPr>
          <w:p w14:paraId="6BF6628D"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99" w:author="Author"/>
                <w:rFonts w:asciiTheme="minorHAnsi" w:hAnsiTheme="minorHAnsi" w:cstheme="minorHAnsi"/>
                <w:color w:val="000000"/>
                <w:sz w:val="22"/>
                <w:szCs w:val="22"/>
              </w:rPr>
            </w:pPr>
            <w:ins w:id="2400" w:author="Author">
              <w:r>
                <w:rPr>
                  <w:rFonts w:ascii="Calibri" w:hAnsi="Calibri" w:cs="Calibri"/>
                  <w:color w:val="000000"/>
                  <w:sz w:val="22"/>
                  <w:szCs w:val="22"/>
                </w:rPr>
                <w:t>100.19</w:t>
              </w:r>
            </w:ins>
          </w:p>
        </w:tc>
        <w:tc>
          <w:tcPr>
            <w:tcW w:w="886" w:type="dxa"/>
            <w:vAlign w:val="bottom"/>
          </w:tcPr>
          <w:p w14:paraId="662FAA44"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01" w:author="Author"/>
                <w:rFonts w:asciiTheme="minorHAnsi" w:hAnsiTheme="minorHAnsi" w:cstheme="minorHAnsi"/>
                <w:color w:val="000000"/>
                <w:sz w:val="22"/>
                <w:szCs w:val="22"/>
              </w:rPr>
            </w:pPr>
            <w:ins w:id="2402" w:author="Author">
              <w:r>
                <w:rPr>
                  <w:rFonts w:ascii="Calibri" w:hAnsi="Calibri" w:cs="Calibri"/>
                  <w:color w:val="000000"/>
                  <w:sz w:val="22"/>
                  <w:szCs w:val="22"/>
                </w:rPr>
                <w:t>5.80</w:t>
              </w:r>
            </w:ins>
          </w:p>
        </w:tc>
        <w:tc>
          <w:tcPr>
            <w:tcW w:w="1240" w:type="dxa"/>
            <w:vAlign w:val="bottom"/>
          </w:tcPr>
          <w:p w14:paraId="4DA3D40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03" w:author="Author"/>
                <w:rFonts w:asciiTheme="minorHAnsi" w:hAnsiTheme="minorHAnsi" w:cstheme="minorHAnsi"/>
                <w:color w:val="000000"/>
                <w:sz w:val="22"/>
                <w:szCs w:val="22"/>
              </w:rPr>
            </w:pPr>
            <w:ins w:id="2404" w:author="Author">
              <w:r>
                <w:rPr>
                  <w:rFonts w:ascii="Calibri" w:hAnsi="Calibri" w:cs="Calibri"/>
                  <w:color w:val="000000"/>
                  <w:sz w:val="22"/>
                  <w:szCs w:val="22"/>
                </w:rPr>
                <w:t>100.94</w:t>
              </w:r>
            </w:ins>
          </w:p>
        </w:tc>
      </w:tr>
      <w:tr w:rsidR="009E644C" w14:paraId="04C587FD" w14:textId="77777777" w:rsidTr="009E3B89">
        <w:trPr>
          <w:trHeight w:val="282"/>
          <w:ins w:id="240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FA92214" w14:textId="77777777" w:rsidR="009E644C" w:rsidRDefault="009E644C" w:rsidP="009E3B89">
            <w:pPr>
              <w:rPr>
                <w:ins w:id="2406" w:author="Author"/>
                <w:rFonts w:ascii="Calibri" w:hAnsi="Calibri" w:cs="Calibri"/>
                <w:b w:val="0"/>
                <w:bCs w:val="0"/>
                <w:color w:val="000000"/>
                <w:sz w:val="22"/>
                <w:szCs w:val="22"/>
              </w:rPr>
            </w:pPr>
            <w:ins w:id="2407" w:author="Author">
              <w:r>
                <w:rPr>
                  <w:rFonts w:ascii="Calibri" w:hAnsi="Calibri" w:cs="Calibri"/>
                  <w:b w:val="0"/>
                  <w:bCs w:val="0"/>
                  <w:color w:val="000000"/>
                  <w:sz w:val="22"/>
                  <w:szCs w:val="22"/>
                </w:rPr>
                <w:t>2240</w:t>
              </w:r>
            </w:ins>
          </w:p>
        </w:tc>
        <w:tc>
          <w:tcPr>
            <w:tcW w:w="851" w:type="dxa"/>
            <w:vAlign w:val="bottom"/>
          </w:tcPr>
          <w:p w14:paraId="368D2698"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08" w:author="Author"/>
                <w:rFonts w:asciiTheme="minorHAnsi" w:hAnsiTheme="minorHAnsi" w:cstheme="minorHAnsi"/>
                <w:color w:val="000000"/>
                <w:sz w:val="22"/>
                <w:szCs w:val="22"/>
              </w:rPr>
            </w:pPr>
            <w:ins w:id="2409" w:author="Author">
              <w:r>
                <w:rPr>
                  <w:rFonts w:ascii="Calibri" w:hAnsi="Calibri" w:cs="Calibri"/>
                  <w:color w:val="000000"/>
                  <w:sz w:val="22"/>
                  <w:szCs w:val="22"/>
                </w:rPr>
                <w:t>5.57</w:t>
              </w:r>
            </w:ins>
          </w:p>
        </w:tc>
        <w:tc>
          <w:tcPr>
            <w:tcW w:w="1240" w:type="dxa"/>
            <w:vAlign w:val="bottom"/>
          </w:tcPr>
          <w:p w14:paraId="600E5A1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10" w:author="Author"/>
                <w:rFonts w:asciiTheme="minorHAnsi" w:hAnsiTheme="minorHAnsi" w:cstheme="minorHAnsi"/>
                <w:color w:val="000000"/>
                <w:sz w:val="22"/>
                <w:szCs w:val="22"/>
              </w:rPr>
            </w:pPr>
            <w:ins w:id="2411" w:author="Author">
              <w:r>
                <w:rPr>
                  <w:rFonts w:ascii="Calibri" w:hAnsi="Calibri" w:cs="Calibri"/>
                  <w:color w:val="000000"/>
                  <w:sz w:val="22"/>
                  <w:szCs w:val="22"/>
                </w:rPr>
                <w:t>99.90</w:t>
              </w:r>
            </w:ins>
          </w:p>
        </w:tc>
        <w:tc>
          <w:tcPr>
            <w:tcW w:w="851" w:type="dxa"/>
            <w:vAlign w:val="bottom"/>
          </w:tcPr>
          <w:p w14:paraId="21A28856"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12" w:author="Author"/>
                <w:rFonts w:asciiTheme="minorHAnsi" w:hAnsiTheme="minorHAnsi" w:cstheme="minorHAnsi"/>
                <w:color w:val="000000"/>
                <w:sz w:val="22"/>
                <w:szCs w:val="22"/>
              </w:rPr>
            </w:pPr>
            <w:ins w:id="2413" w:author="Author">
              <w:r>
                <w:rPr>
                  <w:rFonts w:ascii="Calibri" w:hAnsi="Calibri" w:cs="Calibri"/>
                  <w:color w:val="000000"/>
                  <w:sz w:val="22"/>
                  <w:szCs w:val="22"/>
                </w:rPr>
                <w:t>5.56</w:t>
              </w:r>
            </w:ins>
          </w:p>
        </w:tc>
        <w:tc>
          <w:tcPr>
            <w:tcW w:w="1240" w:type="dxa"/>
            <w:vAlign w:val="bottom"/>
          </w:tcPr>
          <w:p w14:paraId="73550143"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14" w:author="Author"/>
                <w:rFonts w:asciiTheme="minorHAnsi" w:hAnsiTheme="minorHAnsi" w:cstheme="minorHAnsi"/>
                <w:color w:val="000000"/>
                <w:sz w:val="22"/>
                <w:szCs w:val="22"/>
              </w:rPr>
            </w:pPr>
            <w:ins w:id="2415" w:author="Author">
              <w:r>
                <w:rPr>
                  <w:rFonts w:ascii="Calibri" w:hAnsi="Calibri" w:cs="Calibri"/>
                  <w:color w:val="000000"/>
                  <w:sz w:val="22"/>
                  <w:szCs w:val="22"/>
                </w:rPr>
                <w:t>99.66</w:t>
              </w:r>
            </w:ins>
          </w:p>
        </w:tc>
        <w:tc>
          <w:tcPr>
            <w:tcW w:w="886" w:type="dxa"/>
            <w:vAlign w:val="bottom"/>
          </w:tcPr>
          <w:p w14:paraId="1F1E661F"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16" w:author="Author"/>
                <w:rFonts w:asciiTheme="minorHAnsi" w:hAnsiTheme="minorHAnsi" w:cstheme="minorHAnsi"/>
                <w:color w:val="000000"/>
                <w:sz w:val="22"/>
                <w:szCs w:val="22"/>
              </w:rPr>
            </w:pPr>
            <w:ins w:id="2417" w:author="Author">
              <w:r>
                <w:rPr>
                  <w:rFonts w:ascii="Calibri" w:hAnsi="Calibri" w:cs="Calibri"/>
                  <w:color w:val="000000"/>
                  <w:sz w:val="22"/>
                  <w:szCs w:val="22"/>
                </w:rPr>
                <w:t>5.56</w:t>
              </w:r>
            </w:ins>
          </w:p>
        </w:tc>
        <w:tc>
          <w:tcPr>
            <w:tcW w:w="1240" w:type="dxa"/>
            <w:vAlign w:val="bottom"/>
          </w:tcPr>
          <w:p w14:paraId="6C40739F"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18" w:author="Author"/>
                <w:rFonts w:asciiTheme="minorHAnsi" w:hAnsiTheme="minorHAnsi" w:cstheme="minorHAnsi"/>
                <w:color w:val="000000"/>
                <w:sz w:val="22"/>
                <w:szCs w:val="22"/>
              </w:rPr>
            </w:pPr>
            <w:ins w:id="2419" w:author="Author">
              <w:r>
                <w:rPr>
                  <w:rFonts w:ascii="Calibri" w:hAnsi="Calibri" w:cs="Calibri"/>
                  <w:color w:val="000000"/>
                  <w:sz w:val="22"/>
                  <w:szCs w:val="22"/>
                </w:rPr>
                <w:t>99.62</w:t>
              </w:r>
            </w:ins>
          </w:p>
        </w:tc>
        <w:tc>
          <w:tcPr>
            <w:tcW w:w="886" w:type="dxa"/>
            <w:vAlign w:val="bottom"/>
          </w:tcPr>
          <w:p w14:paraId="7FA09C16"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20" w:author="Author"/>
                <w:rFonts w:asciiTheme="minorHAnsi" w:hAnsiTheme="minorHAnsi" w:cstheme="minorHAnsi"/>
                <w:color w:val="000000"/>
                <w:sz w:val="22"/>
                <w:szCs w:val="22"/>
              </w:rPr>
            </w:pPr>
            <w:ins w:id="2421" w:author="Author">
              <w:r>
                <w:rPr>
                  <w:rFonts w:ascii="Calibri" w:hAnsi="Calibri" w:cs="Calibri"/>
                  <w:color w:val="000000"/>
                  <w:sz w:val="22"/>
                  <w:szCs w:val="22"/>
                </w:rPr>
                <w:t>5.60</w:t>
              </w:r>
            </w:ins>
          </w:p>
        </w:tc>
        <w:tc>
          <w:tcPr>
            <w:tcW w:w="1240" w:type="dxa"/>
            <w:vAlign w:val="bottom"/>
          </w:tcPr>
          <w:p w14:paraId="4F90E59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22" w:author="Author"/>
                <w:rFonts w:asciiTheme="minorHAnsi" w:hAnsiTheme="minorHAnsi" w:cstheme="minorHAnsi"/>
                <w:color w:val="000000"/>
                <w:sz w:val="22"/>
                <w:szCs w:val="22"/>
              </w:rPr>
            </w:pPr>
            <w:ins w:id="2423" w:author="Author">
              <w:r>
                <w:rPr>
                  <w:rFonts w:ascii="Calibri" w:hAnsi="Calibri" w:cs="Calibri"/>
                  <w:color w:val="000000"/>
                  <w:sz w:val="22"/>
                  <w:szCs w:val="22"/>
                </w:rPr>
                <w:t>100.39</w:t>
              </w:r>
            </w:ins>
          </w:p>
        </w:tc>
      </w:tr>
      <w:tr w:rsidR="009E644C" w14:paraId="61A9DAE6" w14:textId="77777777" w:rsidTr="009E3B89">
        <w:trPr>
          <w:cnfStyle w:val="000000100000" w:firstRow="0" w:lastRow="0" w:firstColumn="0" w:lastColumn="0" w:oddVBand="0" w:evenVBand="0" w:oddHBand="1" w:evenHBand="0" w:firstRowFirstColumn="0" w:firstRowLastColumn="0" w:lastRowFirstColumn="0" w:lastRowLastColumn="0"/>
          <w:trHeight w:val="282"/>
          <w:ins w:id="242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8FEA11F" w14:textId="77777777" w:rsidR="009E644C" w:rsidRDefault="009E644C" w:rsidP="009E3B89">
            <w:pPr>
              <w:rPr>
                <w:ins w:id="2425" w:author="Author"/>
                <w:rFonts w:ascii="Calibri" w:hAnsi="Calibri" w:cs="Calibri"/>
                <w:b w:val="0"/>
                <w:bCs w:val="0"/>
                <w:color w:val="000000"/>
                <w:sz w:val="22"/>
                <w:szCs w:val="22"/>
              </w:rPr>
            </w:pPr>
            <w:ins w:id="2426" w:author="Author">
              <w:r>
                <w:rPr>
                  <w:rFonts w:ascii="Calibri" w:hAnsi="Calibri" w:cs="Calibri"/>
                  <w:b w:val="0"/>
                  <w:bCs w:val="0"/>
                  <w:color w:val="000000"/>
                  <w:sz w:val="22"/>
                  <w:szCs w:val="22"/>
                </w:rPr>
                <w:t>2304</w:t>
              </w:r>
            </w:ins>
          </w:p>
        </w:tc>
        <w:tc>
          <w:tcPr>
            <w:tcW w:w="851" w:type="dxa"/>
            <w:vAlign w:val="bottom"/>
          </w:tcPr>
          <w:p w14:paraId="4B77DC2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27" w:author="Author"/>
                <w:rFonts w:asciiTheme="minorHAnsi" w:hAnsiTheme="minorHAnsi" w:cstheme="minorHAnsi"/>
                <w:color w:val="000000"/>
                <w:sz w:val="22"/>
                <w:szCs w:val="22"/>
              </w:rPr>
            </w:pPr>
            <w:ins w:id="2428" w:author="Author">
              <w:r>
                <w:rPr>
                  <w:rFonts w:ascii="Calibri" w:hAnsi="Calibri" w:cs="Calibri"/>
                  <w:color w:val="000000"/>
                  <w:sz w:val="22"/>
                  <w:szCs w:val="22"/>
                </w:rPr>
                <w:t>5.40</w:t>
              </w:r>
            </w:ins>
          </w:p>
        </w:tc>
        <w:tc>
          <w:tcPr>
            <w:tcW w:w="1240" w:type="dxa"/>
            <w:vAlign w:val="bottom"/>
          </w:tcPr>
          <w:p w14:paraId="5046BA36"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29" w:author="Author"/>
                <w:rFonts w:asciiTheme="minorHAnsi" w:hAnsiTheme="minorHAnsi" w:cstheme="minorHAnsi"/>
                <w:color w:val="000000"/>
                <w:sz w:val="22"/>
                <w:szCs w:val="22"/>
              </w:rPr>
            </w:pPr>
            <w:ins w:id="2430" w:author="Author">
              <w:r>
                <w:rPr>
                  <w:rFonts w:ascii="Calibri" w:hAnsi="Calibri" w:cs="Calibri"/>
                  <w:color w:val="000000"/>
                  <w:sz w:val="22"/>
                  <w:szCs w:val="22"/>
                </w:rPr>
                <w:t>99.53</w:t>
              </w:r>
            </w:ins>
          </w:p>
        </w:tc>
        <w:tc>
          <w:tcPr>
            <w:tcW w:w="851" w:type="dxa"/>
            <w:vAlign w:val="bottom"/>
          </w:tcPr>
          <w:p w14:paraId="446279D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31" w:author="Author"/>
                <w:rFonts w:asciiTheme="minorHAnsi" w:hAnsiTheme="minorHAnsi" w:cstheme="minorHAnsi"/>
                <w:color w:val="000000"/>
                <w:sz w:val="22"/>
                <w:szCs w:val="22"/>
              </w:rPr>
            </w:pPr>
            <w:ins w:id="2432" w:author="Author">
              <w:r>
                <w:rPr>
                  <w:rFonts w:ascii="Calibri" w:hAnsi="Calibri" w:cs="Calibri"/>
                  <w:color w:val="000000"/>
                  <w:sz w:val="22"/>
                  <w:szCs w:val="22"/>
                </w:rPr>
                <w:t>5.37</w:t>
              </w:r>
            </w:ins>
          </w:p>
        </w:tc>
        <w:tc>
          <w:tcPr>
            <w:tcW w:w="1240" w:type="dxa"/>
            <w:vAlign w:val="bottom"/>
          </w:tcPr>
          <w:p w14:paraId="10EA01B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33" w:author="Author"/>
                <w:rFonts w:asciiTheme="minorHAnsi" w:hAnsiTheme="minorHAnsi" w:cstheme="minorHAnsi"/>
                <w:color w:val="000000"/>
                <w:sz w:val="22"/>
                <w:szCs w:val="22"/>
              </w:rPr>
            </w:pPr>
            <w:ins w:id="2434" w:author="Author">
              <w:r>
                <w:rPr>
                  <w:rFonts w:ascii="Calibri" w:hAnsi="Calibri" w:cs="Calibri"/>
                  <w:color w:val="000000"/>
                  <w:sz w:val="22"/>
                  <w:szCs w:val="22"/>
                </w:rPr>
                <w:t>99.02</w:t>
              </w:r>
            </w:ins>
          </w:p>
        </w:tc>
        <w:tc>
          <w:tcPr>
            <w:tcW w:w="886" w:type="dxa"/>
            <w:vAlign w:val="bottom"/>
          </w:tcPr>
          <w:p w14:paraId="7C5132BB"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35" w:author="Author"/>
                <w:rFonts w:asciiTheme="minorHAnsi" w:hAnsiTheme="minorHAnsi" w:cstheme="minorHAnsi"/>
                <w:color w:val="000000"/>
                <w:sz w:val="22"/>
                <w:szCs w:val="22"/>
              </w:rPr>
            </w:pPr>
            <w:ins w:id="2436" w:author="Author">
              <w:r>
                <w:rPr>
                  <w:rFonts w:ascii="Calibri" w:hAnsi="Calibri" w:cs="Calibri"/>
                  <w:color w:val="000000"/>
                  <w:sz w:val="22"/>
                  <w:szCs w:val="22"/>
                </w:rPr>
                <w:t>5.37</w:t>
              </w:r>
            </w:ins>
          </w:p>
        </w:tc>
        <w:tc>
          <w:tcPr>
            <w:tcW w:w="1240" w:type="dxa"/>
            <w:vAlign w:val="bottom"/>
          </w:tcPr>
          <w:p w14:paraId="52141AE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37" w:author="Author"/>
                <w:rFonts w:asciiTheme="minorHAnsi" w:hAnsiTheme="minorHAnsi" w:cstheme="minorHAnsi"/>
                <w:color w:val="000000"/>
                <w:sz w:val="22"/>
                <w:szCs w:val="22"/>
              </w:rPr>
            </w:pPr>
            <w:ins w:id="2438" w:author="Author">
              <w:r>
                <w:rPr>
                  <w:rFonts w:ascii="Calibri" w:hAnsi="Calibri" w:cs="Calibri"/>
                  <w:color w:val="000000"/>
                  <w:sz w:val="22"/>
                  <w:szCs w:val="22"/>
                </w:rPr>
                <w:t>98.98</w:t>
              </w:r>
            </w:ins>
          </w:p>
        </w:tc>
        <w:tc>
          <w:tcPr>
            <w:tcW w:w="886" w:type="dxa"/>
            <w:vAlign w:val="bottom"/>
          </w:tcPr>
          <w:p w14:paraId="685A04F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39" w:author="Author"/>
                <w:rFonts w:asciiTheme="minorHAnsi" w:hAnsiTheme="minorHAnsi" w:cstheme="minorHAnsi"/>
                <w:color w:val="000000"/>
                <w:sz w:val="22"/>
                <w:szCs w:val="22"/>
              </w:rPr>
            </w:pPr>
            <w:ins w:id="2440" w:author="Author">
              <w:r>
                <w:rPr>
                  <w:rFonts w:ascii="Calibri" w:hAnsi="Calibri" w:cs="Calibri"/>
                  <w:color w:val="000000"/>
                  <w:sz w:val="22"/>
                  <w:szCs w:val="22"/>
                </w:rPr>
                <w:t>5.42</w:t>
              </w:r>
            </w:ins>
          </w:p>
        </w:tc>
        <w:tc>
          <w:tcPr>
            <w:tcW w:w="1240" w:type="dxa"/>
            <w:vAlign w:val="bottom"/>
          </w:tcPr>
          <w:p w14:paraId="607E204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41" w:author="Author"/>
                <w:rFonts w:asciiTheme="minorHAnsi" w:hAnsiTheme="minorHAnsi" w:cstheme="minorHAnsi"/>
                <w:color w:val="000000"/>
                <w:sz w:val="22"/>
                <w:szCs w:val="22"/>
              </w:rPr>
            </w:pPr>
            <w:ins w:id="2442" w:author="Author">
              <w:r>
                <w:rPr>
                  <w:rFonts w:ascii="Calibri" w:hAnsi="Calibri" w:cs="Calibri"/>
                  <w:color w:val="000000"/>
                  <w:sz w:val="22"/>
                  <w:szCs w:val="22"/>
                </w:rPr>
                <w:t>99.82</w:t>
              </w:r>
            </w:ins>
          </w:p>
        </w:tc>
      </w:tr>
      <w:tr w:rsidR="009E644C" w14:paraId="61E3E6F3" w14:textId="77777777" w:rsidTr="009E3B89">
        <w:trPr>
          <w:trHeight w:val="282"/>
          <w:ins w:id="244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C3F9AD9" w14:textId="77777777" w:rsidR="009E644C" w:rsidRDefault="009E644C" w:rsidP="009E3B89">
            <w:pPr>
              <w:rPr>
                <w:ins w:id="2444" w:author="Author"/>
                <w:rFonts w:ascii="Calibri" w:hAnsi="Calibri" w:cs="Calibri"/>
                <w:b w:val="0"/>
                <w:bCs w:val="0"/>
                <w:color w:val="000000"/>
                <w:sz w:val="22"/>
                <w:szCs w:val="22"/>
              </w:rPr>
            </w:pPr>
            <w:ins w:id="2445" w:author="Author">
              <w:r>
                <w:rPr>
                  <w:rFonts w:ascii="Calibri" w:hAnsi="Calibri" w:cs="Calibri"/>
                  <w:b w:val="0"/>
                  <w:bCs w:val="0"/>
                  <w:color w:val="000000"/>
                  <w:sz w:val="22"/>
                  <w:szCs w:val="22"/>
                </w:rPr>
                <w:t>2368</w:t>
              </w:r>
            </w:ins>
          </w:p>
        </w:tc>
        <w:tc>
          <w:tcPr>
            <w:tcW w:w="851" w:type="dxa"/>
            <w:vAlign w:val="bottom"/>
          </w:tcPr>
          <w:p w14:paraId="3F2442E2"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46" w:author="Author"/>
                <w:rFonts w:asciiTheme="minorHAnsi" w:hAnsiTheme="minorHAnsi" w:cstheme="minorHAnsi"/>
                <w:color w:val="000000"/>
                <w:sz w:val="22"/>
                <w:szCs w:val="22"/>
              </w:rPr>
            </w:pPr>
            <w:ins w:id="2447" w:author="Author">
              <w:r>
                <w:rPr>
                  <w:rFonts w:ascii="Calibri" w:hAnsi="Calibri" w:cs="Calibri"/>
                  <w:color w:val="000000"/>
                  <w:sz w:val="22"/>
                  <w:szCs w:val="22"/>
                </w:rPr>
                <w:t>5.23</w:t>
              </w:r>
            </w:ins>
          </w:p>
        </w:tc>
        <w:tc>
          <w:tcPr>
            <w:tcW w:w="1240" w:type="dxa"/>
            <w:vAlign w:val="bottom"/>
          </w:tcPr>
          <w:p w14:paraId="6D26BFF3"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48" w:author="Author"/>
                <w:rFonts w:asciiTheme="minorHAnsi" w:hAnsiTheme="minorHAnsi" w:cstheme="minorHAnsi"/>
                <w:color w:val="000000"/>
                <w:sz w:val="22"/>
                <w:szCs w:val="22"/>
              </w:rPr>
            </w:pPr>
            <w:ins w:id="2449" w:author="Author">
              <w:r>
                <w:rPr>
                  <w:rFonts w:ascii="Calibri" w:hAnsi="Calibri" w:cs="Calibri"/>
                  <w:color w:val="000000"/>
                  <w:sz w:val="22"/>
                  <w:szCs w:val="22"/>
                </w:rPr>
                <w:t>99.14</w:t>
              </w:r>
            </w:ins>
          </w:p>
        </w:tc>
        <w:tc>
          <w:tcPr>
            <w:tcW w:w="851" w:type="dxa"/>
            <w:vAlign w:val="bottom"/>
          </w:tcPr>
          <w:p w14:paraId="029EC40B"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50" w:author="Author"/>
                <w:rFonts w:asciiTheme="minorHAnsi" w:hAnsiTheme="minorHAnsi" w:cstheme="minorHAnsi"/>
                <w:color w:val="000000"/>
                <w:sz w:val="22"/>
                <w:szCs w:val="22"/>
              </w:rPr>
            </w:pPr>
            <w:ins w:id="2451" w:author="Author">
              <w:r>
                <w:rPr>
                  <w:rFonts w:ascii="Calibri" w:hAnsi="Calibri" w:cs="Calibri"/>
                  <w:color w:val="000000"/>
                  <w:sz w:val="22"/>
                  <w:szCs w:val="22"/>
                </w:rPr>
                <w:t>5.19</w:t>
              </w:r>
            </w:ins>
          </w:p>
        </w:tc>
        <w:tc>
          <w:tcPr>
            <w:tcW w:w="1240" w:type="dxa"/>
            <w:vAlign w:val="bottom"/>
          </w:tcPr>
          <w:p w14:paraId="1FD389B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52" w:author="Author"/>
                <w:rFonts w:asciiTheme="minorHAnsi" w:hAnsiTheme="minorHAnsi" w:cstheme="minorHAnsi"/>
                <w:color w:val="000000"/>
                <w:sz w:val="22"/>
                <w:szCs w:val="22"/>
              </w:rPr>
            </w:pPr>
            <w:ins w:id="2453" w:author="Author">
              <w:r>
                <w:rPr>
                  <w:rFonts w:ascii="Calibri" w:hAnsi="Calibri" w:cs="Calibri"/>
                  <w:color w:val="000000"/>
                  <w:sz w:val="22"/>
                  <w:szCs w:val="22"/>
                </w:rPr>
                <w:t>98.32</w:t>
              </w:r>
            </w:ins>
          </w:p>
        </w:tc>
        <w:tc>
          <w:tcPr>
            <w:tcW w:w="886" w:type="dxa"/>
            <w:vAlign w:val="bottom"/>
          </w:tcPr>
          <w:p w14:paraId="1157731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54" w:author="Author"/>
                <w:rFonts w:asciiTheme="minorHAnsi" w:hAnsiTheme="minorHAnsi" w:cstheme="minorHAnsi"/>
                <w:color w:val="000000"/>
                <w:sz w:val="22"/>
                <w:szCs w:val="22"/>
              </w:rPr>
            </w:pPr>
            <w:ins w:id="2455" w:author="Author">
              <w:r>
                <w:rPr>
                  <w:rFonts w:ascii="Calibri" w:hAnsi="Calibri" w:cs="Calibri"/>
                  <w:color w:val="000000"/>
                  <w:sz w:val="22"/>
                  <w:szCs w:val="22"/>
                </w:rPr>
                <w:t>5.19</w:t>
              </w:r>
            </w:ins>
          </w:p>
        </w:tc>
        <w:tc>
          <w:tcPr>
            <w:tcW w:w="1240" w:type="dxa"/>
            <w:vAlign w:val="bottom"/>
          </w:tcPr>
          <w:p w14:paraId="62E75E5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56" w:author="Author"/>
                <w:rFonts w:asciiTheme="minorHAnsi" w:hAnsiTheme="minorHAnsi" w:cstheme="minorHAnsi"/>
                <w:color w:val="000000"/>
                <w:sz w:val="22"/>
                <w:szCs w:val="22"/>
              </w:rPr>
            </w:pPr>
            <w:ins w:id="2457" w:author="Author">
              <w:r>
                <w:rPr>
                  <w:rFonts w:ascii="Calibri" w:hAnsi="Calibri" w:cs="Calibri"/>
                  <w:color w:val="000000"/>
                  <w:sz w:val="22"/>
                  <w:szCs w:val="22"/>
                </w:rPr>
                <w:t>98.24</w:t>
              </w:r>
            </w:ins>
          </w:p>
        </w:tc>
        <w:tc>
          <w:tcPr>
            <w:tcW w:w="886" w:type="dxa"/>
            <w:vAlign w:val="bottom"/>
          </w:tcPr>
          <w:p w14:paraId="611B551F"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58" w:author="Author"/>
                <w:rFonts w:asciiTheme="minorHAnsi" w:hAnsiTheme="minorHAnsi" w:cstheme="minorHAnsi"/>
                <w:color w:val="000000"/>
                <w:sz w:val="22"/>
                <w:szCs w:val="22"/>
              </w:rPr>
            </w:pPr>
            <w:ins w:id="2459" w:author="Author">
              <w:r>
                <w:rPr>
                  <w:rFonts w:ascii="Calibri" w:hAnsi="Calibri" w:cs="Calibri"/>
                  <w:color w:val="000000"/>
                  <w:sz w:val="22"/>
                  <w:szCs w:val="22"/>
                </w:rPr>
                <w:t>5.24</w:t>
              </w:r>
            </w:ins>
          </w:p>
        </w:tc>
        <w:tc>
          <w:tcPr>
            <w:tcW w:w="1240" w:type="dxa"/>
            <w:vAlign w:val="bottom"/>
          </w:tcPr>
          <w:p w14:paraId="709D6977"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60" w:author="Author"/>
                <w:rFonts w:asciiTheme="minorHAnsi" w:hAnsiTheme="minorHAnsi" w:cstheme="minorHAnsi"/>
                <w:color w:val="000000"/>
                <w:sz w:val="22"/>
                <w:szCs w:val="22"/>
              </w:rPr>
            </w:pPr>
            <w:ins w:id="2461" w:author="Author">
              <w:r>
                <w:rPr>
                  <w:rFonts w:ascii="Calibri" w:hAnsi="Calibri" w:cs="Calibri"/>
                  <w:color w:val="000000"/>
                  <w:sz w:val="22"/>
                  <w:szCs w:val="22"/>
                </w:rPr>
                <w:t>99.20</w:t>
              </w:r>
            </w:ins>
          </w:p>
        </w:tc>
      </w:tr>
      <w:tr w:rsidR="009E644C" w14:paraId="6539F775" w14:textId="77777777" w:rsidTr="009E3B89">
        <w:trPr>
          <w:cnfStyle w:val="000000100000" w:firstRow="0" w:lastRow="0" w:firstColumn="0" w:lastColumn="0" w:oddVBand="0" w:evenVBand="0" w:oddHBand="1" w:evenHBand="0" w:firstRowFirstColumn="0" w:firstRowLastColumn="0" w:lastRowFirstColumn="0" w:lastRowLastColumn="0"/>
          <w:trHeight w:val="282"/>
          <w:ins w:id="246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F1FE7B1" w14:textId="77777777" w:rsidR="009E644C" w:rsidRDefault="009E644C" w:rsidP="009E3B89">
            <w:pPr>
              <w:rPr>
                <w:ins w:id="2463" w:author="Author"/>
                <w:rFonts w:ascii="Calibri" w:hAnsi="Calibri" w:cs="Calibri"/>
                <w:b w:val="0"/>
                <w:bCs w:val="0"/>
                <w:color w:val="000000"/>
                <w:sz w:val="22"/>
                <w:szCs w:val="22"/>
              </w:rPr>
            </w:pPr>
            <w:ins w:id="2464" w:author="Author">
              <w:r>
                <w:rPr>
                  <w:rFonts w:ascii="Calibri" w:hAnsi="Calibri" w:cs="Calibri"/>
                  <w:b w:val="0"/>
                  <w:bCs w:val="0"/>
                  <w:color w:val="000000"/>
                  <w:sz w:val="22"/>
                  <w:szCs w:val="22"/>
                </w:rPr>
                <w:lastRenderedPageBreak/>
                <w:t>2432</w:t>
              </w:r>
            </w:ins>
          </w:p>
        </w:tc>
        <w:tc>
          <w:tcPr>
            <w:tcW w:w="851" w:type="dxa"/>
            <w:vAlign w:val="bottom"/>
          </w:tcPr>
          <w:p w14:paraId="06087554"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65" w:author="Author"/>
                <w:rFonts w:asciiTheme="minorHAnsi" w:hAnsiTheme="minorHAnsi" w:cstheme="minorHAnsi"/>
                <w:color w:val="000000"/>
                <w:sz w:val="22"/>
                <w:szCs w:val="22"/>
              </w:rPr>
            </w:pPr>
            <w:ins w:id="2466" w:author="Author">
              <w:r>
                <w:rPr>
                  <w:rFonts w:ascii="Calibri" w:hAnsi="Calibri" w:cs="Calibri"/>
                  <w:color w:val="000000"/>
                  <w:sz w:val="22"/>
                  <w:szCs w:val="22"/>
                </w:rPr>
                <w:t>5.08</w:t>
              </w:r>
            </w:ins>
          </w:p>
        </w:tc>
        <w:tc>
          <w:tcPr>
            <w:tcW w:w="1240" w:type="dxa"/>
            <w:vAlign w:val="bottom"/>
          </w:tcPr>
          <w:p w14:paraId="0D89CD18"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67" w:author="Author"/>
                <w:rFonts w:asciiTheme="minorHAnsi" w:hAnsiTheme="minorHAnsi" w:cstheme="minorHAnsi"/>
                <w:color w:val="000000"/>
                <w:sz w:val="22"/>
                <w:szCs w:val="22"/>
              </w:rPr>
            </w:pPr>
            <w:ins w:id="2468" w:author="Author">
              <w:r>
                <w:rPr>
                  <w:rFonts w:ascii="Calibri" w:hAnsi="Calibri" w:cs="Calibri"/>
                  <w:color w:val="000000"/>
                  <w:sz w:val="22"/>
                  <w:szCs w:val="22"/>
                </w:rPr>
                <w:t>98.78</w:t>
              </w:r>
            </w:ins>
          </w:p>
        </w:tc>
        <w:tc>
          <w:tcPr>
            <w:tcW w:w="851" w:type="dxa"/>
            <w:vAlign w:val="bottom"/>
          </w:tcPr>
          <w:p w14:paraId="7A8DC05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69" w:author="Author"/>
                <w:rFonts w:asciiTheme="minorHAnsi" w:hAnsiTheme="minorHAnsi" w:cstheme="minorHAnsi"/>
                <w:color w:val="000000"/>
                <w:sz w:val="22"/>
                <w:szCs w:val="22"/>
              </w:rPr>
            </w:pPr>
            <w:ins w:id="2470" w:author="Author">
              <w:r>
                <w:rPr>
                  <w:rFonts w:ascii="Calibri" w:hAnsi="Calibri" w:cs="Calibri"/>
                  <w:color w:val="000000"/>
                  <w:sz w:val="22"/>
                  <w:szCs w:val="22"/>
                </w:rPr>
                <w:t>5.02</w:t>
              </w:r>
            </w:ins>
          </w:p>
        </w:tc>
        <w:tc>
          <w:tcPr>
            <w:tcW w:w="1240" w:type="dxa"/>
            <w:vAlign w:val="bottom"/>
          </w:tcPr>
          <w:p w14:paraId="2B18093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71" w:author="Author"/>
                <w:rFonts w:asciiTheme="minorHAnsi" w:hAnsiTheme="minorHAnsi" w:cstheme="minorHAnsi"/>
                <w:color w:val="000000"/>
                <w:sz w:val="22"/>
                <w:szCs w:val="22"/>
              </w:rPr>
            </w:pPr>
            <w:ins w:id="2472" w:author="Author">
              <w:r>
                <w:rPr>
                  <w:rFonts w:ascii="Calibri" w:hAnsi="Calibri" w:cs="Calibri"/>
                  <w:color w:val="000000"/>
                  <w:sz w:val="22"/>
                  <w:szCs w:val="22"/>
                </w:rPr>
                <w:t>97.74</w:t>
              </w:r>
            </w:ins>
          </w:p>
        </w:tc>
        <w:tc>
          <w:tcPr>
            <w:tcW w:w="886" w:type="dxa"/>
            <w:vAlign w:val="bottom"/>
          </w:tcPr>
          <w:p w14:paraId="54276850"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73" w:author="Author"/>
                <w:rFonts w:asciiTheme="minorHAnsi" w:hAnsiTheme="minorHAnsi" w:cstheme="minorHAnsi"/>
                <w:color w:val="000000"/>
                <w:sz w:val="22"/>
                <w:szCs w:val="22"/>
              </w:rPr>
            </w:pPr>
            <w:ins w:id="2474" w:author="Author">
              <w:r>
                <w:rPr>
                  <w:rFonts w:ascii="Calibri" w:hAnsi="Calibri" w:cs="Calibri"/>
                  <w:color w:val="000000"/>
                  <w:sz w:val="22"/>
                  <w:szCs w:val="22"/>
                </w:rPr>
                <w:t>5.02</w:t>
              </w:r>
            </w:ins>
          </w:p>
        </w:tc>
        <w:tc>
          <w:tcPr>
            <w:tcW w:w="1240" w:type="dxa"/>
            <w:vAlign w:val="bottom"/>
          </w:tcPr>
          <w:p w14:paraId="06D9A84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75" w:author="Author"/>
                <w:rFonts w:asciiTheme="minorHAnsi" w:hAnsiTheme="minorHAnsi" w:cstheme="minorHAnsi"/>
                <w:color w:val="000000"/>
                <w:sz w:val="22"/>
                <w:szCs w:val="22"/>
              </w:rPr>
            </w:pPr>
            <w:ins w:id="2476" w:author="Author">
              <w:r>
                <w:rPr>
                  <w:rFonts w:ascii="Calibri" w:hAnsi="Calibri" w:cs="Calibri"/>
                  <w:color w:val="000000"/>
                  <w:sz w:val="22"/>
                  <w:szCs w:val="22"/>
                </w:rPr>
                <w:t>97.71</w:t>
              </w:r>
            </w:ins>
          </w:p>
        </w:tc>
        <w:tc>
          <w:tcPr>
            <w:tcW w:w="886" w:type="dxa"/>
            <w:vAlign w:val="bottom"/>
          </w:tcPr>
          <w:p w14:paraId="6719256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77" w:author="Author"/>
                <w:rFonts w:asciiTheme="minorHAnsi" w:hAnsiTheme="minorHAnsi" w:cstheme="minorHAnsi"/>
                <w:color w:val="000000"/>
                <w:sz w:val="22"/>
                <w:szCs w:val="22"/>
              </w:rPr>
            </w:pPr>
            <w:ins w:id="2478" w:author="Author">
              <w:r>
                <w:rPr>
                  <w:rFonts w:ascii="Calibri" w:hAnsi="Calibri" w:cs="Calibri"/>
                  <w:color w:val="000000"/>
                  <w:sz w:val="22"/>
                  <w:szCs w:val="22"/>
                </w:rPr>
                <w:t>5.08</w:t>
              </w:r>
            </w:ins>
          </w:p>
        </w:tc>
        <w:tc>
          <w:tcPr>
            <w:tcW w:w="1240" w:type="dxa"/>
            <w:vAlign w:val="bottom"/>
          </w:tcPr>
          <w:p w14:paraId="4ABD8F94"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79" w:author="Author"/>
                <w:rFonts w:asciiTheme="minorHAnsi" w:hAnsiTheme="minorHAnsi" w:cstheme="minorHAnsi"/>
                <w:color w:val="000000"/>
                <w:sz w:val="22"/>
                <w:szCs w:val="22"/>
              </w:rPr>
            </w:pPr>
            <w:ins w:id="2480" w:author="Author">
              <w:r>
                <w:rPr>
                  <w:rFonts w:ascii="Calibri" w:hAnsi="Calibri" w:cs="Calibri"/>
                  <w:color w:val="000000"/>
                  <w:sz w:val="22"/>
                  <w:szCs w:val="22"/>
                </w:rPr>
                <w:t>98.83</w:t>
              </w:r>
            </w:ins>
          </w:p>
        </w:tc>
      </w:tr>
      <w:tr w:rsidR="009E644C" w14:paraId="5FF74813" w14:textId="77777777" w:rsidTr="009E3B89">
        <w:trPr>
          <w:trHeight w:val="282"/>
          <w:ins w:id="248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BD72369" w14:textId="77777777" w:rsidR="009E644C" w:rsidRDefault="009E644C" w:rsidP="009E3B89">
            <w:pPr>
              <w:rPr>
                <w:ins w:id="2482" w:author="Author"/>
                <w:rFonts w:ascii="Calibri" w:hAnsi="Calibri" w:cs="Calibri"/>
                <w:b w:val="0"/>
                <w:bCs w:val="0"/>
                <w:color w:val="000000"/>
                <w:sz w:val="22"/>
                <w:szCs w:val="22"/>
              </w:rPr>
            </w:pPr>
            <w:ins w:id="2483" w:author="Author">
              <w:r>
                <w:rPr>
                  <w:rFonts w:ascii="Calibri" w:hAnsi="Calibri" w:cs="Calibri"/>
                  <w:b w:val="0"/>
                  <w:bCs w:val="0"/>
                  <w:color w:val="000000"/>
                  <w:sz w:val="22"/>
                  <w:szCs w:val="22"/>
                </w:rPr>
                <w:t>2496</w:t>
              </w:r>
            </w:ins>
          </w:p>
        </w:tc>
        <w:tc>
          <w:tcPr>
            <w:tcW w:w="851" w:type="dxa"/>
            <w:vAlign w:val="bottom"/>
          </w:tcPr>
          <w:p w14:paraId="0776602B"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84" w:author="Author"/>
                <w:rFonts w:asciiTheme="minorHAnsi" w:hAnsiTheme="minorHAnsi" w:cstheme="minorHAnsi"/>
                <w:color w:val="000000"/>
                <w:sz w:val="22"/>
                <w:szCs w:val="22"/>
              </w:rPr>
            </w:pPr>
            <w:ins w:id="2485" w:author="Author">
              <w:r>
                <w:rPr>
                  <w:rFonts w:ascii="Calibri" w:hAnsi="Calibri" w:cs="Calibri"/>
                  <w:color w:val="000000"/>
                  <w:sz w:val="22"/>
                  <w:szCs w:val="22"/>
                </w:rPr>
                <w:t>4.95</w:t>
              </w:r>
            </w:ins>
          </w:p>
        </w:tc>
        <w:tc>
          <w:tcPr>
            <w:tcW w:w="1240" w:type="dxa"/>
            <w:vAlign w:val="bottom"/>
          </w:tcPr>
          <w:p w14:paraId="6354102F"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86" w:author="Author"/>
                <w:rFonts w:asciiTheme="minorHAnsi" w:hAnsiTheme="minorHAnsi" w:cstheme="minorHAnsi"/>
                <w:color w:val="000000"/>
                <w:sz w:val="22"/>
                <w:szCs w:val="22"/>
              </w:rPr>
            </w:pPr>
            <w:ins w:id="2487" w:author="Author">
              <w:r>
                <w:rPr>
                  <w:rFonts w:ascii="Calibri" w:hAnsi="Calibri" w:cs="Calibri"/>
                  <w:color w:val="000000"/>
                  <w:sz w:val="22"/>
                  <w:szCs w:val="22"/>
                </w:rPr>
                <w:t>98.83</w:t>
              </w:r>
            </w:ins>
          </w:p>
        </w:tc>
        <w:tc>
          <w:tcPr>
            <w:tcW w:w="851" w:type="dxa"/>
            <w:vAlign w:val="bottom"/>
          </w:tcPr>
          <w:p w14:paraId="2AFDCE9E"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88" w:author="Author"/>
                <w:rFonts w:asciiTheme="minorHAnsi" w:hAnsiTheme="minorHAnsi" w:cstheme="minorHAnsi"/>
                <w:color w:val="000000"/>
                <w:sz w:val="22"/>
                <w:szCs w:val="22"/>
              </w:rPr>
            </w:pPr>
            <w:ins w:id="2489" w:author="Author">
              <w:r>
                <w:rPr>
                  <w:rFonts w:ascii="Calibri" w:hAnsi="Calibri" w:cs="Calibri"/>
                  <w:color w:val="000000"/>
                  <w:sz w:val="22"/>
                  <w:szCs w:val="22"/>
                </w:rPr>
                <w:t>4.88</w:t>
              </w:r>
            </w:ins>
          </w:p>
        </w:tc>
        <w:tc>
          <w:tcPr>
            <w:tcW w:w="1240" w:type="dxa"/>
            <w:vAlign w:val="bottom"/>
          </w:tcPr>
          <w:p w14:paraId="65EC3A52"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90" w:author="Author"/>
                <w:rFonts w:asciiTheme="minorHAnsi" w:hAnsiTheme="minorHAnsi" w:cstheme="minorHAnsi"/>
                <w:color w:val="000000"/>
                <w:sz w:val="22"/>
                <w:szCs w:val="22"/>
              </w:rPr>
            </w:pPr>
            <w:ins w:id="2491" w:author="Author">
              <w:r>
                <w:rPr>
                  <w:rFonts w:ascii="Calibri" w:hAnsi="Calibri" w:cs="Calibri"/>
                  <w:color w:val="000000"/>
                  <w:sz w:val="22"/>
                  <w:szCs w:val="22"/>
                </w:rPr>
                <w:t>97.37</w:t>
              </w:r>
            </w:ins>
          </w:p>
        </w:tc>
        <w:tc>
          <w:tcPr>
            <w:tcW w:w="886" w:type="dxa"/>
            <w:vAlign w:val="bottom"/>
          </w:tcPr>
          <w:p w14:paraId="32863B1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92" w:author="Author"/>
                <w:rFonts w:asciiTheme="minorHAnsi" w:hAnsiTheme="minorHAnsi" w:cstheme="minorHAnsi"/>
                <w:color w:val="000000"/>
                <w:sz w:val="22"/>
                <w:szCs w:val="22"/>
              </w:rPr>
            </w:pPr>
            <w:ins w:id="2493" w:author="Author">
              <w:r>
                <w:rPr>
                  <w:rFonts w:ascii="Calibri" w:hAnsi="Calibri" w:cs="Calibri"/>
                  <w:color w:val="000000"/>
                  <w:sz w:val="22"/>
                  <w:szCs w:val="22"/>
                </w:rPr>
                <w:t>4.87</w:t>
              </w:r>
            </w:ins>
          </w:p>
        </w:tc>
        <w:tc>
          <w:tcPr>
            <w:tcW w:w="1240" w:type="dxa"/>
            <w:vAlign w:val="bottom"/>
          </w:tcPr>
          <w:p w14:paraId="629609B8"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94" w:author="Author"/>
                <w:rFonts w:asciiTheme="minorHAnsi" w:hAnsiTheme="minorHAnsi" w:cstheme="minorHAnsi"/>
                <w:color w:val="000000"/>
                <w:sz w:val="22"/>
                <w:szCs w:val="22"/>
              </w:rPr>
            </w:pPr>
            <w:ins w:id="2495" w:author="Author">
              <w:r>
                <w:rPr>
                  <w:rFonts w:ascii="Calibri" w:hAnsi="Calibri" w:cs="Calibri"/>
                  <w:color w:val="000000"/>
                  <w:sz w:val="22"/>
                  <w:szCs w:val="22"/>
                </w:rPr>
                <w:t>97.25</w:t>
              </w:r>
            </w:ins>
          </w:p>
        </w:tc>
        <w:tc>
          <w:tcPr>
            <w:tcW w:w="886" w:type="dxa"/>
            <w:vAlign w:val="bottom"/>
          </w:tcPr>
          <w:p w14:paraId="30FFB74E"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96" w:author="Author"/>
                <w:rFonts w:asciiTheme="minorHAnsi" w:hAnsiTheme="minorHAnsi" w:cstheme="minorHAnsi"/>
                <w:color w:val="000000"/>
                <w:sz w:val="22"/>
                <w:szCs w:val="22"/>
              </w:rPr>
            </w:pPr>
            <w:ins w:id="2497" w:author="Author">
              <w:r>
                <w:rPr>
                  <w:rFonts w:ascii="Calibri" w:hAnsi="Calibri" w:cs="Calibri"/>
                  <w:color w:val="000000"/>
                  <w:sz w:val="22"/>
                  <w:szCs w:val="22"/>
                </w:rPr>
                <w:t>4.94</w:t>
              </w:r>
            </w:ins>
          </w:p>
        </w:tc>
        <w:tc>
          <w:tcPr>
            <w:tcW w:w="1240" w:type="dxa"/>
            <w:vAlign w:val="bottom"/>
          </w:tcPr>
          <w:p w14:paraId="5D27EE8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98" w:author="Author"/>
                <w:rFonts w:asciiTheme="minorHAnsi" w:hAnsiTheme="minorHAnsi" w:cstheme="minorHAnsi"/>
                <w:color w:val="000000"/>
                <w:sz w:val="22"/>
                <w:szCs w:val="22"/>
              </w:rPr>
            </w:pPr>
            <w:ins w:id="2499" w:author="Author">
              <w:r>
                <w:rPr>
                  <w:rFonts w:ascii="Calibri" w:hAnsi="Calibri" w:cs="Calibri"/>
                  <w:color w:val="000000"/>
                  <w:sz w:val="22"/>
                  <w:szCs w:val="22"/>
                </w:rPr>
                <w:t>98.56</w:t>
              </w:r>
            </w:ins>
          </w:p>
        </w:tc>
      </w:tr>
      <w:tr w:rsidR="009E644C" w14:paraId="683BAC0A" w14:textId="77777777" w:rsidTr="009E3B89">
        <w:trPr>
          <w:cnfStyle w:val="000000100000" w:firstRow="0" w:lastRow="0" w:firstColumn="0" w:lastColumn="0" w:oddVBand="0" w:evenVBand="0" w:oddHBand="1" w:evenHBand="0" w:firstRowFirstColumn="0" w:firstRowLastColumn="0" w:lastRowFirstColumn="0" w:lastRowLastColumn="0"/>
          <w:trHeight w:val="282"/>
          <w:ins w:id="250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C94EB3A" w14:textId="77777777" w:rsidR="009E644C" w:rsidRDefault="009E644C" w:rsidP="009E3B89">
            <w:pPr>
              <w:rPr>
                <w:ins w:id="2501" w:author="Author"/>
                <w:rFonts w:ascii="Calibri" w:hAnsi="Calibri" w:cs="Calibri"/>
                <w:b w:val="0"/>
                <w:bCs w:val="0"/>
                <w:color w:val="000000"/>
                <w:sz w:val="22"/>
                <w:szCs w:val="22"/>
              </w:rPr>
            </w:pPr>
            <w:ins w:id="2502" w:author="Author">
              <w:r>
                <w:rPr>
                  <w:rFonts w:ascii="Calibri" w:hAnsi="Calibri" w:cs="Calibri"/>
                  <w:b w:val="0"/>
                  <w:bCs w:val="0"/>
                  <w:color w:val="000000"/>
                  <w:sz w:val="22"/>
                  <w:szCs w:val="22"/>
                </w:rPr>
                <w:t>2560</w:t>
              </w:r>
            </w:ins>
          </w:p>
        </w:tc>
        <w:tc>
          <w:tcPr>
            <w:tcW w:w="851" w:type="dxa"/>
            <w:vAlign w:val="bottom"/>
          </w:tcPr>
          <w:p w14:paraId="6810E03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03" w:author="Author"/>
                <w:rFonts w:asciiTheme="minorHAnsi" w:hAnsiTheme="minorHAnsi" w:cstheme="minorHAnsi"/>
                <w:color w:val="000000"/>
                <w:sz w:val="22"/>
                <w:szCs w:val="22"/>
              </w:rPr>
            </w:pPr>
            <w:ins w:id="2504" w:author="Author">
              <w:r>
                <w:rPr>
                  <w:rFonts w:ascii="Calibri" w:hAnsi="Calibri" w:cs="Calibri"/>
                  <w:color w:val="000000"/>
                  <w:sz w:val="22"/>
                  <w:szCs w:val="22"/>
                </w:rPr>
                <w:t>4.81</w:t>
              </w:r>
            </w:ins>
          </w:p>
        </w:tc>
        <w:tc>
          <w:tcPr>
            <w:tcW w:w="1240" w:type="dxa"/>
            <w:vAlign w:val="bottom"/>
          </w:tcPr>
          <w:p w14:paraId="6A7791F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05" w:author="Author"/>
                <w:rFonts w:asciiTheme="minorHAnsi" w:hAnsiTheme="minorHAnsi" w:cstheme="minorHAnsi"/>
                <w:color w:val="000000"/>
                <w:sz w:val="22"/>
                <w:szCs w:val="22"/>
              </w:rPr>
            </w:pPr>
            <w:ins w:id="2506" w:author="Author">
              <w:r>
                <w:rPr>
                  <w:rFonts w:ascii="Calibri" w:hAnsi="Calibri" w:cs="Calibri"/>
                  <w:color w:val="000000"/>
                  <w:sz w:val="22"/>
                  <w:szCs w:val="22"/>
                </w:rPr>
                <w:t>98.56</w:t>
              </w:r>
            </w:ins>
          </w:p>
        </w:tc>
        <w:tc>
          <w:tcPr>
            <w:tcW w:w="851" w:type="dxa"/>
            <w:vAlign w:val="bottom"/>
          </w:tcPr>
          <w:p w14:paraId="0828DDE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07" w:author="Author"/>
                <w:rFonts w:asciiTheme="minorHAnsi" w:hAnsiTheme="minorHAnsi" w:cstheme="minorHAnsi"/>
                <w:color w:val="000000"/>
                <w:sz w:val="22"/>
                <w:szCs w:val="22"/>
              </w:rPr>
            </w:pPr>
            <w:ins w:id="2508" w:author="Author">
              <w:r>
                <w:rPr>
                  <w:rFonts w:ascii="Calibri" w:hAnsi="Calibri" w:cs="Calibri"/>
                  <w:color w:val="000000"/>
                  <w:sz w:val="22"/>
                  <w:szCs w:val="22"/>
                </w:rPr>
                <w:t>4.75</w:t>
              </w:r>
            </w:ins>
          </w:p>
        </w:tc>
        <w:tc>
          <w:tcPr>
            <w:tcW w:w="1240" w:type="dxa"/>
            <w:vAlign w:val="bottom"/>
          </w:tcPr>
          <w:p w14:paraId="22D66AF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09" w:author="Author"/>
                <w:rFonts w:asciiTheme="minorHAnsi" w:hAnsiTheme="minorHAnsi" w:cstheme="minorHAnsi"/>
                <w:color w:val="000000"/>
                <w:sz w:val="22"/>
                <w:szCs w:val="22"/>
              </w:rPr>
            </w:pPr>
            <w:ins w:id="2510" w:author="Author">
              <w:r>
                <w:rPr>
                  <w:rFonts w:ascii="Calibri" w:hAnsi="Calibri" w:cs="Calibri"/>
                  <w:color w:val="000000"/>
                  <w:sz w:val="22"/>
                  <w:szCs w:val="22"/>
                </w:rPr>
                <w:t>97.31</w:t>
              </w:r>
            </w:ins>
          </w:p>
        </w:tc>
        <w:tc>
          <w:tcPr>
            <w:tcW w:w="886" w:type="dxa"/>
            <w:vAlign w:val="bottom"/>
          </w:tcPr>
          <w:p w14:paraId="16D37E5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11" w:author="Author"/>
                <w:rFonts w:asciiTheme="minorHAnsi" w:hAnsiTheme="minorHAnsi" w:cstheme="minorHAnsi"/>
                <w:color w:val="000000"/>
                <w:sz w:val="22"/>
                <w:szCs w:val="22"/>
              </w:rPr>
            </w:pPr>
            <w:ins w:id="2512" w:author="Author">
              <w:r>
                <w:rPr>
                  <w:rFonts w:ascii="Calibri" w:hAnsi="Calibri" w:cs="Calibri"/>
                  <w:color w:val="000000"/>
                  <w:sz w:val="22"/>
                  <w:szCs w:val="22"/>
                </w:rPr>
                <w:t>4.75</w:t>
              </w:r>
            </w:ins>
          </w:p>
        </w:tc>
        <w:tc>
          <w:tcPr>
            <w:tcW w:w="1240" w:type="dxa"/>
            <w:vAlign w:val="bottom"/>
          </w:tcPr>
          <w:p w14:paraId="4AA1E6C8"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13" w:author="Author"/>
                <w:rFonts w:asciiTheme="minorHAnsi" w:hAnsiTheme="minorHAnsi" w:cstheme="minorHAnsi"/>
                <w:color w:val="000000"/>
                <w:sz w:val="22"/>
                <w:szCs w:val="22"/>
              </w:rPr>
            </w:pPr>
            <w:ins w:id="2514" w:author="Author">
              <w:r>
                <w:rPr>
                  <w:rFonts w:ascii="Calibri" w:hAnsi="Calibri" w:cs="Calibri"/>
                  <w:color w:val="000000"/>
                  <w:sz w:val="22"/>
                  <w:szCs w:val="22"/>
                </w:rPr>
                <w:t>97.19</w:t>
              </w:r>
            </w:ins>
          </w:p>
        </w:tc>
        <w:tc>
          <w:tcPr>
            <w:tcW w:w="886" w:type="dxa"/>
            <w:vAlign w:val="bottom"/>
          </w:tcPr>
          <w:p w14:paraId="401F5C1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15" w:author="Author"/>
                <w:rFonts w:asciiTheme="minorHAnsi" w:hAnsiTheme="minorHAnsi" w:cstheme="minorHAnsi"/>
                <w:color w:val="000000"/>
                <w:sz w:val="22"/>
                <w:szCs w:val="22"/>
              </w:rPr>
            </w:pPr>
            <w:ins w:id="2516" w:author="Author">
              <w:r>
                <w:rPr>
                  <w:rFonts w:ascii="Calibri" w:hAnsi="Calibri" w:cs="Calibri"/>
                  <w:color w:val="000000"/>
                  <w:sz w:val="22"/>
                  <w:szCs w:val="22"/>
                </w:rPr>
                <w:t>4.80</w:t>
              </w:r>
            </w:ins>
          </w:p>
        </w:tc>
        <w:tc>
          <w:tcPr>
            <w:tcW w:w="1240" w:type="dxa"/>
            <w:vAlign w:val="bottom"/>
          </w:tcPr>
          <w:p w14:paraId="0E1C2171"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17" w:author="Author"/>
                <w:rFonts w:asciiTheme="minorHAnsi" w:hAnsiTheme="minorHAnsi" w:cstheme="minorHAnsi"/>
                <w:color w:val="000000"/>
                <w:sz w:val="22"/>
                <w:szCs w:val="22"/>
              </w:rPr>
            </w:pPr>
            <w:ins w:id="2518" w:author="Author">
              <w:r>
                <w:rPr>
                  <w:rFonts w:ascii="Calibri" w:hAnsi="Calibri" w:cs="Calibri"/>
                  <w:color w:val="000000"/>
                  <w:sz w:val="22"/>
                  <w:szCs w:val="22"/>
                </w:rPr>
                <w:t>98.29</w:t>
              </w:r>
            </w:ins>
          </w:p>
        </w:tc>
      </w:tr>
      <w:tr w:rsidR="009E644C" w14:paraId="11F8740D" w14:textId="77777777" w:rsidTr="009E3B89">
        <w:trPr>
          <w:trHeight w:val="282"/>
          <w:ins w:id="251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443DA1E" w14:textId="77777777" w:rsidR="009E644C" w:rsidRDefault="009E644C" w:rsidP="009E3B89">
            <w:pPr>
              <w:rPr>
                <w:ins w:id="2520" w:author="Author"/>
                <w:rFonts w:ascii="Calibri" w:hAnsi="Calibri" w:cs="Calibri"/>
                <w:b w:val="0"/>
                <w:bCs w:val="0"/>
                <w:color w:val="000000"/>
                <w:sz w:val="22"/>
                <w:szCs w:val="22"/>
              </w:rPr>
            </w:pPr>
            <w:ins w:id="2521" w:author="Author">
              <w:r>
                <w:rPr>
                  <w:rFonts w:ascii="Calibri" w:hAnsi="Calibri" w:cs="Calibri"/>
                  <w:b w:val="0"/>
                  <w:bCs w:val="0"/>
                  <w:color w:val="000000"/>
                  <w:sz w:val="22"/>
                  <w:szCs w:val="22"/>
                </w:rPr>
                <w:t>2624</w:t>
              </w:r>
            </w:ins>
          </w:p>
        </w:tc>
        <w:tc>
          <w:tcPr>
            <w:tcW w:w="851" w:type="dxa"/>
            <w:vAlign w:val="bottom"/>
          </w:tcPr>
          <w:p w14:paraId="4A138C9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22" w:author="Author"/>
                <w:rFonts w:asciiTheme="minorHAnsi" w:hAnsiTheme="minorHAnsi" w:cstheme="minorHAnsi"/>
                <w:color w:val="000000"/>
                <w:sz w:val="22"/>
                <w:szCs w:val="22"/>
              </w:rPr>
            </w:pPr>
            <w:ins w:id="2523" w:author="Author">
              <w:r>
                <w:rPr>
                  <w:rFonts w:ascii="Calibri" w:hAnsi="Calibri" w:cs="Calibri"/>
                  <w:color w:val="000000"/>
                  <w:sz w:val="22"/>
                  <w:szCs w:val="22"/>
                </w:rPr>
                <w:t>4.71</w:t>
              </w:r>
            </w:ins>
          </w:p>
        </w:tc>
        <w:tc>
          <w:tcPr>
            <w:tcW w:w="1240" w:type="dxa"/>
            <w:vAlign w:val="bottom"/>
          </w:tcPr>
          <w:p w14:paraId="6B06231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24" w:author="Author"/>
                <w:rFonts w:asciiTheme="minorHAnsi" w:hAnsiTheme="minorHAnsi" w:cstheme="minorHAnsi"/>
                <w:color w:val="000000"/>
                <w:sz w:val="22"/>
                <w:szCs w:val="22"/>
              </w:rPr>
            </w:pPr>
            <w:ins w:id="2525" w:author="Author">
              <w:r>
                <w:rPr>
                  <w:rFonts w:ascii="Calibri" w:hAnsi="Calibri" w:cs="Calibri"/>
                  <w:color w:val="000000"/>
                  <w:sz w:val="22"/>
                  <w:szCs w:val="22"/>
                </w:rPr>
                <w:t>98.86</w:t>
              </w:r>
            </w:ins>
          </w:p>
        </w:tc>
        <w:tc>
          <w:tcPr>
            <w:tcW w:w="851" w:type="dxa"/>
            <w:vAlign w:val="bottom"/>
          </w:tcPr>
          <w:p w14:paraId="657D5B88"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26" w:author="Author"/>
                <w:rFonts w:asciiTheme="minorHAnsi" w:hAnsiTheme="minorHAnsi" w:cstheme="minorHAnsi"/>
                <w:color w:val="000000"/>
                <w:sz w:val="22"/>
                <w:szCs w:val="22"/>
              </w:rPr>
            </w:pPr>
            <w:ins w:id="2527" w:author="Author">
              <w:r>
                <w:rPr>
                  <w:rFonts w:ascii="Calibri" w:hAnsi="Calibri" w:cs="Calibri"/>
                  <w:color w:val="000000"/>
                  <w:sz w:val="22"/>
                  <w:szCs w:val="22"/>
                </w:rPr>
                <w:t>4.66</w:t>
              </w:r>
            </w:ins>
          </w:p>
        </w:tc>
        <w:tc>
          <w:tcPr>
            <w:tcW w:w="1240" w:type="dxa"/>
            <w:vAlign w:val="bottom"/>
          </w:tcPr>
          <w:p w14:paraId="152D6E83"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28" w:author="Author"/>
                <w:rFonts w:asciiTheme="minorHAnsi" w:hAnsiTheme="minorHAnsi" w:cstheme="minorHAnsi"/>
                <w:color w:val="000000"/>
                <w:sz w:val="22"/>
                <w:szCs w:val="22"/>
              </w:rPr>
            </w:pPr>
            <w:ins w:id="2529" w:author="Author">
              <w:r>
                <w:rPr>
                  <w:rFonts w:ascii="Calibri" w:hAnsi="Calibri" w:cs="Calibri"/>
                  <w:color w:val="000000"/>
                  <w:sz w:val="22"/>
                  <w:szCs w:val="22"/>
                </w:rPr>
                <w:t>97.74</w:t>
              </w:r>
            </w:ins>
          </w:p>
        </w:tc>
        <w:tc>
          <w:tcPr>
            <w:tcW w:w="886" w:type="dxa"/>
            <w:vAlign w:val="bottom"/>
          </w:tcPr>
          <w:p w14:paraId="0AF565F8"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30" w:author="Author"/>
                <w:rFonts w:asciiTheme="minorHAnsi" w:hAnsiTheme="minorHAnsi" w:cstheme="minorHAnsi"/>
                <w:color w:val="000000"/>
                <w:sz w:val="22"/>
                <w:szCs w:val="22"/>
              </w:rPr>
            </w:pPr>
            <w:ins w:id="2531" w:author="Author">
              <w:r>
                <w:rPr>
                  <w:rFonts w:ascii="Calibri" w:hAnsi="Calibri" w:cs="Calibri"/>
                  <w:color w:val="000000"/>
                  <w:sz w:val="22"/>
                  <w:szCs w:val="22"/>
                </w:rPr>
                <w:t>4.65</w:t>
              </w:r>
            </w:ins>
          </w:p>
        </w:tc>
        <w:tc>
          <w:tcPr>
            <w:tcW w:w="1240" w:type="dxa"/>
            <w:vAlign w:val="bottom"/>
          </w:tcPr>
          <w:p w14:paraId="03558E6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32" w:author="Author"/>
                <w:rFonts w:asciiTheme="minorHAnsi" w:hAnsiTheme="minorHAnsi" w:cstheme="minorHAnsi"/>
                <w:color w:val="000000"/>
                <w:sz w:val="22"/>
                <w:szCs w:val="22"/>
              </w:rPr>
            </w:pPr>
            <w:ins w:id="2533" w:author="Author">
              <w:r>
                <w:rPr>
                  <w:rFonts w:ascii="Calibri" w:hAnsi="Calibri" w:cs="Calibri"/>
                  <w:color w:val="000000"/>
                  <w:sz w:val="22"/>
                  <w:szCs w:val="22"/>
                </w:rPr>
                <w:t>97.64</w:t>
              </w:r>
            </w:ins>
          </w:p>
        </w:tc>
        <w:tc>
          <w:tcPr>
            <w:tcW w:w="886" w:type="dxa"/>
            <w:vAlign w:val="bottom"/>
          </w:tcPr>
          <w:p w14:paraId="044588F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34" w:author="Author"/>
                <w:rFonts w:asciiTheme="minorHAnsi" w:hAnsiTheme="minorHAnsi" w:cstheme="minorHAnsi"/>
                <w:color w:val="000000"/>
                <w:sz w:val="22"/>
                <w:szCs w:val="22"/>
              </w:rPr>
            </w:pPr>
            <w:ins w:id="2535" w:author="Author">
              <w:r>
                <w:rPr>
                  <w:rFonts w:ascii="Calibri" w:hAnsi="Calibri" w:cs="Calibri"/>
                  <w:color w:val="000000"/>
                  <w:sz w:val="22"/>
                  <w:szCs w:val="22"/>
                </w:rPr>
                <w:t>4.69</w:t>
              </w:r>
            </w:ins>
          </w:p>
        </w:tc>
        <w:tc>
          <w:tcPr>
            <w:tcW w:w="1240" w:type="dxa"/>
            <w:vAlign w:val="bottom"/>
          </w:tcPr>
          <w:p w14:paraId="7AA473B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36" w:author="Author"/>
                <w:rFonts w:asciiTheme="minorHAnsi" w:hAnsiTheme="minorHAnsi" w:cstheme="minorHAnsi"/>
                <w:color w:val="000000"/>
                <w:sz w:val="22"/>
                <w:szCs w:val="22"/>
              </w:rPr>
            </w:pPr>
            <w:ins w:id="2537" w:author="Author">
              <w:r>
                <w:rPr>
                  <w:rFonts w:ascii="Calibri" w:hAnsi="Calibri" w:cs="Calibri"/>
                  <w:color w:val="000000"/>
                  <w:sz w:val="22"/>
                  <w:szCs w:val="22"/>
                </w:rPr>
                <w:t>98.37</w:t>
              </w:r>
            </w:ins>
          </w:p>
        </w:tc>
      </w:tr>
      <w:tr w:rsidR="009E644C" w14:paraId="5CB145BB" w14:textId="77777777" w:rsidTr="009E3B89">
        <w:trPr>
          <w:cnfStyle w:val="000000100000" w:firstRow="0" w:lastRow="0" w:firstColumn="0" w:lastColumn="0" w:oddVBand="0" w:evenVBand="0" w:oddHBand="1" w:evenHBand="0" w:firstRowFirstColumn="0" w:firstRowLastColumn="0" w:lastRowFirstColumn="0" w:lastRowLastColumn="0"/>
          <w:trHeight w:val="282"/>
          <w:ins w:id="253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388C34F" w14:textId="77777777" w:rsidR="009E644C" w:rsidRDefault="009E644C" w:rsidP="009E3B89">
            <w:pPr>
              <w:rPr>
                <w:ins w:id="2539" w:author="Author"/>
                <w:rFonts w:ascii="Calibri" w:hAnsi="Calibri" w:cs="Calibri"/>
                <w:b w:val="0"/>
                <w:bCs w:val="0"/>
                <w:color w:val="000000"/>
                <w:sz w:val="22"/>
                <w:szCs w:val="22"/>
              </w:rPr>
            </w:pPr>
            <w:ins w:id="2540" w:author="Author">
              <w:r>
                <w:rPr>
                  <w:rFonts w:ascii="Calibri" w:hAnsi="Calibri" w:cs="Calibri"/>
                  <w:b w:val="0"/>
                  <w:bCs w:val="0"/>
                  <w:color w:val="000000"/>
                  <w:sz w:val="22"/>
                  <w:szCs w:val="22"/>
                </w:rPr>
                <w:t>2688</w:t>
              </w:r>
            </w:ins>
          </w:p>
        </w:tc>
        <w:tc>
          <w:tcPr>
            <w:tcW w:w="851" w:type="dxa"/>
            <w:vAlign w:val="bottom"/>
          </w:tcPr>
          <w:p w14:paraId="30B9641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41" w:author="Author"/>
                <w:rFonts w:asciiTheme="minorHAnsi" w:hAnsiTheme="minorHAnsi" w:cstheme="minorHAnsi"/>
                <w:color w:val="000000"/>
                <w:sz w:val="22"/>
                <w:szCs w:val="22"/>
              </w:rPr>
            </w:pPr>
            <w:ins w:id="2542" w:author="Author">
              <w:r>
                <w:rPr>
                  <w:rFonts w:ascii="Calibri" w:hAnsi="Calibri" w:cs="Calibri"/>
                  <w:color w:val="000000"/>
                  <w:sz w:val="22"/>
                  <w:szCs w:val="22"/>
                </w:rPr>
                <w:t>4.60</w:t>
              </w:r>
            </w:ins>
          </w:p>
        </w:tc>
        <w:tc>
          <w:tcPr>
            <w:tcW w:w="1240" w:type="dxa"/>
            <w:vAlign w:val="bottom"/>
          </w:tcPr>
          <w:p w14:paraId="5341E7F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43" w:author="Author"/>
                <w:rFonts w:asciiTheme="minorHAnsi" w:hAnsiTheme="minorHAnsi" w:cstheme="minorHAnsi"/>
                <w:color w:val="000000"/>
                <w:sz w:val="22"/>
                <w:szCs w:val="22"/>
              </w:rPr>
            </w:pPr>
            <w:ins w:id="2544" w:author="Author">
              <w:r>
                <w:rPr>
                  <w:rFonts w:ascii="Calibri" w:hAnsi="Calibri" w:cs="Calibri"/>
                  <w:color w:val="000000"/>
                  <w:sz w:val="22"/>
                  <w:szCs w:val="22"/>
                </w:rPr>
                <w:t>98.91</w:t>
              </w:r>
            </w:ins>
          </w:p>
        </w:tc>
        <w:tc>
          <w:tcPr>
            <w:tcW w:w="851" w:type="dxa"/>
            <w:vAlign w:val="bottom"/>
          </w:tcPr>
          <w:p w14:paraId="226D33F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45" w:author="Author"/>
                <w:rFonts w:asciiTheme="minorHAnsi" w:hAnsiTheme="minorHAnsi" w:cstheme="minorHAnsi"/>
                <w:color w:val="000000"/>
                <w:sz w:val="22"/>
                <w:szCs w:val="22"/>
              </w:rPr>
            </w:pPr>
            <w:ins w:id="2546" w:author="Author">
              <w:r>
                <w:rPr>
                  <w:rFonts w:ascii="Calibri" w:hAnsi="Calibri" w:cs="Calibri"/>
                  <w:color w:val="000000"/>
                  <w:sz w:val="22"/>
                  <w:szCs w:val="22"/>
                </w:rPr>
                <w:t>4.57</w:t>
              </w:r>
            </w:ins>
          </w:p>
        </w:tc>
        <w:tc>
          <w:tcPr>
            <w:tcW w:w="1240" w:type="dxa"/>
            <w:vAlign w:val="bottom"/>
          </w:tcPr>
          <w:p w14:paraId="526E816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47" w:author="Author"/>
                <w:rFonts w:asciiTheme="minorHAnsi" w:hAnsiTheme="minorHAnsi" w:cstheme="minorHAnsi"/>
                <w:color w:val="000000"/>
                <w:sz w:val="22"/>
                <w:szCs w:val="22"/>
              </w:rPr>
            </w:pPr>
            <w:ins w:id="2548" w:author="Author">
              <w:r>
                <w:rPr>
                  <w:rFonts w:ascii="Calibri" w:hAnsi="Calibri" w:cs="Calibri"/>
                  <w:color w:val="000000"/>
                  <w:sz w:val="22"/>
                  <w:szCs w:val="22"/>
                </w:rPr>
                <w:t>98.37</w:t>
              </w:r>
            </w:ins>
          </w:p>
        </w:tc>
        <w:tc>
          <w:tcPr>
            <w:tcW w:w="886" w:type="dxa"/>
            <w:vAlign w:val="bottom"/>
          </w:tcPr>
          <w:p w14:paraId="74668ED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49" w:author="Author"/>
                <w:rFonts w:asciiTheme="minorHAnsi" w:hAnsiTheme="minorHAnsi" w:cstheme="minorHAnsi"/>
                <w:color w:val="000000"/>
                <w:sz w:val="22"/>
                <w:szCs w:val="22"/>
              </w:rPr>
            </w:pPr>
            <w:ins w:id="2550" w:author="Author">
              <w:r>
                <w:rPr>
                  <w:rFonts w:ascii="Calibri" w:hAnsi="Calibri" w:cs="Calibri"/>
                  <w:color w:val="000000"/>
                  <w:sz w:val="22"/>
                  <w:szCs w:val="22"/>
                </w:rPr>
                <w:t>4.57</w:t>
              </w:r>
            </w:ins>
          </w:p>
        </w:tc>
        <w:tc>
          <w:tcPr>
            <w:tcW w:w="1240" w:type="dxa"/>
            <w:vAlign w:val="bottom"/>
          </w:tcPr>
          <w:p w14:paraId="1D82290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51" w:author="Author"/>
                <w:rFonts w:asciiTheme="minorHAnsi" w:hAnsiTheme="minorHAnsi" w:cstheme="minorHAnsi"/>
                <w:color w:val="000000"/>
                <w:sz w:val="22"/>
                <w:szCs w:val="22"/>
              </w:rPr>
            </w:pPr>
            <w:ins w:id="2552" w:author="Author">
              <w:r>
                <w:rPr>
                  <w:rFonts w:ascii="Calibri" w:hAnsi="Calibri" w:cs="Calibri"/>
                  <w:color w:val="000000"/>
                  <w:sz w:val="22"/>
                  <w:szCs w:val="22"/>
                </w:rPr>
                <w:t>98.27</w:t>
              </w:r>
            </w:ins>
          </w:p>
        </w:tc>
        <w:tc>
          <w:tcPr>
            <w:tcW w:w="886" w:type="dxa"/>
            <w:vAlign w:val="bottom"/>
          </w:tcPr>
          <w:p w14:paraId="256C5BB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53" w:author="Author"/>
                <w:rFonts w:asciiTheme="minorHAnsi" w:hAnsiTheme="minorHAnsi" w:cstheme="minorHAnsi"/>
                <w:color w:val="000000"/>
                <w:sz w:val="22"/>
                <w:szCs w:val="22"/>
              </w:rPr>
            </w:pPr>
            <w:ins w:id="2554" w:author="Author">
              <w:r>
                <w:rPr>
                  <w:rFonts w:ascii="Calibri" w:hAnsi="Calibri" w:cs="Calibri"/>
                  <w:color w:val="000000"/>
                  <w:sz w:val="22"/>
                  <w:szCs w:val="22"/>
                </w:rPr>
                <w:t>4.60</w:t>
              </w:r>
            </w:ins>
          </w:p>
        </w:tc>
        <w:tc>
          <w:tcPr>
            <w:tcW w:w="1240" w:type="dxa"/>
            <w:vAlign w:val="bottom"/>
          </w:tcPr>
          <w:p w14:paraId="490840F8"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55" w:author="Author"/>
                <w:rFonts w:asciiTheme="minorHAnsi" w:hAnsiTheme="minorHAnsi" w:cstheme="minorHAnsi"/>
                <w:color w:val="000000"/>
                <w:sz w:val="22"/>
                <w:szCs w:val="22"/>
              </w:rPr>
            </w:pPr>
            <w:ins w:id="2556" w:author="Author">
              <w:r>
                <w:rPr>
                  <w:rFonts w:ascii="Calibri" w:hAnsi="Calibri" w:cs="Calibri"/>
                  <w:color w:val="000000"/>
                  <w:sz w:val="22"/>
                  <w:szCs w:val="22"/>
                </w:rPr>
                <w:t>98.86</w:t>
              </w:r>
            </w:ins>
          </w:p>
        </w:tc>
      </w:tr>
      <w:tr w:rsidR="009E644C" w14:paraId="2794C6B4" w14:textId="77777777" w:rsidTr="009E3B89">
        <w:trPr>
          <w:trHeight w:val="282"/>
          <w:ins w:id="255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7CCF665" w14:textId="77777777" w:rsidR="009E644C" w:rsidRDefault="009E644C" w:rsidP="009E3B89">
            <w:pPr>
              <w:rPr>
                <w:ins w:id="2558" w:author="Author"/>
                <w:rFonts w:ascii="Calibri" w:hAnsi="Calibri" w:cs="Calibri"/>
                <w:b w:val="0"/>
                <w:bCs w:val="0"/>
                <w:color w:val="000000"/>
                <w:sz w:val="22"/>
                <w:szCs w:val="22"/>
              </w:rPr>
            </w:pPr>
            <w:ins w:id="2559" w:author="Author">
              <w:r>
                <w:rPr>
                  <w:rFonts w:ascii="Calibri" w:hAnsi="Calibri" w:cs="Calibri"/>
                  <w:b w:val="0"/>
                  <w:bCs w:val="0"/>
                  <w:color w:val="000000"/>
                  <w:sz w:val="22"/>
                  <w:szCs w:val="22"/>
                </w:rPr>
                <w:t>2752</w:t>
              </w:r>
            </w:ins>
          </w:p>
        </w:tc>
        <w:tc>
          <w:tcPr>
            <w:tcW w:w="851" w:type="dxa"/>
            <w:vAlign w:val="bottom"/>
          </w:tcPr>
          <w:p w14:paraId="2D1543E7"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60" w:author="Author"/>
                <w:rFonts w:asciiTheme="minorHAnsi" w:hAnsiTheme="minorHAnsi" w:cstheme="minorHAnsi"/>
                <w:color w:val="000000"/>
                <w:sz w:val="22"/>
                <w:szCs w:val="22"/>
              </w:rPr>
            </w:pPr>
            <w:ins w:id="2561" w:author="Author">
              <w:r>
                <w:rPr>
                  <w:rFonts w:ascii="Calibri" w:hAnsi="Calibri" w:cs="Calibri"/>
                  <w:color w:val="000000"/>
                  <w:sz w:val="22"/>
                  <w:szCs w:val="22"/>
                </w:rPr>
                <w:t>4.52</w:t>
              </w:r>
            </w:ins>
          </w:p>
        </w:tc>
        <w:tc>
          <w:tcPr>
            <w:tcW w:w="1240" w:type="dxa"/>
            <w:vAlign w:val="bottom"/>
          </w:tcPr>
          <w:p w14:paraId="23DACC23"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62" w:author="Author"/>
                <w:rFonts w:asciiTheme="minorHAnsi" w:hAnsiTheme="minorHAnsi" w:cstheme="minorHAnsi"/>
                <w:color w:val="000000"/>
                <w:sz w:val="22"/>
                <w:szCs w:val="22"/>
              </w:rPr>
            </w:pPr>
            <w:ins w:id="2563" w:author="Author">
              <w:r>
                <w:rPr>
                  <w:rFonts w:ascii="Calibri" w:hAnsi="Calibri" w:cs="Calibri"/>
                  <w:color w:val="000000"/>
                  <w:sz w:val="22"/>
                  <w:szCs w:val="22"/>
                </w:rPr>
                <w:t>99.50</w:t>
              </w:r>
            </w:ins>
          </w:p>
        </w:tc>
        <w:tc>
          <w:tcPr>
            <w:tcW w:w="851" w:type="dxa"/>
            <w:vAlign w:val="bottom"/>
          </w:tcPr>
          <w:p w14:paraId="1BD61EA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64" w:author="Author"/>
                <w:rFonts w:asciiTheme="minorHAnsi" w:hAnsiTheme="minorHAnsi" w:cstheme="minorHAnsi"/>
                <w:color w:val="000000"/>
                <w:sz w:val="22"/>
                <w:szCs w:val="22"/>
              </w:rPr>
            </w:pPr>
            <w:ins w:id="2565" w:author="Author">
              <w:r>
                <w:rPr>
                  <w:rFonts w:ascii="Calibri" w:hAnsi="Calibri" w:cs="Calibri"/>
                  <w:color w:val="000000"/>
                  <w:sz w:val="22"/>
                  <w:szCs w:val="22"/>
                </w:rPr>
                <w:t>4.52</w:t>
              </w:r>
            </w:ins>
          </w:p>
        </w:tc>
        <w:tc>
          <w:tcPr>
            <w:tcW w:w="1240" w:type="dxa"/>
            <w:vAlign w:val="bottom"/>
          </w:tcPr>
          <w:p w14:paraId="0063A306"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66" w:author="Author"/>
                <w:rFonts w:asciiTheme="minorHAnsi" w:hAnsiTheme="minorHAnsi" w:cstheme="minorHAnsi"/>
                <w:color w:val="000000"/>
                <w:sz w:val="22"/>
                <w:szCs w:val="22"/>
              </w:rPr>
            </w:pPr>
            <w:ins w:id="2567" w:author="Author">
              <w:r>
                <w:rPr>
                  <w:rFonts w:ascii="Calibri" w:hAnsi="Calibri" w:cs="Calibri"/>
                  <w:color w:val="000000"/>
                  <w:sz w:val="22"/>
                  <w:szCs w:val="22"/>
                </w:rPr>
                <w:t>99.42</w:t>
              </w:r>
            </w:ins>
          </w:p>
        </w:tc>
        <w:tc>
          <w:tcPr>
            <w:tcW w:w="886" w:type="dxa"/>
            <w:vAlign w:val="bottom"/>
          </w:tcPr>
          <w:p w14:paraId="0971DE4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68" w:author="Author"/>
                <w:rFonts w:asciiTheme="minorHAnsi" w:hAnsiTheme="minorHAnsi" w:cstheme="minorHAnsi"/>
                <w:color w:val="000000"/>
                <w:sz w:val="22"/>
                <w:szCs w:val="22"/>
              </w:rPr>
            </w:pPr>
            <w:ins w:id="2569" w:author="Author">
              <w:r>
                <w:rPr>
                  <w:rFonts w:ascii="Calibri" w:hAnsi="Calibri" w:cs="Calibri"/>
                  <w:color w:val="000000"/>
                  <w:sz w:val="22"/>
                  <w:szCs w:val="22"/>
                </w:rPr>
                <w:t>4.50</w:t>
              </w:r>
            </w:ins>
          </w:p>
        </w:tc>
        <w:tc>
          <w:tcPr>
            <w:tcW w:w="1240" w:type="dxa"/>
            <w:vAlign w:val="bottom"/>
          </w:tcPr>
          <w:p w14:paraId="7069B72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70" w:author="Author"/>
                <w:rFonts w:asciiTheme="minorHAnsi" w:hAnsiTheme="minorHAnsi" w:cstheme="minorHAnsi"/>
                <w:color w:val="000000"/>
                <w:sz w:val="22"/>
                <w:szCs w:val="22"/>
              </w:rPr>
            </w:pPr>
            <w:ins w:id="2571" w:author="Author">
              <w:r>
                <w:rPr>
                  <w:rFonts w:ascii="Calibri" w:hAnsi="Calibri" w:cs="Calibri"/>
                  <w:color w:val="000000"/>
                  <w:sz w:val="22"/>
                  <w:szCs w:val="22"/>
                </w:rPr>
                <w:t>99.10</w:t>
              </w:r>
            </w:ins>
          </w:p>
        </w:tc>
        <w:tc>
          <w:tcPr>
            <w:tcW w:w="886" w:type="dxa"/>
            <w:vAlign w:val="bottom"/>
          </w:tcPr>
          <w:p w14:paraId="22A4BF42"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72" w:author="Author"/>
                <w:rFonts w:asciiTheme="minorHAnsi" w:hAnsiTheme="minorHAnsi" w:cstheme="minorHAnsi"/>
                <w:color w:val="000000"/>
                <w:sz w:val="22"/>
                <w:szCs w:val="22"/>
              </w:rPr>
            </w:pPr>
            <w:ins w:id="2573" w:author="Author">
              <w:r>
                <w:rPr>
                  <w:rFonts w:ascii="Calibri" w:hAnsi="Calibri" w:cs="Calibri"/>
                  <w:color w:val="000000"/>
                  <w:sz w:val="22"/>
                  <w:szCs w:val="22"/>
                </w:rPr>
                <w:t>4.53</w:t>
              </w:r>
            </w:ins>
          </w:p>
        </w:tc>
        <w:tc>
          <w:tcPr>
            <w:tcW w:w="1240" w:type="dxa"/>
            <w:vAlign w:val="bottom"/>
          </w:tcPr>
          <w:p w14:paraId="254A1F0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74" w:author="Author"/>
                <w:rFonts w:asciiTheme="minorHAnsi" w:hAnsiTheme="minorHAnsi" w:cstheme="minorHAnsi"/>
                <w:color w:val="000000"/>
                <w:sz w:val="22"/>
                <w:szCs w:val="22"/>
              </w:rPr>
            </w:pPr>
            <w:ins w:id="2575" w:author="Author">
              <w:r>
                <w:rPr>
                  <w:rFonts w:ascii="Calibri" w:hAnsi="Calibri" w:cs="Calibri"/>
                  <w:color w:val="000000"/>
                  <w:sz w:val="22"/>
                  <w:szCs w:val="22"/>
                </w:rPr>
                <w:t>99.68</w:t>
              </w:r>
            </w:ins>
          </w:p>
        </w:tc>
      </w:tr>
      <w:tr w:rsidR="009E644C" w14:paraId="242064F2" w14:textId="77777777" w:rsidTr="009E3B89">
        <w:trPr>
          <w:cnfStyle w:val="000000100000" w:firstRow="0" w:lastRow="0" w:firstColumn="0" w:lastColumn="0" w:oddVBand="0" w:evenVBand="0" w:oddHBand="1" w:evenHBand="0" w:firstRowFirstColumn="0" w:firstRowLastColumn="0" w:lastRowFirstColumn="0" w:lastRowLastColumn="0"/>
          <w:trHeight w:val="282"/>
          <w:ins w:id="257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197B099" w14:textId="77777777" w:rsidR="009E644C" w:rsidRDefault="009E644C" w:rsidP="009E3B89">
            <w:pPr>
              <w:rPr>
                <w:ins w:id="2577" w:author="Author"/>
                <w:rFonts w:ascii="Calibri" w:hAnsi="Calibri" w:cs="Calibri"/>
                <w:b w:val="0"/>
                <w:bCs w:val="0"/>
                <w:color w:val="000000"/>
                <w:sz w:val="22"/>
                <w:szCs w:val="22"/>
              </w:rPr>
            </w:pPr>
            <w:ins w:id="2578" w:author="Author">
              <w:r>
                <w:rPr>
                  <w:rFonts w:ascii="Calibri" w:hAnsi="Calibri" w:cs="Calibri"/>
                  <w:b w:val="0"/>
                  <w:bCs w:val="0"/>
                  <w:color w:val="000000"/>
                  <w:sz w:val="22"/>
                  <w:szCs w:val="22"/>
                </w:rPr>
                <w:t>2816</w:t>
              </w:r>
            </w:ins>
          </w:p>
        </w:tc>
        <w:tc>
          <w:tcPr>
            <w:tcW w:w="851" w:type="dxa"/>
            <w:vAlign w:val="bottom"/>
          </w:tcPr>
          <w:p w14:paraId="035EA2D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79" w:author="Author"/>
                <w:rFonts w:asciiTheme="minorHAnsi" w:hAnsiTheme="minorHAnsi" w:cstheme="minorHAnsi"/>
                <w:color w:val="000000"/>
                <w:sz w:val="22"/>
                <w:szCs w:val="22"/>
              </w:rPr>
            </w:pPr>
            <w:ins w:id="2580" w:author="Author">
              <w:r>
                <w:rPr>
                  <w:rFonts w:ascii="Calibri" w:hAnsi="Calibri" w:cs="Calibri"/>
                  <w:color w:val="000000"/>
                  <w:sz w:val="22"/>
                  <w:szCs w:val="22"/>
                </w:rPr>
                <w:t>4.43</w:t>
              </w:r>
            </w:ins>
          </w:p>
        </w:tc>
        <w:tc>
          <w:tcPr>
            <w:tcW w:w="1240" w:type="dxa"/>
            <w:vAlign w:val="bottom"/>
          </w:tcPr>
          <w:p w14:paraId="6098FF78"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81" w:author="Author"/>
                <w:rFonts w:asciiTheme="minorHAnsi" w:hAnsiTheme="minorHAnsi" w:cstheme="minorHAnsi"/>
                <w:color w:val="000000"/>
                <w:sz w:val="22"/>
                <w:szCs w:val="22"/>
              </w:rPr>
            </w:pPr>
            <w:ins w:id="2582" w:author="Author">
              <w:r>
                <w:rPr>
                  <w:rFonts w:ascii="Calibri" w:hAnsi="Calibri" w:cs="Calibri"/>
                  <w:color w:val="000000"/>
                  <w:sz w:val="22"/>
                  <w:szCs w:val="22"/>
                </w:rPr>
                <w:t>99.82</w:t>
              </w:r>
            </w:ins>
          </w:p>
        </w:tc>
        <w:tc>
          <w:tcPr>
            <w:tcW w:w="851" w:type="dxa"/>
            <w:vAlign w:val="bottom"/>
          </w:tcPr>
          <w:p w14:paraId="688D8CB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83" w:author="Author"/>
                <w:rFonts w:asciiTheme="minorHAnsi" w:hAnsiTheme="minorHAnsi" w:cstheme="minorHAnsi"/>
                <w:color w:val="000000"/>
                <w:sz w:val="22"/>
                <w:szCs w:val="22"/>
              </w:rPr>
            </w:pPr>
            <w:ins w:id="2584" w:author="Author">
              <w:r>
                <w:rPr>
                  <w:rFonts w:ascii="Calibri" w:hAnsi="Calibri" w:cs="Calibri"/>
                  <w:color w:val="000000"/>
                  <w:sz w:val="22"/>
                  <w:szCs w:val="22"/>
                </w:rPr>
                <w:t>4.46</w:t>
              </w:r>
            </w:ins>
          </w:p>
        </w:tc>
        <w:tc>
          <w:tcPr>
            <w:tcW w:w="1240" w:type="dxa"/>
            <w:vAlign w:val="bottom"/>
          </w:tcPr>
          <w:p w14:paraId="195D08F4"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85" w:author="Author"/>
                <w:rFonts w:asciiTheme="minorHAnsi" w:hAnsiTheme="minorHAnsi" w:cstheme="minorHAnsi"/>
                <w:color w:val="000000"/>
                <w:sz w:val="22"/>
                <w:szCs w:val="22"/>
              </w:rPr>
            </w:pPr>
            <w:ins w:id="2586" w:author="Author">
              <w:r>
                <w:rPr>
                  <w:rFonts w:ascii="Calibri" w:hAnsi="Calibri" w:cs="Calibri"/>
                  <w:color w:val="000000"/>
                  <w:sz w:val="22"/>
                  <w:szCs w:val="22"/>
                </w:rPr>
                <w:t>100.54</w:t>
              </w:r>
            </w:ins>
          </w:p>
        </w:tc>
        <w:tc>
          <w:tcPr>
            <w:tcW w:w="886" w:type="dxa"/>
            <w:vAlign w:val="bottom"/>
          </w:tcPr>
          <w:p w14:paraId="212D2766"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87" w:author="Author"/>
                <w:rFonts w:asciiTheme="minorHAnsi" w:hAnsiTheme="minorHAnsi" w:cstheme="minorHAnsi"/>
                <w:color w:val="000000"/>
                <w:sz w:val="22"/>
                <w:szCs w:val="22"/>
              </w:rPr>
            </w:pPr>
            <w:ins w:id="2588" w:author="Author">
              <w:r>
                <w:rPr>
                  <w:rFonts w:ascii="Calibri" w:hAnsi="Calibri" w:cs="Calibri"/>
                  <w:color w:val="000000"/>
                  <w:sz w:val="22"/>
                  <w:szCs w:val="22"/>
                </w:rPr>
                <w:t>4.45</w:t>
              </w:r>
            </w:ins>
          </w:p>
        </w:tc>
        <w:tc>
          <w:tcPr>
            <w:tcW w:w="1240" w:type="dxa"/>
            <w:vAlign w:val="bottom"/>
          </w:tcPr>
          <w:p w14:paraId="5C4D34B7"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89" w:author="Author"/>
                <w:rFonts w:asciiTheme="minorHAnsi" w:hAnsiTheme="minorHAnsi" w:cstheme="minorHAnsi"/>
                <w:color w:val="000000"/>
                <w:sz w:val="22"/>
                <w:szCs w:val="22"/>
              </w:rPr>
            </w:pPr>
            <w:ins w:id="2590" w:author="Author">
              <w:r>
                <w:rPr>
                  <w:rFonts w:ascii="Calibri" w:hAnsi="Calibri" w:cs="Calibri"/>
                  <w:color w:val="000000"/>
                  <w:sz w:val="22"/>
                  <w:szCs w:val="22"/>
                </w:rPr>
                <w:t>100.25</w:t>
              </w:r>
            </w:ins>
          </w:p>
        </w:tc>
        <w:tc>
          <w:tcPr>
            <w:tcW w:w="886" w:type="dxa"/>
            <w:vAlign w:val="bottom"/>
          </w:tcPr>
          <w:p w14:paraId="18EC475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91" w:author="Author"/>
                <w:rFonts w:asciiTheme="minorHAnsi" w:hAnsiTheme="minorHAnsi" w:cstheme="minorHAnsi"/>
                <w:color w:val="000000"/>
                <w:sz w:val="22"/>
                <w:szCs w:val="22"/>
              </w:rPr>
            </w:pPr>
            <w:ins w:id="2592" w:author="Author">
              <w:r>
                <w:rPr>
                  <w:rFonts w:ascii="Calibri" w:hAnsi="Calibri" w:cs="Calibri"/>
                  <w:color w:val="000000"/>
                  <w:sz w:val="22"/>
                  <w:szCs w:val="22"/>
                </w:rPr>
                <w:t>4.48</w:t>
              </w:r>
            </w:ins>
          </w:p>
        </w:tc>
        <w:tc>
          <w:tcPr>
            <w:tcW w:w="1240" w:type="dxa"/>
            <w:vAlign w:val="bottom"/>
          </w:tcPr>
          <w:p w14:paraId="3B78CB6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93" w:author="Author"/>
                <w:rFonts w:asciiTheme="minorHAnsi" w:hAnsiTheme="minorHAnsi" w:cstheme="minorHAnsi"/>
                <w:color w:val="000000"/>
                <w:sz w:val="22"/>
                <w:szCs w:val="22"/>
              </w:rPr>
            </w:pPr>
            <w:ins w:id="2594" w:author="Author">
              <w:r>
                <w:rPr>
                  <w:rFonts w:ascii="Calibri" w:hAnsi="Calibri" w:cs="Calibri"/>
                  <w:color w:val="000000"/>
                  <w:sz w:val="22"/>
                  <w:szCs w:val="22"/>
                </w:rPr>
                <w:t>100.93</w:t>
              </w:r>
            </w:ins>
          </w:p>
        </w:tc>
      </w:tr>
      <w:tr w:rsidR="009E644C" w14:paraId="15EA6882" w14:textId="77777777" w:rsidTr="009E3B89">
        <w:trPr>
          <w:trHeight w:val="282"/>
          <w:ins w:id="259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9CD5DAD" w14:textId="77777777" w:rsidR="009E644C" w:rsidRDefault="009E644C" w:rsidP="009E3B89">
            <w:pPr>
              <w:rPr>
                <w:ins w:id="2596" w:author="Author"/>
                <w:rFonts w:ascii="Calibri" w:hAnsi="Calibri" w:cs="Calibri"/>
                <w:b w:val="0"/>
                <w:bCs w:val="0"/>
                <w:color w:val="000000"/>
                <w:sz w:val="22"/>
                <w:szCs w:val="22"/>
              </w:rPr>
            </w:pPr>
            <w:ins w:id="2597" w:author="Author">
              <w:r>
                <w:rPr>
                  <w:rFonts w:ascii="Calibri" w:hAnsi="Calibri" w:cs="Calibri"/>
                  <w:b w:val="0"/>
                  <w:bCs w:val="0"/>
                  <w:color w:val="000000"/>
                  <w:sz w:val="22"/>
                  <w:szCs w:val="22"/>
                </w:rPr>
                <w:t>2880</w:t>
              </w:r>
            </w:ins>
          </w:p>
        </w:tc>
        <w:tc>
          <w:tcPr>
            <w:tcW w:w="851" w:type="dxa"/>
            <w:vAlign w:val="bottom"/>
          </w:tcPr>
          <w:p w14:paraId="268F6D72"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98" w:author="Author"/>
                <w:rFonts w:asciiTheme="minorHAnsi" w:hAnsiTheme="minorHAnsi" w:cstheme="minorHAnsi"/>
                <w:color w:val="000000"/>
                <w:sz w:val="22"/>
                <w:szCs w:val="22"/>
              </w:rPr>
            </w:pPr>
            <w:ins w:id="2599" w:author="Author">
              <w:r>
                <w:rPr>
                  <w:rFonts w:ascii="Calibri" w:hAnsi="Calibri" w:cs="Calibri"/>
                  <w:color w:val="000000"/>
                  <w:sz w:val="22"/>
                  <w:szCs w:val="22"/>
                </w:rPr>
                <w:t>4.36</w:t>
              </w:r>
            </w:ins>
          </w:p>
        </w:tc>
        <w:tc>
          <w:tcPr>
            <w:tcW w:w="1240" w:type="dxa"/>
            <w:vAlign w:val="bottom"/>
          </w:tcPr>
          <w:p w14:paraId="67667FB6"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00" w:author="Author"/>
                <w:rFonts w:asciiTheme="minorHAnsi" w:hAnsiTheme="minorHAnsi" w:cstheme="minorHAnsi"/>
                <w:color w:val="000000"/>
                <w:sz w:val="22"/>
                <w:szCs w:val="22"/>
              </w:rPr>
            </w:pPr>
            <w:ins w:id="2601" w:author="Author">
              <w:r>
                <w:rPr>
                  <w:rFonts w:ascii="Calibri" w:hAnsi="Calibri" w:cs="Calibri"/>
                  <w:color w:val="000000"/>
                  <w:sz w:val="22"/>
                  <w:szCs w:val="22"/>
                </w:rPr>
                <w:t>100.36</w:t>
              </w:r>
            </w:ins>
          </w:p>
        </w:tc>
        <w:tc>
          <w:tcPr>
            <w:tcW w:w="851" w:type="dxa"/>
            <w:vAlign w:val="bottom"/>
          </w:tcPr>
          <w:p w14:paraId="623E4607"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02" w:author="Author"/>
                <w:rFonts w:asciiTheme="minorHAnsi" w:hAnsiTheme="minorHAnsi" w:cstheme="minorHAnsi"/>
                <w:color w:val="000000"/>
                <w:sz w:val="22"/>
                <w:szCs w:val="22"/>
              </w:rPr>
            </w:pPr>
            <w:ins w:id="2603" w:author="Author">
              <w:r>
                <w:rPr>
                  <w:rFonts w:ascii="Calibri" w:hAnsi="Calibri" w:cs="Calibri"/>
                  <w:color w:val="000000"/>
                  <w:sz w:val="22"/>
                  <w:szCs w:val="22"/>
                </w:rPr>
                <w:t>4.42</w:t>
              </w:r>
            </w:ins>
          </w:p>
        </w:tc>
        <w:tc>
          <w:tcPr>
            <w:tcW w:w="1240" w:type="dxa"/>
            <w:vAlign w:val="bottom"/>
          </w:tcPr>
          <w:p w14:paraId="0A115D61"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04" w:author="Author"/>
                <w:rFonts w:asciiTheme="minorHAnsi" w:hAnsiTheme="minorHAnsi" w:cstheme="minorHAnsi"/>
                <w:color w:val="000000"/>
                <w:sz w:val="22"/>
                <w:szCs w:val="22"/>
              </w:rPr>
            </w:pPr>
            <w:ins w:id="2605" w:author="Author">
              <w:r>
                <w:rPr>
                  <w:rFonts w:ascii="Calibri" w:hAnsi="Calibri" w:cs="Calibri"/>
                  <w:color w:val="000000"/>
                  <w:sz w:val="22"/>
                  <w:szCs w:val="22"/>
                </w:rPr>
                <w:t>101.79</w:t>
              </w:r>
            </w:ins>
          </w:p>
        </w:tc>
        <w:tc>
          <w:tcPr>
            <w:tcW w:w="886" w:type="dxa"/>
            <w:vAlign w:val="bottom"/>
          </w:tcPr>
          <w:p w14:paraId="5737F5C1"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06" w:author="Author"/>
                <w:rFonts w:asciiTheme="minorHAnsi" w:hAnsiTheme="minorHAnsi" w:cstheme="minorHAnsi"/>
                <w:color w:val="000000"/>
                <w:sz w:val="22"/>
                <w:szCs w:val="22"/>
              </w:rPr>
            </w:pPr>
            <w:ins w:id="2607" w:author="Author">
              <w:r>
                <w:rPr>
                  <w:rFonts w:ascii="Calibri" w:hAnsi="Calibri" w:cs="Calibri"/>
                  <w:color w:val="000000"/>
                  <w:sz w:val="22"/>
                  <w:szCs w:val="22"/>
                </w:rPr>
                <w:t>4.41</w:t>
              </w:r>
            </w:ins>
          </w:p>
        </w:tc>
        <w:tc>
          <w:tcPr>
            <w:tcW w:w="1240" w:type="dxa"/>
            <w:vAlign w:val="bottom"/>
          </w:tcPr>
          <w:p w14:paraId="18DBCAB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08" w:author="Author"/>
                <w:rFonts w:asciiTheme="minorHAnsi" w:hAnsiTheme="minorHAnsi" w:cstheme="minorHAnsi"/>
                <w:color w:val="000000"/>
                <w:sz w:val="22"/>
                <w:szCs w:val="22"/>
              </w:rPr>
            </w:pPr>
            <w:ins w:id="2609" w:author="Author">
              <w:r>
                <w:rPr>
                  <w:rFonts w:ascii="Calibri" w:hAnsi="Calibri" w:cs="Calibri"/>
                  <w:color w:val="000000"/>
                  <w:sz w:val="22"/>
                  <w:szCs w:val="22"/>
                </w:rPr>
                <w:t>101.50</w:t>
              </w:r>
            </w:ins>
          </w:p>
        </w:tc>
        <w:tc>
          <w:tcPr>
            <w:tcW w:w="886" w:type="dxa"/>
            <w:vAlign w:val="bottom"/>
          </w:tcPr>
          <w:p w14:paraId="42FC09D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10" w:author="Author"/>
                <w:rFonts w:asciiTheme="minorHAnsi" w:hAnsiTheme="minorHAnsi" w:cstheme="minorHAnsi"/>
                <w:color w:val="000000"/>
                <w:sz w:val="22"/>
                <w:szCs w:val="22"/>
              </w:rPr>
            </w:pPr>
            <w:ins w:id="2611" w:author="Author">
              <w:r>
                <w:rPr>
                  <w:rFonts w:ascii="Calibri" w:hAnsi="Calibri" w:cs="Calibri"/>
                  <w:color w:val="000000"/>
                  <w:sz w:val="22"/>
                  <w:szCs w:val="22"/>
                </w:rPr>
                <w:t>4.42</w:t>
              </w:r>
            </w:ins>
          </w:p>
        </w:tc>
        <w:tc>
          <w:tcPr>
            <w:tcW w:w="1240" w:type="dxa"/>
            <w:vAlign w:val="bottom"/>
          </w:tcPr>
          <w:p w14:paraId="5A1294F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12" w:author="Author"/>
                <w:rFonts w:asciiTheme="minorHAnsi" w:hAnsiTheme="minorHAnsi" w:cstheme="minorHAnsi"/>
                <w:color w:val="000000"/>
                <w:sz w:val="22"/>
                <w:szCs w:val="22"/>
              </w:rPr>
            </w:pPr>
            <w:ins w:id="2613" w:author="Author">
              <w:r>
                <w:rPr>
                  <w:rFonts w:ascii="Calibri" w:hAnsi="Calibri" w:cs="Calibri"/>
                  <w:color w:val="000000"/>
                  <w:sz w:val="22"/>
                  <w:szCs w:val="22"/>
                </w:rPr>
                <w:t>101.82</w:t>
              </w:r>
            </w:ins>
          </w:p>
        </w:tc>
      </w:tr>
      <w:tr w:rsidR="009E644C" w14:paraId="6E3AD382" w14:textId="77777777" w:rsidTr="009E3B89">
        <w:trPr>
          <w:cnfStyle w:val="000000100000" w:firstRow="0" w:lastRow="0" w:firstColumn="0" w:lastColumn="0" w:oddVBand="0" w:evenVBand="0" w:oddHBand="1" w:evenHBand="0" w:firstRowFirstColumn="0" w:firstRowLastColumn="0" w:lastRowFirstColumn="0" w:lastRowLastColumn="0"/>
          <w:trHeight w:val="282"/>
          <w:ins w:id="261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CB7F859" w14:textId="77777777" w:rsidR="009E644C" w:rsidRDefault="009E644C" w:rsidP="009E3B89">
            <w:pPr>
              <w:rPr>
                <w:ins w:id="2615" w:author="Author"/>
                <w:rFonts w:ascii="Calibri" w:hAnsi="Calibri" w:cs="Calibri"/>
                <w:b w:val="0"/>
                <w:bCs w:val="0"/>
                <w:color w:val="000000"/>
                <w:sz w:val="22"/>
                <w:szCs w:val="22"/>
              </w:rPr>
            </w:pPr>
            <w:ins w:id="2616" w:author="Author">
              <w:r>
                <w:rPr>
                  <w:rFonts w:ascii="Calibri" w:hAnsi="Calibri" w:cs="Calibri"/>
                  <w:b w:val="0"/>
                  <w:bCs w:val="0"/>
                  <w:color w:val="000000"/>
                  <w:sz w:val="22"/>
                  <w:szCs w:val="22"/>
                </w:rPr>
                <w:t>2944</w:t>
              </w:r>
            </w:ins>
          </w:p>
        </w:tc>
        <w:tc>
          <w:tcPr>
            <w:tcW w:w="851" w:type="dxa"/>
            <w:vAlign w:val="bottom"/>
          </w:tcPr>
          <w:p w14:paraId="18BF6638"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17" w:author="Author"/>
                <w:rFonts w:asciiTheme="minorHAnsi" w:hAnsiTheme="minorHAnsi" w:cstheme="minorHAnsi"/>
                <w:color w:val="000000"/>
                <w:sz w:val="22"/>
                <w:szCs w:val="22"/>
              </w:rPr>
            </w:pPr>
            <w:ins w:id="2618" w:author="Author">
              <w:r>
                <w:rPr>
                  <w:rFonts w:ascii="Calibri" w:hAnsi="Calibri" w:cs="Calibri"/>
                  <w:color w:val="000000"/>
                  <w:sz w:val="22"/>
                  <w:szCs w:val="22"/>
                </w:rPr>
                <w:t>4.28</w:t>
              </w:r>
            </w:ins>
          </w:p>
        </w:tc>
        <w:tc>
          <w:tcPr>
            <w:tcW w:w="1240" w:type="dxa"/>
            <w:vAlign w:val="bottom"/>
          </w:tcPr>
          <w:p w14:paraId="01C13DCD"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19" w:author="Author"/>
                <w:rFonts w:asciiTheme="minorHAnsi" w:hAnsiTheme="minorHAnsi" w:cstheme="minorHAnsi"/>
                <w:color w:val="000000"/>
                <w:sz w:val="22"/>
                <w:szCs w:val="22"/>
              </w:rPr>
            </w:pPr>
            <w:ins w:id="2620" w:author="Author">
              <w:r>
                <w:rPr>
                  <w:rFonts w:ascii="Calibri" w:hAnsi="Calibri" w:cs="Calibri"/>
                  <w:color w:val="000000"/>
                  <w:sz w:val="22"/>
                  <w:szCs w:val="22"/>
                </w:rPr>
                <w:t>100.70</w:t>
              </w:r>
            </w:ins>
          </w:p>
        </w:tc>
        <w:tc>
          <w:tcPr>
            <w:tcW w:w="851" w:type="dxa"/>
            <w:vAlign w:val="bottom"/>
          </w:tcPr>
          <w:p w14:paraId="6D6C919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21" w:author="Author"/>
                <w:rFonts w:asciiTheme="minorHAnsi" w:hAnsiTheme="minorHAnsi" w:cstheme="minorHAnsi"/>
                <w:color w:val="000000"/>
                <w:sz w:val="22"/>
                <w:szCs w:val="22"/>
              </w:rPr>
            </w:pPr>
            <w:ins w:id="2622" w:author="Author">
              <w:r>
                <w:rPr>
                  <w:rFonts w:ascii="Calibri" w:hAnsi="Calibri" w:cs="Calibri"/>
                  <w:color w:val="000000"/>
                  <w:sz w:val="22"/>
                  <w:szCs w:val="22"/>
                </w:rPr>
                <w:t>4.32</w:t>
              </w:r>
            </w:ins>
          </w:p>
        </w:tc>
        <w:tc>
          <w:tcPr>
            <w:tcW w:w="1240" w:type="dxa"/>
            <w:vAlign w:val="bottom"/>
          </w:tcPr>
          <w:p w14:paraId="7919A5C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23" w:author="Author"/>
                <w:rFonts w:asciiTheme="minorHAnsi" w:hAnsiTheme="minorHAnsi" w:cstheme="minorHAnsi"/>
                <w:color w:val="000000"/>
                <w:sz w:val="22"/>
                <w:szCs w:val="22"/>
              </w:rPr>
            </w:pPr>
            <w:ins w:id="2624" w:author="Author">
              <w:r>
                <w:rPr>
                  <w:rFonts w:ascii="Calibri" w:hAnsi="Calibri" w:cs="Calibri"/>
                  <w:color w:val="000000"/>
                  <w:sz w:val="22"/>
                  <w:szCs w:val="22"/>
                </w:rPr>
                <w:t>101.77</w:t>
              </w:r>
            </w:ins>
          </w:p>
        </w:tc>
        <w:tc>
          <w:tcPr>
            <w:tcW w:w="886" w:type="dxa"/>
            <w:vAlign w:val="bottom"/>
          </w:tcPr>
          <w:p w14:paraId="67F96096"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25" w:author="Author"/>
                <w:rFonts w:asciiTheme="minorHAnsi" w:hAnsiTheme="minorHAnsi" w:cstheme="minorHAnsi"/>
                <w:color w:val="000000"/>
                <w:sz w:val="22"/>
                <w:szCs w:val="22"/>
              </w:rPr>
            </w:pPr>
            <w:ins w:id="2626" w:author="Author">
              <w:r>
                <w:rPr>
                  <w:rFonts w:ascii="Calibri" w:hAnsi="Calibri" w:cs="Calibri"/>
                  <w:color w:val="000000"/>
                  <w:sz w:val="22"/>
                  <w:szCs w:val="22"/>
                </w:rPr>
                <w:t>4.32</w:t>
              </w:r>
            </w:ins>
          </w:p>
        </w:tc>
        <w:tc>
          <w:tcPr>
            <w:tcW w:w="1240" w:type="dxa"/>
            <w:vAlign w:val="bottom"/>
          </w:tcPr>
          <w:p w14:paraId="64FB5B97"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27" w:author="Author"/>
                <w:rFonts w:asciiTheme="minorHAnsi" w:hAnsiTheme="minorHAnsi" w:cstheme="minorHAnsi"/>
                <w:color w:val="000000"/>
                <w:sz w:val="22"/>
                <w:szCs w:val="22"/>
              </w:rPr>
            </w:pPr>
            <w:ins w:id="2628" w:author="Author">
              <w:r>
                <w:rPr>
                  <w:rFonts w:ascii="Calibri" w:hAnsi="Calibri" w:cs="Calibri"/>
                  <w:color w:val="000000"/>
                  <w:sz w:val="22"/>
                  <w:szCs w:val="22"/>
                </w:rPr>
                <w:t>101.77</w:t>
              </w:r>
            </w:ins>
          </w:p>
        </w:tc>
        <w:tc>
          <w:tcPr>
            <w:tcW w:w="886" w:type="dxa"/>
            <w:vAlign w:val="bottom"/>
          </w:tcPr>
          <w:p w14:paraId="19F5AEC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29" w:author="Author"/>
                <w:rFonts w:asciiTheme="minorHAnsi" w:hAnsiTheme="minorHAnsi" w:cstheme="minorHAnsi"/>
                <w:color w:val="000000"/>
                <w:sz w:val="22"/>
                <w:szCs w:val="22"/>
              </w:rPr>
            </w:pPr>
            <w:ins w:id="2630" w:author="Author">
              <w:r>
                <w:rPr>
                  <w:rFonts w:ascii="Calibri" w:hAnsi="Calibri" w:cs="Calibri"/>
                  <w:color w:val="000000"/>
                  <w:sz w:val="22"/>
                  <w:szCs w:val="22"/>
                </w:rPr>
                <w:t>4.33</w:t>
              </w:r>
            </w:ins>
          </w:p>
        </w:tc>
        <w:tc>
          <w:tcPr>
            <w:tcW w:w="1240" w:type="dxa"/>
            <w:vAlign w:val="bottom"/>
          </w:tcPr>
          <w:p w14:paraId="013F235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31" w:author="Author"/>
                <w:rFonts w:asciiTheme="minorHAnsi" w:hAnsiTheme="minorHAnsi" w:cstheme="minorHAnsi"/>
                <w:color w:val="000000"/>
                <w:sz w:val="22"/>
                <w:szCs w:val="22"/>
              </w:rPr>
            </w:pPr>
            <w:ins w:id="2632" w:author="Author">
              <w:r>
                <w:rPr>
                  <w:rFonts w:ascii="Calibri" w:hAnsi="Calibri" w:cs="Calibri"/>
                  <w:color w:val="000000"/>
                  <w:sz w:val="22"/>
                  <w:szCs w:val="22"/>
                </w:rPr>
                <w:t>101.95</w:t>
              </w:r>
            </w:ins>
          </w:p>
        </w:tc>
      </w:tr>
      <w:tr w:rsidR="009E644C" w14:paraId="41C391C0" w14:textId="77777777" w:rsidTr="009E3B89">
        <w:trPr>
          <w:trHeight w:val="282"/>
          <w:ins w:id="263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1D11072" w14:textId="77777777" w:rsidR="009E644C" w:rsidRDefault="009E644C" w:rsidP="009E3B89">
            <w:pPr>
              <w:rPr>
                <w:ins w:id="2634" w:author="Author"/>
                <w:rFonts w:ascii="Calibri" w:hAnsi="Calibri" w:cs="Calibri"/>
                <w:b w:val="0"/>
                <w:bCs w:val="0"/>
                <w:color w:val="000000"/>
                <w:sz w:val="22"/>
                <w:szCs w:val="22"/>
              </w:rPr>
            </w:pPr>
            <w:ins w:id="2635" w:author="Author">
              <w:r>
                <w:rPr>
                  <w:rFonts w:ascii="Calibri" w:hAnsi="Calibri" w:cs="Calibri"/>
                  <w:b w:val="0"/>
                  <w:bCs w:val="0"/>
                  <w:color w:val="000000"/>
                  <w:sz w:val="22"/>
                  <w:szCs w:val="22"/>
                </w:rPr>
                <w:t>3008</w:t>
              </w:r>
            </w:ins>
          </w:p>
        </w:tc>
        <w:tc>
          <w:tcPr>
            <w:tcW w:w="851" w:type="dxa"/>
            <w:vAlign w:val="bottom"/>
          </w:tcPr>
          <w:p w14:paraId="2C70D24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36" w:author="Author"/>
                <w:rFonts w:asciiTheme="minorHAnsi" w:hAnsiTheme="minorHAnsi" w:cstheme="minorHAnsi"/>
                <w:color w:val="000000"/>
                <w:sz w:val="22"/>
                <w:szCs w:val="22"/>
              </w:rPr>
            </w:pPr>
            <w:ins w:id="2637" w:author="Author">
              <w:r>
                <w:rPr>
                  <w:rFonts w:ascii="Calibri" w:hAnsi="Calibri" w:cs="Calibri"/>
                  <w:color w:val="000000"/>
                  <w:sz w:val="22"/>
                  <w:szCs w:val="22"/>
                </w:rPr>
                <w:t>4.20</w:t>
              </w:r>
            </w:ins>
          </w:p>
        </w:tc>
        <w:tc>
          <w:tcPr>
            <w:tcW w:w="1240" w:type="dxa"/>
            <w:vAlign w:val="bottom"/>
          </w:tcPr>
          <w:p w14:paraId="7F40116F"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38" w:author="Author"/>
                <w:rFonts w:asciiTheme="minorHAnsi" w:hAnsiTheme="minorHAnsi" w:cstheme="minorHAnsi"/>
                <w:color w:val="000000"/>
                <w:sz w:val="22"/>
                <w:szCs w:val="22"/>
              </w:rPr>
            </w:pPr>
            <w:ins w:id="2639" w:author="Author">
              <w:r>
                <w:rPr>
                  <w:rFonts w:ascii="Calibri" w:hAnsi="Calibri" w:cs="Calibri"/>
                  <w:color w:val="000000"/>
                  <w:sz w:val="22"/>
                  <w:szCs w:val="22"/>
                </w:rPr>
                <w:t>101.08</w:t>
              </w:r>
            </w:ins>
          </w:p>
        </w:tc>
        <w:tc>
          <w:tcPr>
            <w:tcW w:w="851" w:type="dxa"/>
            <w:vAlign w:val="bottom"/>
          </w:tcPr>
          <w:p w14:paraId="57E9C423"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40" w:author="Author"/>
                <w:rFonts w:asciiTheme="minorHAnsi" w:hAnsiTheme="minorHAnsi" w:cstheme="minorHAnsi"/>
                <w:color w:val="000000"/>
                <w:sz w:val="22"/>
                <w:szCs w:val="22"/>
              </w:rPr>
            </w:pPr>
            <w:ins w:id="2641" w:author="Author">
              <w:r>
                <w:rPr>
                  <w:rFonts w:ascii="Calibri" w:hAnsi="Calibri" w:cs="Calibri"/>
                  <w:color w:val="000000"/>
                  <w:sz w:val="22"/>
                  <w:szCs w:val="22"/>
                </w:rPr>
                <w:t>4.23</w:t>
              </w:r>
            </w:ins>
          </w:p>
        </w:tc>
        <w:tc>
          <w:tcPr>
            <w:tcW w:w="1240" w:type="dxa"/>
            <w:vAlign w:val="bottom"/>
          </w:tcPr>
          <w:p w14:paraId="3E165373"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42" w:author="Author"/>
                <w:rFonts w:asciiTheme="minorHAnsi" w:hAnsiTheme="minorHAnsi" w:cstheme="minorHAnsi"/>
                <w:color w:val="000000"/>
                <w:sz w:val="22"/>
                <w:szCs w:val="22"/>
              </w:rPr>
            </w:pPr>
            <w:ins w:id="2643" w:author="Author">
              <w:r>
                <w:rPr>
                  <w:rFonts w:ascii="Calibri" w:hAnsi="Calibri" w:cs="Calibri"/>
                  <w:color w:val="000000"/>
                  <w:sz w:val="22"/>
                  <w:szCs w:val="22"/>
                </w:rPr>
                <w:t>101.87</w:t>
              </w:r>
            </w:ins>
          </w:p>
        </w:tc>
        <w:tc>
          <w:tcPr>
            <w:tcW w:w="886" w:type="dxa"/>
            <w:vAlign w:val="bottom"/>
          </w:tcPr>
          <w:p w14:paraId="798C295B"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44" w:author="Author"/>
                <w:rFonts w:asciiTheme="minorHAnsi" w:hAnsiTheme="minorHAnsi" w:cstheme="minorHAnsi"/>
                <w:color w:val="000000"/>
                <w:sz w:val="22"/>
                <w:szCs w:val="22"/>
              </w:rPr>
            </w:pPr>
            <w:ins w:id="2645" w:author="Author">
              <w:r>
                <w:rPr>
                  <w:rFonts w:ascii="Calibri" w:hAnsi="Calibri" w:cs="Calibri"/>
                  <w:color w:val="000000"/>
                  <w:sz w:val="22"/>
                  <w:szCs w:val="22"/>
                </w:rPr>
                <w:t>4.23</w:t>
              </w:r>
            </w:ins>
          </w:p>
        </w:tc>
        <w:tc>
          <w:tcPr>
            <w:tcW w:w="1240" w:type="dxa"/>
            <w:vAlign w:val="bottom"/>
          </w:tcPr>
          <w:p w14:paraId="111B8C4F"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46" w:author="Author"/>
                <w:rFonts w:asciiTheme="minorHAnsi" w:hAnsiTheme="minorHAnsi" w:cstheme="minorHAnsi"/>
                <w:color w:val="000000"/>
                <w:sz w:val="22"/>
                <w:szCs w:val="22"/>
              </w:rPr>
            </w:pPr>
            <w:ins w:id="2647" w:author="Author">
              <w:r>
                <w:rPr>
                  <w:rFonts w:ascii="Calibri" w:hAnsi="Calibri" w:cs="Calibri"/>
                  <w:color w:val="000000"/>
                  <w:sz w:val="22"/>
                  <w:szCs w:val="22"/>
                </w:rPr>
                <w:t>101.89</w:t>
              </w:r>
            </w:ins>
          </w:p>
        </w:tc>
        <w:tc>
          <w:tcPr>
            <w:tcW w:w="886" w:type="dxa"/>
            <w:vAlign w:val="bottom"/>
          </w:tcPr>
          <w:p w14:paraId="68E27D1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48" w:author="Author"/>
                <w:rFonts w:asciiTheme="minorHAnsi" w:hAnsiTheme="minorHAnsi" w:cstheme="minorHAnsi"/>
                <w:color w:val="000000"/>
                <w:sz w:val="22"/>
                <w:szCs w:val="22"/>
              </w:rPr>
            </w:pPr>
            <w:ins w:id="2649" w:author="Author">
              <w:r>
                <w:rPr>
                  <w:rFonts w:ascii="Calibri" w:hAnsi="Calibri" w:cs="Calibri"/>
                  <w:color w:val="000000"/>
                  <w:sz w:val="22"/>
                  <w:szCs w:val="22"/>
                </w:rPr>
                <w:t>4.24</w:t>
              </w:r>
            </w:ins>
          </w:p>
        </w:tc>
        <w:tc>
          <w:tcPr>
            <w:tcW w:w="1240" w:type="dxa"/>
            <w:vAlign w:val="bottom"/>
          </w:tcPr>
          <w:p w14:paraId="53E63672"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50" w:author="Author"/>
                <w:rFonts w:asciiTheme="minorHAnsi" w:hAnsiTheme="minorHAnsi" w:cstheme="minorHAnsi"/>
                <w:color w:val="000000"/>
                <w:sz w:val="22"/>
                <w:szCs w:val="22"/>
              </w:rPr>
            </w:pPr>
            <w:ins w:id="2651" w:author="Author">
              <w:r>
                <w:rPr>
                  <w:rFonts w:ascii="Calibri" w:hAnsi="Calibri" w:cs="Calibri"/>
                  <w:color w:val="000000"/>
                  <w:sz w:val="22"/>
                  <w:szCs w:val="22"/>
                </w:rPr>
                <w:t>102.06</w:t>
              </w:r>
            </w:ins>
          </w:p>
        </w:tc>
      </w:tr>
      <w:tr w:rsidR="009E644C" w14:paraId="0B41F0E7" w14:textId="77777777" w:rsidTr="009E3B89">
        <w:trPr>
          <w:cnfStyle w:val="000000100000" w:firstRow="0" w:lastRow="0" w:firstColumn="0" w:lastColumn="0" w:oddVBand="0" w:evenVBand="0" w:oddHBand="1" w:evenHBand="0" w:firstRowFirstColumn="0" w:firstRowLastColumn="0" w:lastRowFirstColumn="0" w:lastRowLastColumn="0"/>
          <w:trHeight w:val="282"/>
          <w:ins w:id="265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6BB4088" w14:textId="77777777" w:rsidR="009E644C" w:rsidRDefault="009E644C" w:rsidP="009E3B89">
            <w:pPr>
              <w:rPr>
                <w:ins w:id="2653" w:author="Author"/>
                <w:rFonts w:ascii="Calibri" w:hAnsi="Calibri" w:cs="Calibri"/>
                <w:b w:val="0"/>
                <w:bCs w:val="0"/>
                <w:color w:val="000000"/>
                <w:sz w:val="22"/>
                <w:szCs w:val="22"/>
              </w:rPr>
            </w:pPr>
            <w:ins w:id="2654" w:author="Author">
              <w:r>
                <w:rPr>
                  <w:rFonts w:ascii="Calibri" w:hAnsi="Calibri" w:cs="Calibri"/>
                  <w:b w:val="0"/>
                  <w:bCs w:val="0"/>
                  <w:color w:val="000000"/>
                  <w:sz w:val="22"/>
                  <w:szCs w:val="22"/>
                </w:rPr>
                <w:t>3072</w:t>
              </w:r>
            </w:ins>
          </w:p>
        </w:tc>
        <w:tc>
          <w:tcPr>
            <w:tcW w:w="851" w:type="dxa"/>
            <w:vAlign w:val="bottom"/>
          </w:tcPr>
          <w:p w14:paraId="58A7435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55" w:author="Author"/>
                <w:rFonts w:asciiTheme="minorHAnsi" w:hAnsiTheme="minorHAnsi" w:cstheme="minorHAnsi"/>
                <w:color w:val="000000"/>
                <w:sz w:val="22"/>
                <w:szCs w:val="22"/>
              </w:rPr>
            </w:pPr>
            <w:ins w:id="2656" w:author="Author">
              <w:r>
                <w:rPr>
                  <w:rFonts w:ascii="Calibri" w:hAnsi="Calibri" w:cs="Calibri"/>
                  <w:color w:val="000000"/>
                  <w:sz w:val="22"/>
                  <w:szCs w:val="22"/>
                </w:rPr>
                <w:t>4.12</w:t>
              </w:r>
            </w:ins>
          </w:p>
        </w:tc>
        <w:tc>
          <w:tcPr>
            <w:tcW w:w="1240" w:type="dxa"/>
            <w:vAlign w:val="bottom"/>
          </w:tcPr>
          <w:p w14:paraId="23CF920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57" w:author="Author"/>
                <w:rFonts w:asciiTheme="minorHAnsi" w:hAnsiTheme="minorHAnsi" w:cstheme="minorHAnsi"/>
                <w:color w:val="000000"/>
                <w:sz w:val="22"/>
                <w:szCs w:val="22"/>
              </w:rPr>
            </w:pPr>
            <w:ins w:id="2658" w:author="Author">
              <w:r>
                <w:rPr>
                  <w:rFonts w:ascii="Calibri" w:hAnsi="Calibri" w:cs="Calibri"/>
                  <w:color w:val="000000"/>
                  <w:sz w:val="22"/>
                  <w:szCs w:val="22"/>
                </w:rPr>
                <w:t>101.24</w:t>
              </w:r>
            </w:ins>
          </w:p>
        </w:tc>
        <w:tc>
          <w:tcPr>
            <w:tcW w:w="851" w:type="dxa"/>
            <w:vAlign w:val="bottom"/>
          </w:tcPr>
          <w:p w14:paraId="6D2241E7"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59" w:author="Author"/>
                <w:rFonts w:asciiTheme="minorHAnsi" w:hAnsiTheme="minorHAnsi" w:cstheme="minorHAnsi"/>
                <w:color w:val="000000"/>
                <w:sz w:val="22"/>
                <w:szCs w:val="22"/>
              </w:rPr>
            </w:pPr>
            <w:ins w:id="2660" w:author="Author">
              <w:r>
                <w:rPr>
                  <w:rFonts w:ascii="Calibri" w:hAnsi="Calibri" w:cs="Calibri"/>
                  <w:color w:val="000000"/>
                  <w:sz w:val="22"/>
                  <w:szCs w:val="22"/>
                </w:rPr>
                <w:t>4.15</w:t>
              </w:r>
            </w:ins>
          </w:p>
        </w:tc>
        <w:tc>
          <w:tcPr>
            <w:tcW w:w="1240" w:type="dxa"/>
            <w:vAlign w:val="bottom"/>
          </w:tcPr>
          <w:p w14:paraId="56472491"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61" w:author="Author"/>
                <w:rFonts w:asciiTheme="minorHAnsi" w:hAnsiTheme="minorHAnsi" w:cstheme="minorHAnsi"/>
                <w:color w:val="000000"/>
                <w:sz w:val="22"/>
                <w:szCs w:val="22"/>
              </w:rPr>
            </w:pPr>
            <w:ins w:id="2662" w:author="Author">
              <w:r>
                <w:rPr>
                  <w:rFonts w:ascii="Calibri" w:hAnsi="Calibri" w:cs="Calibri"/>
                  <w:color w:val="000000"/>
                  <w:sz w:val="22"/>
                  <w:szCs w:val="22"/>
                </w:rPr>
                <w:t>101.97</w:t>
              </w:r>
            </w:ins>
          </w:p>
        </w:tc>
        <w:tc>
          <w:tcPr>
            <w:tcW w:w="886" w:type="dxa"/>
            <w:vAlign w:val="bottom"/>
          </w:tcPr>
          <w:p w14:paraId="0252AD04"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63" w:author="Author"/>
                <w:rFonts w:asciiTheme="minorHAnsi" w:hAnsiTheme="minorHAnsi" w:cstheme="minorHAnsi"/>
                <w:color w:val="000000"/>
                <w:sz w:val="22"/>
                <w:szCs w:val="22"/>
              </w:rPr>
            </w:pPr>
            <w:ins w:id="2664" w:author="Author">
              <w:r>
                <w:rPr>
                  <w:rFonts w:ascii="Calibri" w:hAnsi="Calibri" w:cs="Calibri"/>
                  <w:color w:val="000000"/>
                  <w:sz w:val="22"/>
                  <w:szCs w:val="22"/>
                </w:rPr>
                <w:t>4.15</w:t>
              </w:r>
            </w:ins>
          </w:p>
        </w:tc>
        <w:tc>
          <w:tcPr>
            <w:tcW w:w="1240" w:type="dxa"/>
            <w:vAlign w:val="bottom"/>
          </w:tcPr>
          <w:p w14:paraId="38C419D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65" w:author="Author"/>
                <w:rFonts w:asciiTheme="minorHAnsi" w:hAnsiTheme="minorHAnsi" w:cstheme="minorHAnsi"/>
                <w:color w:val="000000"/>
                <w:sz w:val="22"/>
                <w:szCs w:val="22"/>
              </w:rPr>
            </w:pPr>
            <w:ins w:id="2666" w:author="Author">
              <w:r>
                <w:rPr>
                  <w:rFonts w:ascii="Calibri" w:hAnsi="Calibri" w:cs="Calibri"/>
                  <w:color w:val="000000"/>
                  <w:sz w:val="22"/>
                  <w:szCs w:val="22"/>
                </w:rPr>
                <w:t>102.02</w:t>
              </w:r>
            </w:ins>
          </w:p>
        </w:tc>
        <w:tc>
          <w:tcPr>
            <w:tcW w:w="886" w:type="dxa"/>
            <w:vAlign w:val="bottom"/>
          </w:tcPr>
          <w:p w14:paraId="562121F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67" w:author="Author"/>
                <w:rFonts w:asciiTheme="minorHAnsi" w:hAnsiTheme="minorHAnsi" w:cstheme="minorHAnsi"/>
                <w:color w:val="000000"/>
                <w:sz w:val="22"/>
                <w:szCs w:val="22"/>
              </w:rPr>
            </w:pPr>
            <w:ins w:id="2668" w:author="Author">
              <w:r>
                <w:rPr>
                  <w:rFonts w:ascii="Calibri" w:hAnsi="Calibri" w:cs="Calibri"/>
                  <w:color w:val="000000"/>
                  <w:sz w:val="22"/>
                  <w:szCs w:val="22"/>
                </w:rPr>
                <w:t>4.16</w:t>
              </w:r>
            </w:ins>
          </w:p>
        </w:tc>
        <w:tc>
          <w:tcPr>
            <w:tcW w:w="1240" w:type="dxa"/>
            <w:vAlign w:val="bottom"/>
          </w:tcPr>
          <w:p w14:paraId="5020895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69" w:author="Author"/>
                <w:rFonts w:asciiTheme="minorHAnsi" w:hAnsiTheme="minorHAnsi" w:cstheme="minorHAnsi"/>
                <w:color w:val="000000"/>
                <w:sz w:val="22"/>
                <w:szCs w:val="22"/>
              </w:rPr>
            </w:pPr>
            <w:ins w:id="2670" w:author="Author">
              <w:r>
                <w:rPr>
                  <w:rFonts w:ascii="Calibri" w:hAnsi="Calibri" w:cs="Calibri"/>
                  <w:color w:val="000000"/>
                  <w:sz w:val="22"/>
                  <w:szCs w:val="22"/>
                </w:rPr>
                <w:t>102.18</w:t>
              </w:r>
            </w:ins>
          </w:p>
        </w:tc>
      </w:tr>
      <w:tr w:rsidR="009E644C" w14:paraId="72E75258" w14:textId="77777777" w:rsidTr="009E3B89">
        <w:trPr>
          <w:trHeight w:val="282"/>
          <w:ins w:id="267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BC39206" w14:textId="77777777" w:rsidR="009E644C" w:rsidRDefault="009E644C" w:rsidP="009E3B89">
            <w:pPr>
              <w:rPr>
                <w:ins w:id="2672" w:author="Author"/>
                <w:rFonts w:ascii="Calibri" w:hAnsi="Calibri" w:cs="Calibri"/>
                <w:b w:val="0"/>
                <w:bCs w:val="0"/>
                <w:color w:val="000000"/>
                <w:sz w:val="22"/>
                <w:szCs w:val="22"/>
              </w:rPr>
            </w:pPr>
            <w:ins w:id="2673" w:author="Author">
              <w:r>
                <w:rPr>
                  <w:rFonts w:ascii="Calibri" w:hAnsi="Calibri" w:cs="Calibri"/>
                  <w:b w:val="0"/>
                  <w:bCs w:val="0"/>
                  <w:color w:val="000000"/>
                  <w:sz w:val="22"/>
                  <w:szCs w:val="22"/>
                </w:rPr>
                <w:t>3136</w:t>
              </w:r>
            </w:ins>
          </w:p>
        </w:tc>
        <w:tc>
          <w:tcPr>
            <w:tcW w:w="851" w:type="dxa"/>
            <w:vAlign w:val="bottom"/>
          </w:tcPr>
          <w:p w14:paraId="18C5F4A8"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74" w:author="Author"/>
                <w:rFonts w:asciiTheme="minorHAnsi" w:hAnsiTheme="minorHAnsi" w:cstheme="minorHAnsi"/>
                <w:color w:val="000000"/>
                <w:sz w:val="22"/>
                <w:szCs w:val="22"/>
              </w:rPr>
            </w:pPr>
            <w:ins w:id="2675" w:author="Author">
              <w:r>
                <w:rPr>
                  <w:rFonts w:ascii="Calibri" w:hAnsi="Calibri" w:cs="Calibri"/>
                  <w:color w:val="000000"/>
                  <w:sz w:val="22"/>
                  <w:szCs w:val="22"/>
                </w:rPr>
                <w:t>4.05</w:t>
              </w:r>
            </w:ins>
          </w:p>
        </w:tc>
        <w:tc>
          <w:tcPr>
            <w:tcW w:w="1240" w:type="dxa"/>
            <w:vAlign w:val="bottom"/>
          </w:tcPr>
          <w:p w14:paraId="7D4789E6"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76" w:author="Author"/>
                <w:rFonts w:asciiTheme="minorHAnsi" w:hAnsiTheme="minorHAnsi" w:cstheme="minorHAnsi"/>
                <w:color w:val="000000"/>
                <w:sz w:val="22"/>
                <w:szCs w:val="22"/>
              </w:rPr>
            </w:pPr>
            <w:ins w:id="2677" w:author="Author">
              <w:r>
                <w:rPr>
                  <w:rFonts w:ascii="Calibri" w:hAnsi="Calibri" w:cs="Calibri"/>
                  <w:color w:val="000000"/>
                  <w:sz w:val="22"/>
                  <w:szCs w:val="22"/>
                </w:rPr>
                <w:t>101.60</w:t>
              </w:r>
            </w:ins>
          </w:p>
        </w:tc>
        <w:tc>
          <w:tcPr>
            <w:tcW w:w="851" w:type="dxa"/>
            <w:vAlign w:val="bottom"/>
          </w:tcPr>
          <w:p w14:paraId="3C823796"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78" w:author="Author"/>
                <w:rFonts w:asciiTheme="minorHAnsi" w:hAnsiTheme="minorHAnsi" w:cstheme="minorHAnsi"/>
                <w:color w:val="000000"/>
                <w:sz w:val="22"/>
                <w:szCs w:val="22"/>
              </w:rPr>
            </w:pPr>
            <w:ins w:id="2679" w:author="Author">
              <w:r>
                <w:rPr>
                  <w:rFonts w:ascii="Calibri" w:hAnsi="Calibri" w:cs="Calibri"/>
                  <w:color w:val="000000"/>
                  <w:sz w:val="22"/>
                  <w:szCs w:val="22"/>
                </w:rPr>
                <w:t>4.07</w:t>
              </w:r>
            </w:ins>
          </w:p>
        </w:tc>
        <w:tc>
          <w:tcPr>
            <w:tcW w:w="1240" w:type="dxa"/>
            <w:vAlign w:val="bottom"/>
          </w:tcPr>
          <w:p w14:paraId="6A9B5938"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80" w:author="Author"/>
                <w:rFonts w:asciiTheme="minorHAnsi" w:hAnsiTheme="minorHAnsi" w:cstheme="minorHAnsi"/>
                <w:color w:val="000000"/>
                <w:sz w:val="22"/>
                <w:szCs w:val="22"/>
              </w:rPr>
            </w:pPr>
            <w:ins w:id="2681" w:author="Author">
              <w:r>
                <w:rPr>
                  <w:rFonts w:ascii="Calibri" w:hAnsi="Calibri" w:cs="Calibri"/>
                  <w:color w:val="000000"/>
                  <w:sz w:val="22"/>
                  <w:szCs w:val="22"/>
                </w:rPr>
                <w:t>102.10</w:t>
              </w:r>
            </w:ins>
          </w:p>
        </w:tc>
        <w:tc>
          <w:tcPr>
            <w:tcW w:w="886" w:type="dxa"/>
            <w:vAlign w:val="bottom"/>
          </w:tcPr>
          <w:p w14:paraId="64BAB07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82" w:author="Author"/>
                <w:rFonts w:asciiTheme="minorHAnsi" w:hAnsiTheme="minorHAnsi" w:cstheme="minorHAnsi"/>
                <w:color w:val="000000"/>
                <w:sz w:val="22"/>
                <w:szCs w:val="22"/>
              </w:rPr>
            </w:pPr>
            <w:ins w:id="2683" w:author="Author">
              <w:r>
                <w:rPr>
                  <w:rFonts w:ascii="Calibri" w:hAnsi="Calibri" w:cs="Calibri"/>
                  <w:color w:val="000000"/>
                  <w:sz w:val="22"/>
                  <w:szCs w:val="22"/>
                </w:rPr>
                <w:t>4.07</w:t>
              </w:r>
            </w:ins>
          </w:p>
        </w:tc>
        <w:tc>
          <w:tcPr>
            <w:tcW w:w="1240" w:type="dxa"/>
            <w:vAlign w:val="bottom"/>
          </w:tcPr>
          <w:p w14:paraId="6911312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84" w:author="Author"/>
                <w:rFonts w:asciiTheme="minorHAnsi" w:hAnsiTheme="minorHAnsi" w:cstheme="minorHAnsi"/>
                <w:color w:val="000000"/>
                <w:sz w:val="22"/>
                <w:szCs w:val="22"/>
              </w:rPr>
            </w:pPr>
            <w:ins w:id="2685" w:author="Author">
              <w:r>
                <w:rPr>
                  <w:rFonts w:ascii="Calibri" w:hAnsi="Calibri" w:cs="Calibri"/>
                  <w:color w:val="000000"/>
                  <w:sz w:val="22"/>
                  <w:szCs w:val="22"/>
                </w:rPr>
                <w:t>102.14</w:t>
              </w:r>
            </w:ins>
          </w:p>
        </w:tc>
        <w:tc>
          <w:tcPr>
            <w:tcW w:w="886" w:type="dxa"/>
            <w:vAlign w:val="bottom"/>
          </w:tcPr>
          <w:p w14:paraId="53988B06"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86" w:author="Author"/>
                <w:rFonts w:asciiTheme="minorHAnsi" w:hAnsiTheme="minorHAnsi" w:cstheme="minorHAnsi"/>
                <w:color w:val="000000"/>
                <w:sz w:val="22"/>
                <w:szCs w:val="22"/>
              </w:rPr>
            </w:pPr>
            <w:ins w:id="2687" w:author="Author">
              <w:r>
                <w:rPr>
                  <w:rFonts w:ascii="Calibri" w:hAnsi="Calibri" w:cs="Calibri"/>
                  <w:color w:val="000000"/>
                  <w:sz w:val="22"/>
                  <w:szCs w:val="22"/>
                </w:rPr>
                <w:t>4.08</w:t>
              </w:r>
            </w:ins>
          </w:p>
        </w:tc>
        <w:tc>
          <w:tcPr>
            <w:tcW w:w="1240" w:type="dxa"/>
            <w:vAlign w:val="bottom"/>
          </w:tcPr>
          <w:p w14:paraId="1E1A52C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88" w:author="Author"/>
                <w:rFonts w:asciiTheme="minorHAnsi" w:hAnsiTheme="minorHAnsi" w:cstheme="minorHAnsi"/>
                <w:color w:val="000000"/>
                <w:sz w:val="22"/>
                <w:szCs w:val="22"/>
              </w:rPr>
            </w:pPr>
            <w:ins w:id="2689" w:author="Author">
              <w:r>
                <w:rPr>
                  <w:rFonts w:ascii="Calibri" w:hAnsi="Calibri" w:cs="Calibri"/>
                  <w:color w:val="000000"/>
                  <w:sz w:val="22"/>
                  <w:szCs w:val="22"/>
                </w:rPr>
                <w:t>102.27</w:t>
              </w:r>
            </w:ins>
          </w:p>
        </w:tc>
      </w:tr>
      <w:tr w:rsidR="009E644C" w14:paraId="26F9FBFC" w14:textId="77777777" w:rsidTr="009E3B89">
        <w:trPr>
          <w:cnfStyle w:val="000000100000" w:firstRow="0" w:lastRow="0" w:firstColumn="0" w:lastColumn="0" w:oddVBand="0" w:evenVBand="0" w:oddHBand="1" w:evenHBand="0" w:firstRowFirstColumn="0" w:firstRowLastColumn="0" w:lastRowFirstColumn="0" w:lastRowLastColumn="0"/>
          <w:trHeight w:val="282"/>
          <w:ins w:id="269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F4EEBF0" w14:textId="77777777" w:rsidR="009E644C" w:rsidRDefault="009E644C" w:rsidP="009E3B89">
            <w:pPr>
              <w:rPr>
                <w:ins w:id="2691" w:author="Author"/>
                <w:rFonts w:ascii="Calibri" w:hAnsi="Calibri" w:cs="Calibri"/>
                <w:b w:val="0"/>
                <w:bCs w:val="0"/>
                <w:color w:val="000000"/>
                <w:sz w:val="22"/>
                <w:szCs w:val="22"/>
              </w:rPr>
            </w:pPr>
            <w:ins w:id="2692" w:author="Author">
              <w:r>
                <w:rPr>
                  <w:rFonts w:ascii="Calibri" w:hAnsi="Calibri" w:cs="Calibri"/>
                  <w:b w:val="0"/>
                  <w:bCs w:val="0"/>
                  <w:color w:val="000000"/>
                  <w:sz w:val="22"/>
                  <w:szCs w:val="22"/>
                </w:rPr>
                <w:t>3200</w:t>
              </w:r>
            </w:ins>
          </w:p>
        </w:tc>
        <w:tc>
          <w:tcPr>
            <w:tcW w:w="851" w:type="dxa"/>
            <w:vAlign w:val="bottom"/>
          </w:tcPr>
          <w:p w14:paraId="01BE144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93" w:author="Author"/>
                <w:rFonts w:asciiTheme="minorHAnsi" w:hAnsiTheme="minorHAnsi" w:cstheme="minorHAnsi"/>
                <w:color w:val="000000"/>
                <w:sz w:val="22"/>
                <w:szCs w:val="22"/>
              </w:rPr>
            </w:pPr>
            <w:ins w:id="2694" w:author="Author">
              <w:r>
                <w:rPr>
                  <w:rFonts w:ascii="Calibri" w:hAnsi="Calibri" w:cs="Calibri"/>
                  <w:color w:val="000000"/>
                  <w:sz w:val="22"/>
                  <w:szCs w:val="22"/>
                </w:rPr>
                <w:t>3.97</w:t>
              </w:r>
            </w:ins>
          </w:p>
        </w:tc>
        <w:tc>
          <w:tcPr>
            <w:tcW w:w="1240" w:type="dxa"/>
            <w:vAlign w:val="bottom"/>
          </w:tcPr>
          <w:p w14:paraId="741DBE10"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95" w:author="Author"/>
                <w:rFonts w:asciiTheme="minorHAnsi" w:hAnsiTheme="minorHAnsi" w:cstheme="minorHAnsi"/>
                <w:color w:val="000000"/>
                <w:sz w:val="22"/>
                <w:szCs w:val="22"/>
              </w:rPr>
            </w:pPr>
            <w:ins w:id="2696" w:author="Author">
              <w:r>
                <w:rPr>
                  <w:rFonts w:ascii="Calibri" w:hAnsi="Calibri" w:cs="Calibri"/>
                  <w:color w:val="000000"/>
                  <w:sz w:val="22"/>
                  <w:szCs w:val="22"/>
                </w:rPr>
                <w:t>101.68</w:t>
              </w:r>
            </w:ins>
          </w:p>
        </w:tc>
        <w:tc>
          <w:tcPr>
            <w:tcW w:w="851" w:type="dxa"/>
            <w:vAlign w:val="bottom"/>
          </w:tcPr>
          <w:p w14:paraId="341161D4"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97" w:author="Author"/>
                <w:rFonts w:asciiTheme="minorHAnsi" w:hAnsiTheme="minorHAnsi" w:cstheme="minorHAnsi"/>
                <w:color w:val="000000"/>
                <w:sz w:val="22"/>
                <w:szCs w:val="22"/>
              </w:rPr>
            </w:pPr>
            <w:ins w:id="2698" w:author="Author">
              <w:r>
                <w:rPr>
                  <w:rFonts w:ascii="Calibri" w:hAnsi="Calibri" w:cs="Calibri"/>
                  <w:color w:val="000000"/>
                  <w:sz w:val="22"/>
                  <w:szCs w:val="22"/>
                </w:rPr>
                <w:t>3.99</w:t>
              </w:r>
            </w:ins>
          </w:p>
        </w:tc>
        <w:tc>
          <w:tcPr>
            <w:tcW w:w="1240" w:type="dxa"/>
            <w:vAlign w:val="bottom"/>
          </w:tcPr>
          <w:p w14:paraId="19E2CFB8"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99" w:author="Author"/>
                <w:rFonts w:asciiTheme="minorHAnsi" w:hAnsiTheme="minorHAnsi" w:cstheme="minorHAnsi"/>
                <w:color w:val="000000"/>
                <w:sz w:val="22"/>
                <w:szCs w:val="22"/>
              </w:rPr>
            </w:pPr>
            <w:ins w:id="2700" w:author="Author">
              <w:r>
                <w:rPr>
                  <w:rFonts w:ascii="Calibri" w:hAnsi="Calibri" w:cs="Calibri"/>
                  <w:color w:val="000000"/>
                  <w:sz w:val="22"/>
                  <w:szCs w:val="22"/>
                </w:rPr>
                <w:t>102.19</w:t>
              </w:r>
            </w:ins>
          </w:p>
        </w:tc>
        <w:tc>
          <w:tcPr>
            <w:tcW w:w="886" w:type="dxa"/>
            <w:vAlign w:val="bottom"/>
          </w:tcPr>
          <w:p w14:paraId="2D47872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01" w:author="Author"/>
                <w:rFonts w:asciiTheme="minorHAnsi" w:hAnsiTheme="minorHAnsi" w:cstheme="minorHAnsi"/>
                <w:color w:val="000000"/>
                <w:sz w:val="22"/>
                <w:szCs w:val="22"/>
              </w:rPr>
            </w:pPr>
            <w:ins w:id="2702" w:author="Author">
              <w:r>
                <w:rPr>
                  <w:rFonts w:ascii="Calibri" w:hAnsi="Calibri" w:cs="Calibri"/>
                  <w:color w:val="000000"/>
                  <w:sz w:val="22"/>
                  <w:szCs w:val="22"/>
                </w:rPr>
                <w:t>4.00</w:t>
              </w:r>
            </w:ins>
          </w:p>
        </w:tc>
        <w:tc>
          <w:tcPr>
            <w:tcW w:w="1240" w:type="dxa"/>
            <w:vAlign w:val="bottom"/>
          </w:tcPr>
          <w:p w14:paraId="2C19D88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03" w:author="Author"/>
                <w:rFonts w:asciiTheme="minorHAnsi" w:hAnsiTheme="minorHAnsi" w:cstheme="minorHAnsi"/>
                <w:color w:val="000000"/>
                <w:sz w:val="22"/>
                <w:szCs w:val="22"/>
              </w:rPr>
            </w:pPr>
            <w:ins w:id="2704" w:author="Author">
              <w:r>
                <w:rPr>
                  <w:rFonts w:ascii="Calibri" w:hAnsi="Calibri" w:cs="Calibri"/>
                  <w:color w:val="000000"/>
                  <w:sz w:val="22"/>
                  <w:szCs w:val="22"/>
                </w:rPr>
                <w:t>102.29</w:t>
              </w:r>
            </w:ins>
          </w:p>
        </w:tc>
        <w:tc>
          <w:tcPr>
            <w:tcW w:w="886" w:type="dxa"/>
            <w:vAlign w:val="bottom"/>
          </w:tcPr>
          <w:p w14:paraId="7694DE07"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05" w:author="Author"/>
                <w:rFonts w:asciiTheme="minorHAnsi" w:hAnsiTheme="minorHAnsi" w:cstheme="minorHAnsi"/>
                <w:color w:val="000000"/>
                <w:sz w:val="22"/>
                <w:szCs w:val="22"/>
              </w:rPr>
            </w:pPr>
            <w:ins w:id="2706" w:author="Author">
              <w:r>
                <w:rPr>
                  <w:rFonts w:ascii="Calibri" w:hAnsi="Calibri" w:cs="Calibri"/>
                  <w:color w:val="000000"/>
                  <w:sz w:val="22"/>
                  <w:szCs w:val="22"/>
                </w:rPr>
                <w:t>4.00</w:t>
              </w:r>
            </w:ins>
          </w:p>
        </w:tc>
        <w:tc>
          <w:tcPr>
            <w:tcW w:w="1240" w:type="dxa"/>
            <w:vAlign w:val="bottom"/>
          </w:tcPr>
          <w:p w14:paraId="48169FB7"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07" w:author="Author"/>
                <w:rFonts w:asciiTheme="minorHAnsi" w:hAnsiTheme="minorHAnsi" w:cstheme="minorHAnsi"/>
                <w:color w:val="000000"/>
                <w:sz w:val="22"/>
                <w:szCs w:val="22"/>
              </w:rPr>
            </w:pPr>
            <w:ins w:id="2708" w:author="Author">
              <w:r>
                <w:rPr>
                  <w:rFonts w:ascii="Calibri" w:hAnsi="Calibri" w:cs="Calibri"/>
                  <w:color w:val="000000"/>
                  <w:sz w:val="22"/>
                  <w:szCs w:val="22"/>
                </w:rPr>
                <w:t>102.40</w:t>
              </w:r>
            </w:ins>
          </w:p>
        </w:tc>
      </w:tr>
      <w:tr w:rsidR="009E644C" w14:paraId="15061061" w14:textId="77777777" w:rsidTr="009E3B89">
        <w:trPr>
          <w:trHeight w:val="282"/>
          <w:ins w:id="270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F44B77B" w14:textId="77777777" w:rsidR="009E644C" w:rsidRDefault="009E644C" w:rsidP="009E3B89">
            <w:pPr>
              <w:rPr>
                <w:ins w:id="2710" w:author="Author"/>
                <w:rFonts w:ascii="Calibri" w:hAnsi="Calibri" w:cs="Calibri"/>
                <w:b w:val="0"/>
                <w:bCs w:val="0"/>
                <w:color w:val="000000"/>
                <w:sz w:val="22"/>
                <w:szCs w:val="22"/>
              </w:rPr>
            </w:pPr>
            <w:ins w:id="2711" w:author="Author">
              <w:r>
                <w:rPr>
                  <w:rFonts w:ascii="Calibri" w:hAnsi="Calibri" w:cs="Calibri"/>
                  <w:b w:val="0"/>
                  <w:bCs w:val="0"/>
                  <w:color w:val="000000"/>
                  <w:sz w:val="22"/>
                  <w:szCs w:val="22"/>
                </w:rPr>
                <w:t>3264</w:t>
              </w:r>
            </w:ins>
          </w:p>
        </w:tc>
        <w:tc>
          <w:tcPr>
            <w:tcW w:w="851" w:type="dxa"/>
            <w:vAlign w:val="bottom"/>
          </w:tcPr>
          <w:p w14:paraId="6A3FC7B7"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12" w:author="Author"/>
                <w:rFonts w:asciiTheme="minorHAnsi" w:hAnsiTheme="minorHAnsi" w:cstheme="minorHAnsi"/>
                <w:color w:val="000000"/>
                <w:sz w:val="22"/>
                <w:szCs w:val="22"/>
              </w:rPr>
            </w:pPr>
            <w:ins w:id="2713" w:author="Author">
              <w:r>
                <w:rPr>
                  <w:rFonts w:ascii="Calibri" w:hAnsi="Calibri" w:cs="Calibri"/>
                  <w:color w:val="000000"/>
                  <w:sz w:val="22"/>
                  <w:szCs w:val="22"/>
                </w:rPr>
                <w:t>3.89</w:t>
              </w:r>
            </w:ins>
          </w:p>
        </w:tc>
        <w:tc>
          <w:tcPr>
            <w:tcW w:w="1240" w:type="dxa"/>
            <w:vAlign w:val="bottom"/>
          </w:tcPr>
          <w:p w14:paraId="2BDDB61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14" w:author="Author"/>
                <w:rFonts w:asciiTheme="minorHAnsi" w:hAnsiTheme="minorHAnsi" w:cstheme="minorHAnsi"/>
                <w:color w:val="000000"/>
                <w:sz w:val="22"/>
                <w:szCs w:val="22"/>
              </w:rPr>
            </w:pPr>
            <w:ins w:id="2715" w:author="Author">
              <w:r>
                <w:rPr>
                  <w:rFonts w:ascii="Calibri" w:hAnsi="Calibri" w:cs="Calibri"/>
                  <w:color w:val="000000"/>
                  <w:sz w:val="22"/>
                  <w:szCs w:val="22"/>
                </w:rPr>
                <w:t>101.62</w:t>
              </w:r>
            </w:ins>
          </w:p>
        </w:tc>
        <w:tc>
          <w:tcPr>
            <w:tcW w:w="851" w:type="dxa"/>
            <w:vAlign w:val="bottom"/>
          </w:tcPr>
          <w:p w14:paraId="73A028F6"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16" w:author="Author"/>
                <w:rFonts w:asciiTheme="minorHAnsi" w:hAnsiTheme="minorHAnsi" w:cstheme="minorHAnsi"/>
                <w:color w:val="000000"/>
                <w:sz w:val="22"/>
                <w:szCs w:val="22"/>
              </w:rPr>
            </w:pPr>
            <w:ins w:id="2717" w:author="Author">
              <w:r>
                <w:rPr>
                  <w:rFonts w:ascii="Calibri" w:hAnsi="Calibri" w:cs="Calibri"/>
                  <w:color w:val="000000"/>
                  <w:sz w:val="22"/>
                  <w:szCs w:val="22"/>
                </w:rPr>
                <w:t>3.92</w:t>
              </w:r>
            </w:ins>
          </w:p>
        </w:tc>
        <w:tc>
          <w:tcPr>
            <w:tcW w:w="1240" w:type="dxa"/>
            <w:vAlign w:val="bottom"/>
          </w:tcPr>
          <w:p w14:paraId="62504892"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18" w:author="Author"/>
                <w:rFonts w:asciiTheme="minorHAnsi" w:hAnsiTheme="minorHAnsi" w:cstheme="minorHAnsi"/>
                <w:color w:val="000000"/>
                <w:sz w:val="22"/>
                <w:szCs w:val="22"/>
              </w:rPr>
            </w:pPr>
            <w:ins w:id="2719" w:author="Author">
              <w:r>
                <w:rPr>
                  <w:rFonts w:ascii="Calibri" w:hAnsi="Calibri" w:cs="Calibri"/>
                  <w:color w:val="000000"/>
                  <w:sz w:val="22"/>
                  <w:szCs w:val="22"/>
                </w:rPr>
                <w:t>102.31</w:t>
              </w:r>
            </w:ins>
          </w:p>
        </w:tc>
        <w:tc>
          <w:tcPr>
            <w:tcW w:w="886" w:type="dxa"/>
            <w:vAlign w:val="bottom"/>
          </w:tcPr>
          <w:p w14:paraId="3CFCF5C3"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20" w:author="Author"/>
                <w:rFonts w:asciiTheme="minorHAnsi" w:hAnsiTheme="minorHAnsi" w:cstheme="minorHAnsi"/>
                <w:color w:val="000000"/>
                <w:sz w:val="22"/>
                <w:szCs w:val="22"/>
              </w:rPr>
            </w:pPr>
            <w:ins w:id="2721" w:author="Author">
              <w:r>
                <w:rPr>
                  <w:rFonts w:ascii="Calibri" w:hAnsi="Calibri" w:cs="Calibri"/>
                  <w:color w:val="000000"/>
                  <w:sz w:val="22"/>
                  <w:szCs w:val="22"/>
                </w:rPr>
                <w:t>3.92</w:t>
              </w:r>
            </w:ins>
          </w:p>
        </w:tc>
        <w:tc>
          <w:tcPr>
            <w:tcW w:w="1240" w:type="dxa"/>
            <w:vAlign w:val="bottom"/>
          </w:tcPr>
          <w:p w14:paraId="4F6D02D2"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22" w:author="Author"/>
                <w:rFonts w:asciiTheme="minorHAnsi" w:hAnsiTheme="minorHAnsi" w:cstheme="minorHAnsi"/>
                <w:color w:val="000000"/>
                <w:sz w:val="22"/>
                <w:szCs w:val="22"/>
              </w:rPr>
            </w:pPr>
            <w:ins w:id="2723" w:author="Author">
              <w:r>
                <w:rPr>
                  <w:rFonts w:ascii="Calibri" w:hAnsi="Calibri" w:cs="Calibri"/>
                  <w:color w:val="000000"/>
                  <w:sz w:val="22"/>
                  <w:szCs w:val="22"/>
                </w:rPr>
                <w:t>102.36</w:t>
              </w:r>
            </w:ins>
          </w:p>
        </w:tc>
        <w:tc>
          <w:tcPr>
            <w:tcW w:w="886" w:type="dxa"/>
            <w:vAlign w:val="bottom"/>
          </w:tcPr>
          <w:p w14:paraId="241208F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24" w:author="Author"/>
                <w:rFonts w:asciiTheme="minorHAnsi" w:hAnsiTheme="minorHAnsi" w:cstheme="minorHAnsi"/>
                <w:color w:val="000000"/>
                <w:sz w:val="22"/>
                <w:szCs w:val="22"/>
              </w:rPr>
            </w:pPr>
            <w:ins w:id="2725" w:author="Author">
              <w:r>
                <w:rPr>
                  <w:rFonts w:ascii="Calibri" w:hAnsi="Calibri" w:cs="Calibri"/>
                  <w:color w:val="000000"/>
                  <w:sz w:val="22"/>
                  <w:szCs w:val="22"/>
                </w:rPr>
                <w:t>3.93</w:t>
              </w:r>
            </w:ins>
          </w:p>
        </w:tc>
        <w:tc>
          <w:tcPr>
            <w:tcW w:w="1240" w:type="dxa"/>
            <w:vAlign w:val="bottom"/>
          </w:tcPr>
          <w:p w14:paraId="62EF6517"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26" w:author="Author"/>
                <w:rFonts w:asciiTheme="minorHAnsi" w:hAnsiTheme="minorHAnsi" w:cstheme="minorHAnsi"/>
                <w:color w:val="000000"/>
                <w:sz w:val="22"/>
                <w:szCs w:val="22"/>
              </w:rPr>
            </w:pPr>
            <w:ins w:id="2727" w:author="Author">
              <w:r>
                <w:rPr>
                  <w:rFonts w:ascii="Calibri" w:hAnsi="Calibri" w:cs="Calibri"/>
                  <w:color w:val="000000"/>
                  <w:sz w:val="22"/>
                  <w:szCs w:val="22"/>
                </w:rPr>
                <w:t>102.51</w:t>
              </w:r>
            </w:ins>
          </w:p>
        </w:tc>
      </w:tr>
      <w:tr w:rsidR="009E644C" w14:paraId="72779BEA" w14:textId="77777777" w:rsidTr="009E3B89">
        <w:trPr>
          <w:cnfStyle w:val="000000100000" w:firstRow="0" w:lastRow="0" w:firstColumn="0" w:lastColumn="0" w:oddVBand="0" w:evenVBand="0" w:oddHBand="1" w:evenHBand="0" w:firstRowFirstColumn="0" w:firstRowLastColumn="0" w:lastRowFirstColumn="0" w:lastRowLastColumn="0"/>
          <w:trHeight w:val="282"/>
          <w:ins w:id="272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4AF17BB" w14:textId="77777777" w:rsidR="009E644C" w:rsidRDefault="009E644C" w:rsidP="009E3B89">
            <w:pPr>
              <w:rPr>
                <w:ins w:id="2729" w:author="Author"/>
                <w:rFonts w:ascii="Calibri" w:hAnsi="Calibri" w:cs="Calibri"/>
                <w:b w:val="0"/>
                <w:bCs w:val="0"/>
                <w:color w:val="000000"/>
                <w:sz w:val="22"/>
                <w:szCs w:val="22"/>
              </w:rPr>
            </w:pPr>
            <w:ins w:id="2730" w:author="Author">
              <w:r>
                <w:rPr>
                  <w:rFonts w:ascii="Calibri" w:hAnsi="Calibri" w:cs="Calibri"/>
                  <w:b w:val="0"/>
                  <w:bCs w:val="0"/>
                  <w:color w:val="000000"/>
                  <w:sz w:val="22"/>
                  <w:szCs w:val="22"/>
                </w:rPr>
                <w:t>3328</w:t>
              </w:r>
            </w:ins>
          </w:p>
        </w:tc>
        <w:tc>
          <w:tcPr>
            <w:tcW w:w="851" w:type="dxa"/>
            <w:vAlign w:val="bottom"/>
          </w:tcPr>
          <w:p w14:paraId="6C2E2724"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31" w:author="Author"/>
                <w:rFonts w:asciiTheme="minorHAnsi" w:hAnsiTheme="minorHAnsi" w:cstheme="minorHAnsi"/>
                <w:color w:val="000000"/>
                <w:sz w:val="22"/>
                <w:szCs w:val="22"/>
              </w:rPr>
            </w:pPr>
            <w:ins w:id="2732" w:author="Author">
              <w:r>
                <w:rPr>
                  <w:rFonts w:ascii="Calibri" w:hAnsi="Calibri" w:cs="Calibri"/>
                  <w:color w:val="000000"/>
                  <w:sz w:val="22"/>
                  <w:szCs w:val="22"/>
                </w:rPr>
                <w:t>3.83</w:t>
              </w:r>
            </w:ins>
          </w:p>
        </w:tc>
        <w:tc>
          <w:tcPr>
            <w:tcW w:w="1240" w:type="dxa"/>
            <w:vAlign w:val="bottom"/>
          </w:tcPr>
          <w:p w14:paraId="41A0717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33" w:author="Author"/>
                <w:rFonts w:asciiTheme="minorHAnsi" w:hAnsiTheme="minorHAnsi" w:cstheme="minorHAnsi"/>
                <w:color w:val="000000"/>
                <w:sz w:val="22"/>
                <w:szCs w:val="22"/>
              </w:rPr>
            </w:pPr>
            <w:ins w:id="2734" w:author="Author">
              <w:r>
                <w:rPr>
                  <w:rFonts w:ascii="Calibri" w:hAnsi="Calibri" w:cs="Calibri"/>
                  <w:color w:val="000000"/>
                  <w:sz w:val="22"/>
                  <w:szCs w:val="22"/>
                </w:rPr>
                <w:t>101.86</w:t>
              </w:r>
            </w:ins>
          </w:p>
        </w:tc>
        <w:tc>
          <w:tcPr>
            <w:tcW w:w="851" w:type="dxa"/>
            <w:vAlign w:val="bottom"/>
          </w:tcPr>
          <w:p w14:paraId="432E80FB"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35" w:author="Author"/>
                <w:rFonts w:asciiTheme="minorHAnsi" w:hAnsiTheme="minorHAnsi" w:cstheme="minorHAnsi"/>
                <w:color w:val="000000"/>
                <w:sz w:val="22"/>
                <w:szCs w:val="22"/>
              </w:rPr>
            </w:pPr>
            <w:ins w:id="2736" w:author="Author">
              <w:r>
                <w:rPr>
                  <w:rFonts w:ascii="Calibri" w:hAnsi="Calibri" w:cs="Calibri"/>
                  <w:color w:val="000000"/>
                  <w:sz w:val="22"/>
                  <w:szCs w:val="22"/>
                </w:rPr>
                <w:t>3.85</w:t>
              </w:r>
            </w:ins>
          </w:p>
        </w:tc>
        <w:tc>
          <w:tcPr>
            <w:tcW w:w="1240" w:type="dxa"/>
            <w:vAlign w:val="bottom"/>
          </w:tcPr>
          <w:p w14:paraId="6A16FC57"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37" w:author="Author"/>
                <w:rFonts w:asciiTheme="minorHAnsi" w:hAnsiTheme="minorHAnsi" w:cstheme="minorHAnsi"/>
                <w:color w:val="000000"/>
                <w:sz w:val="22"/>
                <w:szCs w:val="22"/>
              </w:rPr>
            </w:pPr>
            <w:ins w:id="2738" w:author="Author">
              <w:r>
                <w:rPr>
                  <w:rFonts w:ascii="Calibri" w:hAnsi="Calibri" w:cs="Calibri"/>
                  <w:color w:val="000000"/>
                  <w:sz w:val="22"/>
                  <w:szCs w:val="22"/>
                </w:rPr>
                <w:t>102.43</w:t>
              </w:r>
            </w:ins>
          </w:p>
        </w:tc>
        <w:tc>
          <w:tcPr>
            <w:tcW w:w="886" w:type="dxa"/>
            <w:vAlign w:val="bottom"/>
          </w:tcPr>
          <w:p w14:paraId="0EDB89A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39" w:author="Author"/>
                <w:rFonts w:asciiTheme="minorHAnsi" w:hAnsiTheme="minorHAnsi" w:cstheme="minorHAnsi"/>
                <w:color w:val="000000"/>
                <w:sz w:val="22"/>
                <w:szCs w:val="22"/>
              </w:rPr>
            </w:pPr>
            <w:ins w:id="2740" w:author="Author">
              <w:r>
                <w:rPr>
                  <w:rFonts w:ascii="Calibri" w:hAnsi="Calibri" w:cs="Calibri"/>
                  <w:color w:val="000000"/>
                  <w:sz w:val="22"/>
                  <w:szCs w:val="22"/>
                </w:rPr>
                <w:t>3.85</w:t>
              </w:r>
            </w:ins>
          </w:p>
        </w:tc>
        <w:tc>
          <w:tcPr>
            <w:tcW w:w="1240" w:type="dxa"/>
            <w:vAlign w:val="bottom"/>
          </w:tcPr>
          <w:p w14:paraId="173D4CD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41" w:author="Author"/>
                <w:rFonts w:asciiTheme="minorHAnsi" w:hAnsiTheme="minorHAnsi" w:cstheme="minorHAnsi"/>
                <w:color w:val="000000"/>
                <w:sz w:val="22"/>
                <w:szCs w:val="22"/>
              </w:rPr>
            </w:pPr>
            <w:ins w:id="2742" w:author="Author">
              <w:r>
                <w:rPr>
                  <w:rFonts w:ascii="Calibri" w:hAnsi="Calibri" w:cs="Calibri"/>
                  <w:color w:val="000000"/>
                  <w:sz w:val="22"/>
                  <w:szCs w:val="22"/>
                </w:rPr>
                <w:t>102.47</w:t>
              </w:r>
            </w:ins>
          </w:p>
        </w:tc>
        <w:tc>
          <w:tcPr>
            <w:tcW w:w="886" w:type="dxa"/>
            <w:vAlign w:val="bottom"/>
          </w:tcPr>
          <w:p w14:paraId="25B8FD1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43" w:author="Author"/>
                <w:rFonts w:asciiTheme="minorHAnsi" w:hAnsiTheme="minorHAnsi" w:cstheme="minorHAnsi"/>
                <w:color w:val="000000"/>
                <w:sz w:val="22"/>
                <w:szCs w:val="22"/>
              </w:rPr>
            </w:pPr>
            <w:ins w:id="2744" w:author="Author">
              <w:r>
                <w:rPr>
                  <w:rFonts w:ascii="Calibri" w:hAnsi="Calibri" w:cs="Calibri"/>
                  <w:color w:val="000000"/>
                  <w:sz w:val="22"/>
                  <w:szCs w:val="22"/>
                </w:rPr>
                <w:t>3.85</w:t>
              </w:r>
            </w:ins>
          </w:p>
        </w:tc>
        <w:tc>
          <w:tcPr>
            <w:tcW w:w="1240" w:type="dxa"/>
            <w:vAlign w:val="bottom"/>
          </w:tcPr>
          <w:p w14:paraId="44D31FC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45" w:author="Author"/>
                <w:rFonts w:asciiTheme="minorHAnsi" w:hAnsiTheme="minorHAnsi" w:cstheme="minorHAnsi"/>
                <w:color w:val="000000"/>
                <w:sz w:val="22"/>
                <w:szCs w:val="22"/>
              </w:rPr>
            </w:pPr>
            <w:ins w:id="2746" w:author="Author">
              <w:r>
                <w:rPr>
                  <w:rFonts w:ascii="Calibri" w:hAnsi="Calibri" w:cs="Calibri"/>
                  <w:color w:val="000000"/>
                  <w:sz w:val="22"/>
                  <w:szCs w:val="22"/>
                </w:rPr>
                <w:t>102.60</w:t>
              </w:r>
            </w:ins>
          </w:p>
        </w:tc>
      </w:tr>
      <w:tr w:rsidR="009E644C" w14:paraId="52D78D1D" w14:textId="77777777" w:rsidTr="009E3B89">
        <w:trPr>
          <w:trHeight w:val="282"/>
          <w:ins w:id="274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1A552CC" w14:textId="77777777" w:rsidR="009E644C" w:rsidRDefault="009E644C" w:rsidP="009E3B89">
            <w:pPr>
              <w:rPr>
                <w:ins w:id="2748" w:author="Author"/>
                <w:rFonts w:ascii="Calibri" w:hAnsi="Calibri" w:cs="Calibri"/>
                <w:b w:val="0"/>
                <w:bCs w:val="0"/>
                <w:color w:val="000000"/>
                <w:sz w:val="22"/>
                <w:szCs w:val="22"/>
              </w:rPr>
            </w:pPr>
            <w:ins w:id="2749" w:author="Author">
              <w:r>
                <w:rPr>
                  <w:rFonts w:ascii="Calibri" w:hAnsi="Calibri" w:cs="Calibri"/>
                  <w:b w:val="0"/>
                  <w:bCs w:val="0"/>
                  <w:color w:val="000000"/>
                  <w:sz w:val="22"/>
                  <w:szCs w:val="22"/>
                </w:rPr>
                <w:t>3392</w:t>
              </w:r>
            </w:ins>
          </w:p>
        </w:tc>
        <w:tc>
          <w:tcPr>
            <w:tcW w:w="851" w:type="dxa"/>
            <w:vAlign w:val="bottom"/>
          </w:tcPr>
          <w:p w14:paraId="6E664070"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50" w:author="Author"/>
                <w:rFonts w:asciiTheme="minorHAnsi" w:hAnsiTheme="minorHAnsi" w:cstheme="minorHAnsi"/>
                <w:color w:val="000000"/>
                <w:sz w:val="22"/>
                <w:szCs w:val="22"/>
              </w:rPr>
            </w:pPr>
            <w:ins w:id="2751" w:author="Author">
              <w:r>
                <w:rPr>
                  <w:rFonts w:ascii="Calibri" w:hAnsi="Calibri" w:cs="Calibri"/>
                  <w:color w:val="000000"/>
                  <w:sz w:val="22"/>
                  <w:szCs w:val="22"/>
                </w:rPr>
                <w:t>3.76</w:t>
              </w:r>
            </w:ins>
          </w:p>
        </w:tc>
        <w:tc>
          <w:tcPr>
            <w:tcW w:w="1240" w:type="dxa"/>
            <w:vAlign w:val="bottom"/>
          </w:tcPr>
          <w:p w14:paraId="63C2EAEB"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52" w:author="Author"/>
                <w:rFonts w:asciiTheme="minorHAnsi" w:hAnsiTheme="minorHAnsi" w:cstheme="minorHAnsi"/>
                <w:color w:val="000000"/>
                <w:sz w:val="22"/>
                <w:szCs w:val="22"/>
              </w:rPr>
            </w:pPr>
            <w:ins w:id="2753" w:author="Author">
              <w:r>
                <w:rPr>
                  <w:rFonts w:ascii="Calibri" w:hAnsi="Calibri" w:cs="Calibri"/>
                  <w:color w:val="000000"/>
                  <w:sz w:val="22"/>
                  <w:szCs w:val="22"/>
                </w:rPr>
                <w:t>101.91</w:t>
              </w:r>
            </w:ins>
          </w:p>
        </w:tc>
        <w:tc>
          <w:tcPr>
            <w:tcW w:w="851" w:type="dxa"/>
            <w:vAlign w:val="bottom"/>
          </w:tcPr>
          <w:p w14:paraId="47BB184E"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54" w:author="Author"/>
                <w:rFonts w:asciiTheme="minorHAnsi" w:hAnsiTheme="minorHAnsi" w:cstheme="minorHAnsi"/>
                <w:color w:val="000000"/>
                <w:sz w:val="22"/>
                <w:szCs w:val="22"/>
              </w:rPr>
            </w:pPr>
            <w:ins w:id="2755" w:author="Author">
              <w:r>
                <w:rPr>
                  <w:rFonts w:ascii="Calibri" w:hAnsi="Calibri" w:cs="Calibri"/>
                  <w:color w:val="000000"/>
                  <w:sz w:val="22"/>
                  <w:szCs w:val="22"/>
                </w:rPr>
                <w:t>3.78</w:t>
              </w:r>
            </w:ins>
          </w:p>
        </w:tc>
        <w:tc>
          <w:tcPr>
            <w:tcW w:w="1240" w:type="dxa"/>
            <w:vAlign w:val="bottom"/>
          </w:tcPr>
          <w:p w14:paraId="6FA0477E"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56" w:author="Author"/>
                <w:rFonts w:asciiTheme="minorHAnsi" w:hAnsiTheme="minorHAnsi" w:cstheme="minorHAnsi"/>
                <w:color w:val="000000"/>
                <w:sz w:val="22"/>
                <w:szCs w:val="22"/>
              </w:rPr>
            </w:pPr>
            <w:ins w:id="2757" w:author="Author">
              <w:r>
                <w:rPr>
                  <w:rFonts w:ascii="Calibri" w:hAnsi="Calibri" w:cs="Calibri"/>
                  <w:color w:val="000000"/>
                  <w:sz w:val="22"/>
                  <w:szCs w:val="22"/>
                </w:rPr>
                <w:t>102.52</w:t>
              </w:r>
            </w:ins>
          </w:p>
        </w:tc>
        <w:tc>
          <w:tcPr>
            <w:tcW w:w="886" w:type="dxa"/>
            <w:vAlign w:val="bottom"/>
          </w:tcPr>
          <w:p w14:paraId="72E3A0D6"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58" w:author="Author"/>
                <w:rFonts w:asciiTheme="minorHAnsi" w:hAnsiTheme="minorHAnsi" w:cstheme="minorHAnsi"/>
                <w:color w:val="000000"/>
                <w:sz w:val="22"/>
                <w:szCs w:val="22"/>
              </w:rPr>
            </w:pPr>
            <w:ins w:id="2759" w:author="Author">
              <w:r>
                <w:rPr>
                  <w:rFonts w:ascii="Calibri" w:hAnsi="Calibri" w:cs="Calibri"/>
                  <w:color w:val="000000"/>
                  <w:sz w:val="22"/>
                  <w:szCs w:val="22"/>
                </w:rPr>
                <w:t>3.78</w:t>
              </w:r>
            </w:ins>
          </w:p>
        </w:tc>
        <w:tc>
          <w:tcPr>
            <w:tcW w:w="1240" w:type="dxa"/>
            <w:vAlign w:val="bottom"/>
          </w:tcPr>
          <w:p w14:paraId="219E198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60" w:author="Author"/>
                <w:rFonts w:asciiTheme="minorHAnsi" w:hAnsiTheme="minorHAnsi" w:cstheme="minorHAnsi"/>
                <w:color w:val="000000"/>
                <w:sz w:val="22"/>
                <w:szCs w:val="22"/>
              </w:rPr>
            </w:pPr>
            <w:ins w:id="2761" w:author="Author">
              <w:r>
                <w:rPr>
                  <w:rFonts w:ascii="Calibri" w:hAnsi="Calibri" w:cs="Calibri"/>
                  <w:color w:val="000000"/>
                  <w:sz w:val="22"/>
                  <w:szCs w:val="22"/>
                </w:rPr>
                <w:t>102.58</w:t>
              </w:r>
            </w:ins>
          </w:p>
        </w:tc>
        <w:tc>
          <w:tcPr>
            <w:tcW w:w="886" w:type="dxa"/>
            <w:vAlign w:val="bottom"/>
          </w:tcPr>
          <w:p w14:paraId="4945CCD2"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62" w:author="Author"/>
                <w:rFonts w:asciiTheme="minorHAnsi" w:hAnsiTheme="minorHAnsi" w:cstheme="minorHAnsi"/>
                <w:color w:val="000000"/>
                <w:sz w:val="22"/>
                <w:szCs w:val="22"/>
              </w:rPr>
            </w:pPr>
            <w:ins w:id="2763" w:author="Author">
              <w:r>
                <w:rPr>
                  <w:rFonts w:ascii="Calibri" w:hAnsi="Calibri" w:cs="Calibri"/>
                  <w:color w:val="000000"/>
                  <w:sz w:val="22"/>
                  <w:szCs w:val="22"/>
                </w:rPr>
                <w:t>3.78</w:t>
              </w:r>
            </w:ins>
          </w:p>
        </w:tc>
        <w:tc>
          <w:tcPr>
            <w:tcW w:w="1240" w:type="dxa"/>
            <w:vAlign w:val="bottom"/>
          </w:tcPr>
          <w:p w14:paraId="15CF7566"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64" w:author="Author"/>
                <w:rFonts w:asciiTheme="minorHAnsi" w:hAnsiTheme="minorHAnsi" w:cstheme="minorHAnsi"/>
                <w:color w:val="000000"/>
                <w:sz w:val="22"/>
                <w:szCs w:val="22"/>
              </w:rPr>
            </w:pPr>
            <w:ins w:id="2765" w:author="Author">
              <w:r>
                <w:rPr>
                  <w:rFonts w:ascii="Calibri" w:hAnsi="Calibri" w:cs="Calibri"/>
                  <w:color w:val="000000"/>
                  <w:sz w:val="22"/>
                  <w:szCs w:val="22"/>
                </w:rPr>
                <w:t>102.68</w:t>
              </w:r>
            </w:ins>
          </w:p>
        </w:tc>
      </w:tr>
      <w:tr w:rsidR="009E644C" w14:paraId="6F38EAFC" w14:textId="77777777" w:rsidTr="009E3B89">
        <w:trPr>
          <w:cnfStyle w:val="000000100000" w:firstRow="0" w:lastRow="0" w:firstColumn="0" w:lastColumn="0" w:oddVBand="0" w:evenVBand="0" w:oddHBand="1" w:evenHBand="0" w:firstRowFirstColumn="0" w:firstRowLastColumn="0" w:lastRowFirstColumn="0" w:lastRowLastColumn="0"/>
          <w:trHeight w:val="282"/>
          <w:ins w:id="276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24D812E" w14:textId="77777777" w:rsidR="009E644C" w:rsidRDefault="009E644C" w:rsidP="009E3B89">
            <w:pPr>
              <w:rPr>
                <w:ins w:id="2767" w:author="Author"/>
                <w:rFonts w:ascii="Calibri" w:hAnsi="Calibri" w:cs="Calibri"/>
                <w:b w:val="0"/>
                <w:bCs w:val="0"/>
                <w:color w:val="000000"/>
                <w:sz w:val="22"/>
                <w:szCs w:val="22"/>
              </w:rPr>
            </w:pPr>
            <w:ins w:id="2768" w:author="Author">
              <w:r>
                <w:rPr>
                  <w:rFonts w:ascii="Calibri" w:hAnsi="Calibri" w:cs="Calibri"/>
                  <w:b w:val="0"/>
                  <w:bCs w:val="0"/>
                  <w:color w:val="000000"/>
                  <w:sz w:val="22"/>
                  <w:szCs w:val="22"/>
                </w:rPr>
                <w:t>3456</w:t>
              </w:r>
            </w:ins>
          </w:p>
        </w:tc>
        <w:tc>
          <w:tcPr>
            <w:tcW w:w="851" w:type="dxa"/>
            <w:vAlign w:val="bottom"/>
          </w:tcPr>
          <w:p w14:paraId="62618DE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69" w:author="Author"/>
                <w:rFonts w:asciiTheme="minorHAnsi" w:hAnsiTheme="minorHAnsi" w:cstheme="minorHAnsi"/>
                <w:color w:val="000000"/>
                <w:sz w:val="22"/>
                <w:szCs w:val="22"/>
              </w:rPr>
            </w:pPr>
            <w:ins w:id="2770" w:author="Author">
              <w:r>
                <w:rPr>
                  <w:rFonts w:ascii="Calibri" w:hAnsi="Calibri" w:cs="Calibri"/>
                  <w:color w:val="000000"/>
                  <w:sz w:val="22"/>
                  <w:szCs w:val="22"/>
                </w:rPr>
                <w:t>3.68</w:t>
              </w:r>
            </w:ins>
          </w:p>
        </w:tc>
        <w:tc>
          <w:tcPr>
            <w:tcW w:w="1240" w:type="dxa"/>
            <w:vAlign w:val="bottom"/>
          </w:tcPr>
          <w:p w14:paraId="538E196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71" w:author="Author"/>
                <w:rFonts w:asciiTheme="minorHAnsi" w:hAnsiTheme="minorHAnsi" w:cstheme="minorHAnsi"/>
                <w:color w:val="000000"/>
                <w:sz w:val="22"/>
                <w:szCs w:val="22"/>
              </w:rPr>
            </w:pPr>
            <w:ins w:id="2772" w:author="Author">
              <w:r>
                <w:rPr>
                  <w:rFonts w:ascii="Calibri" w:hAnsi="Calibri" w:cs="Calibri"/>
                  <w:color w:val="000000"/>
                  <w:sz w:val="22"/>
                  <w:szCs w:val="22"/>
                </w:rPr>
                <w:t>101.76</w:t>
              </w:r>
            </w:ins>
          </w:p>
        </w:tc>
        <w:tc>
          <w:tcPr>
            <w:tcW w:w="851" w:type="dxa"/>
            <w:vAlign w:val="bottom"/>
          </w:tcPr>
          <w:p w14:paraId="0D727F7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73" w:author="Author"/>
                <w:rFonts w:asciiTheme="minorHAnsi" w:hAnsiTheme="minorHAnsi" w:cstheme="minorHAnsi"/>
                <w:color w:val="000000"/>
                <w:sz w:val="22"/>
                <w:szCs w:val="22"/>
              </w:rPr>
            </w:pPr>
            <w:ins w:id="2774" w:author="Author">
              <w:r>
                <w:rPr>
                  <w:rFonts w:ascii="Calibri" w:hAnsi="Calibri" w:cs="Calibri"/>
                  <w:color w:val="000000"/>
                  <w:sz w:val="22"/>
                  <w:szCs w:val="22"/>
                </w:rPr>
                <w:t>3.71</w:t>
              </w:r>
            </w:ins>
          </w:p>
        </w:tc>
        <w:tc>
          <w:tcPr>
            <w:tcW w:w="1240" w:type="dxa"/>
            <w:vAlign w:val="bottom"/>
          </w:tcPr>
          <w:p w14:paraId="7C91687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75" w:author="Author"/>
                <w:rFonts w:asciiTheme="minorHAnsi" w:hAnsiTheme="minorHAnsi" w:cstheme="minorHAnsi"/>
                <w:color w:val="000000"/>
                <w:sz w:val="22"/>
                <w:szCs w:val="22"/>
              </w:rPr>
            </w:pPr>
            <w:ins w:id="2776" w:author="Author">
              <w:r>
                <w:rPr>
                  <w:rFonts w:ascii="Calibri" w:hAnsi="Calibri" w:cs="Calibri"/>
                  <w:color w:val="000000"/>
                  <w:sz w:val="22"/>
                  <w:szCs w:val="22"/>
                </w:rPr>
                <w:t>102.61</w:t>
              </w:r>
            </w:ins>
          </w:p>
        </w:tc>
        <w:tc>
          <w:tcPr>
            <w:tcW w:w="886" w:type="dxa"/>
            <w:vAlign w:val="bottom"/>
          </w:tcPr>
          <w:p w14:paraId="7160EAA7"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77" w:author="Author"/>
                <w:rFonts w:asciiTheme="minorHAnsi" w:hAnsiTheme="minorHAnsi" w:cstheme="minorHAnsi"/>
                <w:color w:val="000000"/>
                <w:sz w:val="22"/>
                <w:szCs w:val="22"/>
              </w:rPr>
            </w:pPr>
            <w:ins w:id="2778" w:author="Author">
              <w:r>
                <w:rPr>
                  <w:rFonts w:ascii="Calibri" w:hAnsi="Calibri" w:cs="Calibri"/>
                  <w:color w:val="000000"/>
                  <w:sz w:val="22"/>
                  <w:szCs w:val="22"/>
                </w:rPr>
                <w:t>3.71</w:t>
              </w:r>
            </w:ins>
          </w:p>
        </w:tc>
        <w:tc>
          <w:tcPr>
            <w:tcW w:w="1240" w:type="dxa"/>
            <w:vAlign w:val="bottom"/>
          </w:tcPr>
          <w:p w14:paraId="2E16F1A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79" w:author="Author"/>
                <w:rFonts w:asciiTheme="minorHAnsi" w:hAnsiTheme="minorHAnsi" w:cstheme="minorHAnsi"/>
                <w:color w:val="000000"/>
                <w:sz w:val="22"/>
                <w:szCs w:val="22"/>
              </w:rPr>
            </w:pPr>
            <w:ins w:id="2780" w:author="Author">
              <w:r>
                <w:rPr>
                  <w:rFonts w:ascii="Calibri" w:hAnsi="Calibri" w:cs="Calibri"/>
                  <w:color w:val="000000"/>
                  <w:sz w:val="22"/>
                  <w:szCs w:val="22"/>
                </w:rPr>
                <w:t>102.67</w:t>
              </w:r>
            </w:ins>
          </w:p>
        </w:tc>
        <w:tc>
          <w:tcPr>
            <w:tcW w:w="886" w:type="dxa"/>
            <w:vAlign w:val="bottom"/>
          </w:tcPr>
          <w:p w14:paraId="41410CD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81" w:author="Author"/>
                <w:rFonts w:asciiTheme="minorHAnsi" w:hAnsiTheme="minorHAnsi" w:cstheme="minorHAnsi"/>
                <w:color w:val="000000"/>
                <w:sz w:val="22"/>
                <w:szCs w:val="22"/>
              </w:rPr>
            </w:pPr>
            <w:ins w:id="2782" w:author="Author">
              <w:r>
                <w:rPr>
                  <w:rFonts w:ascii="Calibri" w:hAnsi="Calibri" w:cs="Calibri"/>
                  <w:color w:val="000000"/>
                  <w:sz w:val="22"/>
                  <w:szCs w:val="22"/>
                </w:rPr>
                <w:t>3.72</w:t>
              </w:r>
            </w:ins>
          </w:p>
        </w:tc>
        <w:tc>
          <w:tcPr>
            <w:tcW w:w="1240" w:type="dxa"/>
            <w:vAlign w:val="bottom"/>
          </w:tcPr>
          <w:p w14:paraId="7796CCB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83" w:author="Author"/>
                <w:rFonts w:asciiTheme="minorHAnsi" w:hAnsiTheme="minorHAnsi" w:cstheme="minorHAnsi"/>
                <w:color w:val="000000"/>
                <w:sz w:val="22"/>
                <w:szCs w:val="22"/>
              </w:rPr>
            </w:pPr>
            <w:ins w:id="2784" w:author="Author">
              <w:r>
                <w:rPr>
                  <w:rFonts w:ascii="Calibri" w:hAnsi="Calibri" w:cs="Calibri"/>
                  <w:color w:val="000000"/>
                  <w:sz w:val="22"/>
                  <w:szCs w:val="22"/>
                </w:rPr>
                <w:t>102.78</w:t>
              </w:r>
            </w:ins>
          </w:p>
        </w:tc>
      </w:tr>
      <w:tr w:rsidR="009E644C" w14:paraId="38CD418B" w14:textId="77777777" w:rsidTr="009E3B89">
        <w:trPr>
          <w:trHeight w:val="282"/>
          <w:ins w:id="278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59BC9A4" w14:textId="77777777" w:rsidR="009E644C" w:rsidRDefault="009E644C" w:rsidP="009E3B89">
            <w:pPr>
              <w:rPr>
                <w:ins w:id="2786" w:author="Author"/>
                <w:rFonts w:ascii="Calibri" w:hAnsi="Calibri" w:cs="Calibri"/>
                <w:b w:val="0"/>
                <w:bCs w:val="0"/>
                <w:color w:val="000000"/>
                <w:sz w:val="22"/>
                <w:szCs w:val="22"/>
              </w:rPr>
            </w:pPr>
            <w:ins w:id="2787" w:author="Author">
              <w:r>
                <w:rPr>
                  <w:rFonts w:ascii="Calibri" w:hAnsi="Calibri" w:cs="Calibri"/>
                  <w:b w:val="0"/>
                  <w:bCs w:val="0"/>
                  <w:color w:val="000000"/>
                  <w:sz w:val="22"/>
                  <w:szCs w:val="22"/>
                </w:rPr>
                <w:t>3520</w:t>
              </w:r>
            </w:ins>
          </w:p>
        </w:tc>
        <w:tc>
          <w:tcPr>
            <w:tcW w:w="851" w:type="dxa"/>
            <w:vAlign w:val="bottom"/>
          </w:tcPr>
          <w:p w14:paraId="7493A1C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88" w:author="Author"/>
                <w:rFonts w:asciiTheme="minorHAnsi" w:hAnsiTheme="minorHAnsi" w:cstheme="minorHAnsi"/>
                <w:color w:val="000000"/>
                <w:sz w:val="22"/>
                <w:szCs w:val="22"/>
              </w:rPr>
            </w:pPr>
            <w:ins w:id="2789" w:author="Author">
              <w:r>
                <w:rPr>
                  <w:rFonts w:ascii="Calibri" w:hAnsi="Calibri" w:cs="Calibri"/>
                  <w:color w:val="000000"/>
                  <w:sz w:val="22"/>
                  <w:szCs w:val="22"/>
                </w:rPr>
                <w:t>3.62</w:t>
              </w:r>
            </w:ins>
          </w:p>
        </w:tc>
        <w:tc>
          <w:tcPr>
            <w:tcW w:w="1240" w:type="dxa"/>
            <w:vAlign w:val="bottom"/>
          </w:tcPr>
          <w:p w14:paraId="5EB1F2E2"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90" w:author="Author"/>
                <w:rFonts w:asciiTheme="minorHAnsi" w:hAnsiTheme="minorHAnsi" w:cstheme="minorHAnsi"/>
                <w:color w:val="000000"/>
                <w:sz w:val="22"/>
                <w:szCs w:val="22"/>
              </w:rPr>
            </w:pPr>
            <w:ins w:id="2791" w:author="Author">
              <w:r>
                <w:rPr>
                  <w:rFonts w:ascii="Calibri" w:hAnsi="Calibri" w:cs="Calibri"/>
                  <w:color w:val="000000"/>
                  <w:sz w:val="22"/>
                  <w:szCs w:val="22"/>
                </w:rPr>
                <w:t>101.83</w:t>
              </w:r>
            </w:ins>
          </w:p>
        </w:tc>
        <w:tc>
          <w:tcPr>
            <w:tcW w:w="851" w:type="dxa"/>
            <w:vAlign w:val="bottom"/>
          </w:tcPr>
          <w:p w14:paraId="6BBFACB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92" w:author="Author"/>
                <w:rFonts w:asciiTheme="minorHAnsi" w:hAnsiTheme="minorHAnsi" w:cstheme="minorHAnsi"/>
                <w:color w:val="000000"/>
                <w:sz w:val="22"/>
                <w:szCs w:val="22"/>
              </w:rPr>
            </w:pPr>
            <w:ins w:id="2793" w:author="Author">
              <w:r>
                <w:rPr>
                  <w:rFonts w:ascii="Calibri" w:hAnsi="Calibri" w:cs="Calibri"/>
                  <w:color w:val="000000"/>
                  <w:sz w:val="22"/>
                  <w:szCs w:val="22"/>
                </w:rPr>
                <w:t>3.65</w:t>
              </w:r>
            </w:ins>
          </w:p>
        </w:tc>
        <w:tc>
          <w:tcPr>
            <w:tcW w:w="1240" w:type="dxa"/>
            <w:vAlign w:val="bottom"/>
          </w:tcPr>
          <w:p w14:paraId="3352599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94" w:author="Author"/>
                <w:rFonts w:asciiTheme="minorHAnsi" w:hAnsiTheme="minorHAnsi" w:cstheme="minorHAnsi"/>
                <w:color w:val="000000"/>
                <w:sz w:val="22"/>
                <w:szCs w:val="22"/>
              </w:rPr>
            </w:pPr>
            <w:ins w:id="2795" w:author="Author">
              <w:r>
                <w:rPr>
                  <w:rFonts w:ascii="Calibri" w:hAnsi="Calibri" w:cs="Calibri"/>
                  <w:color w:val="000000"/>
                  <w:sz w:val="22"/>
                  <w:szCs w:val="22"/>
                </w:rPr>
                <w:t>102.69</w:t>
              </w:r>
            </w:ins>
          </w:p>
        </w:tc>
        <w:tc>
          <w:tcPr>
            <w:tcW w:w="886" w:type="dxa"/>
            <w:vAlign w:val="bottom"/>
          </w:tcPr>
          <w:p w14:paraId="79443080"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96" w:author="Author"/>
                <w:rFonts w:asciiTheme="minorHAnsi" w:hAnsiTheme="minorHAnsi" w:cstheme="minorHAnsi"/>
                <w:color w:val="000000"/>
                <w:sz w:val="22"/>
                <w:szCs w:val="22"/>
              </w:rPr>
            </w:pPr>
            <w:ins w:id="2797" w:author="Author">
              <w:r>
                <w:rPr>
                  <w:rFonts w:ascii="Calibri" w:hAnsi="Calibri" w:cs="Calibri"/>
                  <w:color w:val="000000"/>
                  <w:sz w:val="22"/>
                  <w:szCs w:val="22"/>
                </w:rPr>
                <w:t>3.65</w:t>
              </w:r>
            </w:ins>
          </w:p>
        </w:tc>
        <w:tc>
          <w:tcPr>
            <w:tcW w:w="1240" w:type="dxa"/>
            <w:vAlign w:val="bottom"/>
          </w:tcPr>
          <w:p w14:paraId="48058A3F"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98" w:author="Author"/>
                <w:rFonts w:asciiTheme="minorHAnsi" w:hAnsiTheme="minorHAnsi" w:cstheme="minorHAnsi"/>
                <w:color w:val="000000"/>
                <w:sz w:val="22"/>
                <w:szCs w:val="22"/>
              </w:rPr>
            </w:pPr>
            <w:ins w:id="2799" w:author="Author">
              <w:r>
                <w:rPr>
                  <w:rFonts w:ascii="Calibri" w:hAnsi="Calibri" w:cs="Calibri"/>
                  <w:color w:val="000000"/>
                  <w:sz w:val="22"/>
                  <w:szCs w:val="22"/>
                </w:rPr>
                <w:t>102.76</w:t>
              </w:r>
            </w:ins>
          </w:p>
        </w:tc>
        <w:tc>
          <w:tcPr>
            <w:tcW w:w="886" w:type="dxa"/>
            <w:vAlign w:val="bottom"/>
          </w:tcPr>
          <w:p w14:paraId="1795748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00" w:author="Author"/>
                <w:rFonts w:asciiTheme="minorHAnsi" w:hAnsiTheme="minorHAnsi" w:cstheme="minorHAnsi"/>
                <w:color w:val="000000"/>
                <w:sz w:val="22"/>
                <w:szCs w:val="22"/>
              </w:rPr>
            </w:pPr>
            <w:ins w:id="2801" w:author="Author">
              <w:r>
                <w:rPr>
                  <w:rFonts w:ascii="Calibri" w:hAnsi="Calibri" w:cs="Calibri"/>
                  <w:color w:val="000000"/>
                  <w:sz w:val="22"/>
                  <w:szCs w:val="22"/>
                </w:rPr>
                <w:t>3.65</w:t>
              </w:r>
            </w:ins>
          </w:p>
        </w:tc>
        <w:tc>
          <w:tcPr>
            <w:tcW w:w="1240" w:type="dxa"/>
            <w:vAlign w:val="bottom"/>
          </w:tcPr>
          <w:p w14:paraId="5BA3DFC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02" w:author="Author"/>
                <w:rFonts w:asciiTheme="minorHAnsi" w:hAnsiTheme="minorHAnsi" w:cstheme="minorHAnsi"/>
                <w:color w:val="000000"/>
                <w:sz w:val="22"/>
                <w:szCs w:val="22"/>
              </w:rPr>
            </w:pPr>
            <w:ins w:id="2803" w:author="Author">
              <w:r>
                <w:rPr>
                  <w:rFonts w:ascii="Calibri" w:hAnsi="Calibri" w:cs="Calibri"/>
                  <w:color w:val="000000"/>
                  <w:sz w:val="22"/>
                  <w:szCs w:val="22"/>
                </w:rPr>
                <w:t>102.88</w:t>
              </w:r>
            </w:ins>
          </w:p>
        </w:tc>
      </w:tr>
      <w:tr w:rsidR="009E644C" w14:paraId="3B5806B1" w14:textId="77777777" w:rsidTr="009E3B89">
        <w:trPr>
          <w:cnfStyle w:val="000000100000" w:firstRow="0" w:lastRow="0" w:firstColumn="0" w:lastColumn="0" w:oddVBand="0" w:evenVBand="0" w:oddHBand="1" w:evenHBand="0" w:firstRowFirstColumn="0" w:firstRowLastColumn="0" w:lastRowFirstColumn="0" w:lastRowLastColumn="0"/>
          <w:trHeight w:val="282"/>
          <w:ins w:id="280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5584052" w14:textId="77777777" w:rsidR="009E644C" w:rsidRDefault="009E644C" w:rsidP="009E3B89">
            <w:pPr>
              <w:rPr>
                <w:ins w:id="2805" w:author="Author"/>
                <w:rFonts w:ascii="Calibri" w:hAnsi="Calibri" w:cs="Calibri"/>
                <w:b w:val="0"/>
                <w:bCs w:val="0"/>
                <w:color w:val="000000"/>
                <w:sz w:val="22"/>
                <w:szCs w:val="22"/>
              </w:rPr>
            </w:pPr>
            <w:ins w:id="2806" w:author="Author">
              <w:r>
                <w:rPr>
                  <w:rFonts w:ascii="Calibri" w:hAnsi="Calibri" w:cs="Calibri"/>
                  <w:b w:val="0"/>
                  <w:bCs w:val="0"/>
                  <w:color w:val="000000"/>
                  <w:sz w:val="22"/>
                  <w:szCs w:val="22"/>
                </w:rPr>
                <w:t>3584</w:t>
              </w:r>
            </w:ins>
          </w:p>
        </w:tc>
        <w:tc>
          <w:tcPr>
            <w:tcW w:w="851" w:type="dxa"/>
            <w:vAlign w:val="bottom"/>
          </w:tcPr>
          <w:p w14:paraId="15A866E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07" w:author="Author"/>
                <w:rFonts w:asciiTheme="minorHAnsi" w:hAnsiTheme="minorHAnsi" w:cstheme="minorHAnsi"/>
                <w:color w:val="000000"/>
                <w:sz w:val="22"/>
                <w:szCs w:val="22"/>
              </w:rPr>
            </w:pPr>
            <w:ins w:id="2808" w:author="Author">
              <w:r>
                <w:rPr>
                  <w:rFonts w:ascii="Calibri" w:hAnsi="Calibri" w:cs="Calibri"/>
                  <w:color w:val="000000"/>
                  <w:sz w:val="22"/>
                  <w:szCs w:val="22"/>
                </w:rPr>
                <w:t>3.55</w:t>
              </w:r>
            </w:ins>
          </w:p>
        </w:tc>
        <w:tc>
          <w:tcPr>
            <w:tcW w:w="1240" w:type="dxa"/>
            <w:vAlign w:val="bottom"/>
          </w:tcPr>
          <w:p w14:paraId="78816377"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09" w:author="Author"/>
                <w:rFonts w:asciiTheme="minorHAnsi" w:hAnsiTheme="minorHAnsi" w:cstheme="minorHAnsi"/>
                <w:color w:val="000000"/>
                <w:sz w:val="22"/>
                <w:szCs w:val="22"/>
              </w:rPr>
            </w:pPr>
            <w:ins w:id="2810" w:author="Author">
              <w:r>
                <w:rPr>
                  <w:rFonts w:ascii="Calibri" w:hAnsi="Calibri" w:cs="Calibri"/>
                  <w:color w:val="000000"/>
                  <w:sz w:val="22"/>
                  <w:szCs w:val="22"/>
                </w:rPr>
                <w:t>101.85</w:t>
              </w:r>
            </w:ins>
          </w:p>
        </w:tc>
        <w:tc>
          <w:tcPr>
            <w:tcW w:w="851" w:type="dxa"/>
            <w:vAlign w:val="bottom"/>
          </w:tcPr>
          <w:p w14:paraId="16D1D67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11" w:author="Author"/>
                <w:rFonts w:asciiTheme="minorHAnsi" w:hAnsiTheme="minorHAnsi" w:cstheme="minorHAnsi"/>
                <w:color w:val="000000"/>
                <w:sz w:val="22"/>
                <w:szCs w:val="22"/>
              </w:rPr>
            </w:pPr>
            <w:ins w:id="2812" w:author="Author">
              <w:r>
                <w:rPr>
                  <w:rFonts w:ascii="Calibri" w:hAnsi="Calibri" w:cs="Calibri"/>
                  <w:color w:val="000000"/>
                  <w:sz w:val="22"/>
                  <w:szCs w:val="22"/>
                </w:rPr>
                <w:t>3.58</w:t>
              </w:r>
            </w:ins>
          </w:p>
        </w:tc>
        <w:tc>
          <w:tcPr>
            <w:tcW w:w="1240" w:type="dxa"/>
            <w:vAlign w:val="bottom"/>
          </w:tcPr>
          <w:p w14:paraId="0B1DBEB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13" w:author="Author"/>
                <w:rFonts w:asciiTheme="minorHAnsi" w:hAnsiTheme="minorHAnsi" w:cstheme="minorHAnsi"/>
                <w:color w:val="000000"/>
                <w:sz w:val="22"/>
                <w:szCs w:val="22"/>
              </w:rPr>
            </w:pPr>
            <w:ins w:id="2814" w:author="Author">
              <w:r>
                <w:rPr>
                  <w:rFonts w:ascii="Calibri" w:hAnsi="Calibri" w:cs="Calibri"/>
                  <w:color w:val="000000"/>
                  <w:sz w:val="22"/>
                  <w:szCs w:val="22"/>
                </w:rPr>
                <w:t>102.77</w:t>
              </w:r>
            </w:ins>
          </w:p>
        </w:tc>
        <w:tc>
          <w:tcPr>
            <w:tcW w:w="886" w:type="dxa"/>
            <w:vAlign w:val="bottom"/>
          </w:tcPr>
          <w:p w14:paraId="0F2B5040"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15" w:author="Author"/>
                <w:rFonts w:asciiTheme="minorHAnsi" w:hAnsiTheme="minorHAnsi" w:cstheme="minorHAnsi"/>
                <w:color w:val="000000"/>
                <w:sz w:val="22"/>
                <w:szCs w:val="22"/>
              </w:rPr>
            </w:pPr>
            <w:ins w:id="2816" w:author="Author">
              <w:r>
                <w:rPr>
                  <w:rFonts w:ascii="Calibri" w:hAnsi="Calibri" w:cs="Calibri"/>
                  <w:color w:val="000000"/>
                  <w:sz w:val="22"/>
                  <w:szCs w:val="22"/>
                </w:rPr>
                <w:t>3.59</w:t>
              </w:r>
            </w:ins>
          </w:p>
        </w:tc>
        <w:tc>
          <w:tcPr>
            <w:tcW w:w="1240" w:type="dxa"/>
            <w:vAlign w:val="bottom"/>
          </w:tcPr>
          <w:p w14:paraId="0BB256D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17" w:author="Author"/>
                <w:rFonts w:asciiTheme="minorHAnsi" w:hAnsiTheme="minorHAnsi" w:cstheme="minorHAnsi"/>
                <w:color w:val="000000"/>
                <w:sz w:val="22"/>
                <w:szCs w:val="22"/>
              </w:rPr>
            </w:pPr>
            <w:ins w:id="2818" w:author="Author">
              <w:r>
                <w:rPr>
                  <w:rFonts w:ascii="Calibri" w:hAnsi="Calibri" w:cs="Calibri"/>
                  <w:color w:val="000000"/>
                  <w:sz w:val="22"/>
                  <w:szCs w:val="22"/>
                </w:rPr>
                <w:t>102.86</w:t>
              </w:r>
            </w:ins>
          </w:p>
        </w:tc>
        <w:tc>
          <w:tcPr>
            <w:tcW w:w="886" w:type="dxa"/>
            <w:vAlign w:val="bottom"/>
          </w:tcPr>
          <w:p w14:paraId="53B9E9F7"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19" w:author="Author"/>
                <w:rFonts w:asciiTheme="minorHAnsi" w:hAnsiTheme="minorHAnsi" w:cstheme="minorHAnsi"/>
                <w:color w:val="000000"/>
                <w:sz w:val="22"/>
                <w:szCs w:val="22"/>
              </w:rPr>
            </w:pPr>
            <w:ins w:id="2820" w:author="Author">
              <w:r>
                <w:rPr>
                  <w:rFonts w:ascii="Calibri" w:hAnsi="Calibri" w:cs="Calibri"/>
                  <w:color w:val="000000"/>
                  <w:sz w:val="22"/>
                  <w:szCs w:val="22"/>
                </w:rPr>
                <w:t>3.59</w:t>
              </w:r>
            </w:ins>
          </w:p>
        </w:tc>
        <w:tc>
          <w:tcPr>
            <w:tcW w:w="1240" w:type="dxa"/>
            <w:vAlign w:val="bottom"/>
          </w:tcPr>
          <w:p w14:paraId="1E51989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21" w:author="Author"/>
                <w:rFonts w:asciiTheme="minorHAnsi" w:hAnsiTheme="minorHAnsi" w:cstheme="minorHAnsi"/>
                <w:color w:val="000000"/>
                <w:sz w:val="22"/>
                <w:szCs w:val="22"/>
              </w:rPr>
            </w:pPr>
            <w:ins w:id="2822" w:author="Author">
              <w:r>
                <w:rPr>
                  <w:rFonts w:ascii="Calibri" w:hAnsi="Calibri" w:cs="Calibri"/>
                  <w:color w:val="000000"/>
                  <w:sz w:val="22"/>
                  <w:szCs w:val="22"/>
                </w:rPr>
                <w:t>102.97</w:t>
              </w:r>
            </w:ins>
          </w:p>
        </w:tc>
      </w:tr>
      <w:tr w:rsidR="009E644C" w14:paraId="71C34BBA" w14:textId="77777777" w:rsidTr="009E3B89">
        <w:trPr>
          <w:trHeight w:val="282"/>
          <w:ins w:id="282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B05775D" w14:textId="77777777" w:rsidR="009E644C" w:rsidRDefault="009E644C" w:rsidP="009E3B89">
            <w:pPr>
              <w:rPr>
                <w:ins w:id="2824" w:author="Author"/>
                <w:rFonts w:ascii="Calibri" w:hAnsi="Calibri" w:cs="Calibri"/>
                <w:b w:val="0"/>
                <w:bCs w:val="0"/>
                <w:color w:val="000000"/>
                <w:sz w:val="22"/>
                <w:szCs w:val="22"/>
              </w:rPr>
            </w:pPr>
            <w:ins w:id="2825" w:author="Author">
              <w:r>
                <w:rPr>
                  <w:rFonts w:ascii="Calibri" w:hAnsi="Calibri" w:cs="Calibri"/>
                  <w:b w:val="0"/>
                  <w:bCs w:val="0"/>
                  <w:color w:val="000000"/>
                  <w:sz w:val="22"/>
                  <w:szCs w:val="22"/>
                </w:rPr>
                <w:t>3648</w:t>
              </w:r>
            </w:ins>
          </w:p>
        </w:tc>
        <w:tc>
          <w:tcPr>
            <w:tcW w:w="851" w:type="dxa"/>
            <w:vAlign w:val="bottom"/>
          </w:tcPr>
          <w:p w14:paraId="5BC0F410"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26" w:author="Author"/>
                <w:rFonts w:asciiTheme="minorHAnsi" w:hAnsiTheme="minorHAnsi" w:cstheme="minorHAnsi"/>
                <w:color w:val="000000"/>
                <w:sz w:val="22"/>
                <w:szCs w:val="22"/>
              </w:rPr>
            </w:pPr>
            <w:ins w:id="2827" w:author="Author">
              <w:r>
                <w:rPr>
                  <w:rFonts w:ascii="Calibri" w:hAnsi="Calibri" w:cs="Calibri"/>
                  <w:color w:val="000000"/>
                  <w:sz w:val="22"/>
                  <w:szCs w:val="22"/>
                </w:rPr>
                <w:t>3.49</w:t>
              </w:r>
            </w:ins>
          </w:p>
        </w:tc>
        <w:tc>
          <w:tcPr>
            <w:tcW w:w="1240" w:type="dxa"/>
            <w:vAlign w:val="bottom"/>
          </w:tcPr>
          <w:p w14:paraId="145FFC61"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28" w:author="Author"/>
                <w:rFonts w:asciiTheme="minorHAnsi" w:hAnsiTheme="minorHAnsi" w:cstheme="minorHAnsi"/>
                <w:color w:val="000000"/>
                <w:sz w:val="22"/>
                <w:szCs w:val="22"/>
              </w:rPr>
            </w:pPr>
            <w:ins w:id="2829" w:author="Author">
              <w:r>
                <w:rPr>
                  <w:rFonts w:ascii="Calibri" w:hAnsi="Calibri" w:cs="Calibri"/>
                  <w:color w:val="000000"/>
                  <w:sz w:val="22"/>
                  <w:szCs w:val="22"/>
                </w:rPr>
                <w:t>101.88</w:t>
              </w:r>
            </w:ins>
          </w:p>
        </w:tc>
        <w:tc>
          <w:tcPr>
            <w:tcW w:w="851" w:type="dxa"/>
            <w:vAlign w:val="bottom"/>
          </w:tcPr>
          <w:p w14:paraId="4161E4A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30" w:author="Author"/>
                <w:rFonts w:asciiTheme="minorHAnsi" w:hAnsiTheme="minorHAnsi" w:cstheme="minorHAnsi"/>
                <w:color w:val="000000"/>
                <w:sz w:val="22"/>
                <w:szCs w:val="22"/>
              </w:rPr>
            </w:pPr>
            <w:ins w:id="2831" w:author="Author">
              <w:r>
                <w:rPr>
                  <w:rFonts w:ascii="Calibri" w:hAnsi="Calibri" w:cs="Calibri"/>
                  <w:color w:val="000000"/>
                  <w:sz w:val="22"/>
                  <w:szCs w:val="22"/>
                </w:rPr>
                <w:t>3.52</w:t>
              </w:r>
            </w:ins>
          </w:p>
        </w:tc>
        <w:tc>
          <w:tcPr>
            <w:tcW w:w="1240" w:type="dxa"/>
            <w:vAlign w:val="bottom"/>
          </w:tcPr>
          <w:p w14:paraId="638E15E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32" w:author="Author"/>
                <w:rFonts w:asciiTheme="minorHAnsi" w:hAnsiTheme="minorHAnsi" w:cstheme="minorHAnsi"/>
                <w:color w:val="000000"/>
                <w:sz w:val="22"/>
                <w:szCs w:val="22"/>
              </w:rPr>
            </w:pPr>
            <w:ins w:id="2833" w:author="Author">
              <w:r>
                <w:rPr>
                  <w:rFonts w:ascii="Calibri" w:hAnsi="Calibri" w:cs="Calibri"/>
                  <w:color w:val="000000"/>
                  <w:sz w:val="22"/>
                  <w:szCs w:val="22"/>
                </w:rPr>
                <w:t>102.84</w:t>
              </w:r>
            </w:ins>
          </w:p>
        </w:tc>
        <w:tc>
          <w:tcPr>
            <w:tcW w:w="886" w:type="dxa"/>
            <w:vAlign w:val="bottom"/>
          </w:tcPr>
          <w:p w14:paraId="5CEB88C6"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34" w:author="Author"/>
                <w:rFonts w:asciiTheme="minorHAnsi" w:hAnsiTheme="minorHAnsi" w:cstheme="minorHAnsi"/>
                <w:color w:val="000000"/>
                <w:sz w:val="22"/>
                <w:szCs w:val="22"/>
              </w:rPr>
            </w:pPr>
            <w:ins w:id="2835" w:author="Author">
              <w:r>
                <w:rPr>
                  <w:rFonts w:ascii="Calibri" w:hAnsi="Calibri" w:cs="Calibri"/>
                  <w:color w:val="000000"/>
                  <w:sz w:val="22"/>
                  <w:szCs w:val="22"/>
                </w:rPr>
                <w:t>3.53</w:t>
              </w:r>
            </w:ins>
          </w:p>
        </w:tc>
        <w:tc>
          <w:tcPr>
            <w:tcW w:w="1240" w:type="dxa"/>
            <w:vAlign w:val="bottom"/>
          </w:tcPr>
          <w:p w14:paraId="52EAFACE"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36" w:author="Author"/>
                <w:rFonts w:asciiTheme="minorHAnsi" w:hAnsiTheme="minorHAnsi" w:cstheme="minorHAnsi"/>
                <w:color w:val="000000"/>
                <w:sz w:val="22"/>
                <w:szCs w:val="22"/>
              </w:rPr>
            </w:pPr>
            <w:ins w:id="2837" w:author="Author">
              <w:r>
                <w:rPr>
                  <w:rFonts w:ascii="Calibri" w:hAnsi="Calibri" w:cs="Calibri"/>
                  <w:color w:val="000000"/>
                  <w:sz w:val="22"/>
                  <w:szCs w:val="22"/>
                </w:rPr>
                <w:t>102.96</w:t>
              </w:r>
            </w:ins>
          </w:p>
        </w:tc>
        <w:tc>
          <w:tcPr>
            <w:tcW w:w="886" w:type="dxa"/>
            <w:vAlign w:val="bottom"/>
          </w:tcPr>
          <w:p w14:paraId="1BA499B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38" w:author="Author"/>
                <w:rFonts w:asciiTheme="minorHAnsi" w:hAnsiTheme="minorHAnsi" w:cstheme="minorHAnsi"/>
                <w:color w:val="000000"/>
                <w:sz w:val="22"/>
                <w:szCs w:val="22"/>
              </w:rPr>
            </w:pPr>
            <w:ins w:id="2839" w:author="Author">
              <w:r>
                <w:rPr>
                  <w:rFonts w:ascii="Calibri" w:hAnsi="Calibri" w:cs="Calibri"/>
                  <w:color w:val="000000"/>
                  <w:sz w:val="22"/>
                  <w:szCs w:val="22"/>
                </w:rPr>
                <w:t>3.53</w:t>
              </w:r>
            </w:ins>
          </w:p>
        </w:tc>
        <w:tc>
          <w:tcPr>
            <w:tcW w:w="1240" w:type="dxa"/>
            <w:vAlign w:val="bottom"/>
          </w:tcPr>
          <w:p w14:paraId="14AAA687"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40" w:author="Author"/>
                <w:rFonts w:asciiTheme="minorHAnsi" w:hAnsiTheme="minorHAnsi" w:cstheme="minorHAnsi"/>
                <w:color w:val="000000"/>
                <w:sz w:val="22"/>
                <w:szCs w:val="22"/>
              </w:rPr>
            </w:pPr>
            <w:ins w:id="2841" w:author="Author">
              <w:r>
                <w:rPr>
                  <w:rFonts w:ascii="Calibri" w:hAnsi="Calibri" w:cs="Calibri"/>
                  <w:color w:val="000000"/>
                  <w:sz w:val="22"/>
                  <w:szCs w:val="22"/>
                </w:rPr>
                <w:t>103.03</w:t>
              </w:r>
            </w:ins>
          </w:p>
        </w:tc>
      </w:tr>
      <w:tr w:rsidR="009E644C" w14:paraId="4E5A4382" w14:textId="77777777" w:rsidTr="009E3B89">
        <w:trPr>
          <w:cnfStyle w:val="000000100000" w:firstRow="0" w:lastRow="0" w:firstColumn="0" w:lastColumn="0" w:oddVBand="0" w:evenVBand="0" w:oddHBand="1" w:evenHBand="0" w:firstRowFirstColumn="0" w:firstRowLastColumn="0" w:lastRowFirstColumn="0" w:lastRowLastColumn="0"/>
          <w:trHeight w:val="282"/>
          <w:ins w:id="284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C3D11BC" w14:textId="77777777" w:rsidR="009E644C" w:rsidRDefault="009E644C" w:rsidP="009E3B89">
            <w:pPr>
              <w:rPr>
                <w:ins w:id="2843" w:author="Author"/>
                <w:rFonts w:ascii="Calibri" w:hAnsi="Calibri" w:cs="Calibri"/>
                <w:b w:val="0"/>
                <w:bCs w:val="0"/>
                <w:color w:val="000000"/>
                <w:sz w:val="22"/>
                <w:szCs w:val="22"/>
              </w:rPr>
            </w:pPr>
            <w:ins w:id="2844" w:author="Author">
              <w:r>
                <w:rPr>
                  <w:rFonts w:ascii="Calibri" w:hAnsi="Calibri" w:cs="Calibri"/>
                  <w:b w:val="0"/>
                  <w:bCs w:val="0"/>
                  <w:color w:val="000000"/>
                  <w:sz w:val="22"/>
                  <w:szCs w:val="22"/>
                </w:rPr>
                <w:t>3712</w:t>
              </w:r>
            </w:ins>
          </w:p>
        </w:tc>
        <w:tc>
          <w:tcPr>
            <w:tcW w:w="851" w:type="dxa"/>
            <w:vAlign w:val="bottom"/>
          </w:tcPr>
          <w:p w14:paraId="7DDE3A2D"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45" w:author="Author"/>
                <w:rFonts w:asciiTheme="minorHAnsi" w:hAnsiTheme="minorHAnsi" w:cstheme="minorHAnsi"/>
                <w:color w:val="000000"/>
                <w:sz w:val="22"/>
                <w:szCs w:val="22"/>
              </w:rPr>
            </w:pPr>
            <w:ins w:id="2846" w:author="Author">
              <w:r>
                <w:rPr>
                  <w:rFonts w:ascii="Calibri" w:hAnsi="Calibri" w:cs="Calibri"/>
                  <w:color w:val="000000"/>
                  <w:sz w:val="22"/>
                  <w:szCs w:val="22"/>
                </w:rPr>
                <w:t>3.43</w:t>
              </w:r>
            </w:ins>
          </w:p>
        </w:tc>
        <w:tc>
          <w:tcPr>
            <w:tcW w:w="1240" w:type="dxa"/>
            <w:vAlign w:val="bottom"/>
          </w:tcPr>
          <w:p w14:paraId="516ACB4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47" w:author="Author"/>
                <w:rFonts w:asciiTheme="minorHAnsi" w:hAnsiTheme="minorHAnsi" w:cstheme="minorHAnsi"/>
                <w:color w:val="000000"/>
                <w:sz w:val="22"/>
                <w:szCs w:val="22"/>
              </w:rPr>
            </w:pPr>
            <w:ins w:id="2848" w:author="Author">
              <w:r>
                <w:rPr>
                  <w:rFonts w:ascii="Calibri" w:hAnsi="Calibri" w:cs="Calibri"/>
                  <w:color w:val="000000"/>
                  <w:sz w:val="22"/>
                  <w:szCs w:val="22"/>
                </w:rPr>
                <w:t>101.73</w:t>
              </w:r>
            </w:ins>
          </w:p>
        </w:tc>
        <w:tc>
          <w:tcPr>
            <w:tcW w:w="851" w:type="dxa"/>
            <w:vAlign w:val="bottom"/>
          </w:tcPr>
          <w:p w14:paraId="09064C07"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49" w:author="Author"/>
                <w:rFonts w:asciiTheme="minorHAnsi" w:hAnsiTheme="minorHAnsi" w:cstheme="minorHAnsi"/>
                <w:color w:val="000000"/>
                <w:sz w:val="22"/>
                <w:szCs w:val="22"/>
              </w:rPr>
            </w:pPr>
            <w:ins w:id="2850" w:author="Author">
              <w:r>
                <w:rPr>
                  <w:rFonts w:ascii="Calibri" w:hAnsi="Calibri" w:cs="Calibri"/>
                  <w:color w:val="000000"/>
                  <w:sz w:val="22"/>
                  <w:szCs w:val="22"/>
                </w:rPr>
                <w:t>3.47</w:t>
              </w:r>
            </w:ins>
          </w:p>
        </w:tc>
        <w:tc>
          <w:tcPr>
            <w:tcW w:w="1240" w:type="dxa"/>
            <w:vAlign w:val="bottom"/>
          </w:tcPr>
          <w:p w14:paraId="519F501B"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51" w:author="Author"/>
                <w:rFonts w:asciiTheme="minorHAnsi" w:hAnsiTheme="minorHAnsi" w:cstheme="minorHAnsi"/>
                <w:color w:val="000000"/>
                <w:sz w:val="22"/>
                <w:szCs w:val="22"/>
              </w:rPr>
            </w:pPr>
            <w:ins w:id="2852" w:author="Author">
              <w:r>
                <w:rPr>
                  <w:rFonts w:ascii="Calibri" w:hAnsi="Calibri" w:cs="Calibri"/>
                  <w:color w:val="000000"/>
                  <w:sz w:val="22"/>
                  <w:szCs w:val="22"/>
                </w:rPr>
                <w:t>102.92</w:t>
              </w:r>
            </w:ins>
          </w:p>
        </w:tc>
        <w:tc>
          <w:tcPr>
            <w:tcW w:w="886" w:type="dxa"/>
            <w:vAlign w:val="bottom"/>
          </w:tcPr>
          <w:p w14:paraId="67D0F20D"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53" w:author="Author"/>
                <w:rFonts w:asciiTheme="minorHAnsi" w:hAnsiTheme="minorHAnsi" w:cstheme="minorHAnsi"/>
                <w:color w:val="000000"/>
                <w:sz w:val="22"/>
                <w:szCs w:val="22"/>
              </w:rPr>
            </w:pPr>
            <w:ins w:id="2854" w:author="Author">
              <w:r>
                <w:rPr>
                  <w:rFonts w:ascii="Calibri" w:hAnsi="Calibri" w:cs="Calibri"/>
                  <w:color w:val="000000"/>
                  <w:sz w:val="22"/>
                  <w:szCs w:val="22"/>
                </w:rPr>
                <w:t>3.47</w:t>
              </w:r>
            </w:ins>
          </w:p>
        </w:tc>
        <w:tc>
          <w:tcPr>
            <w:tcW w:w="1240" w:type="dxa"/>
            <w:vAlign w:val="bottom"/>
          </w:tcPr>
          <w:p w14:paraId="55E2B92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55" w:author="Author"/>
                <w:rFonts w:asciiTheme="minorHAnsi" w:hAnsiTheme="minorHAnsi" w:cstheme="minorHAnsi"/>
                <w:color w:val="000000"/>
                <w:sz w:val="22"/>
                <w:szCs w:val="22"/>
              </w:rPr>
            </w:pPr>
            <w:ins w:id="2856" w:author="Author">
              <w:r>
                <w:rPr>
                  <w:rFonts w:ascii="Calibri" w:hAnsi="Calibri" w:cs="Calibri"/>
                  <w:color w:val="000000"/>
                  <w:sz w:val="22"/>
                  <w:szCs w:val="22"/>
                </w:rPr>
                <w:t>103.03</w:t>
              </w:r>
            </w:ins>
          </w:p>
        </w:tc>
        <w:tc>
          <w:tcPr>
            <w:tcW w:w="886" w:type="dxa"/>
            <w:vAlign w:val="bottom"/>
          </w:tcPr>
          <w:p w14:paraId="75E71F74"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57" w:author="Author"/>
                <w:rFonts w:asciiTheme="minorHAnsi" w:hAnsiTheme="minorHAnsi" w:cstheme="minorHAnsi"/>
                <w:color w:val="000000"/>
                <w:sz w:val="22"/>
                <w:szCs w:val="22"/>
              </w:rPr>
            </w:pPr>
            <w:ins w:id="2858" w:author="Author">
              <w:r>
                <w:rPr>
                  <w:rFonts w:ascii="Calibri" w:hAnsi="Calibri" w:cs="Calibri"/>
                  <w:color w:val="000000"/>
                  <w:sz w:val="22"/>
                  <w:szCs w:val="22"/>
                </w:rPr>
                <w:t>3.47</w:t>
              </w:r>
            </w:ins>
          </w:p>
        </w:tc>
        <w:tc>
          <w:tcPr>
            <w:tcW w:w="1240" w:type="dxa"/>
            <w:vAlign w:val="bottom"/>
          </w:tcPr>
          <w:p w14:paraId="3EAEAE1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59" w:author="Author"/>
                <w:rFonts w:asciiTheme="minorHAnsi" w:hAnsiTheme="minorHAnsi" w:cstheme="minorHAnsi"/>
                <w:color w:val="000000"/>
                <w:sz w:val="22"/>
                <w:szCs w:val="22"/>
              </w:rPr>
            </w:pPr>
            <w:ins w:id="2860" w:author="Author">
              <w:r>
                <w:rPr>
                  <w:rFonts w:ascii="Calibri" w:hAnsi="Calibri" w:cs="Calibri"/>
                  <w:color w:val="000000"/>
                  <w:sz w:val="22"/>
                  <w:szCs w:val="22"/>
                </w:rPr>
                <w:t>103.11</w:t>
              </w:r>
            </w:ins>
          </w:p>
        </w:tc>
      </w:tr>
      <w:tr w:rsidR="009E644C" w14:paraId="41599A44" w14:textId="77777777" w:rsidTr="009E3B89">
        <w:trPr>
          <w:trHeight w:val="282"/>
          <w:ins w:id="286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7DCBC2C" w14:textId="77777777" w:rsidR="009E644C" w:rsidRDefault="009E644C" w:rsidP="009E3B89">
            <w:pPr>
              <w:rPr>
                <w:ins w:id="2862" w:author="Author"/>
                <w:rFonts w:ascii="Calibri" w:hAnsi="Calibri" w:cs="Calibri"/>
                <w:b w:val="0"/>
                <w:bCs w:val="0"/>
                <w:color w:val="000000"/>
                <w:sz w:val="22"/>
                <w:szCs w:val="22"/>
              </w:rPr>
            </w:pPr>
            <w:ins w:id="2863" w:author="Author">
              <w:r>
                <w:rPr>
                  <w:rFonts w:ascii="Calibri" w:hAnsi="Calibri" w:cs="Calibri"/>
                  <w:b w:val="0"/>
                  <w:bCs w:val="0"/>
                  <w:color w:val="000000"/>
                  <w:sz w:val="22"/>
                  <w:szCs w:val="22"/>
                </w:rPr>
                <w:t>3776</w:t>
              </w:r>
            </w:ins>
          </w:p>
        </w:tc>
        <w:tc>
          <w:tcPr>
            <w:tcW w:w="851" w:type="dxa"/>
            <w:vAlign w:val="bottom"/>
          </w:tcPr>
          <w:p w14:paraId="6A2BDE0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64" w:author="Author"/>
                <w:rFonts w:asciiTheme="minorHAnsi" w:hAnsiTheme="minorHAnsi" w:cstheme="minorHAnsi"/>
                <w:color w:val="000000"/>
                <w:sz w:val="22"/>
                <w:szCs w:val="22"/>
              </w:rPr>
            </w:pPr>
            <w:ins w:id="2865" w:author="Author">
              <w:r>
                <w:rPr>
                  <w:rFonts w:ascii="Calibri" w:hAnsi="Calibri" w:cs="Calibri"/>
                  <w:color w:val="000000"/>
                  <w:sz w:val="22"/>
                  <w:szCs w:val="22"/>
                </w:rPr>
                <w:t>3.37</w:t>
              </w:r>
            </w:ins>
          </w:p>
        </w:tc>
        <w:tc>
          <w:tcPr>
            <w:tcW w:w="1240" w:type="dxa"/>
            <w:vAlign w:val="bottom"/>
          </w:tcPr>
          <w:p w14:paraId="2FF221C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66" w:author="Author"/>
                <w:rFonts w:asciiTheme="minorHAnsi" w:hAnsiTheme="minorHAnsi" w:cstheme="minorHAnsi"/>
                <w:color w:val="000000"/>
                <w:sz w:val="22"/>
                <w:szCs w:val="22"/>
              </w:rPr>
            </w:pPr>
            <w:ins w:id="2867" w:author="Author">
              <w:r>
                <w:rPr>
                  <w:rFonts w:ascii="Calibri" w:hAnsi="Calibri" w:cs="Calibri"/>
                  <w:color w:val="000000"/>
                  <w:sz w:val="22"/>
                  <w:szCs w:val="22"/>
                </w:rPr>
                <w:t>101.67</w:t>
              </w:r>
            </w:ins>
          </w:p>
        </w:tc>
        <w:tc>
          <w:tcPr>
            <w:tcW w:w="851" w:type="dxa"/>
            <w:vAlign w:val="bottom"/>
          </w:tcPr>
          <w:p w14:paraId="77071B6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68" w:author="Author"/>
                <w:rFonts w:asciiTheme="minorHAnsi" w:hAnsiTheme="minorHAnsi" w:cstheme="minorHAnsi"/>
                <w:color w:val="000000"/>
                <w:sz w:val="22"/>
                <w:szCs w:val="22"/>
              </w:rPr>
            </w:pPr>
            <w:ins w:id="2869" w:author="Author">
              <w:r>
                <w:rPr>
                  <w:rFonts w:ascii="Calibri" w:hAnsi="Calibri" w:cs="Calibri"/>
                  <w:color w:val="000000"/>
                  <w:sz w:val="22"/>
                  <w:szCs w:val="22"/>
                </w:rPr>
                <w:t>3.41</w:t>
              </w:r>
            </w:ins>
          </w:p>
        </w:tc>
        <w:tc>
          <w:tcPr>
            <w:tcW w:w="1240" w:type="dxa"/>
            <w:vAlign w:val="bottom"/>
          </w:tcPr>
          <w:p w14:paraId="66B2E9C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70" w:author="Author"/>
                <w:rFonts w:asciiTheme="minorHAnsi" w:hAnsiTheme="minorHAnsi" w:cstheme="minorHAnsi"/>
                <w:color w:val="000000"/>
                <w:sz w:val="22"/>
                <w:szCs w:val="22"/>
              </w:rPr>
            </w:pPr>
            <w:ins w:id="2871" w:author="Author">
              <w:r>
                <w:rPr>
                  <w:rFonts w:ascii="Calibri" w:hAnsi="Calibri" w:cs="Calibri"/>
                  <w:color w:val="000000"/>
                  <w:sz w:val="22"/>
                  <w:szCs w:val="22"/>
                </w:rPr>
                <w:t>102.98</w:t>
              </w:r>
            </w:ins>
          </w:p>
        </w:tc>
        <w:tc>
          <w:tcPr>
            <w:tcW w:w="886" w:type="dxa"/>
            <w:vAlign w:val="bottom"/>
          </w:tcPr>
          <w:p w14:paraId="78C03DE7"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72" w:author="Author"/>
                <w:rFonts w:asciiTheme="minorHAnsi" w:hAnsiTheme="minorHAnsi" w:cstheme="minorHAnsi"/>
                <w:color w:val="000000"/>
                <w:sz w:val="22"/>
                <w:szCs w:val="22"/>
              </w:rPr>
            </w:pPr>
            <w:ins w:id="2873" w:author="Author">
              <w:r>
                <w:rPr>
                  <w:rFonts w:ascii="Calibri" w:hAnsi="Calibri" w:cs="Calibri"/>
                  <w:color w:val="000000"/>
                  <w:sz w:val="22"/>
                  <w:szCs w:val="22"/>
                </w:rPr>
                <w:t>3.41</w:t>
              </w:r>
            </w:ins>
          </w:p>
        </w:tc>
        <w:tc>
          <w:tcPr>
            <w:tcW w:w="1240" w:type="dxa"/>
            <w:vAlign w:val="bottom"/>
          </w:tcPr>
          <w:p w14:paraId="0213BE5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74" w:author="Author"/>
                <w:rFonts w:asciiTheme="minorHAnsi" w:hAnsiTheme="minorHAnsi" w:cstheme="minorHAnsi"/>
                <w:color w:val="000000"/>
                <w:sz w:val="22"/>
                <w:szCs w:val="22"/>
              </w:rPr>
            </w:pPr>
            <w:ins w:id="2875" w:author="Author">
              <w:r>
                <w:rPr>
                  <w:rFonts w:ascii="Calibri" w:hAnsi="Calibri" w:cs="Calibri"/>
                  <w:color w:val="000000"/>
                  <w:sz w:val="22"/>
                  <w:szCs w:val="22"/>
                </w:rPr>
                <w:t>103.11</w:t>
              </w:r>
            </w:ins>
          </w:p>
        </w:tc>
        <w:tc>
          <w:tcPr>
            <w:tcW w:w="886" w:type="dxa"/>
            <w:vAlign w:val="bottom"/>
          </w:tcPr>
          <w:p w14:paraId="4A7A7137"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76" w:author="Author"/>
                <w:rFonts w:asciiTheme="minorHAnsi" w:hAnsiTheme="minorHAnsi" w:cstheme="minorHAnsi"/>
                <w:color w:val="000000"/>
                <w:sz w:val="22"/>
                <w:szCs w:val="22"/>
              </w:rPr>
            </w:pPr>
            <w:ins w:id="2877" w:author="Author">
              <w:r>
                <w:rPr>
                  <w:rFonts w:ascii="Calibri" w:hAnsi="Calibri" w:cs="Calibri"/>
                  <w:color w:val="000000"/>
                  <w:sz w:val="22"/>
                  <w:szCs w:val="22"/>
                </w:rPr>
                <w:t>3.42</w:t>
              </w:r>
            </w:ins>
          </w:p>
        </w:tc>
        <w:tc>
          <w:tcPr>
            <w:tcW w:w="1240" w:type="dxa"/>
            <w:vAlign w:val="bottom"/>
          </w:tcPr>
          <w:p w14:paraId="565621C0"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78" w:author="Author"/>
                <w:rFonts w:asciiTheme="minorHAnsi" w:hAnsiTheme="minorHAnsi" w:cstheme="minorHAnsi"/>
                <w:color w:val="000000"/>
                <w:sz w:val="22"/>
                <w:szCs w:val="22"/>
              </w:rPr>
            </w:pPr>
            <w:ins w:id="2879" w:author="Author">
              <w:r>
                <w:rPr>
                  <w:rFonts w:ascii="Calibri" w:hAnsi="Calibri" w:cs="Calibri"/>
                  <w:color w:val="000000"/>
                  <w:sz w:val="22"/>
                  <w:szCs w:val="22"/>
                </w:rPr>
                <w:t>103.17</w:t>
              </w:r>
            </w:ins>
          </w:p>
        </w:tc>
      </w:tr>
      <w:tr w:rsidR="009E644C" w14:paraId="65781294" w14:textId="77777777" w:rsidTr="009E3B89">
        <w:trPr>
          <w:cnfStyle w:val="000000100000" w:firstRow="0" w:lastRow="0" w:firstColumn="0" w:lastColumn="0" w:oddVBand="0" w:evenVBand="0" w:oddHBand="1" w:evenHBand="0" w:firstRowFirstColumn="0" w:firstRowLastColumn="0" w:lastRowFirstColumn="0" w:lastRowLastColumn="0"/>
          <w:trHeight w:val="282"/>
          <w:ins w:id="288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580028A" w14:textId="77777777" w:rsidR="009E644C" w:rsidRDefault="009E644C" w:rsidP="009E3B89">
            <w:pPr>
              <w:rPr>
                <w:ins w:id="2881" w:author="Author"/>
                <w:rFonts w:ascii="Calibri" w:hAnsi="Calibri" w:cs="Calibri"/>
                <w:b w:val="0"/>
                <w:bCs w:val="0"/>
                <w:color w:val="000000"/>
                <w:sz w:val="22"/>
                <w:szCs w:val="22"/>
              </w:rPr>
            </w:pPr>
            <w:ins w:id="2882" w:author="Author">
              <w:r>
                <w:rPr>
                  <w:rFonts w:ascii="Calibri" w:hAnsi="Calibri" w:cs="Calibri"/>
                  <w:b w:val="0"/>
                  <w:bCs w:val="0"/>
                  <w:color w:val="000000"/>
                  <w:sz w:val="22"/>
                  <w:szCs w:val="22"/>
                </w:rPr>
                <w:t>3840</w:t>
              </w:r>
            </w:ins>
          </w:p>
        </w:tc>
        <w:tc>
          <w:tcPr>
            <w:tcW w:w="851" w:type="dxa"/>
            <w:vAlign w:val="bottom"/>
          </w:tcPr>
          <w:p w14:paraId="3AEE27D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83" w:author="Author"/>
                <w:rFonts w:asciiTheme="minorHAnsi" w:hAnsiTheme="minorHAnsi" w:cstheme="minorHAnsi"/>
                <w:color w:val="000000"/>
                <w:sz w:val="22"/>
                <w:szCs w:val="22"/>
              </w:rPr>
            </w:pPr>
            <w:ins w:id="2884" w:author="Author">
              <w:r>
                <w:rPr>
                  <w:rFonts w:ascii="Calibri" w:hAnsi="Calibri" w:cs="Calibri"/>
                  <w:color w:val="000000"/>
                  <w:sz w:val="22"/>
                  <w:szCs w:val="22"/>
                </w:rPr>
                <w:t>3.31</w:t>
              </w:r>
            </w:ins>
          </w:p>
        </w:tc>
        <w:tc>
          <w:tcPr>
            <w:tcW w:w="1240" w:type="dxa"/>
            <w:vAlign w:val="bottom"/>
          </w:tcPr>
          <w:p w14:paraId="5D7A8C4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85" w:author="Author"/>
                <w:rFonts w:asciiTheme="minorHAnsi" w:hAnsiTheme="minorHAnsi" w:cstheme="minorHAnsi"/>
                <w:color w:val="000000"/>
                <w:sz w:val="22"/>
                <w:szCs w:val="22"/>
              </w:rPr>
            </w:pPr>
            <w:ins w:id="2886" w:author="Author">
              <w:r>
                <w:rPr>
                  <w:rFonts w:ascii="Calibri" w:hAnsi="Calibri" w:cs="Calibri"/>
                  <w:color w:val="000000"/>
                  <w:sz w:val="22"/>
                  <w:szCs w:val="22"/>
                </w:rPr>
                <w:t>101.73</w:t>
              </w:r>
            </w:ins>
          </w:p>
        </w:tc>
        <w:tc>
          <w:tcPr>
            <w:tcW w:w="851" w:type="dxa"/>
            <w:vAlign w:val="bottom"/>
          </w:tcPr>
          <w:p w14:paraId="4163D28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87" w:author="Author"/>
                <w:rFonts w:asciiTheme="minorHAnsi" w:hAnsiTheme="minorHAnsi" w:cstheme="minorHAnsi"/>
                <w:color w:val="000000"/>
                <w:sz w:val="22"/>
                <w:szCs w:val="22"/>
              </w:rPr>
            </w:pPr>
            <w:ins w:id="2888" w:author="Author">
              <w:r>
                <w:rPr>
                  <w:rFonts w:ascii="Calibri" w:hAnsi="Calibri" w:cs="Calibri"/>
                  <w:color w:val="000000"/>
                  <w:sz w:val="22"/>
                  <w:szCs w:val="22"/>
                </w:rPr>
                <w:t>3.35</w:t>
              </w:r>
            </w:ins>
          </w:p>
        </w:tc>
        <w:tc>
          <w:tcPr>
            <w:tcW w:w="1240" w:type="dxa"/>
            <w:vAlign w:val="bottom"/>
          </w:tcPr>
          <w:p w14:paraId="2D90B6B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89" w:author="Author"/>
                <w:rFonts w:asciiTheme="minorHAnsi" w:hAnsiTheme="minorHAnsi" w:cstheme="minorHAnsi"/>
                <w:color w:val="000000"/>
                <w:sz w:val="22"/>
                <w:szCs w:val="22"/>
              </w:rPr>
            </w:pPr>
            <w:ins w:id="2890" w:author="Author">
              <w:r>
                <w:rPr>
                  <w:rFonts w:ascii="Calibri" w:hAnsi="Calibri" w:cs="Calibri"/>
                  <w:color w:val="000000"/>
                  <w:sz w:val="22"/>
                  <w:szCs w:val="22"/>
                </w:rPr>
                <w:t>103.05</w:t>
              </w:r>
            </w:ins>
          </w:p>
        </w:tc>
        <w:tc>
          <w:tcPr>
            <w:tcW w:w="886" w:type="dxa"/>
            <w:vAlign w:val="bottom"/>
          </w:tcPr>
          <w:p w14:paraId="23BDBE3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91" w:author="Author"/>
                <w:rFonts w:asciiTheme="minorHAnsi" w:hAnsiTheme="minorHAnsi" w:cstheme="minorHAnsi"/>
                <w:color w:val="000000"/>
                <w:sz w:val="22"/>
                <w:szCs w:val="22"/>
              </w:rPr>
            </w:pPr>
            <w:ins w:id="2892" w:author="Author">
              <w:r>
                <w:rPr>
                  <w:rFonts w:ascii="Calibri" w:hAnsi="Calibri" w:cs="Calibri"/>
                  <w:color w:val="000000"/>
                  <w:sz w:val="22"/>
                  <w:szCs w:val="22"/>
                </w:rPr>
                <w:t>3.36</w:t>
              </w:r>
            </w:ins>
          </w:p>
        </w:tc>
        <w:tc>
          <w:tcPr>
            <w:tcW w:w="1240" w:type="dxa"/>
            <w:vAlign w:val="bottom"/>
          </w:tcPr>
          <w:p w14:paraId="4136AE2D"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93" w:author="Author"/>
                <w:rFonts w:asciiTheme="minorHAnsi" w:hAnsiTheme="minorHAnsi" w:cstheme="minorHAnsi"/>
                <w:color w:val="000000"/>
                <w:sz w:val="22"/>
                <w:szCs w:val="22"/>
              </w:rPr>
            </w:pPr>
            <w:ins w:id="2894" w:author="Author">
              <w:r>
                <w:rPr>
                  <w:rFonts w:ascii="Calibri" w:hAnsi="Calibri" w:cs="Calibri"/>
                  <w:color w:val="000000"/>
                  <w:sz w:val="22"/>
                  <w:szCs w:val="22"/>
                </w:rPr>
                <w:t>103.19</w:t>
              </w:r>
            </w:ins>
          </w:p>
        </w:tc>
        <w:tc>
          <w:tcPr>
            <w:tcW w:w="886" w:type="dxa"/>
            <w:vAlign w:val="bottom"/>
          </w:tcPr>
          <w:p w14:paraId="69C4D3A7"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95" w:author="Author"/>
                <w:rFonts w:asciiTheme="minorHAnsi" w:hAnsiTheme="minorHAnsi" w:cstheme="minorHAnsi"/>
                <w:color w:val="000000"/>
                <w:sz w:val="22"/>
                <w:szCs w:val="22"/>
              </w:rPr>
            </w:pPr>
            <w:ins w:id="2896" w:author="Author">
              <w:r>
                <w:rPr>
                  <w:rFonts w:ascii="Calibri" w:hAnsi="Calibri" w:cs="Calibri"/>
                  <w:color w:val="000000"/>
                  <w:sz w:val="22"/>
                  <w:szCs w:val="22"/>
                </w:rPr>
                <w:t>3.36</w:t>
              </w:r>
            </w:ins>
          </w:p>
        </w:tc>
        <w:tc>
          <w:tcPr>
            <w:tcW w:w="1240" w:type="dxa"/>
            <w:vAlign w:val="bottom"/>
          </w:tcPr>
          <w:p w14:paraId="3EF8AFAB"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97" w:author="Author"/>
                <w:rFonts w:asciiTheme="minorHAnsi" w:hAnsiTheme="minorHAnsi" w:cstheme="minorHAnsi"/>
                <w:color w:val="000000"/>
                <w:sz w:val="22"/>
                <w:szCs w:val="22"/>
              </w:rPr>
            </w:pPr>
            <w:ins w:id="2898" w:author="Author">
              <w:r>
                <w:rPr>
                  <w:rFonts w:ascii="Calibri" w:hAnsi="Calibri" w:cs="Calibri"/>
                  <w:color w:val="000000"/>
                  <w:sz w:val="22"/>
                  <w:szCs w:val="22"/>
                </w:rPr>
                <w:t>103.22</w:t>
              </w:r>
            </w:ins>
          </w:p>
        </w:tc>
      </w:tr>
      <w:tr w:rsidR="009E644C" w14:paraId="75AA41A0" w14:textId="77777777" w:rsidTr="009E3B89">
        <w:trPr>
          <w:trHeight w:val="282"/>
          <w:ins w:id="289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A6DA157" w14:textId="77777777" w:rsidR="009E644C" w:rsidRDefault="009E644C" w:rsidP="009E3B89">
            <w:pPr>
              <w:rPr>
                <w:ins w:id="2900" w:author="Author"/>
                <w:rFonts w:ascii="Calibri" w:hAnsi="Calibri" w:cs="Calibri"/>
                <w:b w:val="0"/>
                <w:bCs w:val="0"/>
                <w:color w:val="000000"/>
                <w:sz w:val="22"/>
                <w:szCs w:val="22"/>
              </w:rPr>
            </w:pPr>
            <w:ins w:id="2901" w:author="Author">
              <w:r>
                <w:rPr>
                  <w:rFonts w:ascii="Calibri" w:hAnsi="Calibri" w:cs="Calibri"/>
                  <w:b w:val="0"/>
                  <w:bCs w:val="0"/>
                  <w:color w:val="000000"/>
                  <w:sz w:val="22"/>
                  <w:szCs w:val="22"/>
                </w:rPr>
                <w:t>3904</w:t>
              </w:r>
            </w:ins>
          </w:p>
        </w:tc>
        <w:tc>
          <w:tcPr>
            <w:tcW w:w="851" w:type="dxa"/>
            <w:vAlign w:val="bottom"/>
          </w:tcPr>
          <w:p w14:paraId="6AD35DD2"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902" w:author="Author"/>
                <w:rFonts w:asciiTheme="minorHAnsi" w:hAnsiTheme="minorHAnsi" w:cstheme="minorHAnsi"/>
                <w:color w:val="000000"/>
                <w:sz w:val="22"/>
                <w:szCs w:val="22"/>
              </w:rPr>
            </w:pPr>
            <w:ins w:id="2903" w:author="Author">
              <w:r>
                <w:rPr>
                  <w:rFonts w:ascii="Calibri" w:hAnsi="Calibri" w:cs="Calibri"/>
                  <w:color w:val="000000"/>
                  <w:sz w:val="22"/>
                  <w:szCs w:val="22"/>
                </w:rPr>
                <w:t>3.26</w:t>
              </w:r>
            </w:ins>
          </w:p>
        </w:tc>
        <w:tc>
          <w:tcPr>
            <w:tcW w:w="1240" w:type="dxa"/>
            <w:vAlign w:val="bottom"/>
          </w:tcPr>
          <w:p w14:paraId="49C32B9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904" w:author="Author"/>
                <w:rFonts w:asciiTheme="minorHAnsi" w:hAnsiTheme="minorHAnsi" w:cstheme="minorHAnsi"/>
                <w:color w:val="000000"/>
                <w:sz w:val="22"/>
                <w:szCs w:val="22"/>
              </w:rPr>
            </w:pPr>
            <w:ins w:id="2905" w:author="Author">
              <w:r>
                <w:rPr>
                  <w:rFonts w:ascii="Calibri" w:hAnsi="Calibri" w:cs="Calibri"/>
                  <w:color w:val="000000"/>
                  <w:sz w:val="22"/>
                  <w:szCs w:val="22"/>
                </w:rPr>
                <w:t>101.71</w:t>
              </w:r>
            </w:ins>
          </w:p>
        </w:tc>
        <w:tc>
          <w:tcPr>
            <w:tcW w:w="851" w:type="dxa"/>
            <w:vAlign w:val="bottom"/>
          </w:tcPr>
          <w:p w14:paraId="5F6CF648"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906" w:author="Author"/>
                <w:rFonts w:asciiTheme="minorHAnsi" w:hAnsiTheme="minorHAnsi" w:cstheme="minorHAnsi"/>
                <w:color w:val="000000"/>
                <w:sz w:val="22"/>
                <w:szCs w:val="22"/>
              </w:rPr>
            </w:pPr>
            <w:ins w:id="2907" w:author="Author">
              <w:r>
                <w:rPr>
                  <w:rFonts w:ascii="Calibri" w:hAnsi="Calibri" w:cs="Calibri"/>
                  <w:color w:val="000000"/>
                  <w:sz w:val="22"/>
                  <w:szCs w:val="22"/>
                </w:rPr>
                <w:t>3.30</w:t>
              </w:r>
            </w:ins>
          </w:p>
        </w:tc>
        <w:tc>
          <w:tcPr>
            <w:tcW w:w="1240" w:type="dxa"/>
            <w:vAlign w:val="bottom"/>
          </w:tcPr>
          <w:p w14:paraId="7231169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908" w:author="Author"/>
                <w:rFonts w:asciiTheme="minorHAnsi" w:hAnsiTheme="minorHAnsi" w:cstheme="minorHAnsi"/>
                <w:color w:val="000000"/>
                <w:sz w:val="22"/>
                <w:szCs w:val="22"/>
              </w:rPr>
            </w:pPr>
            <w:ins w:id="2909" w:author="Author">
              <w:r>
                <w:rPr>
                  <w:rFonts w:ascii="Calibri" w:hAnsi="Calibri" w:cs="Calibri"/>
                  <w:color w:val="000000"/>
                  <w:sz w:val="22"/>
                  <w:szCs w:val="22"/>
                </w:rPr>
                <w:t>103.12</w:t>
              </w:r>
            </w:ins>
          </w:p>
        </w:tc>
        <w:tc>
          <w:tcPr>
            <w:tcW w:w="886" w:type="dxa"/>
            <w:vAlign w:val="bottom"/>
          </w:tcPr>
          <w:p w14:paraId="603CE1BE"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910" w:author="Author"/>
                <w:rFonts w:asciiTheme="minorHAnsi" w:hAnsiTheme="minorHAnsi" w:cstheme="minorHAnsi"/>
                <w:color w:val="000000"/>
                <w:sz w:val="22"/>
                <w:szCs w:val="22"/>
              </w:rPr>
            </w:pPr>
            <w:ins w:id="2911" w:author="Author">
              <w:r>
                <w:rPr>
                  <w:rFonts w:ascii="Calibri" w:hAnsi="Calibri" w:cs="Calibri"/>
                  <w:color w:val="000000"/>
                  <w:sz w:val="22"/>
                  <w:szCs w:val="22"/>
                </w:rPr>
                <w:t>3.31</w:t>
              </w:r>
            </w:ins>
          </w:p>
        </w:tc>
        <w:tc>
          <w:tcPr>
            <w:tcW w:w="1240" w:type="dxa"/>
            <w:vAlign w:val="bottom"/>
          </w:tcPr>
          <w:p w14:paraId="1AAD211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912" w:author="Author"/>
                <w:rFonts w:asciiTheme="minorHAnsi" w:hAnsiTheme="minorHAnsi" w:cstheme="minorHAnsi"/>
                <w:color w:val="000000"/>
                <w:sz w:val="22"/>
                <w:szCs w:val="22"/>
              </w:rPr>
            </w:pPr>
            <w:ins w:id="2913" w:author="Author">
              <w:r>
                <w:rPr>
                  <w:rFonts w:ascii="Calibri" w:hAnsi="Calibri" w:cs="Calibri"/>
                  <w:color w:val="000000"/>
                  <w:sz w:val="22"/>
                  <w:szCs w:val="22"/>
                </w:rPr>
                <w:t>103.26</w:t>
              </w:r>
            </w:ins>
          </w:p>
        </w:tc>
        <w:tc>
          <w:tcPr>
            <w:tcW w:w="886" w:type="dxa"/>
            <w:vAlign w:val="bottom"/>
          </w:tcPr>
          <w:p w14:paraId="7EDB853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914" w:author="Author"/>
                <w:rFonts w:asciiTheme="minorHAnsi" w:hAnsiTheme="minorHAnsi" w:cstheme="minorHAnsi"/>
                <w:color w:val="000000"/>
                <w:sz w:val="22"/>
                <w:szCs w:val="22"/>
              </w:rPr>
            </w:pPr>
            <w:ins w:id="2915" w:author="Author">
              <w:r>
                <w:rPr>
                  <w:rFonts w:ascii="Calibri" w:hAnsi="Calibri" w:cs="Calibri"/>
                  <w:color w:val="000000"/>
                  <w:sz w:val="22"/>
                  <w:szCs w:val="22"/>
                </w:rPr>
                <w:t>3.31</w:t>
              </w:r>
            </w:ins>
          </w:p>
        </w:tc>
        <w:tc>
          <w:tcPr>
            <w:tcW w:w="1240" w:type="dxa"/>
            <w:vAlign w:val="bottom"/>
          </w:tcPr>
          <w:p w14:paraId="46924D3F"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916" w:author="Author"/>
                <w:rFonts w:asciiTheme="minorHAnsi" w:hAnsiTheme="minorHAnsi" w:cstheme="minorHAnsi"/>
                <w:color w:val="000000"/>
                <w:sz w:val="22"/>
                <w:szCs w:val="22"/>
              </w:rPr>
            </w:pPr>
            <w:ins w:id="2917" w:author="Author">
              <w:r>
                <w:rPr>
                  <w:rFonts w:ascii="Calibri" w:hAnsi="Calibri" w:cs="Calibri"/>
                  <w:color w:val="000000"/>
                  <w:sz w:val="22"/>
                  <w:szCs w:val="22"/>
                </w:rPr>
                <w:t>103.27</w:t>
              </w:r>
            </w:ins>
          </w:p>
        </w:tc>
      </w:tr>
      <w:tr w:rsidR="009E644C" w14:paraId="2DDB837B" w14:textId="77777777" w:rsidTr="009E3B89">
        <w:trPr>
          <w:cnfStyle w:val="000000100000" w:firstRow="0" w:lastRow="0" w:firstColumn="0" w:lastColumn="0" w:oddVBand="0" w:evenVBand="0" w:oddHBand="1" w:evenHBand="0" w:firstRowFirstColumn="0" w:firstRowLastColumn="0" w:lastRowFirstColumn="0" w:lastRowLastColumn="0"/>
          <w:trHeight w:val="282"/>
          <w:ins w:id="291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FA48BDE" w14:textId="77777777" w:rsidR="009E644C" w:rsidRDefault="009E644C" w:rsidP="009E3B89">
            <w:pPr>
              <w:rPr>
                <w:ins w:id="2919" w:author="Author"/>
                <w:rFonts w:ascii="Calibri" w:hAnsi="Calibri" w:cs="Calibri"/>
                <w:b w:val="0"/>
                <w:bCs w:val="0"/>
                <w:color w:val="000000"/>
                <w:sz w:val="22"/>
                <w:szCs w:val="22"/>
              </w:rPr>
            </w:pPr>
            <w:ins w:id="2920" w:author="Author">
              <w:r>
                <w:rPr>
                  <w:rFonts w:ascii="Calibri" w:hAnsi="Calibri" w:cs="Calibri"/>
                  <w:b w:val="0"/>
                  <w:bCs w:val="0"/>
                  <w:color w:val="000000"/>
                  <w:sz w:val="22"/>
                  <w:szCs w:val="22"/>
                </w:rPr>
                <w:t>3968</w:t>
              </w:r>
            </w:ins>
          </w:p>
        </w:tc>
        <w:tc>
          <w:tcPr>
            <w:tcW w:w="851" w:type="dxa"/>
            <w:vAlign w:val="bottom"/>
          </w:tcPr>
          <w:p w14:paraId="06967721"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921" w:author="Author"/>
                <w:rFonts w:asciiTheme="minorHAnsi" w:hAnsiTheme="minorHAnsi" w:cstheme="minorHAnsi"/>
                <w:color w:val="000000"/>
                <w:sz w:val="22"/>
                <w:szCs w:val="22"/>
              </w:rPr>
            </w:pPr>
            <w:ins w:id="2922" w:author="Author">
              <w:r>
                <w:rPr>
                  <w:rFonts w:ascii="Calibri" w:hAnsi="Calibri" w:cs="Calibri"/>
                  <w:color w:val="000000"/>
                  <w:sz w:val="22"/>
                  <w:szCs w:val="22"/>
                </w:rPr>
                <w:t>3.20</w:t>
              </w:r>
            </w:ins>
          </w:p>
        </w:tc>
        <w:tc>
          <w:tcPr>
            <w:tcW w:w="1240" w:type="dxa"/>
            <w:vAlign w:val="bottom"/>
          </w:tcPr>
          <w:p w14:paraId="5564D84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923" w:author="Author"/>
                <w:rFonts w:asciiTheme="minorHAnsi" w:hAnsiTheme="minorHAnsi" w:cstheme="minorHAnsi"/>
                <w:color w:val="000000"/>
                <w:sz w:val="22"/>
                <w:szCs w:val="22"/>
              </w:rPr>
            </w:pPr>
            <w:ins w:id="2924" w:author="Author">
              <w:r>
                <w:rPr>
                  <w:rFonts w:ascii="Calibri" w:hAnsi="Calibri" w:cs="Calibri"/>
                  <w:color w:val="000000"/>
                  <w:sz w:val="22"/>
                  <w:szCs w:val="22"/>
                </w:rPr>
                <w:t>101.68</w:t>
              </w:r>
            </w:ins>
          </w:p>
        </w:tc>
        <w:tc>
          <w:tcPr>
            <w:tcW w:w="851" w:type="dxa"/>
            <w:vAlign w:val="bottom"/>
          </w:tcPr>
          <w:p w14:paraId="18CAB500"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925" w:author="Author"/>
                <w:rFonts w:asciiTheme="minorHAnsi" w:hAnsiTheme="minorHAnsi" w:cstheme="minorHAnsi"/>
                <w:color w:val="000000"/>
                <w:sz w:val="22"/>
                <w:szCs w:val="22"/>
              </w:rPr>
            </w:pPr>
            <w:ins w:id="2926" w:author="Author">
              <w:r>
                <w:rPr>
                  <w:rFonts w:ascii="Calibri" w:hAnsi="Calibri" w:cs="Calibri"/>
                  <w:color w:val="000000"/>
                  <w:sz w:val="22"/>
                  <w:szCs w:val="22"/>
                </w:rPr>
                <w:t>3.25</w:t>
              </w:r>
            </w:ins>
          </w:p>
        </w:tc>
        <w:tc>
          <w:tcPr>
            <w:tcW w:w="1240" w:type="dxa"/>
            <w:vAlign w:val="bottom"/>
          </w:tcPr>
          <w:p w14:paraId="338E8F3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927" w:author="Author"/>
                <w:rFonts w:asciiTheme="minorHAnsi" w:hAnsiTheme="minorHAnsi" w:cstheme="minorHAnsi"/>
                <w:color w:val="000000"/>
                <w:sz w:val="22"/>
                <w:szCs w:val="22"/>
              </w:rPr>
            </w:pPr>
            <w:ins w:id="2928" w:author="Author">
              <w:r>
                <w:rPr>
                  <w:rFonts w:ascii="Calibri" w:hAnsi="Calibri" w:cs="Calibri"/>
                  <w:color w:val="000000"/>
                  <w:sz w:val="22"/>
                  <w:szCs w:val="22"/>
                </w:rPr>
                <w:t>103.19</w:t>
              </w:r>
            </w:ins>
          </w:p>
        </w:tc>
        <w:tc>
          <w:tcPr>
            <w:tcW w:w="886" w:type="dxa"/>
            <w:vAlign w:val="bottom"/>
          </w:tcPr>
          <w:p w14:paraId="7F196FD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929" w:author="Author"/>
                <w:rFonts w:asciiTheme="minorHAnsi" w:hAnsiTheme="minorHAnsi" w:cstheme="minorHAnsi"/>
                <w:color w:val="000000"/>
                <w:sz w:val="22"/>
                <w:szCs w:val="22"/>
              </w:rPr>
            </w:pPr>
            <w:ins w:id="2930" w:author="Author">
              <w:r>
                <w:rPr>
                  <w:rFonts w:ascii="Calibri" w:hAnsi="Calibri" w:cs="Calibri"/>
                  <w:color w:val="000000"/>
                  <w:sz w:val="22"/>
                  <w:szCs w:val="22"/>
                </w:rPr>
                <w:t>3.26</w:t>
              </w:r>
            </w:ins>
          </w:p>
        </w:tc>
        <w:tc>
          <w:tcPr>
            <w:tcW w:w="1240" w:type="dxa"/>
            <w:vAlign w:val="bottom"/>
          </w:tcPr>
          <w:p w14:paraId="0DE3BDA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931" w:author="Author"/>
                <w:rFonts w:asciiTheme="minorHAnsi" w:hAnsiTheme="minorHAnsi" w:cstheme="minorHAnsi"/>
                <w:color w:val="000000"/>
                <w:sz w:val="22"/>
                <w:szCs w:val="22"/>
              </w:rPr>
            </w:pPr>
            <w:ins w:id="2932" w:author="Author">
              <w:r>
                <w:rPr>
                  <w:rFonts w:ascii="Calibri" w:hAnsi="Calibri" w:cs="Calibri"/>
                  <w:color w:val="000000"/>
                  <w:sz w:val="22"/>
                  <w:szCs w:val="22"/>
                </w:rPr>
                <w:t>103.34</w:t>
              </w:r>
            </w:ins>
          </w:p>
        </w:tc>
        <w:tc>
          <w:tcPr>
            <w:tcW w:w="886" w:type="dxa"/>
            <w:vAlign w:val="bottom"/>
          </w:tcPr>
          <w:p w14:paraId="74EEAA84"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933" w:author="Author"/>
                <w:rFonts w:asciiTheme="minorHAnsi" w:hAnsiTheme="minorHAnsi" w:cstheme="minorHAnsi"/>
                <w:color w:val="000000"/>
                <w:sz w:val="22"/>
                <w:szCs w:val="22"/>
              </w:rPr>
            </w:pPr>
            <w:ins w:id="2934" w:author="Author">
              <w:r>
                <w:rPr>
                  <w:rFonts w:ascii="Calibri" w:hAnsi="Calibri" w:cs="Calibri"/>
                  <w:color w:val="000000"/>
                  <w:sz w:val="22"/>
                  <w:szCs w:val="22"/>
                </w:rPr>
                <w:t>3.25</w:t>
              </w:r>
            </w:ins>
          </w:p>
        </w:tc>
        <w:tc>
          <w:tcPr>
            <w:tcW w:w="1240" w:type="dxa"/>
            <w:vAlign w:val="bottom"/>
          </w:tcPr>
          <w:p w14:paraId="031092C7"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935" w:author="Author"/>
                <w:rFonts w:asciiTheme="minorHAnsi" w:hAnsiTheme="minorHAnsi" w:cstheme="minorHAnsi"/>
                <w:color w:val="000000"/>
                <w:sz w:val="22"/>
                <w:szCs w:val="22"/>
              </w:rPr>
            </w:pPr>
            <w:ins w:id="2936" w:author="Author">
              <w:r>
                <w:rPr>
                  <w:rFonts w:ascii="Calibri" w:hAnsi="Calibri" w:cs="Calibri"/>
                  <w:color w:val="000000"/>
                  <w:sz w:val="22"/>
                  <w:szCs w:val="22"/>
                </w:rPr>
                <w:t>103.32</w:t>
              </w:r>
            </w:ins>
          </w:p>
        </w:tc>
      </w:tr>
      <w:tr w:rsidR="009E644C" w14:paraId="5FA3D090" w14:textId="77777777" w:rsidTr="009E3B89">
        <w:trPr>
          <w:trHeight w:val="282"/>
          <w:ins w:id="293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94FDF73" w14:textId="77777777" w:rsidR="009E644C" w:rsidRDefault="009E644C" w:rsidP="009E3B89">
            <w:pPr>
              <w:rPr>
                <w:ins w:id="2938" w:author="Author"/>
                <w:rFonts w:ascii="Calibri" w:hAnsi="Calibri" w:cs="Calibri"/>
                <w:b w:val="0"/>
                <w:bCs w:val="0"/>
                <w:color w:val="000000"/>
                <w:sz w:val="22"/>
                <w:szCs w:val="22"/>
              </w:rPr>
            </w:pPr>
            <w:ins w:id="2939" w:author="Author">
              <w:r>
                <w:rPr>
                  <w:rFonts w:ascii="Calibri" w:hAnsi="Calibri" w:cs="Calibri"/>
                  <w:b w:val="0"/>
                  <w:bCs w:val="0"/>
                  <w:color w:val="000000"/>
                  <w:sz w:val="22"/>
                  <w:szCs w:val="22"/>
                </w:rPr>
                <w:t>4032</w:t>
              </w:r>
            </w:ins>
          </w:p>
        </w:tc>
        <w:tc>
          <w:tcPr>
            <w:tcW w:w="851" w:type="dxa"/>
            <w:vAlign w:val="bottom"/>
          </w:tcPr>
          <w:p w14:paraId="683C207B"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940" w:author="Author"/>
                <w:rFonts w:asciiTheme="minorHAnsi" w:hAnsiTheme="minorHAnsi" w:cstheme="minorHAnsi"/>
                <w:color w:val="000000"/>
                <w:sz w:val="22"/>
                <w:szCs w:val="22"/>
              </w:rPr>
            </w:pPr>
            <w:ins w:id="2941" w:author="Author">
              <w:r>
                <w:rPr>
                  <w:rFonts w:ascii="Calibri" w:hAnsi="Calibri" w:cs="Calibri"/>
                  <w:color w:val="000000"/>
                  <w:sz w:val="22"/>
                  <w:szCs w:val="22"/>
                </w:rPr>
                <w:t>3.14</w:t>
              </w:r>
            </w:ins>
          </w:p>
        </w:tc>
        <w:tc>
          <w:tcPr>
            <w:tcW w:w="1240" w:type="dxa"/>
            <w:vAlign w:val="bottom"/>
          </w:tcPr>
          <w:p w14:paraId="65B7097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942" w:author="Author"/>
                <w:rFonts w:asciiTheme="minorHAnsi" w:hAnsiTheme="minorHAnsi" w:cstheme="minorHAnsi"/>
                <w:color w:val="000000"/>
                <w:sz w:val="22"/>
                <w:szCs w:val="22"/>
              </w:rPr>
            </w:pPr>
            <w:ins w:id="2943" w:author="Author">
              <w:r>
                <w:rPr>
                  <w:rFonts w:ascii="Calibri" w:hAnsi="Calibri" w:cs="Calibri"/>
                  <w:color w:val="000000"/>
                  <w:sz w:val="22"/>
                  <w:szCs w:val="22"/>
                </w:rPr>
                <w:t>101.26</w:t>
              </w:r>
            </w:ins>
          </w:p>
        </w:tc>
        <w:tc>
          <w:tcPr>
            <w:tcW w:w="851" w:type="dxa"/>
            <w:vAlign w:val="bottom"/>
          </w:tcPr>
          <w:p w14:paraId="39F3F573"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944" w:author="Author"/>
                <w:rFonts w:asciiTheme="minorHAnsi" w:hAnsiTheme="minorHAnsi" w:cstheme="minorHAnsi"/>
                <w:color w:val="000000"/>
                <w:sz w:val="22"/>
                <w:szCs w:val="22"/>
              </w:rPr>
            </w:pPr>
            <w:ins w:id="2945" w:author="Author">
              <w:r>
                <w:rPr>
                  <w:rFonts w:ascii="Calibri" w:hAnsi="Calibri" w:cs="Calibri"/>
                  <w:color w:val="000000"/>
                  <w:sz w:val="22"/>
                  <w:szCs w:val="22"/>
                </w:rPr>
                <w:t>3.21</w:t>
              </w:r>
            </w:ins>
          </w:p>
        </w:tc>
        <w:tc>
          <w:tcPr>
            <w:tcW w:w="1240" w:type="dxa"/>
            <w:vAlign w:val="bottom"/>
          </w:tcPr>
          <w:p w14:paraId="5F1C0BF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946" w:author="Author"/>
                <w:rFonts w:asciiTheme="minorHAnsi" w:hAnsiTheme="minorHAnsi" w:cstheme="minorHAnsi"/>
                <w:color w:val="000000"/>
                <w:sz w:val="22"/>
                <w:szCs w:val="22"/>
              </w:rPr>
            </w:pPr>
            <w:ins w:id="2947" w:author="Author">
              <w:r>
                <w:rPr>
                  <w:rFonts w:ascii="Calibri" w:hAnsi="Calibri" w:cs="Calibri"/>
                  <w:color w:val="000000"/>
                  <w:sz w:val="22"/>
                  <w:szCs w:val="22"/>
                </w:rPr>
                <w:t>103.41</w:t>
              </w:r>
            </w:ins>
          </w:p>
        </w:tc>
        <w:tc>
          <w:tcPr>
            <w:tcW w:w="886" w:type="dxa"/>
            <w:vAlign w:val="bottom"/>
          </w:tcPr>
          <w:p w14:paraId="52044F6F"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948" w:author="Author"/>
                <w:rFonts w:asciiTheme="minorHAnsi" w:hAnsiTheme="minorHAnsi" w:cstheme="minorHAnsi"/>
                <w:color w:val="000000"/>
                <w:sz w:val="22"/>
                <w:szCs w:val="22"/>
              </w:rPr>
            </w:pPr>
            <w:ins w:id="2949" w:author="Author">
              <w:r>
                <w:rPr>
                  <w:rFonts w:ascii="Calibri" w:hAnsi="Calibri" w:cs="Calibri"/>
                  <w:color w:val="000000"/>
                  <w:sz w:val="22"/>
                  <w:szCs w:val="22"/>
                </w:rPr>
                <w:t>3.21</w:t>
              </w:r>
            </w:ins>
          </w:p>
        </w:tc>
        <w:tc>
          <w:tcPr>
            <w:tcW w:w="1240" w:type="dxa"/>
            <w:vAlign w:val="bottom"/>
          </w:tcPr>
          <w:p w14:paraId="0A68387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950" w:author="Author"/>
                <w:rFonts w:asciiTheme="minorHAnsi" w:hAnsiTheme="minorHAnsi" w:cstheme="minorHAnsi"/>
                <w:color w:val="000000"/>
                <w:sz w:val="22"/>
                <w:szCs w:val="22"/>
              </w:rPr>
            </w:pPr>
            <w:ins w:id="2951" w:author="Author">
              <w:r>
                <w:rPr>
                  <w:rFonts w:ascii="Calibri" w:hAnsi="Calibri" w:cs="Calibri"/>
                  <w:color w:val="000000"/>
                  <w:sz w:val="22"/>
                  <w:szCs w:val="22"/>
                </w:rPr>
                <w:t>103.41</w:t>
              </w:r>
            </w:ins>
          </w:p>
        </w:tc>
        <w:tc>
          <w:tcPr>
            <w:tcW w:w="886" w:type="dxa"/>
            <w:vAlign w:val="bottom"/>
          </w:tcPr>
          <w:p w14:paraId="5B4A9FE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952" w:author="Author"/>
                <w:rFonts w:asciiTheme="minorHAnsi" w:hAnsiTheme="minorHAnsi" w:cstheme="minorHAnsi"/>
                <w:color w:val="000000"/>
                <w:sz w:val="22"/>
                <w:szCs w:val="22"/>
              </w:rPr>
            </w:pPr>
            <w:ins w:id="2953" w:author="Author">
              <w:r>
                <w:rPr>
                  <w:rFonts w:ascii="Calibri" w:hAnsi="Calibri" w:cs="Calibri"/>
                  <w:color w:val="000000"/>
                  <w:sz w:val="22"/>
                  <w:szCs w:val="22"/>
                </w:rPr>
                <w:t>3.20</w:t>
              </w:r>
            </w:ins>
          </w:p>
        </w:tc>
        <w:tc>
          <w:tcPr>
            <w:tcW w:w="1240" w:type="dxa"/>
            <w:vAlign w:val="bottom"/>
          </w:tcPr>
          <w:p w14:paraId="58E4E14B"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954" w:author="Author"/>
                <w:rFonts w:asciiTheme="minorHAnsi" w:hAnsiTheme="minorHAnsi" w:cstheme="minorHAnsi"/>
                <w:color w:val="000000"/>
                <w:sz w:val="22"/>
                <w:szCs w:val="22"/>
              </w:rPr>
            </w:pPr>
            <w:ins w:id="2955" w:author="Author">
              <w:r>
                <w:rPr>
                  <w:rFonts w:ascii="Calibri" w:hAnsi="Calibri" w:cs="Calibri"/>
                  <w:color w:val="000000"/>
                  <w:sz w:val="22"/>
                  <w:szCs w:val="22"/>
                </w:rPr>
                <w:t>103.38</w:t>
              </w:r>
            </w:ins>
          </w:p>
        </w:tc>
      </w:tr>
      <w:tr w:rsidR="009E644C" w14:paraId="0DC8D293" w14:textId="77777777" w:rsidTr="009E3B89">
        <w:trPr>
          <w:cnfStyle w:val="000000100000" w:firstRow="0" w:lastRow="0" w:firstColumn="0" w:lastColumn="0" w:oddVBand="0" w:evenVBand="0" w:oddHBand="1" w:evenHBand="0" w:firstRowFirstColumn="0" w:firstRowLastColumn="0" w:lastRowFirstColumn="0" w:lastRowLastColumn="0"/>
          <w:trHeight w:val="282"/>
          <w:ins w:id="295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A8507BE" w14:textId="77777777" w:rsidR="009E644C" w:rsidRDefault="009E644C" w:rsidP="009E3B89">
            <w:pPr>
              <w:rPr>
                <w:ins w:id="2957" w:author="Author"/>
                <w:rFonts w:ascii="Calibri" w:hAnsi="Calibri" w:cs="Calibri"/>
                <w:b w:val="0"/>
                <w:bCs w:val="0"/>
                <w:color w:val="000000"/>
                <w:sz w:val="22"/>
                <w:szCs w:val="22"/>
              </w:rPr>
            </w:pPr>
            <w:ins w:id="2958" w:author="Author">
              <w:r>
                <w:rPr>
                  <w:rFonts w:ascii="Calibri" w:hAnsi="Calibri" w:cs="Calibri"/>
                  <w:b w:val="0"/>
                  <w:bCs w:val="0"/>
                  <w:color w:val="000000"/>
                  <w:sz w:val="22"/>
                  <w:szCs w:val="22"/>
                </w:rPr>
                <w:t>4096</w:t>
              </w:r>
            </w:ins>
          </w:p>
        </w:tc>
        <w:tc>
          <w:tcPr>
            <w:tcW w:w="851" w:type="dxa"/>
            <w:vAlign w:val="bottom"/>
          </w:tcPr>
          <w:p w14:paraId="4C86DF4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959" w:author="Author"/>
                <w:rFonts w:asciiTheme="minorHAnsi" w:hAnsiTheme="minorHAnsi" w:cstheme="minorHAnsi"/>
                <w:color w:val="000000"/>
                <w:sz w:val="22"/>
                <w:szCs w:val="22"/>
              </w:rPr>
            </w:pPr>
            <w:ins w:id="2960" w:author="Author">
              <w:r>
                <w:rPr>
                  <w:rFonts w:ascii="Calibri" w:hAnsi="Calibri" w:cs="Calibri"/>
                  <w:color w:val="000000"/>
                  <w:sz w:val="22"/>
                  <w:szCs w:val="22"/>
                </w:rPr>
                <w:t>3.09</w:t>
              </w:r>
            </w:ins>
          </w:p>
        </w:tc>
        <w:tc>
          <w:tcPr>
            <w:tcW w:w="1240" w:type="dxa"/>
            <w:vAlign w:val="bottom"/>
          </w:tcPr>
          <w:p w14:paraId="6D30D67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961" w:author="Author"/>
                <w:rFonts w:asciiTheme="minorHAnsi" w:hAnsiTheme="minorHAnsi" w:cstheme="minorHAnsi"/>
                <w:color w:val="000000"/>
                <w:sz w:val="22"/>
                <w:szCs w:val="22"/>
              </w:rPr>
            </w:pPr>
            <w:ins w:id="2962" w:author="Author">
              <w:r>
                <w:rPr>
                  <w:rFonts w:ascii="Calibri" w:hAnsi="Calibri" w:cs="Calibri"/>
                  <w:color w:val="000000"/>
                  <w:sz w:val="22"/>
                  <w:szCs w:val="22"/>
                </w:rPr>
                <w:t>101.27</w:t>
              </w:r>
            </w:ins>
          </w:p>
        </w:tc>
        <w:tc>
          <w:tcPr>
            <w:tcW w:w="851" w:type="dxa"/>
            <w:vAlign w:val="bottom"/>
          </w:tcPr>
          <w:p w14:paraId="05A1C45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963" w:author="Author"/>
                <w:rFonts w:asciiTheme="minorHAnsi" w:hAnsiTheme="minorHAnsi" w:cstheme="minorHAnsi"/>
                <w:color w:val="000000"/>
                <w:sz w:val="22"/>
                <w:szCs w:val="22"/>
              </w:rPr>
            </w:pPr>
            <w:ins w:id="2964" w:author="Author">
              <w:r>
                <w:rPr>
                  <w:rFonts w:ascii="Calibri" w:hAnsi="Calibri" w:cs="Calibri"/>
                  <w:color w:val="000000"/>
                  <w:sz w:val="22"/>
                  <w:szCs w:val="22"/>
                </w:rPr>
                <w:t>3.14</w:t>
              </w:r>
            </w:ins>
          </w:p>
        </w:tc>
        <w:tc>
          <w:tcPr>
            <w:tcW w:w="1240" w:type="dxa"/>
            <w:vAlign w:val="bottom"/>
          </w:tcPr>
          <w:p w14:paraId="29F52CC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965" w:author="Author"/>
                <w:rFonts w:asciiTheme="minorHAnsi" w:hAnsiTheme="minorHAnsi" w:cstheme="minorHAnsi"/>
                <w:color w:val="000000"/>
                <w:sz w:val="22"/>
                <w:szCs w:val="22"/>
              </w:rPr>
            </w:pPr>
            <w:ins w:id="2966" w:author="Author">
              <w:r>
                <w:rPr>
                  <w:rFonts w:ascii="Calibri" w:hAnsi="Calibri" w:cs="Calibri"/>
                  <w:color w:val="000000"/>
                  <w:sz w:val="22"/>
                  <w:szCs w:val="22"/>
                </w:rPr>
                <w:t>103.03</w:t>
              </w:r>
            </w:ins>
          </w:p>
        </w:tc>
        <w:tc>
          <w:tcPr>
            <w:tcW w:w="886" w:type="dxa"/>
            <w:vAlign w:val="bottom"/>
          </w:tcPr>
          <w:p w14:paraId="3DC3572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967" w:author="Author"/>
                <w:rFonts w:asciiTheme="minorHAnsi" w:hAnsiTheme="minorHAnsi" w:cstheme="minorHAnsi"/>
                <w:color w:val="000000"/>
                <w:sz w:val="22"/>
                <w:szCs w:val="22"/>
              </w:rPr>
            </w:pPr>
            <w:ins w:id="2968" w:author="Author">
              <w:r>
                <w:rPr>
                  <w:rFonts w:ascii="Calibri" w:hAnsi="Calibri" w:cs="Calibri"/>
                  <w:color w:val="000000"/>
                  <w:sz w:val="22"/>
                  <w:szCs w:val="22"/>
                </w:rPr>
                <w:t>3.16</w:t>
              </w:r>
            </w:ins>
          </w:p>
        </w:tc>
        <w:tc>
          <w:tcPr>
            <w:tcW w:w="1240" w:type="dxa"/>
            <w:vAlign w:val="bottom"/>
          </w:tcPr>
          <w:p w14:paraId="09F29DD4"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969" w:author="Author"/>
                <w:rFonts w:asciiTheme="minorHAnsi" w:hAnsiTheme="minorHAnsi" w:cstheme="minorHAnsi"/>
                <w:color w:val="000000"/>
                <w:sz w:val="22"/>
                <w:szCs w:val="22"/>
              </w:rPr>
            </w:pPr>
            <w:ins w:id="2970" w:author="Author">
              <w:r>
                <w:rPr>
                  <w:rFonts w:ascii="Calibri" w:hAnsi="Calibri" w:cs="Calibri"/>
                  <w:color w:val="000000"/>
                  <w:sz w:val="22"/>
                  <w:szCs w:val="22"/>
                </w:rPr>
                <w:t>103.48</w:t>
              </w:r>
            </w:ins>
          </w:p>
        </w:tc>
        <w:tc>
          <w:tcPr>
            <w:tcW w:w="886" w:type="dxa"/>
            <w:vAlign w:val="bottom"/>
          </w:tcPr>
          <w:p w14:paraId="3B9D85C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971" w:author="Author"/>
                <w:rFonts w:asciiTheme="minorHAnsi" w:hAnsiTheme="minorHAnsi" w:cstheme="minorHAnsi"/>
                <w:color w:val="000000"/>
                <w:sz w:val="22"/>
                <w:szCs w:val="22"/>
              </w:rPr>
            </w:pPr>
            <w:ins w:id="2972" w:author="Author">
              <w:r>
                <w:rPr>
                  <w:rFonts w:ascii="Calibri" w:hAnsi="Calibri" w:cs="Calibri"/>
                  <w:color w:val="000000"/>
                  <w:sz w:val="22"/>
                  <w:szCs w:val="22"/>
                </w:rPr>
                <w:t>3.16</w:t>
              </w:r>
            </w:ins>
          </w:p>
        </w:tc>
        <w:tc>
          <w:tcPr>
            <w:tcW w:w="1240" w:type="dxa"/>
            <w:vAlign w:val="bottom"/>
          </w:tcPr>
          <w:p w14:paraId="2521691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973" w:author="Author"/>
                <w:rFonts w:asciiTheme="minorHAnsi" w:hAnsiTheme="minorHAnsi" w:cstheme="minorHAnsi"/>
                <w:color w:val="000000"/>
                <w:sz w:val="22"/>
                <w:szCs w:val="22"/>
              </w:rPr>
            </w:pPr>
            <w:ins w:id="2974" w:author="Author">
              <w:r>
                <w:rPr>
                  <w:rFonts w:ascii="Calibri" w:hAnsi="Calibri" w:cs="Calibri"/>
                  <w:color w:val="000000"/>
                  <w:sz w:val="22"/>
                  <w:szCs w:val="22"/>
                </w:rPr>
                <w:t>103.44</w:t>
              </w:r>
            </w:ins>
          </w:p>
        </w:tc>
      </w:tr>
    </w:tbl>
    <w:p w14:paraId="75280AAA" w14:textId="17C9C95B" w:rsidR="009E644C" w:rsidRDefault="009E644C" w:rsidP="00B01568">
      <w:pPr>
        <w:jc w:val="center"/>
        <w:rPr>
          <w:rFonts w:eastAsiaTheme="majorEastAsia" w:cstheme="majorBidi"/>
          <w:b/>
          <w:color w:val="FF8001"/>
          <w:sz w:val="24"/>
        </w:rPr>
      </w:pPr>
      <w:r>
        <w:t xml:space="preserve">Table </w:t>
      </w:r>
      <w:r>
        <w:rPr>
          <w:b/>
          <w:bCs/>
          <w:szCs w:val="20"/>
        </w:rPr>
        <w:fldChar w:fldCharType="begin"/>
      </w:r>
      <w:r>
        <w:instrText xml:space="preserve"> SEQ Table \* ARABIC </w:instrText>
      </w:r>
      <w:r>
        <w:rPr>
          <w:b/>
          <w:bCs/>
          <w:szCs w:val="20"/>
        </w:rPr>
        <w:fldChar w:fldCharType="separate"/>
      </w:r>
      <w:r w:rsidR="00B01568">
        <w:rPr>
          <w:noProof/>
        </w:rPr>
        <w:t>7</w:t>
      </w:r>
      <w:r>
        <w:rPr>
          <w:b/>
          <w:bCs/>
          <w:szCs w:val="20"/>
        </w:rPr>
        <w:fldChar w:fldCharType="end"/>
      </w:r>
      <w:r>
        <w:t>:</w:t>
      </w:r>
      <w:r w:rsidRPr="00453431">
        <w:t xml:space="preserve"> </w:t>
      </w:r>
      <w:r>
        <w:t>DPDK Driver – QDMA5.0 PF Forwarding performance test results</w:t>
      </w:r>
    </w:p>
    <w:p w14:paraId="01EEA07B" w14:textId="3A8F38CB" w:rsidR="009E644C" w:rsidRDefault="009E644C" w:rsidP="00AA3A60">
      <w:pPr>
        <w:rPr>
          <w:ins w:id="2975" w:author="Author"/>
          <w:rFonts w:eastAsiaTheme="majorEastAsia" w:cstheme="majorBidi"/>
          <w:b/>
          <w:color w:val="FF8001"/>
          <w:sz w:val="24"/>
        </w:rPr>
      </w:pPr>
    </w:p>
    <w:p w14:paraId="2382A0BD" w14:textId="655D26BC" w:rsidR="009E644C" w:rsidRDefault="009E644C" w:rsidP="00AA3A60">
      <w:pPr>
        <w:rPr>
          <w:ins w:id="2976" w:author="Author"/>
          <w:rFonts w:eastAsiaTheme="majorEastAsia" w:cstheme="majorBidi"/>
          <w:b/>
          <w:color w:val="FF8001"/>
          <w:sz w:val="24"/>
        </w:rPr>
      </w:pPr>
    </w:p>
    <w:p w14:paraId="41A3DD5A" w14:textId="466FA47B" w:rsidR="009E644C" w:rsidRDefault="009E644C" w:rsidP="00AA3A60">
      <w:pPr>
        <w:rPr>
          <w:ins w:id="2977" w:author="Author"/>
          <w:rFonts w:eastAsiaTheme="majorEastAsia" w:cstheme="majorBidi"/>
          <w:b/>
          <w:color w:val="FF8001"/>
          <w:sz w:val="24"/>
        </w:rPr>
      </w:pPr>
    </w:p>
    <w:p w14:paraId="4405D3E8" w14:textId="2E9F413A" w:rsidR="009E644C" w:rsidRDefault="009E644C" w:rsidP="00AA3A60">
      <w:pPr>
        <w:rPr>
          <w:ins w:id="2978" w:author="Author"/>
          <w:rFonts w:eastAsiaTheme="majorEastAsia" w:cstheme="majorBidi"/>
          <w:b/>
          <w:color w:val="FF8001"/>
          <w:sz w:val="24"/>
        </w:rPr>
      </w:pPr>
    </w:p>
    <w:p w14:paraId="2E960EA9" w14:textId="4DBD32E6" w:rsidR="009E644C" w:rsidRDefault="009E644C" w:rsidP="00AA3A60">
      <w:pPr>
        <w:rPr>
          <w:ins w:id="2979" w:author="Author"/>
          <w:rFonts w:eastAsiaTheme="majorEastAsia" w:cstheme="majorBidi"/>
          <w:b/>
          <w:color w:val="FF8001"/>
          <w:sz w:val="24"/>
        </w:rPr>
      </w:pPr>
    </w:p>
    <w:p w14:paraId="6E5682A9" w14:textId="07DF76D3" w:rsidR="009E644C" w:rsidRDefault="009E644C" w:rsidP="00AA3A60">
      <w:pPr>
        <w:rPr>
          <w:ins w:id="2980" w:author="Author"/>
          <w:rFonts w:eastAsiaTheme="majorEastAsia" w:cstheme="majorBidi"/>
          <w:b/>
          <w:color w:val="FF8001"/>
          <w:sz w:val="24"/>
        </w:rPr>
      </w:pPr>
    </w:p>
    <w:p w14:paraId="22DE1FA5" w14:textId="3E70D01D" w:rsidR="009E644C" w:rsidRDefault="009E644C" w:rsidP="00AA3A60">
      <w:pPr>
        <w:rPr>
          <w:ins w:id="2981" w:author="Author"/>
          <w:rFonts w:eastAsiaTheme="majorEastAsia" w:cstheme="majorBidi"/>
          <w:b/>
          <w:color w:val="FF8001"/>
          <w:sz w:val="24"/>
        </w:rPr>
      </w:pPr>
    </w:p>
    <w:p w14:paraId="08ECB3D7" w14:textId="7BBC07A2" w:rsidR="009E644C" w:rsidRDefault="009E644C" w:rsidP="00AA3A60">
      <w:pPr>
        <w:rPr>
          <w:ins w:id="2982" w:author="Author"/>
          <w:rFonts w:eastAsiaTheme="majorEastAsia" w:cstheme="majorBidi"/>
          <w:b/>
          <w:color w:val="FF8001"/>
          <w:sz w:val="24"/>
        </w:rPr>
      </w:pPr>
    </w:p>
    <w:p w14:paraId="777DCB75" w14:textId="2FF34037" w:rsidR="009E644C" w:rsidRDefault="009E644C" w:rsidP="00AA3A60">
      <w:pPr>
        <w:rPr>
          <w:ins w:id="2983" w:author="Author"/>
          <w:rFonts w:eastAsiaTheme="majorEastAsia" w:cstheme="majorBidi"/>
          <w:b/>
          <w:color w:val="FF8001"/>
          <w:sz w:val="24"/>
        </w:rPr>
      </w:pPr>
    </w:p>
    <w:p w14:paraId="21F3496F" w14:textId="0D54FDCB" w:rsidR="009E644C" w:rsidRDefault="009E644C" w:rsidP="00AA3A60">
      <w:pPr>
        <w:rPr>
          <w:ins w:id="2984" w:author="Author"/>
          <w:rFonts w:eastAsiaTheme="majorEastAsia" w:cstheme="majorBidi"/>
          <w:b/>
          <w:color w:val="FF8001"/>
          <w:sz w:val="24"/>
        </w:rPr>
      </w:pPr>
    </w:p>
    <w:p w14:paraId="10991FC1" w14:textId="5D63DBC5" w:rsidR="009E644C" w:rsidRDefault="009E644C" w:rsidP="00AA3A60">
      <w:pPr>
        <w:rPr>
          <w:ins w:id="2985" w:author="Author"/>
          <w:rFonts w:eastAsiaTheme="majorEastAsia" w:cstheme="majorBidi"/>
          <w:b/>
          <w:color w:val="FF8001"/>
          <w:sz w:val="24"/>
        </w:rPr>
      </w:pPr>
    </w:p>
    <w:p w14:paraId="5AF2F84B" w14:textId="362C4C62" w:rsidR="009E644C" w:rsidRDefault="009E644C" w:rsidP="00AA3A60">
      <w:pPr>
        <w:rPr>
          <w:ins w:id="2986" w:author="Author"/>
          <w:rFonts w:eastAsiaTheme="majorEastAsia" w:cstheme="majorBidi"/>
          <w:b/>
          <w:color w:val="FF8001"/>
          <w:sz w:val="24"/>
        </w:rPr>
      </w:pPr>
    </w:p>
    <w:p w14:paraId="5C7B1E19" w14:textId="7A3E7E65" w:rsidR="009E644C" w:rsidRDefault="009E644C" w:rsidP="00AA3A60">
      <w:pPr>
        <w:rPr>
          <w:ins w:id="2987" w:author="Author"/>
          <w:rFonts w:eastAsiaTheme="majorEastAsia" w:cstheme="majorBidi"/>
          <w:b/>
          <w:color w:val="FF8001"/>
          <w:sz w:val="24"/>
        </w:rPr>
      </w:pPr>
    </w:p>
    <w:p w14:paraId="4A83D650" w14:textId="3EC18B03" w:rsidR="009E644C" w:rsidRDefault="009E644C" w:rsidP="00AA3A60">
      <w:pPr>
        <w:rPr>
          <w:ins w:id="2988" w:author="Author"/>
          <w:rFonts w:eastAsiaTheme="majorEastAsia" w:cstheme="majorBidi"/>
          <w:b/>
          <w:color w:val="FF8001"/>
          <w:sz w:val="24"/>
        </w:rPr>
      </w:pPr>
    </w:p>
    <w:p w14:paraId="21FEC4AA" w14:textId="45CB67AD" w:rsidR="009E644C" w:rsidRDefault="009E644C" w:rsidP="00AA3A60">
      <w:pPr>
        <w:rPr>
          <w:ins w:id="2989" w:author="Author"/>
          <w:rFonts w:eastAsiaTheme="majorEastAsia" w:cstheme="majorBidi"/>
          <w:b/>
          <w:color w:val="FF8001"/>
          <w:sz w:val="24"/>
        </w:rPr>
      </w:pPr>
    </w:p>
    <w:p w14:paraId="27554159" w14:textId="77777777" w:rsidR="009E644C" w:rsidRDefault="009E644C" w:rsidP="00AA3A60">
      <w:pPr>
        <w:rPr>
          <w:ins w:id="2990" w:author="Author"/>
          <w:rFonts w:eastAsiaTheme="majorEastAsia" w:cstheme="majorBidi"/>
          <w:b/>
          <w:color w:val="FF8001"/>
          <w:sz w:val="24"/>
        </w:rPr>
      </w:pPr>
    </w:p>
    <w:p w14:paraId="79E2D1AD" w14:textId="7B094FEC" w:rsidR="00F623A4" w:rsidDel="00611FF6" w:rsidRDefault="00362008" w:rsidP="006E3887">
      <w:pPr>
        <w:pStyle w:val="Heading3"/>
        <w:rPr>
          <w:del w:id="2991" w:author="Author"/>
        </w:rPr>
      </w:pPr>
      <w:del w:id="2992" w:author="Author">
        <w:r w:rsidDel="00611FF6">
          <w:lastRenderedPageBreak/>
          <w:delText xml:space="preserve">Streaming Mode </w:delText>
        </w:r>
        <w:r w:rsidR="00F623A4" w:rsidDel="00611FF6">
          <w:delText>Forwarding performance test</w:delText>
        </w:r>
      </w:del>
    </w:p>
    <w:p w14:paraId="0D92C35A" w14:textId="195FBC3B" w:rsidR="00F623A4" w:rsidRPr="0069485E" w:rsidDel="00611FF6" w:rsidRDefault="00F623A4" w:rsidP="00F623A4">
      <w:pPr>
        <w:rPr>
          <w:del w:id="2993" w:author="Author"/>
          <w:rFonts w:cs="Arial"/>
          <w:szCs w:val="20"/>
        </w:rPr>
      </w:pPr>
      <w:del w:id="2994" w:author="Author">
        <w:r w:rsidRPr="0069485E" w:rsidDel="00611FF6">
          <w:rPr>
            <w:rFonts w:cs="Arial"/>
            <w:szCs w:val="20"/>
          </w:rPr>
          <w:delText>The testpmd application is executed with the below command-line options for different queue configurations.</w:delText>
        </w:r>
      </w:del>
    </w:p>
    <w:p w14:paraId="525CFD94" w14:textId="08C4E826" w:rsidR="00F623A4" w:rsidRPr="0049153C" w:rsidDel="00611FF6" w:rsidRDefault="00F623A4" w:rsidP="00F623A4">
      <w:pPr>
        <w:ind w:left="720"/>
        <w:rPr>
          <w:del w:id="2995" w:author="Author"/>
          <w:rFonts w:ascii="Segoe UI" w:hAnsi="Segoe UI" w:cs="Segoe UI"/>
          <w:color w:val="000000" w:themeColor="text1"/>
          <w:sz w:val="16"/>
          <w:szCs w:val="16"/>
        </w:rPr>
      </w:pPr>
    </w:p>
    <w:tbl>
      <w:tblPr>
        <w:tblStyle w:val="GridTable4-Accent1"/>
        <w:tblW w:w="0" w:type="auto"/>
        <w:jc w:val="center"/>
        <w:tblLook w:val="04A0" w:firstRow="1" w:lastRow="0" w:firstColumn="1" w:lastColumn="0" w:noHBand="0" w:noVBand="1"/>
      </w:tblPr>
      <w:tblGrid>
        <w:gridCol w:w="1103"/>
        <w:gridCol w:w="8247"/>
      </w:tblGrid>
      <w:tr w:rsidR="00F623A4" w:rsidDel="00611FF6" w14:paraId="72B4A581" w14:textId="60CD70D2" w:rsidTr="00575D8B">
        <w:trPr>
          <w:cnfStyle w:val="100000000000" w:firstRow="1" w:lastRow="0" w:firstColumn="0" w:lastColumn="0" w:oddVBand="0" w:evenVBand="0" w:oddHBand="0" w:evenHBand="0" w:firstRowFirstColumn="0" w:firstRowLastColumn="0" w:lastRowFirstColumn="0" w:lastRowLastColumn="0"/>
          <w:trHeight w:val="265"/>
          <w:jc w:val="center"/>
          <w:del w:id="2996" w:author="Author"/>
        </w:trPr>
        <w:tc>
          <w:tcPr>
            <w:cnfStyle w:val="001000000000" w:firstRow="0" w:lastRow="0" w:firstColumn="1" w:lastColumn="0" w:oddVBand="0" w:evenVBand="0" w:oddHBand="0" w:evenHBand="0" w:firstRowFirstColumn="0" w:firstRowLastColumn="0" w:lastRowFirstColumn="0" w:lastRowLastColumn="0"/>
            <w:tcW w:w="0" w:type="auto"/>
          </w:tcPr>
          <w:p w14:paraId="54790536" w14:textId="4E8684C9" w:rsidR="00F623A4" w:rsidRPr="004D1DF9" w:rsidDel="00611FF6" w:rsidRDefault="00F623A4" w:rsidP="00066B31">
            <w:pPr>
              <w:rPr>
                <w:del w:id="2997" w:author="Author"/>
                <w:rFonts w:ascii="Segoe UI" w:hAnsi="Segoe UI" w:cs="Segoe UI"/>
                <w:color w:val="auto"/>
                <w:sz w:val="22"/>
                <w:szCs w:val="22"/>
              </w:rPr>
            </w:pPr>
            <w:del w:id="2998" w:author="Author">
              <w:r w:rsidDel="00611FF6">
                <w:rPr>
                  <w:rFonts w:ascii="Segoe UI" w:hAnsi="Segoe UI" w:cs="Segoe UI"/>
                  <w:color w:val="auto"/>
                  <w:sz w:val="22"/>
                  <w:szCs w:val="22"/>
                </w:rPr>
                <w:delText xml:space="preserve"># </w:delText>
              </w:r>
              <w:r w:rsidRPr="004D1DF9" w:rsidDel="00611FF6">
                <w:rPr>
                  <w:rFonts w:ascii="Segoe UI" w:hAnsi="Segoe UI" w:cs="Segoe UI"/>
                  <w:color w:val="auto"/>
                  <w:sz w:val="22"/>
                  <w:szCs w:val="22"/>
                </w:rPr>
                <w:delText>of queues</w:delText>
              </w:r>
            </w:del>
          </w:p>
        </w:tc>
        <w:tc>
          <w:tcPr>
            <w:tcW w:w="0" w:type="auto"/>
          </w:tcPr>
          <w:p w14:paraId="41C9B86B" w14:textId="50A83A32" w:rsidR="00F623A4" w:rsidRPr="004D1DF9" w:rsidDel="00611FF6" w:rsidRDefault="00F623A4" w:rsidP="00066B31">
            <w:pPr>
              <w:cnfStyle w:val="100000000000" w:firstRow="1" w:lastRow="0" w:firstColumn="0" w:lastColumn="0" w:oddVBand="0" w:evenVBand="0" w:oddHBand="0" w:evenHBand="0" w:firstRowFirstColumn="0" w:firstRowLastColumn="0" w:lastRowFirstColumn="0" w:lastRowLastColumn="0"/>
              <w:rPr>
                <w:del w:id="2999" w:author="Author"/>
                <w:rFonts w:ascii="Segoe UI" w:hAnsi="Segoe UI" w:cs="Segoe UI"/>
                <w:color w:val="auto"/>
                <w:sz w:val="22"/>
                <w:szCs w:val="22"/>
              </w:rPr>
            </w:pPr>
            <w:del w:id="3000" w:author="Author">
              <w:r w:rsidRPr="004D1DF9" w:rsidDel="00611FF6">
                <w:rPr>
                  <w:rFonts w:ascii="Segoe UI" w:hAnsi="Segoe UI" w:cs="Segoe UI"/>
                  <w:color w:val="auto"/>
                  <w:sz w:val="22"/>
                  <w:szCs w:val="22"/>
                </w:rPr>
                <w:delText>testpmd command line</w:delText>
              </w:r>
            </w:del>
          </w:p>
        </w:tc>
      </w:tr>
      <w:tr w:rsidR="00F623A4" w:rsidDel="00611FF6" w14:paraId="0C3B47A5" w14:textId="1BF74AD5" w:rsidTr="00575D8B">
        <w:trPr>
          <w:cnfStyle w:val="000000100000" w:firstRow="0" w:lastRow="0" w:firstColumn="0" w:lastColumn="0" w:oddVBand="0" w:evenVBand="0" w:oddHBand="1" w:evenHBand="0" w:firstRowFirstColumn="0" w:firstRowLastColumn="0" w:lastRowFirstColumn="0" w:lastRowLastColumn="0"/>
          <w:trHeight w:val="755"/>
          <w:jc w:val="center"/>
          <w:del w:id="3001" w:author="Author"/>
        </w:trPr>
        <w:tc>
          <w:tcPr>
            <w:cnfStyle w:val="001000000000" w:firstRow="0" w:lastRow="0" w:firstColumn="1" w:lastColumn="0" w:oddVBand="0" w:evenVBand="0" w:oddHBand="0" w:evenHBand="0" w:firstRowFirstColumn="0" w:firstRowLastColumn="0" w:lastRowFirstColumn="0" w:lastRowLastColumn="0"/>
            <w:tcW w:w="0" w:type="auto"/>
          </w:tcPr>
          <w:p w14:paraId="173E2E64" w14:textId="4D2628B5" w:rsidR="00F623A4" w:rsidRPr="002953C4" w:rsidDel="00611FF6" w:rsidRDefault="00F623A4" w:rsidP="00066B31">
            <w:pPr>
              <w:rPr>
                <w:del w:id="3002" w:author="Author"/>
                <w:rFonts w:ascii="Segoe UI" w:hAnsi="Segoe UI" w:cs="Segoe UI"/>
                <w:b w:val="0"/>
                <w:color w:val="000000" w:themeColor="text1"/>
                <w:sz w:val="22"/>
                <w:szCs w:val="22"/>
              </w:rPr>
            </w:pPr>
            <w:del w:id="3003" w:author="Author">
              <w:r w:rsidRPr="002953C4" w:rsidDel="00611FF6">
                <w:rPr>
                  <w:rFonts w:ascii="Segoe UI" w:hAnsi="Segoe UI" w:cs="Segoe UI"/>
                  <w:b w:val="0"/>
                  <w:color w:val="000000" w:themeColor="text1"/>
                  <w:sz w:val="22"/>
                  <w:szCs w:val="22"/>
                </w:rPr>
                <w:delText>1</w:delText>
              </w:r>
            </w:del>
          </w:p>
        </w:tc>
        <w:tc>
          <w:tcPr>
            <w:tcW w:w="0" w:type="auto"/>
          </w:tcPr>
          <w:p w14:paraId="478674CA" w14:textId="585DA7B2" w:rsidR="00F623A4" w:rsidRPr="002953C4" w:rsidDel="00611FF6" w:rsidRDefault="00F623A4" w:rsidP="00066B31">
            <w:pPr>
              <w:cnfStyle w:val="000000100000" w:firstRow="0" w:lastRow="0" w:firstColumn="0" w:lastColumn="0" w:oddVBand="0" w:evenVBand="0" w:oddHBand="1" w:evenHBand="0" w:firstRowFirstColumn="0" w:firstRowLastColumn="0" w:lastRowFirstColumn="0" w:lastRowLastColumn="0"/>
              <w:rPr>
                <w:del w:id="3004" w:author="Author"/>
                <w:rFonts w:ascii="Segoe UI" w:hAnsi="Segoe UI" w:cs="Segoe UI"/>
                <w:color w:val="000000" w:themeColor="text1"/>
                <w:sz w:val="22"/>
                <w:szCs w:val="22"/>
              </w:rPr>
            </w:pPr>
            <w:del w:id="3005" w:author="Author">
              <w:r w:rsidRPr="002953C4" w:rsidDel="00611FF6">
                <w:rPr>
                  <w:rFonts w:ascii="Segoe UI" w:hAnsi="Segoe UI" w:cs="Segoe UI"/>
                  <w:color w:val="000000" w:themeColor="text1"/>
                  <w:sz w:val="22"/>
                  <w:szCs w:val="22"/>
                </w:rPr>
                <w:delText>./build/app/testpmd -cf -n4  -</w:delText>
              </w:r>
            </w:del>
            <w:ins w:id="3006" w:author="Author">
              <w:del w:id="3007" w:author="Author">
                <w:r w:rsidR="00A348F2" w:rsidDel="00611FF6">
                  <w:rPr>
                    <w:rFonts w:ascii="Segoe UI" w:hAnsi="Segoe UI" w:cs="Segoe UI"/>
                    <w:color w:val="000000" w:themeColor="text1"/>
                    <w:sz w:val="22"/>
                    <w:szCs w:val="22"/>
                  </w:rPr>
                  <w:delText>a</w:delText>
                </w:r>
              </w:del>
            </w:ins>
            <w:del w:id="3008" w:author="Author">
              <w:r w:rsidRPr="002953C4" w:rsidDel="00611FF6">
                <w:rPr>
                  <w:rFonts w:ascii="Segoe UI" w:hAnsi="Segoe UI" w:cs="Segoe UI"/>
                  <w:color w:val="000000" w:themeColor="text1"/>
                  <w:sz w:val="22"/>
                  <w:szCs w:val="22"/>
                </w:rPr>
                <w:delText>w 3b:00.0</w:delText>
              </w:r>
              <w:r w:rsidR="00575D8B" w:rsidDel="00611FF6">
                <w:rPr>
                  <w:rFonts w:ascii="Segoe UI" w:hAnsi="Segoe UI" w:cs="Segoe UI"/>
                  <w:color w:val="000000" w:themeColor="text1"/>
                  <w:sz w:val="22"/>
                  <w:szCs w:val="22"/>
                </w:rPr>
                <w:delText>,desc_prefetch=1,cmpt_desc_len=16</w:delText>
              </w:r>
              <w:r w:rsidRPr="002953C4" w:rsidDel="00611FF6">
                <w:rPr>
                  <w:rFonts w:ascii="Segoe UI" w:hAnsi="Segoe UI" w:cs="Segoe UI"/>
                  <w:color w:val="000000" w:themeColor="text1"/>
                  <w:sz w:val="22"/>
                  <w:szCs w:val="22"/>
                </w:rPr>
                <w:delText xml:space="preserve"> -- -i --nb-cores=2 --rxq=1 --txq=1 --rxd=2048 --txd=2048 --burst=64 --mbuf-size=4224</w:delText>
              </w:r>
            </w:del>
          </w:p>
        </w:tc>
      </w:tr>
      <w:tr w:rsidR="00F623A4" w:rsidDel="00611FF6" w14:paraId="366B8FAD" w14:textId="217CFC7D" w:rsidTr="00575D8B">
        <w:trPr>
          <w:trHeight w:val="800"/>
          <w:jc w:val="center"/>
          <w:del w:id="3009" w:author="Author"/>
        </w:trPr>
        <w:tc>
          <w:tcPr>
            <w:cnfStyle w:val="001000000000" w:firstRow="0" w:lastRow="0" w:firstColumn="1" w:lastColumn="0" w:oddVBand="0" w:evenVBand="0" w:oddHBand="0" w:evenHBand="0" w:firstRowFirstColumn="0" w:firstRowLastColumn="0" w:lastRowFirstColumn="0" w:lastRowLastColumn="0"/>
            <w:tcW w:w="0" w:type="auto"/>
          </w:tcPr>
          <w:p w14:paraId="59384BBF" w14:textId="57AD7734" w:rsidR="00F623A4" w:rsidRPr="002953C4" w:rsidDel="00611FF6" w:rsidRDefault="00F623A4" w:rsidP="00066B31">
            <w:pPr>
              <w:rPr>
                <w:del w:id="3010" w:author="Author"/>
                <w:rFonts w:ascii="Segoe UI" w:hAnsi="Segoe UI" w:cs="Segoe UI"/>
                <w:b w:val="0"/>
                <w:color w:val="000000" w:themeColor="text1"/>
                <w:sz w:val="22"/>
                <w:szCs w:val="22"/>
              </w:rPr>
            </w:pPr>
            <w:del w:id="3011" w:author="Author">
              <w:r w:rsidRPr="002953C4" w:rsidDel="00611FF6">
                <w:rPr>
                  <w:rFonts w:ascii="Segoe UI" w:hAnsi="Segoe UI" w:cs="Segoe UI"/>
                  <w:b w:val="0"/>
                  <w:color w:val="000000" w:themeColor="text1"/>
                  <w:sz w:val="22"/>
                  <w:szCs w:val="22"/>
                </w:rPr>
                <w:delText>2</w:delText>
              </w:r>
            </w:del>
          </w:p>
        </w:tc>
        <w:tc>
          <w:tcPr>
            <w:tcW w:w="0" w:type="auto"/>
          </w:tcPr>
          <w:p w14:paraId="5FBED12D" w14:textId="68C9D1A8" w:rsidR="00F623A4" w:rsidRPr="002953C4" w:rsidDel="00611FF6" w:rsidRDefault="00F623A4" w:rsidP="00066B31">
            <w:pPr>
              <w:cnfStyle w:val="000000000000" w:firstRow="0" w:lastRow="0" w:firstColumn="0" w:lastColumn="0" w:oddVBand="0" w:evenVBand="0" w:oddHBand="0" w:evenHBand="0" w:firstRowFirstColumn="0" w:firstRowLastColumn="0" w:lastRowFirstColumn="0" w:lastRowLastColumn="0"/>
              <w:rPr>
                <w:del w:id="3012" w:author="Author"/>
                <w:rFonts w:ascii="Segoe UI" w:hAnsi="Segoe UI" w:cs="Segoe UI"/>
                <w:color w:val="000000" w:themeColor="text1"/>
                <w:sz w:val="22"/>
                <w:szCs w:val="22"/>
              </w:rPr>
            </w:pPr>
            <w:del w:id="3013" w:author="Author">
              <w:r w:rsidRPr="002953C4" w:rsidDel="00611FF6">
                <w:rPr>
                  <w:rFonts w:ascii="Segoe UI" w:hAnsi="Segoe UI" w:cs="Segoe UI"/>
                  <w:color w:val="000000" w:themeColor="text1"/>
                  <w:sz w:val="22"/>
                  <w:szCs w:val="22"/>
                </w:rPr>
                <w:delText>./build/app/testpmd -cff -n4  -</w:delText>
              </w:r>
            </w:del>
            <w:ins w:id="3014" w:author="Author">
              <w:del w:id="3015" w:author="Author">
                <w:r w:rsidR="00A348F2" w:rsidDel="00611FF6">
                  <w:rPr>
                    <w:rFonts w:ascii="Segoe UI" w:hAnsi="Segoe UI" w:cs="Segoe UI"/>
                    <w:color w:val="000000" w:themeColor="text1"/>
                    <w:sz w:val="22"/>
                    <w:szCs w:val="22"/>
                  </w:rPr>
                  <w:delText>a</w:delText>
                </w:r>
              </w:del>
            </w:ins>
            <w:del w:id="3016" w:author="Author">
              <w:r w:rsidRPr="002953C4" w:rsidDel="00611FF6">
                <w:rPr>
                  <w:rFonts w:ascii="Segoe UI" w:hAnsi="Segoe UI" w:cs="Segoe UI"/>
                  <w:color w:val="000000" w:themeColor="text1"/>
                  <w:sz w:val="22"/>
                  <w:szCs w:val="22"/>
                </w:rPr>
                <w:delText>w 3b:00.0</w:delText>
              </w:r>
              <w:r w:rsidR="00575D8B" w:rsidDel="00611FF6">
                <w:rPr>
                  <w:rFonts w:ascii="Segoe UI" w:hAnsi="Segoe UI" w:cs="Segoe UI"/>
                  <w:color w:val="000000" w:themeColor="text1"/>
                  <w:sz w:val="22"/>
                  <w:szCs w:val="22"/>
                </w:rPr>
                <w:delText>,desc_prefetch=1,cmpt_desc_len=16</w:delText>
              </w:r>
              <w:r w:rsidRPr="002953C4" w:rsidDel="00611FF6">
                <w:rPr>
                  <w:rFonts w:ascii="Segoe UI" w:hAnsi="Segoe UI" w:cs="Segoe UI"/>
                  <w:color w:val="000000" w:themeColor="text1"/>
                  <w:sz w:val="22"/>
                  <w:szCs w:val="22"/>
                </w:rPr>
                <w:delText xml:space="preserve"> -- -i --nb-cores=3 --rxq=2 --txq=2 --rxd=2048 --txd=2048 --burst=64 --mbuf-size=4224</w:delText>
              </w:r>
            </w:del>
          </w:p>
        </w:tc>
      </w:tr>
      <w:tr w:rsidR="00F623A4" w:rsidDel="00611FF6" w14:paraId="3AA031ED" w14:textId="304226EF" w:rsidTr="00575D8B">
        <w:trPr>
          <w:cnfStyle w:val="000000100000" w:firstRow="0" w:lastRow="0" w:firstColumn="0" w:lastColumn="0" w:oddVBand="0" w:evenVBand="0" w:oddHBand="1" w:evenHBand="0" w:firstRowFirstColumn="0" w:firstRowLastColumn="0" w:lastRowFirstColumn="0" w:lastRowLastColumn="0"/>
          <w:trHeight w:val="800"/>
          <w:jc w:val="center"/>
          <w:del w:id="3017" w:author="Author"/>
        </w:trPr>
        <w:tc>
          <w:tcPr>
            <w:cnfStyle w:val="001000000000" w:firstRow="0" w:lastRow="0" w:firstColumn="1" w:lastColumn="0" w:oddVBand="0" w:evenVBand="0" w:oddHBand="0" w:evenHBand="0" w:firstRowFirstColumn="0" w:firstRowLastColumn="0" w:lastRowFirstColumn="0" w:lastRowLastColumn="0"/>
            <w:tcW w:w="0" w:type="auto"/>
          </w:tcPr>
          <w:p w14:paraId="5773C201" w14:textId="38FE3B64" w:rsidR="00F623A4" w:rsidRPr="002953C4" w:rsidDel="00611FF6" w:rsidRDefault="00F623A4" w:rsidP="00066B31">
            <w:pPr>
              <w:rPr>
                <w:del w:id="3018" w:author="Author"/>
                <w:rFonts w:ascii="Segoe UI" w:hAnsi="Segoe UI" w:cs="Segoe UI"/>
                <w:b w:val="0"/>
                <w:color w:val="000000" w:themeColor="text1"/>
                <w:sz w:val="22"/>
                <w:szCs w:val="22"/>
              </w:rPr>
            </w:pPr>
            <w:del w:id="3019" w:author="Author">
              <w:r w:rsidRPr="002953C4" w:rsidDel="00611FF6">
                <w:rPr>
                  <w:rFonts w:ascii="Segoe UI" w:hAnsi="Segoe UI" w:cs="Segoe UI"/>
                  <w:b w:val="0"/>
                  <w:color w:val="000000" w:themeColor="text1"/>
                  <w:sz w:val="22"/>
                  <w:szCs w:val="22"/>
                </w:rPr>
                <w:delText>4</w:delText>
              </w:r>
            </w:del>
          </w:p>
        </w:tc>
        <w:tc>
          <w:tcPr>
            <w:tcW w:w="0" w:type="auto"/>
          </w:tcPr>
          <w:p w14:paraId="0EE67842" w14:textId="6FFBF710" w:rsidR="00F623A4" w:rsidRPr="002953C4" w:rsidDel="00611FF6" w:rsidRDefault="00F623A4" w:rsidP="00066B31">
            <w:pPr>
              <w:cnfStyle w:val="000000100000" w:firstRow="0" w:lastRow="0" w:firstColumn="0" w:lastColumn="0" w:oddVBand="0" w:evenVBand="0" w:oddHBand="1" w:evenHBand="0" w:firstRowFirstColumn="0" w:firstRowLastColumn="0" w:lastRowFirstColumn="0" w:lastRowLastColumn="0"/>
              <w:rPr>
                <w:del w:id="3020" w:author="Author"/>
                <w:rFonts w:ascii="Segoe UI" w:hAnsi="Segoe UI" w:cs="Segoe UI"/>
                <w:color w:val="000000" w:themeColor="text1"/>
                <w:sz w:val="22"/>
                <w:szCs w:val="22"/>
              </w:rPr>
            </w:pPr>
            <w:del w:id="3021" w:author="Author">
              <w:r w:rsidRPr="002953C4" w:rsidDel="00611FF6">
                <w:rPr>
                  <w:rFonts w:ascii="Segoe UI" w:hAnsi="Segoe UI" w:cs="Segoe UI"/>
                  <w:color w:val="000000" w:themeColor="text1"/>
                  <w:sz w:val="22"/>
                  <w:szCs w:val="22"/>
                </w:rPr>
                <w:delText>./build/app/testpmd -cfff</w:delText>
              </w:r>
              <w:r w:rsidR="00575D8B" w:rsidDel="00611FF6">
                <w:rPr>
                  <w:rFonts w:ascii="Segoe UI" w:hAnsi="Segoe UI" w:cs="Segoe UI"/>
                  <w:color w:val="000000" w:themeColor="text1"/>
                  <w:sz w:val="22"/>
                  <w:szCs w:val="22"/>
                </w:rPr>
                <w:delText xml:space="preserve"> -n4  -</w:delText>
              </w:r>
            </w:del>
            <w:ins w:id="3022" w:author="Author">
              <w:del w:id="3023" w:author="Author">
                <w:r w:rsidR="00A348F2" w:rsidDel="00611FF6">
                  <w:rPr>
                    <w:rFonts w:ascii="Segoe UI" w:hAnsi="Segoe UI" w:cs="Segoe UI"/>
                    <w:color w:val="000000" w:themeColor="text1"/>
                    <w:sz w:val="22"/>
                    <w:szCs w:val="22"/>
                  </w:rPr>
                  <w:delText>a</w:delText>
                </w:r>
              </w:del>
            </w:ins>
            <w:del w:id="3024" w:author="Author">
              <w:r w:rsidR="00575D8B" w:rsidDel="00611FF6">
                <w:rPr>
                  <w:rFonts w:ascii="Segoe UI" w:hAnsi="Segoe UI" w:cs="Segoe UI"/>
                  <w:color w:val="000000" w:themeColor="text1"/>
                  <w:sz w:val="22"/>
                  <w:szCs w:val="22"/>
                </w:rPr>
                <w:delText>w 3b:00.0,desc_prefetch=1</w:delText>
              </w:r>
              <w:r w:rsidRPr="002953C4" w:rsidDel="00611FF6">
                <w:rPr>
                  <w:rFonts w:ascii="Segoe UI" w:hAnsi="Segoe UI" w:cs="Segoe UI"/>
                  <w:color w:val="000000" w:themeColor="text1"/>
                  <w:sz w:val="22"/>
                  <w:szCs w:val="22"/>
                </w:rPr>
                <w:delText>,cmpt_desc_len</w:delText>
              </w:r>
              <w:r w:rsidR="00575D8B" w:rsidDel="00611FF6">
                <w:rPr>
                  <w:rFonts w:ascii="Segoe UI" w:hAnsi="Segoe UI" w:cs="Segoe UI"/>
                  <w:color w:val="000000" w:themeColor="text1"/>
                  <w:sz w:val="22"/>
                  <w:szCs w:val="22"/>
                </w:rPr>
                <w:delText>=16</w:delText>
              </w:r>
              <w:r w:rsidRPr="002953C4" w:rsidDel="00611FF6">
                <w:rPr>
                  <w:rFonts w:ascii="Segoe UI" w:hAnsi="Segoe UI" w:cs="Segoe UI"/>
                  <w:color w:val="000000" w:themeColor="text1"/>
                  <w:sz w:val="22"/>
                  <w:szCs w:val="22"/>
                </w:rPr>
                <w:delText xml:space="preserve"> -- -i --nb-cores=5 --rxq=4 --txq=4 --rxd=2048 --txd=2048 --burst=64 --mbuf-size=4224</w:delText>
              </w:r>
            </w:del>
          </w:p>
        </w:tc>
      </w:tr>
      <w:tr w:rsidR="00F623A4" w:rsidDel="00611FF6" w14:paraId="19D31F8F" w14:textId="73B4FA99" w:rsidTr="00575D8B">
        <w:trPr>
          <w:trHeight w:val="791"/>
          <w:jc w:val="center"/>
          <w:del w:id="3025" w:author="Author"/>
        </w:trPr>
        <w:tc>
          <w:tcPr>
            <w:cnfStyle w:val="001000000000" w:firstRow="0" w:lastRow="0" w:firstColumn="1" w:lastColumn="0" w:oddVBand="0" w:evenVBand="0" w:oddHBand="0" w:evenHBand="0" w:firstRowFirstColumn="0" w:firstRowLastColumn="0" w:lastRowFirstColumn="0" w:lastRowLastColumn="0"/>
            <w:tcW w:w="0" w:type="auto"/>
          </w:tcPr>
          <w:p w14:paraId="2EA8228C" w14:textId="49DCDA1E" w:rsidR="00F623A4" w:rsidRPr="002953C4" w:rsidDel="00611FF6" w:rsidRDefault="00F623A4" w:rsidP="00066B31">
            <w:pPr>
              <w:rPr>
                <w:del w:id="3026" w:author="Author"/>
                <w:rFonts w:ascii="Segoe UI" w:hAnsi="Segoe UI" w:cs="Segoe UI"/>
                <w:b w:val="0"/>
                <w:color w:val="000000" w:themeColor="text1"/>
                <w:sz w:val="22"/>
                <w:szCs w:val="22"/>
              </w:rPr>
            </w:pPr>
            <w:del w:id="3027" w:author="Author">
              <w:r w:rsidRPr="002953C4" w:rsidDel="00611FF6">
                <w:rPr>
                  <w:rFonts w:ascii="Segoe UI" w:hAnsi="Segoe UI" w:cs="Segoe UI"/>
                  <w:b w:val="0"/>
                  <w:color w:val="000000" w:themeColor="text1"/>
                  <w:sz w:val="22"/>
                  <w:szCs w:val="22"/>
                </w:rPr>
                <w:delText>8</w:delText>
              </w:r>
            </w:del>
          </w:p>
        </w:tc>
        <w:tc>
          <w:tcPr>
            <w:tcW w:w="0" w:type="auto"/>
          </w:tcPr>
          <w:p w14:paraId="03421959" w14:textId="5A290BC2" w:rsidR="00F623A4" w:rsidRPr="002953C4" w:rsidDel="00611FF6" w:rsidRDefault="00F623A4" w:rsidP="00066B31">
            <w:pPr>
              <w:cnfStyle w:val="000000000000" w:firstRow="0" w:lastRow="0" w:firstColumn="0" w:lastColumn="0" w:oddVBand="0" w:evenVBand="0" w:oddHBand="0" w:evenHBand="0" w:firstRowFirstColumn="0" w:firstRowLastColumn="0" w:lastRowFirstColumn="0" w:lastRowLastColumn="0"/>
              <w:rPr>
                <w:del w:id="3028" w:author="Author"/>
                <w:rFonts w:ascii="Segoe UI" w:hAnsi="Segoe UI" w:cs="Segoe UI"/>
                <w:color w:val="000000" w:themeColor="text1"/>
                <w:sz w:val="22"/>
                <w:szCs w:val="22"/>
              </w:rPr>
            </w:pPr>
            <w:del w:id="3029" w:author="Author">
              <w:r w:rsidRPr="002953C4" w:rsidDel="00611FF6">
                <w:rPr>
                  <w:rFonts w:ascii="Segoe UI" w:hAnsi="Segoe UI" w:cs="Segoe UI"/>
                  <w:color w:val="000000" w:themeColor="text1"/>
                  <w:sz w:val="22"/>
                  <w:szCs w:val="22"/>
                </w:rPr>
                <w:delText>./build/app/testpmd -cfff</w:delText>
              </w:r>
              <w:r w:rsidR="00575D8B" w:rsidDel="00611FF6">
                <w:rPr>
                  <w:rFonts w:ascii="Segoe UI" w:hAnsi="Segoe UI" w:cs="Segoe UI"/>
                  <w:color w:val="000000" w:themeColor="text1"/>
                  <w:sz w:val="22"/>
                  <w:szCs w:val="22"/>
                </w:rPr>
                <w:delText>f -n4 -</w:delText>
              </w:r>
            </w:del>
            <w:ins w:id="3030" w:author="Author">
              <w:del w:id="3031" w:author="Author">
                <w:r w:rsidR="00A348F2" w:rsidDel="00611FF6">
                  <w:rPr>
                    <w:rFonts w:ascii="Segoe UI" w:hAnsi="Segoe UI" w:cs="Segoe UI"/>
                    <w:color w:val="000000" w:themeColor="text1"/>
                    <w:sz w:val="22"/>
                    <w:szCs w:val="22"/>
                  </w:rPr>
                  <w:delText>a</w:delText>
                </w:r>
              </w:del>
            </w:ins>
            <w:del w:id="3032" w:author="Author">
              <w:r w:rsidR="00575D8B" w:rsidDel="00611FF6">
                <w:rPr>
                  <w:rFonts w:ascii="Segoe UI" w:hAnsi="Segoe UI" w:cs="Segoe UI"/>
                  <w:color w:val="000000" w:themeColor="text1"/>
                  <w:sz w:val="22"/>
                  <w:szCs w:val="22"/>
                </w:rPr>
                <w:delText>w 3b:00.0,desc_prefetch=1,cmpt_desc_len=16</w:delText>
              </w:r>
              <w:r w:rsidRPr="002953C4" w:rsidDel="00611FF6">
                <w:rPr>
                  <w:rFonts w:ascii="Segoe UI" w:hAnsi="Segoe UI" w:cs="Segoe UI"/>
                  <w:color w:val="000000" w:themeColor="text1"/>
                  <w:sz w:val="22"/>
                  <w:szCs w:val="22"/>
                </w:rPr>
                <w:delText xml:space="preserve"> -- -i --nb-cores=9 --rxq=8 --txq=8 --rxd=2048 --txd=2048 --burst=64 --mbuf-size=4224</w:delText>
              </w:r>
            </w:del>
          </w:p>
        </w:tc>
      </w:tr>
    </w:tbl>
    <w:p w14:paraId="0EAFAC25" w14:textId="5A66E780" w:rsidR="00BA474A" w:rsidDel="00611FF6" w:rsidRDefault="00F623A4" w:rsidP="0072448F">
      <w:pPr>
        <w:pStyle w:val="Caption"/>
        <w:jc w:val="center"/>
        <w:rPr>
          <w:del w:id="3033" w:author="Author"/>
        </w:rPr>
      </w:pPr>
      <w:bookmarkStart w:id="3034" w:name="_Ref525567875"/>
      <w:del w:id="3035" w:author="Author">
        <w:r w:rsidRPr="00453431" w:rsidDel="00611FF6">
          <w:delText xml:space="preserve">Table </w:delText>
        </w:r>
        <w:r w:rsidR="007F09DF" w:rsidDel="00611FF6">
          <w:rPr>
            <w:b w:val="0"/>
            <w:bCs w:val="0"/>
          </w:rPr>
          <w:fldChar w:fldCharType="begin"/>
        </w:r>
        <w:r w:rsidR="007F09DF" w:rsidDel="00611FF6">
          <w:delInstrText xml:space="preserve"> SEQ Table \* ARABIC </w:delInstrText>
        </w:r>
        <w:r w:rsidR="007F09DF" w:rsidDel="00611FF6">
          <w:rPr>
            <w:b w:val="0"/>
            <w:bCs w:val="0"/>
          </w:rPr>
          <w:fldChar w:fldCharType="separate"/>
        </w:r>
      </w:del>
      <w:ins w:id="3036" w:author="Author">
        <w:del w:id="3037" w:author="Author">
          <w:r w:rsidR="00102D4C" w:rsidDel="00611FF6">
            <w:rPr>
              <w:noProof/>
            </w:rPr>
            <w:delText>5</w:delText>
          </w:r>
        </w:del>
      </w:ins>
      <w:del w:id="3038" w:author="Author">
        <w:r w:rsidR="006574E7" w:rsidDel="00611FF6">
          <w:rPr>
            <w:noProof/>
          </w:rPr>
          <w:delText>4</w:delText>
        </w:r>
        <w:r w:rsidR="007F09DF" w:rsidDel="00611FF6">
          <w:rPr>
            <w:b w:val="0"/>
            <w:bCs w:val="0"/>
          </w:rPr>
          <w:fldChar w:fldCharType="end"/>
        </w:r>
        <w:bookmarkEnd w:id="3034"/>
        <w:r w:rsidRPr="00453431" w:rsidDel="00611FF6">
          <w:delText xml:space="preserve">: </w:delText>
        </w:r>
        <w:r w:rsidDel="00611FF6">
          <w:delText>Command-line for testpmd application</w:delText>
        </w:r>
      </w:del>
    </w:p>
    <w:p w14:paraId="644F2CF6" w14:textId="28EBEBA9" w:rsidR="00AA3A60" w:rsidDel="009E644C" w:rsidRDefault="00AA3A60" w:rsidP="004B3439">
      <w:pPr>
        <w:pStyle w:val="Heading3"/>
        <w:rPr>
          <w:ins w:id="3039" w:author="Author"/>
          <w:del w:id="3040" w:author="Author"/>
        </w:rPr>
      </w:pPr>
      <w:ins w:id="3041" w:author="Author">
        <w:del w:id="3042" w:author="Author">
          <w:r w:rsidRPr="004B3439" w:rsidDel="009E644C">
            <w:delText>AMD:</w:delText>
          </w:r>
        </w:del>
      </w:ins>
    </w:p>
    <w:p w14:paraId="667BB4F0" w14:textId="41FE5244" w:rsidR="009F0E6F" w:rsidDel="009E644C" w:rsidRDefault="009F0E6F" w:rsidP="009F0E6F">
      <w:pPr>
        <w:pStyle w:val="Heading4"/>
        <w:rPr>
          <w:ins w:id="3043" w:author="Author"/>
          <w:del w:id="3044" w:author="Author"/>
        </w:rPr>
      </w:pPr>
      <w:ins w:id="3045" w:author="Author">
        <w:del w:id="3046" w:author="Author">
          <w:r w:rsidDel="009E644C">
            <w:delText>PF Performance:</w:delText>
          </w:r>
        </w:del>
      </w:ins>
    </w:p>
    <w:p w14:paraId="278880A0" w14:textId="77777777" w:rsidR="006530DC" w:rsidRPr="006530DC" w:rsidRDefault="006530DC" w:rsidP="006530DC">
      <w:pPr>
        <w:rPr>
          <w:ins w:id="3047" w:author="Author"/>
        </w:rPr>
        <w:pPrChange w:id="3048" w:author="Author">
          <w:pPr>
            <w:pStyle w:val="Heading4"/>
          </w:pPr>
        </w:pPrChange>
      </w:pPr>
    </w:p>
    <w:p w14:paraId="54D7910C" w14:textId="4853EC63" w:rsidR="009F0E6F" w:rsidRPr="009F0E6F" w:rsidDel="009F0E6F" w:rsidRDefault="009F0E6F">
      <w:pPr>
        <w:rPr>
          <w:ins w:id="3049" w:author="Author"/>
          <w:del w:id="3050" w:author="Author"/>
        </w:rPr>
        <w:pPrChange w:id="3051" w:author="Sangani, Suryanarayana" w:date="2023-02-22T15:31:00Z">
          <w:pPr>
            <w:pStyle w:val="Heading4"/>
          </w:pPr>
        </w:pPrChange>
      </w:pPr>
    </w:p>
    <w:p w14:paraId="32800A08" w14:textId="4A39C61E" w:rsidR="00ED3ED2" w:rsidRPr="00DF23F6" w:rsidDel="00600500" w:rsidRDefault="00ED3ED2">
      <w:pPr>
        <w:pStyle w:val="Heading4"/>
        <w:rPr>
          <w:del w:id="3052" w:author="Author"/>
        </w:rPr>
      </w:pPr>
      <w:del w:id="3053" w:author="Author">
        <w:r w:rsidDel="009F0E6F">
          <w:lastRenderedPageBreak/>
          <w:delText>PF Performance</w:delText>
        </w:r>
      </w:del>
      <w:ins w:id="3054" w:author="Author">
        <w:del w:id="3055" w:author="Author">
          <w:r w:rsidR="00E33365" w:rsidDel="009F0E6F">
            <w:delText>:</w:delText>
          </w:r>
        </w:del>
      </w:ins>
    </w:p>
    <w:p w14:paraId="7A29C4B8" w14:textId="66BD87AE" w:rsidR="0072448F" w:rsidDel="00600500" w:rsidRDefault="0080060D">
      <w:pPr>
        <w:pStyle w:val="Heading4"/>
        <w:rPr>
          <w:ins w:id="3056" w:author="Author"/>
          <w:del w:id="3057" w:author="Author"/>
          <w:rFonts w:ascii="Segoe UI" w:hAnsi="Segoe UI" w:cs="Segoe UI"/>
          <w:sz w:val="14"/>
          <w:szCs w:val="14"/>
        </w:rPr>
        <w:pPrChange w:id="3058" w:author="Sangani, Suryanarayana" w:date="2023-02-22T15:31:00Z">
          <w:pPr>
            <w:jc w:val="center"/>
          </w:pPr>
        </w:pPrChange>
      </w:pPr>
      <w:del w:id="3059" w:author="Author">
        <w:r w:rsidDel="00DD6FC4">
          <w:rPr>
            <w:b w:val="0"/>
            <w:i w:val="0"/>
            <w:iCs w:val="0"/>
            <w:noProof/>
          </w:rPr>
          <w:drawing>
            <wp:inline distT="0" distB="0" distL="0" distR="0" wp14:anchorId="1D090D1D" wp14:editId="2EFF6D71">
              <wp:extent cx="5943600" cy="3596005"/>
              <wp:effectExtent l="0" t="0" r="0" b="4445"/>
              <wp:docPr id="26" name="Chart 26">
                <a:extLst xmlns:a="http://schemas.openxmlformats.org/drawingml/2006/main">
                  <a:ext uri="{FF2B5EF4-FFF2-40B4-BE49-F238E27FC236}">
                    <a16:creationId xmlns:a16="http://schemas.microsoft.com/office/drawing/2014/main" id="{FB56762D-A1EB-4941-A637-ED3BEE0CD7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del>
    </w:p>
    <w:p w14:paraId="5473396E" w14:textId="622A6CE1" w:rsidR="00DD6FC4" w:rsidDel="009F0E6F" w:rsidRDefault="00DD6FC4">
      <w:pPr>
        <w:pStyle w:val="Heading4"/>
        <w:rPr>
          <w:ins w:id="3060" w:author="Author"/>
          <w:del w:id="3061" w:author="Author"/>
          <w:rFonts w:ascii="Segoe UI" w:hAnsi="Segoe UI" w:cs="Segoe UI"/>
          <w:sz w:val="14"/>
          <w:szCs w:val="14"/>
        </w:rPr>
        <w:pPrChange w:id="3062" w:author="Sangani, Suryanarayana" w:date="2023-02-22T15:31:00Z">
          <w:pPr>
            <w:jc w:val="center"/>
          </w:pPr>
        </w:pPrChange>
      </w:pPr>
    </w:p>
    <w:p w14:paraId="50577F0C" w14:textId="650618BA" w:rsidR="00DD6FC4" w:rsidRPr="0049153C" w:rsidDel="009F0E6F" w:rsidRDefault="00DD6FC4">
      <w:pPr>
        <w:rPr>
          <w:del w:id="3063" w:author="Author"/>
          <w:rFonts w:ascii="Segoe UI" w:hAnsi="Segoe UI" w:cs="Segoe UI"/>
          <w:sz w:val="14"/>
          <w:szCs w:val="14"/>
        </w:rPr>
        <w:pPrChange w:id="3064" w:author="Sangani, Suryanarayana" w:date="2023-02-22T15:31:00Z">
          <w:pPr>
            <w:jc w:val="center"/>
          </w:pPr>
        </w:pPrChange>
      </w:pPr>
      <w:ins w:id="3065" w:author="Author">
        <w:del w:id="3066" w:author="Author">
          <w:r w:rsidDel="009F0E6F">
            <w:rPr>
              <w:noProof/>
            </w:rPr>
            <w:drawing>
              <wp:inline distT="0" distB="0" distL="0" distR="0" wp14:anchorId="53761BCD" wp14:editId="1CD440F9">
                <wp:extent cx="5943600" cy="3536950"/>
                <wp:effectExtent l="0" t="0" r="0" b="6350"/>
                <wp:docPr id="55" name="Chart 55">
                  <a:extLst xmlns:a="http://schemas.openxmlformats.org/drawingml/2006/main">
                    <a:ext uri="{FF2B5EF4-FFF2-40B4-BE49-F238E27FC236}">
                      <a16:creationId xmlns:a16="http://schemas.microsoft.com/office/drawing/2014/main" id="{9994F478-B135-4586-835F-EA195FF1D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del>
      </w:ins>
    </w:p>
    <w:p w14:paraId="0050E5FE" w14:textId="47F4B9A7" w:rsidR="009F0E6F" w:rsidDel="006530DC" w:rsidRDefault="009F0E6F" w:rsidP="0072448F">
      <w:pPr>
        <w:pStyle w:val="Caption"/>
        <w:jc w:val="center"/>
        <w:rPr>
          <w:ins w:id="3067" w:author="Author"/>
          <w:del w:id="3068" w:author="Author"/>
        </w:rPr>
      </w:pPr>
      <w:ins w:id="3069" w:author="Author">
        <w:del w:id="3070" w:author="Author">
          <w:r w:rsidDel="006530DC">
            <w:rPr>
              <w:noProof/>
            </w:rPr>
            <w:lastRenderedPageBreak/>
            <w:drawing>
              <wp:inline distT="0" distB="0" distL="0" distR="0" wp14:anchorId="69B54647" wp14:editId="08A122BB">
                <wp:extent cx="5943600" cy="3536950"/>
                <wp:effectExtent l="0" t="0" r="0" b="6350"/>
                <wp:docPr id="455" name="Chart 455">
                  <a:extLst xmlns:a="http://schemas.openxmlformats.org/drawingml/2006/main">
                    <a:ext uri="{FF2B5EF4-FFF2-40B4-BE49-F238E27FC236}">
                      <a16:creationId xmlns:a16="http://schemas.microsoft.com/office/drawing/2014/main" id="{9994F478-B135-4586-835F-EA195FF1D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del>
      </w:ins>
    </w:p>
    <w:p w14:paraId="2F6CB331" w14:textId="7E05B3C8" w:rsidR="0072448F" w:rsidDel="006530DC" w:rsidRDefault="0072448F" w:rsidP="0072448F">
      <w:pPr>
        <w:pStyle w:val="Caption"/>
        <w:jc w:val="center"/>
        <w:rPr>
          <w:del w:id="3071" w:author="Author"/>
        </w:rPr>
      </w:pPr>
      <w:del w:id="3072" w:author="Author">
        <w:r w:rsidDel="006530DC">
          <w:delText xml:space="preserve">Figure </w:delText>
        </w:r>
        <w:r w:rsidDel="006530DC">
          <w:fldChar w:fldCharType="begin"/>
        </w:r>
        <w:r w:rsidDel="006530DC">
          <w:delInstrText xml:space="preserve"> SEQ Figure \* ARABIC </w:delInstrText>
        </w:r>
        <w:r w:rsidDel="006530DC">
          <w:fldChar w:fldCharType="separate"/>
        </w:r>
      </w:del>
      <w:ins w:id="3073" w:author="Author">
        <w:del w:id="3074" w:author="Author">
          <w:r w:rsidR="00102D4C" w:rsidDel="006530DC">
            <w:rPr>
              <w:noProof/>
            </w:rPr>
            <w:delText>19</w:delText>
          </w:r>
        </w:del>
      </w:ins>
      <w:del w:id="3075" w:author="Author">
        <w:r w:rsidR="00922EAC" w:rsidDel="006530DC">
          <w:rPr>
            <w:noProof/>
          </w:rPr>
          <w:delText>11</w:delText>
        </w:r>
        <w:r w:rsidDel="006530DC">
          <w:rPr>
            <w:noProof/>
          </w:rPr>
          <w:fldChar w:fldCharType="end"/>
        </w:r>
        <w:r w:rsidDel="006530DC">
          <w:delText>: DPDK Driver – QDMA</w:delText>
        </w:r>
      </w:del>
      <w:ins w:id="3076" w:author="Author">
        <w:del w:id="3077" w:author="Author">
          <w:r w:rsidR="006A7F6D" w:rsidDel="006530DC">
            <w:delText>5</w:delText>
          </w:r>
        </w:del>
      </w:ins>
      <w:del w:id="3078" w:author="Author">
        <w:r w:rsidDel="006530DC">
          <w:delText xml:space="preserve">4.0 </w:delText>
        </w:r>
        <w:r w:rsidR="00286D52" w:rsidDel="006530DC">
          <w:delText xml:space="preserve">PF </w:delText>
        </w:r>
        <w:r w:rsidDel="006530DC">
          <w:delText>Forwarding performance</w:delText>
        </w:r>
        <w:r w:rsidR="00A62301" w:rsidDel="006530DC">
          <w:delText xml:space="preserve"> in Gbps</w:delText>
        </w:r>
      </w:del>
    </w:p>
    <w:p w14:paraId="47F11FCD" w14:textId="3BCEEC3A" w:rsidR="00A62301" w:rsidDel="006530DC" w:rsidRDefault="00A62301" w:rsidP="00A62301">
      <w:pPr>
        <w:rPr>
          <w:del w:id="3079" w:author="Author"/>
        </w:rPr>
      </w:pPr>
    </w:p>
    <w:p w14:paraId="293018A2" w14:textId="2FABA8EF" w:rsidR="00A62301" w:rsidDel="006530DC" w:rsidRDefault="00633558" w:rsidP="00A62301">
      <w:pPr>
        <w:jc w:val="center"/>
        <w:rPr>
          <w:ins w:id="3080" w:author="Author"/>
          <w:del w:id="3081" w:author="Author"/>
          <w:rFonts w:ascii="Segoe UI" w:hAnsi="Segoe UI" w:cs="Segoe UI"/>
          <w:sz w:val="14"/>
          <w:szCs w:val="14"/>
        </w:rPr>
      </w:pPr>
      <w:del w:id="3082" w:author="Author">
        <w:r w:rsidDel="006530DC">
          <w:rPr>
            <w:noProof/>
          </w:rPr>
          <w:drawing>
            <wp:inline distT="0" distB="0" distL="0" distR="0" wp14:anchorId="375D8CD2" wp14:editId="4D266C86">
              <wp:extent cx="5943600" cy="3596005"/>
              <wp:effectExtent l="0" t="0" r="0" b="4445"/>
              <wp:docPr id="544" name="Chart 544">
                <a:extLst xmlns:a="http://schemas.openxmlformats.org/drawingml/2006/main">
                  <a:ext uri="{FF2B5EF4-FFF2-40B4-BE49-F238E27FC236}">
                    <a16:creationId xmlns:a16="http://schemas.microsoft.com/office/drawing/2014/main" id="{038DC073-164D-450C-9817-1BAFFA1FA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del>
    </w:p>
    <w:p w14:paraId="3B45A49A" w14:textId="677C9A62" w:rsidR="00DD6FC4" w:rsidDel="006530DC" w:rsidRDefault="00DD6FC4" w:rsidP="00A62301">
      <w:pPr>
        <w:jc w:val="center"/>
        <w:rPr>
          <w:ins w:id="3083" w:author="Author"/>
          <w:del w:id="3084" w:author="Author"/>
          <w:rFonts w:ascii="Segoe UI" w:hAnsi="Segoe UI" w:cs="Segoe UI"/>
          <w:sz w:val="14"/>
          <w:szCs w:val="14"/>
        </w:rPr>
      </w:pPr>
    </w:p>
    <w:p w14:paraId="711C80D8" w14:textId="1C3968F5" w:rsidR="00DD6FC4" w:rsidRPr="0049153C" w:rsidDel="006530DC" w:rsidRDefault="00DD6FC4" w:rsidP="00A62301">
      <w:pPr>
        <w:jc w:val="center"/>
        <w:rPr>
          <w:del w:id="3085" w:author="Author"/>
          <w:rFonts w:ascii="Segoe UI" w:hAnsi="Segoe UI" w:cs="Segoe UI"/>
          <w:sz w:val="14"/>
          <w:szCs w:val="14"/>
        </w:rPr>
      </w:pPr>
      <w:ins w:id="3086" w:author="Author">
        <w:del w:id="3087" w:author="Author">
          <w:r w:rsidDel="006530DC">
            <w:rPr>
              <w:noProof/>
            </w:rPr>
            <w:lastRenderedPageBreak/>
            <w:drawing>
              <wp:inline distT="0" distB="0" distL="0" distR="0" wp14:anchorId="61B1622B" wp14:editId="1273CDC5">
                <wp:extent cx="5943600" cy="3536950"/>
                <wp:effectExtent l="0" t="0" r="0" b="6350"/>
                <wp:docPr id="56" name="Chart 56">
                  <a:extLst xmlns:a="http://schemas.openxmlformats.org/drawingml/2006/main">
                    <a:ext uri="{FF2B5EF4-FFF2-40B4-BE49-F238E27FC236}">
                      <a16:creationId xmlns:a16="http://schemas.microsoft.com/office/drawing/2014/main" id="{038DC073-164D-450C-9817-1BAFFA1FA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del>
      </w:ins>
    </w:p>
    <w:p w14:paraId="352DD2C6" w14:textId="0FFFE71D" w:rsidR="00A62301" w:rsidRPr="00007B8F" w:rsidDel="006530DC" w:rsidRDefault="00A62301" w:rsidP="00A62301">
      <w:pPr>
        <w:pStyle w:val="Caption"/>
        <w:jc w:val="center"/>
        <w:rPr>
          <w:del w:id="3088" w:author="Author"/>
          <w:rFonts w:ascii="Segoe UI" w:hAnsi="Segoe UI" w:cs="Segoe UI"/>
          <w:color w:val="000000" w:themeColor="text1"/>
          <w:sz w:val="22"/>
          <w:szCs w:val="22"/>
        </w:rPr>
      </w:pPr>
      <w:del w:id="3089" w:author="Author">
        <w:r w:rsidDel="006530DC">
          <w:delText xml:space="preserve">Figure </w:delText>
        </w:r>
        <w:r w:rsidDel="006530DC">
          <w:fldChar w:fldCharType="begin"/>
        </w:r>
        <w:r w:rsidDel="006530DC">
          <w:delInstrText xml:space="preserve"> SEQ Figure \* ARABIC </w:delInstrText>
        </w:r>
        <w:r w:rsidDel="006530DC">
          <w:fldChar w:fldCharType="separate"/>
        </w:r>
        <w:r w:rsidR="00922EAC" w:rsidDel="006530DC">
          <w:rPr>
            <w:noProof/>
          </w:rPr>
          <w:delText>12</w:delText>
        </w:r>
        <w:r w:rsidDel="006530DC">
          <w:rPr>
            <w:noProof/>
          </w:rPr>
          <w:fldChar w:fldCharType="end"/>
        </w:r>
        <w:r w:rsidDel="006530DC">
          <w:delText>: DPDK Driver – QDMA</w:delText>
        </w:r>
      </w:del>
      <w:ins w:id="3090" w:author="Author">
        <w:del w:id="3091" w:author="Author">
          <w:r w:rsidR="006A7F6D" w:rsidDel="006530DC">
            <w:delText>5</w:delText>
          </w:r>
        </w:del>
      </w:ins>
      <w:del w:id="3092" w:author="Author">
        <w:r w:rsidDel="006530DC">
          <w:delText>4.0 PF Forwarding performance in Mpps</w:delText>
        </w:r>
      </w:del>
    </w:p>
    <w:p w14:paraId="78232B73" w14:textId="6751EB78" w:rsidR="0072448F" w:rsidDel="006530DC" w:rsidRDefault="0072448F" w:rsidP="0072448F">
      <w:pPr>
        <w:rPr>
          <w:del w:id="3093" w:author="Author"/>
        </w:rPr>
      </w:pPr>
    </w:p>
    <w:p w14:paraId="4D52017E" w14:textId="4CC353AD" w:rsidR="00D437AF" w:rsidRPr="00BB1908" w:rsidDel="006530DC" w:rsidRDefault="00D437AF" w:rsidP="00D437AF">
      <w:pPr>
        <w:rPr>
          <w:del w:id="3094" w:author="Author"/>
        </w:rPr>
      </w:pPr>
    </w:p>
    <w:tbl>
      <w:tblPr>
        <w:tblStyle w:val="GridTable4-Accent1"/>
        <w:tblW w:w="9337" w:type="dxa"/>
        <w:tblLayout w:type="fixed"/>
        <w:tblLook w:val="04A0" w:firstRow="1" w:lastRow="0" w:firstColumn="1" w:lastColumn="0" w:noHBand="0" w:noVBand="1"/>
      </w:tblPr>
      <w:tblGrid>
        <w:gridCol w:w="903"/>
        <w:gridCol w:w="851"/>
        <w:gridCol w:w="1240"/>
        <w:gridCol w:w="851"/>
        <w:gridCol w:w="1240"/>
        <w:gridCol w:w="886"/>
        <w:gridCol w:w="1240"/>
        <w:gridCol w:w="886"/>
        <w:gridCol w:w="1240"/>
      </w:tblGrid>
      <w:tr w:rsidR="00D437AF" w:rsidDel="006530DC" w14:paraId="30BBF3ED" w14:textId="78E1B7D3" w:rsidTr="004B4EE5">
        <w:trPr>
          <w:cnfStyle w:val="100000000000" w:firstRow="1" w:lastRow="0" w:firstColumn="0" w:lastColumn="0" w:oddVBand="0" w:evenVBand="0" w:oddHBand="0" w:evenHBand="0" w:firstRowFirstColumn="0" w:firstRowLastColumn="0" w:lastRowFirstColumn="0" w:lastRowLastColumn="0"/>
          <w:trHeight w:val="282"/>
          <w:del w:id="3095" w:author="Author"/>
        </w:trPr>
        <w:tc>
          <w:tcPr>
            <w:cnfStyle w:val="001000000000" w:firstRow="0" w:lastRow="0" w:firstColumn="1" w:lastColumn="0" w:oddVBand="0" w:evenVBand="0" w:oddHBand="0" w:evenHBand="0" w:firstRowFirstColumn="0" w:firstRowLastColumn="0" w:lastRowFirstColumn="0" w:lastRowLastColumn="0"/>
            <w:tcW w:w="903" w:type="dxa"/>
            <w:vMerge w:val="restart"/>
            <w:vAlign w:val="center"/>
          </w:tcPr>
          <w:p w14:paraId="5E100DAC" w14:textId="2352276F" w:rsidR="00D437AF" w:rsidRPr="00444C46" w:rsidDel="006530DC" w:rsidRDefault="00D437AF" w:rsidP="004B4EE5">
            <w:pPr>
              <w:rPr>
                <w:del w:id="3096" w:author="Author"/>
                <w:color w:val="auto"/>
              </w:rPr>
            </w:pPr>
            <w:del w:id="3097" w:author="Author">
              <w:r w:rsidRPr="00444C46" w:rsidDel="006530DC">
                <w:rPr>
                  <w:color w:val="auto"/>
                </w:rPr>
                <w:delText>Packet Size (Bytes)</w:delText>
              </w:r>
            </w:del>
          </w:p>
        </w:tc>
        <w:tc>
          <w:tcPr>
            <w:tcW w:w="2091" w:type="dxa"/>
            <w:gridSpan w:val="2"/>
            <w:vAlign w:val="center"/>
          </w:tcPr>
          <w:p w14:paraId="28E96397" w14:textId="4F2F56EE" w:rsidR="00D437AF" w:rsidRPr="00444C46" w:rsidDel="006530DC" w:rsidRDefault="00D437AF" w:rsidP="004B4EE5">
            <w:pPr>
              <w:jc w:val="center"/>
              <w:cnfStyle w:val="100000000000" w:firstRow="1" w:lastRow="0" w:firstColumn="0" w:lastColumn="0" w:oddVBand="0" w:evenVBand="0" w:oddHBand="0" w:evenHBand="0" w:firstRowFirstColumn="0" w:firstRowLastColumn="0" w:lastRowFirstColumn="0" w:lastRowLastColumn="0"/>
              <w:rPr>
                <w:del w:id="3098" w:author="Author"/>
                <w:b w:val="0"/>
                <w:bCs w:val="0"/>
              </w:rPr>
            </w:pPr>
            <w:del w:id="3099" w:author="Author">
              <w:r w:rsidDel="006530DC">
                <w:rPr>
                  <w:color w:val="auto"/>
                </w:rPr>
                <w:delText>8 queues</w:delText>
              </w:r>
            </w:del>
          </w:p>
          <w:p w14:paraId="1C9E651C" w14:textId="6626D388" w:rsidR="00D437AF" w:rsidRPr="00444C46" w:rsidDel="006530DC" w:rsidRDefault="00D437AF" w:rsidP="004B4EE5">
            <w:pPr>
              <w:cnfStyle w:val="100000000000" w:firstRow="1" w:lastRow="0" w:firstColumn="0" w:lastColumn="0" w:oddVBand="0" w:evenVBand="0" w:oddHBand="0" w:evenHBand="0" w:firstRowFirstColumn="0" w:firstRowLastColumn="0" w:lastRowFirstColumn="0" w:lastRowLastColumn="0"/>
              <w:rPr>
                <w:del w:id="3100" w:author="Author"/>
                <w:color w:val="auto"/>
              </w:rPr>
            </w:pPr>
          </w:p>
        </w:tc>
        <w:tc>
          <w:tcPr>
            <w:tcW w:w="2091" w:type="dxa"/>
            <w:gridSpan w:val="2"/>
            <w:vAlign w:val="center"/>
          </w:tcPr>
          <w:p w14:paraId="0399A111" w14:textId="336C172F" w:rsidR="00D437AF" w:rsidRPr="00444C46" w:rsidDel="006530DC" w:rsidRDefault="00D437AF" w:rsidP="004B4EE5">
            <w:pPr>
              <w:jc w:val="center"/>
              <w:cnfStyle w:val="100000000000" w:firstRow="1" w:lastRow="0" w:firstColumn="0" w:lastColumn="0" w:oddVBand="0" w:evenVBand="0" w:oddHBand="0" w:evenHBand="0" w:firstRowFirstColumn="0" w:firstRowLastColumn="0" w:lastRowFirstColumn="0" w:lastRowLastColumn="0"/>
              <w:rPr>
                <w:del w:id="3101" w:author="Author"/>
                <w:b w:val="0"/>
                <w:bCs w:val="0"/>
              </w:rPr>
            </w:pPr>
            <w:del w:id="3102" w:author="Author">
              <w:r w:rsidDel="006530DC">
                <w:rPr>
                  <w:color w:val="auto"/>
                </w:rPr>
                <w:delText>4 queues</w:delText>
              </w:r>
            </w:del>
          </w:p>
          <w:p w14:paraId="37C4BE00" w14:textId="54C23DD0" w:rsidR="00D437AF" w:rsidDel="006530DC" w:rsidRDefault="00D437AF" w:rsidP="004B4EE5">
            <w:pPr>
              <w:jc w:val="center"/>
              <w:cnfStyle w:val="100000000000" w:firstRow="1" w:lastRow="0" w:firstColumn="0" w:lastColumn="0" w:oddVBand="0" w:evenVBand="0" w:oddHBand="0" w:evenHBand="0" w:firstRowFirstColumn="0" w:firstRowLastColumn="0" w:lastRowFirstColumn="0" w:lastRowLastColumn="0"/>
              <w:rPr>
                <w:del w:id="3103" w:author="Author"/>
              </w:rPr>
            </w:pPr>
          </w:p>
        </w:tc>
        <w:tc>
          <w:tcPr>
            <w:tcW w:w="2126" w:type="dxa"/>
            <w:gridSpan w:val="2"/>
            <w:vAlign w:val="center"/>
          </w:tcPr>
          <w:p w14:paraId="11B9E204" w14:textId="7D6AE8A9" w:rsidR="00D437AF" w:rsidRPr="00444C46" w:rsidDel="006530DC" w:rsidRDefault="00D437AF" w:rsidP="004B4EE5">
            <w:pPr>
              <w:jc w:val="center"/>
              <w:cnfStyle w:val="100000000000" w:firstRow="1" w:lastRow="0" w:firstColumn="0" w:lastColumn="0" w:oddVBand="0" w:evenVBand="0" w:oddHBand="0" w:evenHBand="0" w:firstRowFirstColumn="0" w:firstRowLastColumn="0" w:lastRowFirstColumn="0" w:lastRowLastColumn="0"/>
              <w:rPr>
                <w:del w:id="3104" w:author="Author"/>
                <w:b w:val="0"/>
                <w:bCs w:val="0"/>
              </w:rPr>
            </w:pPr>
            <w:del w:id="3105" w:author="Author">
              <w:r w:rsidDel="006530DC">
                <w:rPr>
                  <w:color w:val="auto"/>
                </w:rPr>
                <w:delText>2 queues</w:delText>
              </w:r>
            </w:del>
          </w:p>
          <w:p w14:paraId="23206907" w14:textId="096C857F" w:rsidR="00D437AF" w:rsidDel="006530DC" w:rsidRDefault="00D437AF" w:rsidP="004B4EE5">
            <w:pPr>
              <w:jc w:val="center"/>
              <w:cnfStyle w:val="100000000000" w:firstRow="1" w:lastRow="0" w:firstColumn="0" w:lastColumn="0" w:oddVBand="0" w:evenVBand="0" w:oddHBand="0" w:evenHBand="0" w:firstRowFirstColumn="0" w:firstRowLastColumn="0" w:lastRowFirstColumn="0" w:lastRowLastColumn="0"/>
              <w:rPr>
                <w:del w:id="3106" w:author="Author"/>
              </w:rPr>
            </w:pPr>
          </w:p>
        </w:tc>
        <w:tc>
          <w:tcPr>
            <w:tcW w:w="2126" w:type="dxa"/>
            <w:gridSpan w:val="2"/>
            <w:vAlign w:val="center"/>
          </w:tcPr>
          <w:p w14:paraId="2D6A0683" w14:textId="6BFDA741" w:rsidR="00D437AF" w:rsidRPr="00444C46" w:rsidDel="006530DC" w:rsidRDefault="00D437AF" w:rsidP="004B4EE5">
            <w:pPr>
              <w:jc w:val="center"/>
              <w:cnfStyle w:val="100000000000" w:firstRow="1" w:lastRow="0" w:firstColumn="0" w:lastColumn="0" w:oddVBand="0" w:evenVBand="0" w:oddHBand="0" w:evenHBand="0" w:firstRowFirstColumn="0" w:firstRowLastColumn="0" w:lastRowFirstColumn="0" w:lastRowLastColumn="0"/>
              <w:rPr>
                <w:del w:id="3107" w:author="Author"/>
                <w:b w:val="0"/>
                <w:bCs w:val="0"/>
              </w:rPr>
            </w:pPr>
            <w:del w:id="3108" w:author="Author">
              <w:r w:rsidDel="006530DC">
                <w:rPr>
                  <w:color w:val="auto"/>
                </w:rPr>
                <w:delText>1 queue</w:delText>
              </w:r>
            </w:del>
          </w:p>
          <w:p w14:paraId="5788A8AE" w14:textId="7D0661C5" w:rsidR="00D437AF" w:rsidDel="006530DC" w:rsidRDefault="00D437AF" w:rsidP="004B4EE5">
            <w:pPr>
              <w:jc w:val="center"/>
              <w:cnfStyle w:val="100000000000" w:firstRow="1" w:lastRow="0" w:firstColumn="0" w:lastColumn="0" w:oddVBand="0" w:evenVBand="0" w:oddHBand="0" w:evenHBand="0" w:firstRowFirstColumn="0" w:firstRowLastColumn="0" w:lastRowFirstColumn="0" w:lastRowLastColumn="0"/>
              <w:rPr>
                <w:del w:id="3109" w:author="Author"/>
              </w:rPr>
            </w:pPr>
          </w:p>
        </w:tc>
      </w:tr>
      <w:tr w:rsidR="00D437AF" w:rsidDel="006530DC" w14:paraId="3D20AD3B" w14:textId="56CC089D" w:rsidTr="004B4EE5">
        <w:trPr>
          <w:cnfStyle w:val="000000100000" w:firstRow="0" w:lastRow="0" w:firstColumn="0" w:lastColumn="0" w:oddVBand="0" w:evenVBand="0" w:oddHBand="1" w:evenHBand="0" w:firstRowFirstColumn="0" w:firstRowLastColumn="0" w:lastRowFirstColumn="0" w:lastRowLastColumn="0"/>
          <w:trHeight w:val="188"/>
          <w:del w:id="3110" w:author="Author"/>
        </w:trPr>
        <w:tc>
          <w:tcPr>
            <w:cnfStyle w:val="001000000000" w:firstRow="0" w:lastRow="0" w:firstColumn="1" w:lastColumn="0" w:oddVBand="0" w:evenVBand="0" w:oddHBand="0" w:evenHBand="0" w:firstRowFirstColumn="0" w:firstRowLastColumn="0" w:lastRowFirstColumn="0" w:lastRowLastColumn="0"/>
            <w:tcW w:w="903" w:type="dxa"/>
            <w:vMerge/>
            <w:vAlign w:val="center"/>
          </w:tcPr>
          <w:p w14:paraId="3589A756" w14:textId="06562433" w:rsidR="00D437AF" w:rsidRPr="00444C46" w:rsidDel="006530DC" w:rsidRDefault="00D437AF" w:rsidP="004B4EE5">
            <w:pPr>
              <w:rPr>
                <w:del w:id="3111" w:author="Author"/>
              </w:rPr>
            </w:pPr>
          </w:p>
        </w:tc>
        <w:tc>
          <w:tcPr>
            <w:tcW w:w="851" w:type="dxa"/>
            <w:vAlign w:val="center"/>
          </w:tcPr>
          <w:p w14:paraId="7CE558B8" w14:textId="63E27D9A" w:rsidR="00D437AF" w:rsidRPr="00A67B15" w:rsidDel="006530DC" w:rsidRDefault="00D437AF" w:rsidP="004B4EE5">
            <w:pPr>
              <w:cnfStyle w:val="000000100000" w:firstRow="0" w:lastRow="0" w:firstColumn="0" w:lastColumn="0" w:oddVBand="0" w:evenVBand="0" w:oddHBand="1" w:evenHBand="0" w:firstRowFirstColumn="0" w:firstRowLastColumn="0" w:lastRowFirstColumn="0" w:lastRowLastColumn="0"/>
              <w:rPr>
                <w:del w:id="3112" w:author="Author"/>
                <w:b/>
                <w:sz w:val="16"/>
                <w:szCs w:val="16"/>
              </w:rPr>
            </w:pPr>
            <w:del w:id="3113" w:author="Author">
              <w:r w:rsidRPr="00A67B15" w:rsidDel="006530DC">
                <w:rPr>
                  <w:b/>
                  <w:sz w:val="16"/>
                  <w:szCs w:val="16"/>
                </w:rPr>
                <w:delText>Packet rate (Mpps)</w:delText>
              </w:r>
            </w:del>
          </w:p>
        </w:tc>
        <w:tc>
          <w:tcPr>
            <w:tcW w:w="1240" w:type="dxa"/>
            <w:vAlign w:val="center"/>
          </w:tcPr>
          <w:p w14:paraId="058979D1" w14:textId="37E6F09E" w:rsidR="00D437AF" w:rsidRPr="00A67B15" w:rsidDel="006530DC" w:rsidRDefault="00D437AF" w:rsidP="004B4EE5">
            <w:pPr>
              <w:cnfStyle w:val="000000100000" w:firstRow="0" w:lastRow="0" w:firstColumn="0" w:lastColumn="0" w:oddVBand="0" w:evenVBand="0" w:oddHBand="1" w:evenHBand="0" w:firstRowFirstColumn="0" w:firstRowLastColumn="0" w:lastRowFirstColumn="0" w:lastRowLastColumn="0"/>
              <w:rPr>
                <w:del w:id="3114" w:author="Author"/>
                <w:b/>
                <w:sz w:val="16"/>
                <w:szCs w:val="16"/>
              </w:rPr>
            </w:pPr>
            <w:del w:id="3115" w:author="Author">
              <w:r w:rsidRPr="00A67B15" w:rsidDel="006530DC">
                <w:rPr>
                  <w:b/>
                  <w:sz w:val="16"/>
                  <w:szCs w:val="16"/>
                </w:rPr>
                <w:delText>Throughput (Gbps)</w:delText>
              </w:r>
            </w:del>
          </w:p>
        </w:tc>
        <w:tc>
          <w:tcPr>
            <w:tcW w:w="851" w:type="dxa"/>
            <w:vAlign w:val="center"/>
          </w:tcPr>
          <w:p w14:paraId="0612FADB" w14:textId="539A6DDB" w:rsidR="00D437AF" w:rsidRPr="00A67B15" w:rsidDel="006530DC" w:rsidRDefault="00D437AF" w:rsidP="004B4EE5">
            <w:pPr>
              <w:cnfStyle w:val="000000100000" w:firstRow="0" w:lastRow="0" w:firstColumn="0" w:lastColumn="0" w:oddVBand="0" w:evenVBand="0" w:oddHBand="1" w:evenHBand="0" w:firstRowFirstColumn="0" w:firstRowLastColumn="0" w:lastRowFirstColumn="0" w:lastRowLastColumn="0"/>
              <w:rPr>
                <w:del w:id="3116" w:author="Author"/>
                <w:b/>
                <w:sz w:val="16"/>
                <w:szCs w:val="16"/>
              </w:rPr>
            </w:pPr>
            <w:del w:id="3117" w:author="Author">
              <w:r w:rsidRPr="00A67B15" w:rsidDel="006530DC">
                <w:rPr>
                  <w:b/>
                  <w:sz w:val="16"/>
                  <w:szCs w:val="16"/>
                </w:rPr>
                <w:delText>Packet rate (Mpps)</w:delText>
              </w:r>
            </w:del>
          </w:p>
        </w:tc>
        <w:tc>
          <w:tcPr>
            <w:tcW w:w="1240" w:type="dxa"/>
            <w:vAlign w:val="center"/>
          </w:tcPr>
          <w:p w14:paraId="212E5251" w14:textId="3DB9589D" w:rsidR="00D437AF" w:rsidRPr="00A67B15" w:rsidDel="006530DC" w:rsidRDefault="00D437AF" w:rsidP="004B4EE5">
            <w:pPr>
              <w:cnfStyle w:val="000000100000" w:firstRow="0" w:lastRow="0" w:firstColumn="0" w:lastColumn="0" w:oddVBand="0" w:evenVBand="0" w:oddHBand="1" w:evenHBand="0" w:firstRowFirstColumn="0" w:firstRowLastColumn="0" w:lastRowFirstColumn="0" w:lastRowLastColumn="0"/>
              <w:rPr>
                <w:del w:id="3118" w:author="Author"/>
                <w:b/>
                <w:sz w:val="16"/>
                <w:szCs w:val="16"/>
              </w:rPr>
            </w:pPr>
            <w:del w:id="3119" w:author="Author">
              <w:r w:rsidRPr="00A67B15" w:rsidDel="006530DC">
                <w:rPr>
                  <w:b/>
                  <w:sz w:val="16"/>
                  <w:szCs w:val="16"/>
                </w:rPr>
                <w:delText>Throughput (Gbps)</w:delText>
              </w:r>
            </w:del>
          </w:p>
        </w:tc>
        <w:tc>
          <w:tcPr>
            <w:tcW w:w="886" w:type="dxa"/>
            <w:vAlign w:val="center"/>
          </w:tcPr>
          <w:p w14:paraId="0918AE18" w14:textId="4FF2D444" w:rsidR="00D437AF" w:rsidRPr="00A67B15" w:rsidDel="006530DC" w:rsidRDefault="00D437AF" w:rsidP="004B4EE5">
            <w:pPr>
              <w:cnfStyle w:val="000000100000" w:firstRow="0" w:lastRow="0" w:firstColumn="0" w:lastColumn="0" w:oddVBand="0" w:evenVBand="0" w:oddHBand="1" w:evenHBand="0" w:firstRowFirstColumn="0" w:firstRowLastColumn="0" w:lastRowFirstColumn="0" w:lastRowLastColumn="0"/>
              <w:rPr>
                <w:del w:id="3120" w:author="Author"/>
                <w:b/>
                <w:sz w:val="16"/>
                <w:szCs w:val="16"/>
              </w:rPr>
            </w:pPr>
            <w:del w:id="3121" w:author="Author">
              <w:r w:rsidRPr="00A67B15" w:rsidDel="006530DC">
                <w:rPr>
                  <w:b/>
                  <w:sz w:val="16"/>
                  <w:szCs w:val="16"/>
                </w:rPr>
                <w:delText>Packet rate (Mpps)</w:delText>
              </w:r>
            </w:del>
          </w:p>
        </w:tc>
        <w:tc>
          <w:tcPr>
            <w:tcW w:w="1240" w:type="dxa"/>
            <w:vAlign w:val="center"/>
          </w:tcPr>
          <w:p w14:paraId="12DB78D5" w14:textId="15C9E070" w:rsidR="00D437AF" w:rsidRPr="00A67B15" w:rsidDel="006530DC" w:rsidRDefault="00D437AF" w:rsidP="004B4EE5">
            <w:pPr>
              <w:cnfStyle w:val="000000100000" w:firstRow="0" w:lastRow="0" w:firstColumn="0" w:lastColumn="0" w:oddVBand="0" w:evenVBand="0" w:oddHBand="1" w:evenHBand="0" w:firstRowFirstColumn="0" w:firstRowLastColumn="0" w:lastRowFirstColumn="0" w:lastRowLastColumn="0"/>
              <w:rPr>
                <w:del w:id="3122" w:author="Author"/>
                <w:b/>
                <w:sz w:val="16"/>
                <w:szCs w:val="16"/>
              </w:rPr>
            </w:pPr>
            <w:del w:id="3123" w:author="Author">
              <w:r w:rsidRPr="00A67B15" w:rsidDel="006530DC">
                <w:rPr>
                  <w:b/>
                  <w:sz w:val="16"/>
                  <w:szCs w:val="16"/>
                </w:rPr>
                <w:delText>Throughput (Gbps)</w:delText>
              </w:r>
            </w:del>
          </w:p>
        </w:tc>
        <w:tc>
          <w:tcPr>
            <w:tcW w:w="886" w:type="dxa"/>
            <w:vAlign w:val="center"/>
          </w:tcPr>
          <w:p w14:paraId="08B73A01" w14:textId="1E22C5A0" w:rsidR="00D437AF" w:rsidRPr="00A67B15" w:rsidDel="006530DC" w:rsidRDefault="00D437AF" w:rsidP="004B4EE5">
            <w:pPr>
              <w:cnfStyle w:val="000000100000" w:firstRow="0" w:lastRow="0" w:firstColumn="0" w:lastColumn="0" w:oddVBand="0" w:evenVBand="0" w:oddHBand="1" w:evenHBand="0" w:firstRowFirstColumn="0" w:firstRowLastColumn="0" w:lastRowFirstColumn="0" w:lastRowLastColumn="0"/>
              <w:rPr>
                <w:del w:id="3124" w:author="Author"/>
                <w:b/>
                <w:sz w:val="16"/>
                <w:szCs w:val="16"/>
              </w:rPr>
            </w:pPr>
            <w:del w:id="3125" w:author="Author">
              <w:r w:rsidRPr="00A67B15" w:rsidDel="006530DC">
                <w:rPr>
                  <w:b/>
                  <w:sz w:val="16"/>
                  <w:szCs w:val="16"/>
                </w:rPr>
                <w:delText>Packet rate (Mpps)</w:delText>
              </w:r>
            </w:del>
          </w:p>
        </w:tc>
        <w:tc>
          <w:tcPr>
            <w:tcW w:w="1240" w:type="dxa"/>
            <w:vAlign w:val="center"/>
          </w:tcPr>
          <w:p w14:paraId="7838FBCC" w14:textId="3CB3BFA6" w:rsidR="00D437AF" w:rsidRPr="00A67B15" w:rsidDel="006530DC" w:rsidRDefault="00D437AF" w:rsidP="004B4EE5">
            <w:pPr>
              <w:cnfStyle w:val="000000100000" w:firstRow="0" w:lastRow="0" w:firstColumn="0" w:lastColumn="0" w:oddVBand="0" w:evenVBand="0" w:oddHBand="1" w:evenHBand="0" w:firstRowFirstColumn="0" w:firstRowLastColumn="0" w:lastRowFirstColumn="0" w:lastRowLastColumn="0"/>
              <w:rPr>
                <w:del w:id="3126" w:author="Author"/>
                <w:b/>
                <w:sz w:val="16"/>
                <w:szCs w:val="16"/>
              </w:rPr>
            </w:pPr>
            <w:del w:id="3127" w:author="Author">
              <w:r w:rsidRPr="00A67B15" w:rsidDel="006530DC">
                <w:rPr>
                  <w:b/>
                  <w:sz w:val="16"/>
                  <w:szCs w:val="16"/>
                </w:rPr>
                <w:delText>Throughput (Gbps)</w:delText>
              </w:r>
            </w:del>
          </w:p>
        </w:tc>
      </w:tr>
      <w:tr w:rsidR="003D7677" w:rsidDel="006530DC" w14:paraId="1EC4C3E3" w14:textId="712B5794" w:rsidTr="004B4EE5">
        <w:trPr>
          <w:trHeight w:val="282"/>
          <w:del w:id="3128" w:author="Author"/>
        </w:trPr>
        <w:tc>
          <w:tcPr>
            <w:cnfStyle w:val="001000000000" w:firstRow="0" w:lastRow="0" w:firstColumn="1" w:lastColumn="0" w:oddVBand="0" w:evenVBand="0" w:oddHBand="0" w:evenHBand="0" w:firstRowFirstColumn="0" w:firstRowLastColumn="0" w:lastRowFirstColumn="0" w:lastRowLastColumn="0"/>
            <w:tcW w:w="903" w:type="dxa"/>
            <w:vAlign w:val="center"/>
          </w:tcPr>
          <w:p w14:paraId="29A28E78" w14:textId="1DD969E3" w:rsidR="003D7677" w:rsidDel="006530DC" w:rsidRDefault="003D7677" w:rsidP="003D7677">
            <w:pPr>
              <w:rPr>
                <w:del w:id="3129" w:author="Author"/>
              </w:rPr>
            </w:pPr>
            <w:del w:id="3130" w:author="Author">
              <w:r w:rsidDel="006530DC">
                <w:rPr>
                  <w:rFonts w:ascii="Calibri" w:hAnsi="Calibri" w:cs="Calibri"/>
                  <w:b w:val="0"/>
                  <w:bCs w:val="0"/>
                  <w:color w:val="000000"/>
                  <w:sz w:val="22"/>
                  <w:szCs w:val="22"/>
                </w:rPr>
                <w:delText>64</w:delText>
              </w:r>
            </w:del>
          </w:p>
        </w:tc>
        <w:tc>
          <w:tcPr>
            <w:tcW w:w="851" w:type="dxa"/>
            <w:vAlign w:val="bottom"/>
          </w:tcPr>
          <w:p w14:paraId="5C4069DC" w14:textId="33AE59AC"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131" w:author="Author"/>
                <w:rFonts w:asciiTheme="minorHAnsi" w:hAnsiTheme="minorHAnsi" w:cstheme="minorHAnsi"/>
                <w:color w:val="000000"/>
                <w:sz w:val="22"/>
                <w:szCs w:val="22"/>
              </w:rPr>
            </w:pPr>
            <w:del w:id="3132" w:author="Author">
              <w:r w:rsidDel="006530DC">
                <w:rPr>
                  <w:rFonts w:ascii="Calibri" w:hAnsi="Calibri" w:cs="Calibri"/>
                  <w:color w:val="000000"/>
                  <w:sz w:val="22"/>
                  <w:szCs w:val="22"/>
                </w:rPr>
                <w:delText>82.66</w:delText>
              </w:r>
            </w:del>
          </w:p>
        </w:tc>
        <w:tc>
          <w:tcPr>
            <w:tcW w:w="1240" w:type="dxa"/>
            <w:vAlign w:val="bottom"/>
          </w:tcPr>
          <w:p w14:paraId="2E29F5B7" w14:textId="64BF96B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133" w:author="Author"/>
                <w:rFonts w:asciiTheme="minorHAnsi" w:hAnsiTheme="minorHAnsi" w:cstheme="minorHAnsi"/>
                <w:sz w:val="22"/>
                <w:szCs w:val="22"/>
              </w:rPr>
            </w:pPr>
            <w:del w:id="3134" w:author="Author">
              <w:r w:rsidDel="006530DC">
                <w:rPr>
                  <w:rFonts w:ascii="Calibri" w:hAnsi="Calibri" w:cs="Calibri"/>
                  <w:color w:val="000000"/>
                  <w:sz w:val="22"/>
                  <w:szCs w:val="22"/>
                </w:rPr>
                <w:delText>42.32</w:delText>
              </w:r>
            </w:del>
          </w:p>
        </w:tc>
        <w:tc>
          <w:tcPr>
            <w:tcW w:w="851" w:type="dxa"/>
            <w:vAlign w:val="bottom"/>
          </w:tcPr>
          <w:p w14:paraId="1AC42A53" w14:textId="0ED59F00"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135" w:author="Author"/>
                <w:rFonts w:asciiTheme="minorHAnsi" w:hAnsiTheme="minorHAnsi" w:cstheme="minorHAnsi"/>
                <w:sz w:val="22"/>
                <w:szCs w:val="22"/>
              </w:rPr>
            </w:pPr>
            <w:del w:id="3136" w:author="Author">
              <w:r w:rsidDel="006530DC">
                <w:rPr>
                  <w:rFonts w:ascii="Calibri" w:hAnsi="Calibri" w:cs="Calibri"/>
                  <w:color w:val="000000"/>
                  <w:sz w:val="22"/>
                  <w:szCs w:val="22"/>
                </w:rPr>
                <w:delText>97.61</w:delText>
              </w:r>
            </w:del>
          </w:p>
        </w:tc>
        <w:tc>
          <w:tcPr>
            <w:tcW w:w="1240" w:type="dxa"/>
            <w:vAlign w:val="bottom"/>
          </w:tcPr>
          <w:p w14:paraId="72987882" w14:textId="4D17C741"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137" w:author="Author"/>
                <w:rFonts w:asciiTheme="minorHAnsi" w:hAnsiTheme="minorHAnsi" w:cstheme="minorHAnsi"/>
                <w:sz w:val="22"/>
                <w:szCs w:val="22"/>
              </w:rPr>
            </w:pPr>
            <w:del w:id="3138" w:author="Author">
              <w:r w:rsidDel="006530DC">
                <w:rPr>
                  <w:rFonts w:ascii="Calibri" w:hAnsi="Calibri" w:cs="Calibri"/>
                  <w:color w:val="000000"/>
                  <w:sz w:val="22"/>
                  <w:szCs w:val="22"/>
                </w:rPr>
                <w:delText>49.98</w:delText>
              </w:r>
            </w:del>
          </w:p>
        </w:tc>
        <w:tc>
          <w:tcPr>
            <w:tcW w:w="886" w:type="dxa"/>
            <w:vAlign w:val="bottom"/>
          </w:tcPr>
          <w:p w14:paraId="5E540292" w14:textId="5964E40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139" w:author="Author"/>
                <w:rFonts w:asciiTheme="minorHAnsi" w:hAnsiTheme="minorHAnsi" w:cstheme="minorHAnsi"/>
                <w:sz w:val="22"/>
                <w:szCs w:val="22"/>
              </w:rPr>
            </w:pPr>
            <w:del w:id="3140" w:author="Author">
              <w:r w:rsidDel="006530DC">
                <w:rPr>
                  <w:rFonts w:ascii="Calibri" w:hAnsi="Calibri" w:cs="Calibri"/>
                  <w:color w:val="000000"/>
                  <w:sz w:val="22"/>
                  <w:szCs w:val="22"/>
                </w:rPr>
                <w:delText>71.39</w:delText>
              </w:r>
            </w:del>
          </w:p>
        </w:tc>
        <w:tc>
          <w:tcPr>
            <w:tcW w:w="1240" w:type="dxa"/>
            <w:vAlign w:val="bottom"/>
          </w:tcPr>
          <w:p w14:paraId="57F371E1" w14:textId="72C164F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141" w:author="Author"/>
                <w:rFonts w:asciiTheme="minorHAnsi" w:hAnsiTheme="minorHAnsi" w:cstheme="minorHAnsi"/>
                <w:sz w:val="22"/>
                <w:szCs w:val="22"/>
              </w:rPr>
            </w:pPr>
            <w:del w:id="3142" w:author="Author">
              <w:r w:rsidDel="006530DC">
                <w:rPr>
                  <w:rFonts w:ascii="Calibri" w:hAnsi="Calibri" w:cs="Calibri"/>
                  <w:color w:val="000000"/>
                  <w:sz w:val="22"/>
                  <w:szCs w:val="22"/>
                </w:rPr>
                <w:delText>36.55</w:delText>
              </w:r>
            </w:del>
          </w:p>
        </w:tc>
        <w:tc>
          <w:tcPr>
            <w:tcW w:w="886" w:type="dxa"/>
            <w:vAlign w:val="bottom"/>
          </w:tcPr>
          <w:p w14:paraId="3164B296" w14:textId="04A4D691"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143" w:author="Author"/>
                <w:rFonts w:asciiTheme="minorHAnsi" w:hAnsiTheme="minorHAnsi" w:cstheme="minorHAnsi"/>
                <w:sz w:val="22"/>
                <w:szCs w:val="22"/>
              </w:rPr>
            </w:pPr>
            <w:del w:id="3144" w:author="Author">
              <w:r w:rsidDel="006530DC">
                <w:rPr>
                  <w:rFonts w:ascii="Calibri" w:hAnsi="Calibri" w:cs="Calibri"/>
                  <w:color w:val="000000"/>
                  <w:sz w:val="22"/>
                  <w:szCs w:val="22"/>
                </w:rPr>
                <w:delText>35.70</w:delText>
              </w:r>
            </w:del>
          </w:p>
        </w:tc>
        <w:tc>
          <w:tcPr>
            <w:tcW w:w="1240" w:type="dxa"/>
            <w:vAlign w:val="bottom"/>
          </w:tcPr>
          <w:p w14:paraId="7F23E2E7" w14:textId="1421D66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145" w:author="Author"/>
                <w:rFonts w:asciiTheme="minorHAnsi" w:hAnsiTheme="minorHAnsi" w:cstheme="minorHAnsi"/>
                <w:sz w:val="22"/>
                <w:szCs w:val="22"/>
              </w:rPr>
            </w:pPr>
            <w:del w:id="3146" w:author="Author">
              <w:r w:rsidDel="006530DC">
                <w:rPr>
                  <w:rFonts w:ascii="Calibri" w:hAnsi="Calibri" w:cs="Calibri"/>
                  <w:color w:val="000000"/>
                  <w:sz w:val="22"/>
                  <w:szCs w:val="22"/>
                </w:rPr>
                <w:delText>18.28</w:delText>
              </w:r>
            </w:del>
          </w:p>
        </w:tc>
      </w:tr>
      <w:tr w:rsidR="003D7677" w:rsidDel="006530DC" w14:paraId="58BE03E1" w14:textId="185E7A74" w:rsidTr="004B4EE5">
        <w:trPr>
          <w:cnfStyle w:val="000000100000" w:firstRow="0" w:lastRow="0" w:firstColumn="0" w:lastColumn="0" w:oddVBand="0" w:evenVBand="0" w:oddHBand="1" w:evenHBand="0" w:firstRowFirstColumn="0" w:firstRowLastColumn="0" w:lastRowFirstColumn="0" w:lastRowLastColumn="0"/>
          <w:trHeight w:val="282"/>
          <w:del w:id="314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D9B9AA0" w14:textId="701264A2" w:rsidR="003D7677" w:rsidDel="006530DC" w:rsidRDefault="003D7677" w:rsidP="003D7677">
            <w:pPr>
              <w:rPr>
                <w:del w:id="3148" w:author="Author"/>
              </w:rPr>
            </w:pPr>
            <w:del w:id="3149" w:author="Author">
              <w:r w:rsidDel="006530DC">
                <w:rPr>
                  <w:rFonts w:ascii="Calibri" w:hAnsi="Calibri" w:cs="Calibri"/>
                  <w:b w:val="0"/>
                  <w:bCs w:val="0"/>
                  <w:color w:val="000000"/>
                  <w:sz w:val="22"/>
                  <w:szCs w:val="22"/>
                </w:rPr>
                <w:delText>128</w:delText>
              </w:r>
            </w:del>
          </w:p>
        </w:tc>
        <w:tc>
          <w:tcPr>
            <w:tcW w:w="851" w:type="dxa"/>
            <w:vAlign w:val="bottom"/>
          </w:tcPr>
          <w:p w14:paraId="5587F10C" w14:textId="2BB37914"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150" w:author="Author"/>
                <w:rFonts w:asciiTheme="minorHAnsi" w:hAnsiTheme="minorHAnsi" w:cstheme="minorHAnsi"/>
                <w:sz w:val="22"/>
                <w:szCs w:val="22"/>
              </w:rPr>
            </w:pPr>
            <w:del w:id="3151" w:author="Author">
              <w:r w:rsidDel="006530DC">
                <w:rPr>
                  <w:rFonts w:ascii="Calibri" w:hAnsi="Calibri" w:cs="Calibri"/>
                  <w:color w:val="000000"/>
                  <w:sz w:val="22"/>
                  <w:szCs w:val="22"/>
                </w:rPr>
                <w:delText>64.95</w:delText>
              </w:r>
            </w:del>
          </w:p>
        </w:tc>
        <w:tc>
          <w:tcPr>
            <w:tcW w:w="1240" w:type="dxa"/>
            <w:vAlign w:val="bottom"/>
          </w:tcPr>
          <w:p w14:paraId="5B373C30" w14:textId="5CE985C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152" w:author="Author"/>
                <w:rFonts w:asciiTheme="minorHAnsi" w:hAnsiTheme="minorHAnsi" w:cstheme="minorHAnsi"/>
                <w:sz w:val="22"/>
                <w:szCs w:val="22"/>
              </w:rPr>
            </w:pPr>
            <w:del w:id="3153" w:author="Author">
              <w:r w:rsidDel="006530DC">
                <w:rPr>
                  <w:rFonts w:ascii="Calibri" w:hAnsi="Calibri" w:cs="Calibri"/>
                  <w:color w:val="000000"/>
                  <w:sz w:val="22"/>
                  <w:szCs w:val="22"/>
                </w:rPr>
                <w:delText>66.51</w:delText>
              </w:r>
            </w:del>
          </w:p>
        </w:tc>
        <w:tc>
          <w:tcPr>
            <w:tcW w:w="851" w:type="dxa"/>
            <w:vAlign w:val="bottom"/>
          </w:tcPr>
          <w:p w14:paraId="710CEDAD" w14:textId="74997B4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154" w:author="Author"/>
                <w:rFonts w:asciiTheme="minorHAnsi" w:hAnsiTheme="minorHAnsi" w:cstheme="minorHAnsi"/>
                <w:sz w:val="22"/>
                <w:szCs w:val="22"/>
              </w:rPr>
            </w:pPr>
            <w:del w:id="3155" w:author="Author">
              <w:r w:rsidDel="006530DC">
                <w:rPr>
                  <w:rFonts w:ascii="Calibri" w:hAnsi="Calibri" w:cs="Calibri"/>
                  <w:color w:val="000000"/>
                  <w:sz w:val="22"/>
                  <w:szCs w:val="22"/>
                </w:rPr>
                <w:delText>65.73</w:delText>
              </w:r>
            </w:del>
          </w:p>
        </w:tc>
        <w:tc>
          <w:tcPr>
            <w:tcW w:w="1240" w:type="dxa"/>
            <w:vAlign w:val="bottom"/>
          </w:tcPr>
          <w:p w14:paraId="180709CD" w14:textId="6A44ED8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156" w:author="Author"/>
                <w:rFonts w:asciiTheme="minorHAnsi" w:hAnsiTheme="minorHAnsi" w:cstheme="minorHAnsi"/>
                <w:sz w:val="22"/>
                <w:szCs w:val="22"/>
              </w:rPr>
            </w:pPr>
            <w:del w:id="3157" w:author="Author">
              <w:r w:rsidDel="006530DC">
                <w:rPr>
                  <w:rFonts w:ascii="Calibri" w:hAnsi="Calibri" w:cs="Calibri"/>
                  <w:color w:val="000000"/>
                  <w:sz w:val="22"/>
                  <w:szCs w:val="22"/>
                </w:rPr>
                <w:delText>67.31</w:delText>
              </w:r>
            </w:del>
          </w:p>
        </w:tc>
        <w:tc>
          <w:tcPr>
            <w:tcW w:w="886" w:type="dxa"/>
            <w:vAlign w:val="bottom"/>
          </w:tcPr>
          <w:p w14:paraId="610FAC00" w14:textId="1F6E7B51"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158" w:author="Author"/>
                <w:rFonts w:asciiTheme="minorHAnsi" w:hAnsiTheme="minorHAnsi" w:cstheme="minorHAnsi"/>
                <w:sz w:val="22"/>
                <w:szCs w:val="22"/>
              </w:rPr>
            </w:pPr>
            <w:del w:id="3159" w:author="Author">
              <w:r w:rsidDel="006530DC">
                <w:rPr>
                  <w:rFonts w:ascii="Calibri" w:hAnsi="Calibri" w:cs="Calibri"/>
                  <w:color w:val="000000"/>
                  <w:sz w:val="22"/>
                  <w:szCs w:val="22"/>
                </w:rPr>
                <w:delText>62.48</w:delText>
              </w:r>
            </w:del>
          </w:p>
        </w:tc>
        <w:tc>
          <w:tcPr>
            <w:tcW w:w="1240" w:type="dxa"/>
            <w:vAlign w:val="bottom"/>
          </w:tcPr>
          <w:p w14:paraId="3146747C" w14:textId="29EAD98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160" w:author="Author"/>
                <w:rFonts w:asciiTheme="minorHAnsi" w:hAnsiTheme="minorHAnsi" w:cstheme="minorHAnsi"/>
                <w:sz w:val="22"/>
                <w:szCs w:val="22"/>
              </w:rPr>
            </w:pPr>
            <w:del w:id="3161" w:author="Author">
              <w:r w:rsidDel="006530DC">
                <w:rPr>
                  <w:rFonts w:ascii="Calibri" w:hAnsi="Calibri" w:cs="Calibri"/>
                  <w:color w:val="000000"/>
                  <w:sz w:val="22"/>
                  <w:szCs w:val="22"/>
                </w:rPr>
                <w:delText>63.98</w:delText>
              </w:r>
            </w:del>
          </w:p>
        </w:tc>
        <w:tc>
          <w:tcPr>
            <w:tcW w:w="886" w:type="dxa"/>
            <w:vAlign w:val="bottom"/>
          </w:tcPr>
          <w:p w14:paraId="76EF95E1" w14:textId="1AA8EE5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162" w:author="Author"/>
                <w:rFonts w:asciiTheme="minorHAnsi" w:hAnsiTheme="minorHAnsi" w:cstheme="minorHAnsi"/>
                <w:sz w:val="22"/>
                <w:szCs w:val="22"/>
              </w:rPr>
            </w:pPr>
            <w:del w:id="3163" w:author="Author">
              <w:r w:rsidDel="006530DC">
                <w:rPr>
                  <w:rFonts w:ascii="Calibri" w:hAnsi="Calibri" w:cs="Calibri"/>
                  <w:color w:val="000000"/>
                  <w:sz w:val="22"/>
                  <w:szCs w:val="22"/>
                </w:rPr>
                <w:delText>31.24</w:delText>
              </w:r>
            </w:del>
          </w:p>
        </w:tc>
        <w:tc>
          <w:tcPr>
            <w:tcW w:w="1240" w:type="dxa"/>
            <w:vAlign w:val="bottom"/>
          </w:tcPr>
          <w:p w14:paraId="6055DAF6" w14:textId="0E8B7D9C"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164" w:author="Author"/>
                <w:rFonts w:asciiTheme="minorHAnsi" w:hAnsiTheme="minorHAnsi" w:cstheme="minorHAnsi"/>
                <w:sz w:val="22"/>
                <w:szCs w:val="22"/>
              </w:rPr>
            </w:pPr>
            <w:del w:id="3165" w:author="Author">
              <w:r w:rsidDel="006530DC">
                <w:rPr>
                  <w:rFonts w:ascii="Calibri" w:hAnsi="Calibri" w:cs="Calibri"/>
                  <w:color w:val="000000"/>
                  <w:sz w:val="22"/>
                  <w:szCs w:val="22"/>
                </w:rPr>
                <w:delText>31.99</w:delText>
              </w:r>
            </w:del>
          </w:p>
        </w:tc>
      </w:tr>
      <w:tr w:rsidR="003D7677" w:rsidDel="006530DC" w14:paraId="7206B57F" w14:textId="16ACA4F8" w:rsidTr="004B4EE5">
        <w:trPr>
          <w:trHeight w:val="282"/>
          <w:del w:id="316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CA7B9E4" w14:textId="55DCF9A5" w:rsidR="003D7677" w:rsidDel="006530DC" w:rsidRDefault="003D7677" w:rsidP="003D7677">
            <w:pPr>
              <w:rPr>
                <w:del w:id="3167" w:author="Author"/>
              </w:rPr>
            </w:pPr>
            <w:del w:id="3168" w:author="Author">
              <w:r w:rsidDel="006530DC">
                <w:rPr>
                  <w:rFonts w:ascii="Calibri" w:hAnsi="Calibri" w:cs="Calibri"/>
                  <w:b w:val="0"/>
                  <w:bCs w:val="0"/>
                  <w:color w:val="000000"/>
                  <w:sz w:val="22"/>
                  <w:szCs w:val="22"/>
                </w:rPr>
                <w:delText>192</w:delText>
              </w:r>
            </w:del>
          </w:p>
        </w:tc>
        <w:tc>
          <w:tcPr>
            <w:tcW w:w="851" w:type="dxa"/>
            <w:vAlign w:val="bottom"/>
          </w:tcPr>
          <w:p w14:paraId="19930991" w14:textId="62F75B4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169" w:author="Author"/>
                <w:rFonts w:asciiTheme="minorHAnsi" w:hAnsiTheme="minorHAnsi" w:cstheme="minorHAnsi"/>
                <w:sz w:val="22"/>
                <w:szCs w:val="22"/>
              </w:rPr>
            </w:pPr>
            <w:del w:id="3170" w:author="Author">
              <w:r w:rsidDel="006530DC">
                <w:rPr>
                  <w:rFonts w:ascii="Calibri" w:hAnsi="Calibri" w:cs="Calibri"/>
                  <w:color w:val="000000"/>
                  <w:sz w:val="22"/>
                  <w:szCs w:val="22"/>
                </w:rPr>
                <w:delText>48.91</w:delText>
              </w:r>
            </w:del>
          </w:p>
        </w:tc>
        <w:tc>
          <w:tcPr>
            <w:tcW w:w="1240" w:type="dxa"/>
            <w:vAlign w:val="bottom"/>
          </w:tcPr>
          <w:p w14:paraId="38E2B9D2" w14:textId="53DB6B99"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171" w:author="Author"/>
                <w:rFonts w:asciiTheme="minorHAnsi" w:hAnsiTheme="minorHAnsi" w:cstheme="minorHAnsi"/>
                <w:sz w:val="22"/>
                <w:szCs w:val="22"/>
              </w:rPr>
            </w:pPr>
            <w:del w:id="3172" w:author="Author">
              <w:r w:rsidDel="006530DC">
                <w:rPr>
                  <w:rFonts w:ascii="Calibri" w:hAnsi="Calibri" w:cs="Calibri"/>
                  <w:color w:val="000000"/>
                  <w:sz w:val="22"/>
                  <w:szCs w:val="22"/>
                </w:rPr>
                <w:delText>75.13</w:delText>
              </w:r>
            </w:del>
          </w:p>
        </w:tc>
        <w:tc>
          <w:tcPr>
            <w:tcW w:w="851" w:type="dxa"/>
            <w:vAlign w:val="bottom"/>
          </w:tcPr>
          <w:p w14:paraId="6CFF8554" w14:textId="729B7B81"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173" w:author="Author"/>
                <w:rFonts w:asciiTheme="minorHAnsi" w:hAnsiTheme="minorHAnsi" w:cstheme="minorHAnsi"/>
                <w:sz w:val="22"/>
                <w:szCs w:val="22"/>
              </w:rPr>
            </w:pPr>
            <w:del w:id="3174" w:author="Author">
              <w:r w:rsidDel="006530DC">
                <w:rPr>
                  <w:rFonts w:ascii="Calibri" w:hAnsi="Calibri" w:cs="Calibri"/>
                  <w:color w:val="000000"/>
                  <w:sz w:val="22"/>
                  <w:szCs w:val="22"/>
                </w:rPr>
                <w:delText>49.45</w:delText>
              </w:r>
            </w:del>
          </w:p>
        </w:tc>
        <w:tc>
          <w:tcPr>
            <w:tcW w:w="1240" w:type="dxa"/>
            <w:vAlign w:val="bottom"/>
          </w:tcPr>
          <w:p w14:paraId="21AAD1C4" w14:textId="4C96DA3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175" w:author="Author"/>
                <w:rFonts w:asciiTheme="minorHAnsi" w:hAnsiTheme="minorHAnsi" w:cstheme="minorHAnsi"/>
                <w:sz w:val="22"/>
                <w:szCs w:val="22"/>
              </w:rPr>
            </w:pPr>
            <w:del w:id="3176" w:author="Author">
              <w:r w:rsidDel="006530DC">
                <w:rPr>
                  <w:rFonts w:ascii="Calibri" w:hAnsi="Calibri" w:cs="Calibri"/>
                  <w:color w:val="000000"/>
                  <w:sz w:val="22"/>
                  <w:szCs w:val="22"/>
                </w:rPr>
                <w:delText>75.96</w:delText>
              </w:r>
            </w:del>
          </w:p>
        </w:tc>
        <w:tc>
          <w:tcPr>
            <w:tcW w:w="886" w:type="dxa"/>
            <w:vAlign w:val="bottom"/>
          </w:tcPr>
          <w:p w14:paraId="313E158F" w14:textId="23E5F4D9"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177" w:author="Author"/>
                <w:rFonts w:asciiTheme="minorHAnsi" w:hAnsiTheme="minorHAnsi" w:cstheme="minorHAnsi"/>
                <w:sz w:val="22"/>
                <w:szCs w:val="22"/>
              </w:rPr>
            </w:pPr>
            <w:del w:id="3178" w:author="Author">
              <w:r w:rsidDel="006530DC">
                <w:rPr>
                  <w:rFonts w:ascii="Calibri" w:hAnsi="Calibri" w:cs="Calibri"/>
                  <w:color w:val="000000"/>
                  <w:sz w:val="22"/>
                  <w:szCs w:val="22"/>
                </w:rPr>
                <w:delText>49.78</w:delText>
              </w:r>
            </w:del>
          </w:p>
        </w:tc>
        <w:tc>
          <w:tcPr>
            <w:tcW w:w="1240" w:type="dxa"/>
            <w:vAlign w:val="bottom"/>
          </w:tcPr>
          <w:p w14:paraId="35CDE21F" w14:textId="3480521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179" w:author="Author"/>
                <w:rFonts w:asciiTheme="minorHAnsi" w:hAnsiTheme="minorHAnsi" w:cstheme="minorHAnsi"/>
                <w:sz w:val="22"/>
                <w:szCs w:val="22"/>
              </w:rPr>
            </w:pPr>
            <w:del w:id="3180" w:author="Author">
              <w:r w:rsidDel="006530DC">
                <w:rPr>
                  <w:rFonts w:ascii="Calibri" w:hAnsi="Calibri" w:cs="Calibri"/>
                  <w:color w:val="000000"/>
                  <w:sz w:val="22"/>
                  <w:szCs w:val="22"/>
                </w:rPr>
                <w:delText>76.46</w:delText>
              </w:r>
            </w:del>
          </w:p>
        </w:tc>
        <w:tc>
          <w:tcPr>
            <w:tcW w:w="886" w:type="dxa"/>
            <w:vAlign w:val="bottom"/>
          </w:tcPr>
          <w:p w14:paraId="36688A91" w14:textId="0D1146E1"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181" w:author="Author"/>
                <w:rFonts w:asciiTheme="minorHAnsi" w:hAnsiTheme="minorHAnsi" w:cstheme="minorHAnsi"/>
                <w:sz w:val="22"/>
                <w:szCs w:val="22"/>
              </w:rPr>
            </w:pPr>
            <w:del w:id="3182" w:author="Author">
              <w:r w:rsidDel="006530DC">
                <w:rPr>
                  <w:rFonts w:ascii="Calibri" w:hAnsi="Calibri" w:cs="Calibri"/>
                  <w:color w:val="000000"/>
                  <w:sz w:val="22"/>
                  <w:szCs w:val="22"/>
                </w:rPr>
                <w:delText>27.77</w:delText>
              </w:r>
            </w:del>
          </w:p>
        </w:tc>
        <w:tc>
          <w:tcPr>
            <w:tcW w:w="1240" w:type="dxa"/>
            <w:vAlign w:val="bottom"/>
          </w:tcPr>
          <w:p w14:paraId="6398A534" w14:textId="1DD5305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183" w:author="Author"/>
                <w:rFonts w:asciiTheme="minorHAnsi" w:hAnsiTheme="minorHAnsi" w:cstheme="minorHAnsi"/>
                <w:sz w:val="22"/>
                <w:szCs w:val="22"/>
              </w:rPr>
            </w:pPr>
            <w:del w:id="3184" w:author="Author">
              <w:r w:rsidDel="006530DC">
                <w:rPr>
                  <w:rFonts w:ascii="Calibri" w:hAnsi="Calibri" w:cs="Calibri"/>
                  <w:color w:val="000000"/>
                  <w:sz w:val="22"/>
                  <w:szCs w:val="22"/>
                </w:rPr>
                <w:delText>42.66</w:delText>
              </w:r>
            </w:del>
          </w:p>
        </w:tc>
      </w:tr>
      <w:tr w:rsidR="003D7677" w:rsidDel="006530DC" w14:paraId="16967BAF" w14:textId="1105853B" w:rsidTr="004B4EE5">
        <w:trPr>
          <w:cnfStyle w:val="000000100000" w:firstRow="0" w:lastRow="0" w:firstColumn="0" w:lastColumn="0" w:oddVBand="0" w:evenVBand="0" w:oddHBand="1" w:evenHBand="0" w:firstRowFirstColumn="0" w:firstRowLastColumn="0" w:lastRowFirstColumn="0" w:lastRowLastColumn="0"/>
          <w:trHeight w:val="282"/>
          <w:del w:id="318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66DC1C6" w14:textId="040D446D" w:rsidR="003D7677" w:rsidDel="006530DC" w:rsidRDefault="003D7677" w:rsidP="003D7677">
            <w:pPr>
              <w:rPr>
                <w:del w:id="3186" w:author="Author"/>
              </w:rPr>
            </w:pPr>
            <w:del w:id="3187" w:author="Author">
              <w:r w:rsidDel="006530DC">
                <w:rPr>
                  <w:rFonts w:ascii="Calibri" w:hAnsi="Calibri" w:cs="Calibri"/>
                  <w:b w:val="0"/>
                  <w:bCs w:val="0"/>
                  <w:color w:val="000000"/>
                  <w:sz w:val="22"/>
                  <w:szCs w:val="22"/>
                </w:rPr>
                <w:delText>256</w:delText>
              </w:r>
            </w:del>
          </w:p>
        </w:tc>
        <w:tc>
          <w:tcPr>
            <w:tcW w:w="851" w:type="dxa"/>
            <w:vAlign w:val="bottom"/>
          </w:tcPr>
          <w:p w14:paraId="3BAF8D7D" w14:textId="7B6D7E1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188" w:author="Author"/>
                <w:rFonts w:asciiTheme="minorHAnsi" w:hAnsiTheme="minorHAnsi" w:cstheme="minorHAnsi"/>
                <w:sz w:val="22"/>
                <w:szCs w:val="22"/>
              </w:rPr>
            </w:pPr>
            <w:del w:id="3189" w:author="Author">
              <w:r w:rsidDel="006530DC">
                <w:rPr>
                  <w:rFonts w:ascii="Calibri" w:hAnsi="Calibri" w:cs="Calibri"/>
                  <w:color w:val="000000"/>
                  <w:sz w:val="22"/>
                  <w:szCs w:val="22"/>
                </w:rPr>
                <w:delText>39.25</w:delText>
              </w:r>
            </w:del>
          </w:p>
        </w:tc>
        <w:tc>
          <w:tcPr>
            <w:tcW w:w="1240" w:type="dxa"/>
            <w:vAlign w:val="bottom"/>
          </w:tcPr>
          <w:p w14:paraId="58D3D5F7" w14:textId="342AC6B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190" w:author="Author"/>
                <w:rFonts w:asciiTheme="minorHAnsi" w:hAnsiTheme="minorHAnsi" w:cstheme="minorHAnsi"/>
                <w:sz w:val="22"/>
                <w:szCs w:val="22"/>
              </w:rPr>
            </w:pPr>
            <w:del w:id="3191" w:author="Author">
              <w:r w:rsidDel="006530DC">
                <w:rPr>
                  <w:rFonts w:ascii="Calibri" w:hAnsi="Calibri" w:cs="Calibri"/>
                  <w:color w:val="000000"/>
                  <w:sz w:val="22"/>
                  <w:szCs w:val="22"/>
                </w:rPr>
                <w:delText>80.39</w:delText>
              </w:r>
            </w:del>
          </w:p>
        </w:tc>
        <w:tc>
          <w:tcPr>
            <w:tcW w:w="851" w:type="dxa"/>
            <w:vAlign w:val="bottom"/>
          </w:tcPr>
          <w:p w14:paraId="51C4519A" w14:textId="28F2BFF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192" w:author="Author"/>
                <w:rFonts w:asciiTheme="minorHAnsi" w:hAnsiTheme="minorHAnsi" w:cstheme="minorHAnsi"/>
                <w:sz w:val="22"/>
                <w:szCs w:val="22"/>
              </w:rPr>
            </w:pPr>
            <w:del w:id="3193" w:author="Author">
              <w:r w:rsidDel="006530DC">
                <w:rPr>
                  <w:rFonts w:ascii="Calibri" w:hAnsi="Calibri" w:cs="Calibri"/>
                  <w:color w:val="000000"/>
                  <w:sz w:val="22"/>
                  <w:szCs w:val="22"/>
                </w:rPr>
                <w:delText>39.61</w:delText>
              </w:r>
            </w:del>
          </w:p>
        </w:tc>
        <w:tc>
          <w:tcPr>
            <w:tcW w:w="1240" w:type="dxa"/>
            <w:vAlign w:val="bottom"/>
          </w:tcPr>
          <w:p w14:paraId="737B57DC" w14:textId="32218592"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194" w:author="Author"/>
                <w:rFonts w:asciiTheme="minorHAnsi" w:hAnsiTheme="minorHAnsi" w:cstheme="minorHAnsi"/>
                <w:sz w:val="22"/>
                <w:szCs w:val="22"/>
              </w:rPr>
            </w:pPr>
            <w:del w:id="3195" w:author="Author">
              <w:r w:rsidDel="006530DC">
                <w:rPr>
                  <w:rFonts w:ascii="Calibri" w:hAnsi="Calibri" w:cs="Calibri"/>
                  <w:color w:val="000000"/>
                  <w:sz w:val="22"/>
                  <w:szCs w:val="22"/>
                </w:rPr>
                <w:delText>81.12</w:delText>
              </w:r>
            </w:del>
          </w:p>
        </w:tc>
        <w:tc>
          <w:tcPr>
            <w:tcW w:w="886" w:type="dxa"/>
            <w:vAlign w:val="bottom"/>
          </w:tcPr>
          <w:p w14:paraId="5DE687BC" w14:textId="72584606"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196" w:author="Author"/>
                <w:rFonts w:asciiTheme="minorHAnsi" w:hAnsiTheme="minorHAnsi" w:cstheme="minorHAnsi"/>
                <w:sz w:val="22"/>
                <w:szCs w:val="22"/>
              </w:rPr>
            </w:pPr>
            <w:del w:id="3197" w:author="Author">
              <w:r w:rsidDel="006530DC">
                <w:rPr>
                  <w:rFonts w:ascii="Calibri" w:hAnsi="Calibri" w:cs="Calibri"/>
                  <w:color w:val="000000"/>
                  <w:sz w:val="22"/>
                  <w:szCs w:val="22"/>
                </w:rPr>
                <w:delText>39.84</w:delText>
              </w:r>
            </w:del>
          </w:p>
        </w:tc>
        <w:tc>
          <w:tcPr>
            <w:tcW w:w="1240" w:type="dxa"/>
            <w:vAlign w:val="bottom"/>
          </w:tcPr>
          <w:p w14:paraId="6FF21807" w14:textId="29EA809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198" w:author="Author"/>
                <w:rFonts w:asciiTheme="minorHAnsi" w:hAnsiTheme="minorHAnsi" w:cstheme="minorHAnsi"/>
                <w:sz w:val="22"/>
                <w:szCs w:val="22"/>
              </w:rPr>
            </w:pPr>
            <w:del w:id="3199" w:author="Author">
              <w:r w:rsidDel="006530DC">
                <w:rPr>
                  <w:rFonts w:ascii="Calibri" w:hAnsi="Calibri" w:cs="Calibri"/>
                  <w:color w:val="000000"/>
                  <w:sz w:val="22"/>
                  <w:szCs w:val="22"/>
                </w:rPr>
                <w:delText>81.59</w:delText>
              </w:r>
            </w:del>
          </w:p>
        </w:tc>
        <w:tc>
          <w:tcPr>
            <w:tcW w:w="886" w:type="dxa"/>
            <w:vAlign w:val="bottom"/>
          </w:tcPr>
          <w:p w14:paraId="3590B17D" w14:textId="1A8A56BC"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00" w:author="Author"/>
                <w:rFonts w:asciiTheme="minorHAnsi" w:hAnsiTheme="minorHAnsi" w:cstheme="minorHAnsi"/>
                <w:sz w:val="22"/>
                <w:szCs w:val="22"/>
              </w:rPr>
            </w:pPr>
            <w:del w:id="3201" w:author="Author">
              <w:r w:rsidDel="006530DC">
                <w:rPr>
                  <w:rFonts w:ascii="Calibri" w:hAnsi="Calibri" w:cs="Calibri"/>
                  <w:color w:val="000000"/>
                  <w:sz w:val="22"/>
                  <w:szCs w:val="22"/>
                </w:rPr>
                <w:delText>25.00</w:delText>
              </w:r>
            </w:del>
          </w:p>
        </w:tc>
        <w:tc>
          <w:tcPr>
            <w:tcW w:w="1240" w:type="dxa"/>
            <w:vAlign w:val="bottom"/>
          </w:tcPr>
          <w:p w14:paraId="0AF5E673" w14:textId="2C3BE67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02" w:author="Author"/>
                <w:rFonts w:asciiTheme="minorHAnsi" w:hAnsiTheme="minorHAnsi" w:cstheme="minorHAnsi"/>
                <w:sz w:val="22"/>
                <w:szCs w:val="22"/>
              </w:rPr>
            </w:pPr>
            <w:del w:id="3203" w:author="Author">
              <w:r w:rsidDel="006530DC">
                <w:rPr>
                  <w:rFonts w:ascii="Calibri" w:hAnsi="Calibri" w:cs="Calibri"/>
                  <w:color w:val="000000"/>
                  <w:sz w:val="22"/>
                  <w:szCs w:val="22"/>
                </w:rPr>
                <w:delText>51.20</w:delText>
              </w:r>
            </w:del>
          </w:p>
        </w:tc>
      </w:tr>
      <w:tr w:rsidR="003D7677" w:rsidDel="006530DC" w14:paraId="0FD6A1D5" w14:textId="31A67373" w:rsidTr="004B4EE5">
        <w:trPr>
          <w:trHeight w:val="282"/>
          <w:del w:id="320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6139B01" w14:textId="4E561EB7" w:rsidR="003D7677" w:rsidDel="006530DC" w:rsidRDefault="003D7677" w:rsidP="003D7677">
            <w:pPr>
              <w:rPr>
                <w:del w:id="3205" w:author="Author"/>
              </w:rPr>
            </w:pPr>
            <w:del w:id="3206" w:author="Author">
              <w:r w:rsidDel="006530DC">
                <w:rPr>
                  <w:rFonts w:ascii="Calibri" w:hAnsi="Calibri" w:cs="Calibri"/>
                  <w:b w:val="0"/>
                  <w:bCs w:val="0"/>
                  <w:color w:val="000000"/>
                  <w:sz w:val="22"/>
                  <w:szCs w:val="22"/>
                </w:rPr>
                <w:delText>320</w:delText>
              </w:r>
            </w:del>
          </w:p>
        </w:tc>
        <w:tc>
          <w:tcPr>
            <w:tcW w:w="851" w:type="dxa"/>
            <w:vAlign w:val="bottom"/>
          </w:tcPr>
          <w:p w14:paraId="592E3234" w14:textId="6B7790BC"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07" w:author="Author"/>
                <w:rFonts w:asciiTheme="minorHAnsi" w:hAnsiTheme="minorHAnsi" w:cstheme="minorHAnsi"/>
                <w:sz w:val="22"/>
                <w:szCs w:val="22"/>
              </w:rPr>
            </w:pPr>
            <w:del w:id="3208" w:author="Author">
              <w:r w:rsidDel="006530DC">
                <w:rPr>
                  <w:rFonts w:ascii="Calibri" w:hAnsi="Calibri" w:cs="Calibri"/>
                  <w:color w:val="000000"/>
                  <w:sz w:val="22"/>
                  <w:szCs w:val="22"/>
                </w:rPr>
                <w:delText>32.90</w:delText>
              </w:r>
            </w:del>
          </w:p>
        </w:tc>
        <w:tc>
          <w:tcPr>
            <w:tcW w:w="1240" w:type="dxa"/>
            <w:vAlign w:val="bottom"/>
          </w:tcPr>
          <w:p w14:paraId="5C48E19C" w14:textId="285D73D2"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09" w:author="Author"/>
                <w:rFonts w:asciiTheme="minorHAnsi" w:hAnsiTheme="minorHAnsi" w:cstheme="minorHAnsi"/>
                <w:sz w:val="22"/>
                <w:szCs w:val="22"/>
              </w:rPr>
            </w:pPr>
            <w:del w:id="3210" w:author="Author">
              <w:r w:rsidDel="006530DC">
                <w:rPr>
                  <w:rFonts w:ascii="Calibri" w:hAnsi="Calibri" w:cs="Calibri"/>
                  <w:color w:val="000000"/>
                  <w:sz w:val="22"/>
                  <w:szCs w:val="22"/>
                </w:rPr>
                <w:delText>84.22</w:delText>
              </w:r>
            </w:del>
          </w:p>
        </w:tc>
        <w:tc>
          <w:tcPr>
            <w:tcW w:w="851" w:type="dxa"/>
            <w:vAlign w:val="bottom"/>
          </w:tcPr>
          <w:p w14:paraId="73040D03" w14:textId="0ADA35F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11" w:author="Author"/>
                <w:rFonts w:asciiTheme="minorHAnsi" w:hAnsiTheme="minorHAnsi" w:cstheme="minorHAnsi"/>
                <w:sz w:val="22"/>
                <w:szCs w:val="22"/>
              </w:rPr>
            </w:pPr>
            <w:del w:id="3212" w:author="Author">
              <w:r w:rsidDel="006530DC">
                <w:rPr>
                  <w:rFonts w:ascii="Calibri" w:hAnsi="Calibri" w:cs="Calibri"/>
                  <w:color w:val="000000"/>
                  <w:sz w:val="22"/>
                  <w:szCs w:val="22"/>
                </w:rPr>
                <w:delText>33.03</w:delText>
              </w:r>
            </w:del>
          </w:p>
        </w:tc>
        <w:tc>
          <w:tcPr>
            <w:tcW w:w="1240" w:type="dxa"/>
            <w:vAlign w:val="bottom"/>
          </w:tcPr>
          <w:p w14:paraId="7D742924" w14:textId="6E3A1580"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13" w:author="Author"/>
                <w:rFonts w:asciiTheme="minorHAnsi" w:hAnsiTheme="minorHAnsi" w:cstheme="minorHAnsi"/>
                <w:sz w:val="22"/>
                <w:szCs w:val="22"/>
              </w:rPr>
            </w:pPr>
            <w:del w:id="3214" w:author="Author">
              <w:r w:rsidDel="006530DC">
                <w:rPr>
                  <w:rFonts w:ascii="Calibri" w:hAnsi="Calibri" w:cs="Calibri"/>
                  <w:color w:val="000000"/>
                  <w:sz w:val="22"/>
                  <w:szCs w:val="22"/>
                </w:rPr>
                <w:delText>84.55</w:delText>
              </w:r>
            </w:del>
          </w:p>
        </w:tc>
        <w:tc>
          <w:tcPr>
            <w:tcW w:w="886" w:type="dxa"/>
            <w:vAlign w:val="bottom"/>
          </w:tcPr>
          <w:p w14:paraId="6C5B506C" w14:textId="5318D189"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15" w:author="Author"/>
                <w:rFonts w:asciiTheme="minorHAnsi" w:hAnsiTheme="minorHAnsi" w:cstheme="minorHAnsi"/>
                <w:sz w:val="22"/>
                <w:szCs w:val="22"/>
              </w:rPr>
            </w:pPr>
            <w:del w:id="3216" w:author="Author">
              <w:r w:rsidDel="006530DC">
                <w:rPr>
                  <w:rFonts w:ascii="Calibri" w:hAnsi="Calibri" w:cs="Calibri"/>
                  <w:color w:val="000000"/>
                  <w:sz w:val="22"/>
                  <w:szCs w:val="22"/>
                </w:rPr>
                <w:delText>33.20</w:delText>
              </w:r>
            </w:del>
          </w:p>
        </w:tc>
        <w:tc>
          <w:tcPr>
            <w:tcW w:w="1240" w:type="dxa"/>
            <w:vAlign w:val="bottom"/>
          </w:tcPr>
          <w:p w14:paraId="0629334D" w14:textId="6C145597"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17" w:author="Author"/>
                <w:rFonts w:asciiTheme="minorHAnsi" w:hAnsiTheme="minorHAnsi" w:cstheme="minorHAnsi"/>
                <w:sz w:val="22"/>
                <w:szCs w:val="22"/>
              </w:rPr>
            </w:pPr>
            <w:del w:id="3218" w:author="Author">
              <w:r w:rsidDel="006530DC">
                <w:rPr>
                  <w:rFonts w:ascii="Calibri" w:hAnsi="Calibri" w:cs="Calibri"/>
                  <w:color w:val="000000"/>
                  <w:sz w:val="22"/>
                  <w:szCs w:val="22"/>
                </w:rPr>
                <w:delText>85.00</w:delText>
              </w:r>
            </w:del>
          </w:p>
        </w:tc>
        <w:tc>
          <w:tcPr>
            <w:tcW w:w="886" w:type="dxa"/>
            <w:vAlign w:val="bottom"/>
          </w:tcPr>
          <w:p w14:paraId="75A1D262" w14:textId="073FF1FF"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19" w:author="Author"/>
                <w:rFonts w:asciiTheme="minorHAnsi" w:hAnsiTheme="minorHAnsi" w:cstheme="minorHAnsi"/>
                <w:sz w:val="22"/>
                <w:szCs w:val="22"/>
              </w:rPr>
            </w:pPr>
            <w:del w:id="3220" w:author="Author">
              <w:r w:rsidDel="006530DC">
                <w:rPr>
                  <w:rFonts w:ascii="Calibri" w:hAnsi="Calibri" w:cs="Calibri"/>
                  <w:color w:val="000000"/>
                  <w:sz w:val="22"/>
                  <w:szCs w:val="22"/>
                </w:rPr>
                <w:delText>22.73</w:delText>
              </w:r>
            </w:del>
          </w:p>
        </w:tc>
        <w:tc>
          <w:tcPr>
            <w:tcW w:w="1240" w:type="dxa"/>
            <w:vAlign w:val="bottom"/>
          </w:tcPr>
          <w:p w14:paraId="5C10E965" w14:textId="42B4EAF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21" w:author="Author"/>
                <w:rFonts w:asciiTheme="minorHAnsi" w:hAnsiTheme="minorHAnsi" w:cstheme="minorHAnsi"/>
                <w:sz w:val="22"/>
                <w:szCs w:val="22"/>
              </w:rPr>
            </w:pPr>
            <w:del w:id="3222" w:author="Author">
              <w:r w:rsidDel="006530DC">
                <w:rPr>
                  <w:rFonts w:ascii="Calibri" w:hAnsi="Calibri" w:cs="Calibri"/>
                  <w:color w:val="000000"/>
                  <w:sz w:val="22"/>
                  <w:szCs w:val="22"/>
                </w:rPr>
                <w:delText>58.18</w:delText>
              </w:r>
            </w:del>
          </w:p>
        </w:tc>
      </w:tr>
      <w:tr w:rsidR="003D7677" w:rsidDel="006530DC" w14:paraId="548D07CB" w14:textId="1878102A" w:rsidTr="004B4EE5">
        <w:trPr>
          <w:cnfStyle w:val="000000100000" w:firstRow="0" w:lastRow="0" w:firstColumn="0" w:lastColumn="0" w:oddVBand="0" w:evenVBand="0" w:oddHBand="1" w:evenHBand="0" w:firstRowFirstColumn="0" w:firstRowLastColumn="0" w:lastRowFirstColumn="0" w:lastRowLastColumn="0"/>
          <w:trHeight w:val="282"/>
          <w:del w:id="322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80B2F90" w14:textId="15F00048" w:rsidR="003D7677" w:rsidDel="006530DC" w:rsidRDefault="003D7677" w:rsidP="003D7677">
            <w:pPr>
              <w:rPr>
                <w:del w:id="3224" w:author="Author"/>
              </w:rPr>
            </w:pPr>
            <w:del w:id="3225" w:author="Author">
              <w:r w:rsidDel="006530DC">
                <w:rPr>
                  <w:rFonts w:ascii="Calibri" w:hAnsi="Calibri" w:cs="Calibri"/>
                  <w:b w:val="0"/>
                  <w:bCs w:val="0"/>
                  <w:color w:val="000000"/>
                  <w:sz w:val="22"/>
                  <w:szCs w:val="22"/>
                </w:rPr>
                <w:delText>384</w:delText>
              </w:r>
            </w:del>
          </w:p>
        </w:tc>
        <w:tc>
          <w:tcPr>
            <w:tcW w:w="851" w:type="dxa"/>
            <w:vAlign w:val="bottom"/>
          </w:tcPr>
          <w:p w14:paraId="202C7038" w14:textId="5C26996E"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26" w:author="Author"/>
                <w:rFonts w:asciiTheme="minorHAnsi" w:hAnsiTheme="minorHAnsi" w:cstheme="minorHAnsi"/>
                <w:sz w:val="22"/>
                <w:szCs w:val="22"/>
              </w:rPr>
            </w:pPr>
            <w:del w:id="3227" w:author="Author">
              <w:r w:rsidDel="006530DC">
                <w:rPr>
                  <w:rFonts w:ascii="Calibri" w:hAnsi="Calibri" w:cs="Calibri"/>
                  <w:color w:val="000000"/>
                  <w:sz w:val="22"/>
                  <w:szCs w:val="22"/>
                </w:rPr>
                <w:delText>28.21</w:delText>
              </w:r>
            </w:del>
          </w:p>
        </w:tc>
        <w:tc>
          <w:tcPr>
            <w:tcW w:w="1240" w:type="dxa"/>
            <w:vAlign w:val="bottom"/>
          </w:tcPr>
          <w:p w14:paraId="63D9E411" w14:textId="53A85E9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28" w:author="Author"/>
                <w:rFonts w:asciiTheme="minorHAnsi" w:hAnsiTheme="minorHAnsi" w:cstheme="minorHAnsi"/>
                <w:sz w:val="22"/>
                <w:szCs w:val="22"/>
              </w:rPr>
            </w:pPr>
            <w:del w:id="3229" w:author="Author">
              <w:r w:rsidDel="006530DC">
                <w:rPr>
                  <w:rFonts w:ascii="Calibri" w:hAnsi="Calibri" w:cs="Calibri"/>
                  <w:color w:val="000000"/>
                  <w:sz w:val="22"/>
                  <w:szCs w:val="22"/>
                </w:rPr>
                <w:delText>86.68</w:delText>
              </w:r>
            </w:del>
          </w:p>
        </w:tc>
        <w:tc>
          <w:tcPr>
            <w:tcW w:w="851" w:type="dxa"/>
            <w:vAlign w:val="bottom"/>
          </w:tcPr>
          <w:p w14:paraId="390F4435" w14:textId="08BF40F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30" w:author="Author"/>
                <w:rFonts w:asciiTheme="minorHAnsi" w:hAnsiTheme="minorHAnsi" w:cstheme="minorHAnsi"/>
                <w:sz w:val="22"/>
                <w:szCs w:val="22"/>
              </w:rPr>
            </w:pPr>
            <w:del w:id="3231" w:author="Author">
              <w:r w:rsidDel="006530DC">
                <w:rPr>
                  <w:rFonts w:ascii="Calibri" w:hAnsi="Calibri" w:cs="Calibri"/>
                  <w:color w:val="000000"/>
                  <w:sz w:val="22"/>
                  <w:szCs w:val="22"/>
                </w:rPr>
                <w:delText>28.40</w:delText>
              </w:r>
            </w:del>
          </w:p>
        </w:tc>
        <w:tc>
          <w:tcPr>
            <w:tcW w:w="1240" w:type="dxa"/>
            <w:vAlign w:val="bottom"/>
          </w:tcPr>
          <w:p w14:paraId="19B86B8A" w14:textId="468DDFD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32" w:author="Author"/>
                <w:rFonts w:asciiTheme="minorHAnsi" w:hAnsiTheme="minorHAnsi" w:cstheme="minorHAnsi"/>
                <w:sz w:val="22"/>
                <w:szCs w:val="22"/>
              </w:rPr>
            </w:pPr>
            <w:del w:id="3233" w:author="Author">
              <w:r w:rsidDel="006530DC">
                <w:rPr>
                  <w:rFonts w:ascii="Calibri" w:hAnsi="Calibri" w:cs="Calibri"/>
                  <w:color w:val="000000"/>
                  <w:sz w:val="22"/>
                  <w:szCs w:val="22"/>
                </w:rPr>
                <w:delText>87.23</w:delText>
              </w:r>
            </w:del>
          </w:p>
        </w:tc>
        <w:tc>
          <w:tcPr>
            <w:tcW w:w="886" w:type="dxa"/>
            <w:vAlign w:val="bottom"/>
          </w:tcPr>
          <w:p w14:paraId="53024F25" w14:textId="483E7828"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34" w:author="Author"/>
                <w:rFonts w:asciiTheme="minorHAnsi" w:hAnsiTheme="minorHAnsi" w:cstheme="minorHAnsi"/>
                <w:sz w:val="22"/>
                <w:szCs w:val="22"/>
              </w:rPr>
            </w:pPr>
            <w:del w:id="3235" w:author="Author">
              <w:r w:rsidDel="006530DC">
                <w:rPr>
                  <w:rFonts w:ascii="Calibri" w:hAnsi="Calibri" w:cs="Calibri"/>
                  <w:color w:val="000000"/>
                  <w:sz w:val="22"/>
                  <w:szCs w:val="22"/>
                </w:rPr>
                <w:delText>28.56</w:delText>
              </w:r>
            </w:del>
          </w:p>
        </w:tc>
        <w:tc>
          <w:tcPr>
            <w:tcW w:w="1240" w:type="dxa"/>
            <w:vAlign w:val="bottom"/>
          </w:tcPr>
          <w:p w14:paraId="1AA31942" w14:textId="1A3ADA1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36" w:author="Author"/>
                <w:rFonts w:asciiTheme="minorHAnsi" w:hAnsiTheme="minorHAnsi" w:cstheme="minorHAnsi"/>
                <w:sz w:val="22"/>
                <w:szCs w:val="22"/>
              </w:rPr>
            </w:pPr>
            <w:del w:id="3237" w:author="Author">
              <w:r w:rsidDel="006530DC">
                <w:rPr>
                  <w:rFonts w:ascii="Calibri" w:hAnsi="Calibri" w:cs="Calibri"/>
                  <w:color w:val="000000"/>
                  <w:sz w:val="22"/>
                  <w:szCs w:val="22"/>
                </w:rPr>
                <w:delText>87.74</w:delText>
              </w:r>
            </w:del>
          </w:p>
        </w:tc>
        <w:tc>
          <w:tcPr>
            <w:tcW w:w="886" w:type="dxa"/>
            <w:vAlign w:val="bottom"/>
          </w:tcPr>
          <w:p w14:paraId="7E0CB225" w14:textId="35C6F9A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38" w:author="Author"/>
                <w:rFonts w:asciiTheme="minorHAnsi" w:hAnsiTheme="minorHAnsi" w:cstheme="minorHAnsi"/>
                <w:sz w:val="22"/>
                <w:szCs w:val="22"/>
              </w:rPr>
            </w:pPr>
            <w:del w:id="3239" w:author="Author">
              <w:r w:rsidDel="006530DC">
                <w:rPr>
                  <w:rFonts w:ascii="Calibri" w:hAnsi="Calibri" w:cs="Calibri"/>
                  <w:color w:val="000000"/>
                  <w:sz w:val="22"/>
                  <w:szCs w:val="22"/>
                </w:rPr>
                <w:delText>20.83</w:delText>
              </w:r>
            </w:del>
          </w:p>
        </w:tc>
        <w:tc>
          <w:tcPr>
            <w:tcW w:w="1240" w:type="dxa"/>
            <w:vAlign w:val="bottom"/>
          </w:tcPr>
          <w:p w14:paraId="481B25FC" w14:textId="05974D2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40" w:author="Author"/>
                <w:rFonts w:asciiTheme="minorHAnsi" w:hAnsiTheme="minorHAnsi" w:cstheme="minorHAnsi"/>
                <w:sz w:val="22"/>
                <w:szCs w:val="22"/>
              </w:rPr>
            </w:pPr>
            <w:del w:id="3241" w:author="Author">
              <w:r w:rsidDel="006530DC">
                <w:rPr>
                  <w:rFonts w:ascii="Calibri" w:hAnsi="Calibri" w:cs="Calibri"/>
                  <w:color w:val="000000"/>
                  <w:sz w:val="22"/>
                  <w:szCs w:val="22"/>
                </w:rPr>
                <w:delText>64.00</w:delText>
              </w:r>
            </w:del>
          </w:p>
        </w:tc>
      </w:tr>
      <w:tr w:rsidR="003D7677" w:rsidDel="006530DC" w14:paraId="454791E7" w14:textId="0EC80D34" w:rsidTr="004B4EE5">
        <w:trPr>
          <w:trHeight w:val="282"/>
          <w:del w:id="324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170C905" w14:textId="0CDAB3D8" w:rsidR="003D7677" w:rsidDel="006530DC" w:rsidRDefault="003D7677" w:rsidP="003D7677">
            <w:pPr>
              <w:rPr>
                <w:del w:id="3243" w:author="Author"/>
              </w:rPr>
            </w:pPr>
            <w:del w:id="3244" w:author="Author">
              <w:r w:rsidDel="006530DC">
                <w:rPr>
                  <w:rFonts w:ascii="Calibri" w:hAnsi="Calibri" w:cs="Calibri"/>
                  <w:b w:val="0"/>
                  <w:bCs w:val="0"/>
                  <w:color w:val="000000"/>
                  <w:sz w:val="22"/>
                  <w:szCs w:val="22"/>
                </w:rPr>
                <w:delText>448</w:delText>
              </w:r>
            </w:del>
          </w:p>
        </w:tc>
        <w:tc>
          <w:tcPr>
            <w:tcW w:w="851" w:type="dxa"/>
            <w:vAlign w:val="bottom"/>
          </w:tcPr>
          <w:p w14:paraId="1EDC893A" w14:textId="4544757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45" w:author="Author"/>
                <w:rFonts w:asciiTheme="minorHAnsi" w:hAnsiTheme="minorHAnsi" w:cstheme="minorHAnsi"/>
                <w:sz w:val="22"/>
                <w:szCs w:val="22"/>
              </w:rPr>
            </w:pPr>
            <w:del w:id="3246" w:author="Author">
              <w:r w:rsidDel="006530DC">
                <w:rPr>
                  <w:rFonts w:ascii="Calibri" w:hAnsi="Calibri" w:cs="Calibri"/>
                  <w:color w:val="000000"/>
                  <w:sz w:val="22"/>
                  <w:szCs w:val="22"/>
                </w:rPr>
                <w:delText>24.72</w:delText>
              </w:r>
            </w:del>
          </w:p>
        </w:tc>
        <w:tc>
          <w:tcPr>
            <w:tcW w:w="1240" w:type="dxa"/>
            <w:vAlign w:val="bottom"/>
          </w:tcPr>
          <w:p w14:paraId="0D8949B2" w14:textId="49EBABF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47" w:author="Author"/>
                <w:rFonts w:asciiTheme="minorHAnsi" w:hAnsiTheme="minorHAnsi" w:cstheme="minorHAnsi"/>
                <w:sz w:val="22"/>
                <w:szCs w:val="22"/>
              </w:rPr>
            </w:pPr>
            <w:del w:id="3248" w:author="Author">
              <w:r w:rsidDel="006530DC">
                <w:rPr>
                  <w:rFonts w:ascii="Calibri" w:hAnsi="Calibri" w:cs="Calibri"/>
                  <w:color w:val="000000"/>
                  <w:sz w:val="22"/>
                  <w:szCs w:val="22"/>
                </w:rPr>
                <w:delText>88.59</w:delText>
              </w:r>
            </w:del>
          </w:p>
        </w:tc>
        <w:tc>
          <w:tcPr>
            <w:tcW w:w="851" w:type="dxa"/>
            <w:vAlign w:val="bottom"/>
          </w:tcPr>
          <w:p w14:paraId="66DCDA0C" w14:textId="752FB39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49" w:author="Author"/>
                <w:rFonts w:asciiTheme="minorHAnsi" w:hAnsiTheme="minorHAnsi" w:cstheme="minorHAnsi"/>
                <w:sz w:val="22"/>
                <w:szCs w:val="22"/>
              </w:rPr>
            </w:pPr>
            <w:del w:id="3250" w:author="Author">
              <w:r w:rsidDel="006530DC">
                <w:rPr>
                  <w:rFonts w:ascii="Calibri" w:hAnsi="Calibri" w:cs="Calibri"/>
                  <w:color w:val="000000"/>
                  <w:sz w:val="22"/>
                  <w:szCs w:val="22"/>
                </w:rPr>
                <w:delText>24.93</w:delText>
              </w:r>
            </w:del>
          </w:p>
        </w:tc>
        <w:tc>
          <w:tcPr>
            <w:tcW w:w="1240" w:type="dxa"/>
            <w:vAlign w:val="bottom"/>
          </w:tcPr>
          <w:p w14:paraId="41A5FAE4" w14:textId="3054C2F8"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51" w:author="Author"/>
                <w:rFonts w:asciiTheme="minorHAnsi" w:hAnsiTheme="minorHAnsi" w:cstheme="minorHAnsi"/>
                <w:sz w:val="22"/>
                <w:szCs w:val="22"/>
              </w:rPr>
            </w:pPr>
            <w:del w:id="3252" w:author="Author">
              <w:r w:rsidDel="006530DC">
                <w:rPr>
                  <w:rFonts w:ascii="Calibri" w:hAnsi="Calibri" w:cs="Calibri"/>
                  <w:color w:val="000000"/>
                  <w:sz w:val="22"/>
                  <w:szCs w:val="22"/>
                </w:rPr>
                <w:delText>89.34</w:delText>
              </w:r>
            </w:del>
          </w:p>
        </w:tc>
        <w:tc>
          <w:tcPr>
            <w:tcW w:w="886" w:type="dxa"/>
            <w:vAlign w:val="bottom"/>
          </w:tcPr>
          <w:p w14:paraId="1796D253" w14:textId="2A2FC70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53" w:author="Author"/>
                <w:rFonts w:asciiTheme="minorHAnsi" w:hAnsiTheme="minorHAnsi" w:cstheme="minorHAnsi"/>
                <w:sz w:val="22"/>
                <w:szCs w:val="22"/>
              </w:rPr>
            </w:pPr>
            <w:del w:id="3254" w:author="Author">
              <w:r w:rsidDel="006530DC">
                <w:rPr>
                  <w:rFonts w:ascii="Calibri" w:hAnsi="Calibri" w:cs="Calibri"/>
                  <w:color w:val="000000"/>
                  <w:sz w:val="22"/>
                  <w:szCs w:val="22"/>
                </w:rPr>
                <w:delText>24.96</w:delText>
              </w:r>
            </w:del>
          </w:p>
        </w:tc>
        <w:tc>
          <w:tcPr>
            <w:tcW w:w="1240" w:type="dxa"/>
            <w:vAlign w:val="bottom"/>
          </w:tcPr>
          <w:p w14:paraId="100F774C" w14:textId="73F8AE1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55" w:author="Author"/>
                <w:rFonts w:asciiTheme="minorHAnsi" w:hAnsiTheme="minorHAnsi" w:cstheme="minorHAnsi"/>
                <w:sz w:val="22"/>
                <w:szCs w:val="22"/>
              </w:rPr>
            </w:pPr>
            <w:del w:id="3256" w:author="Author">
              <w:r w:rsidDel="006530DC">
                <w:rPr>
                  <w:rFonts w:ascii="Calibri" w:hAnsi="Calibri" w:cs="Calibri"/>
                  <w:color w:val="000000"/>
                  <w:sz w:val="22"/>
                  <w:szCs w:val="22"/>
                </w:rPr>
                <w:delText>89.47</w:delText>
              </w:r>
            </w:del>
          </w:p>
        </w:tc>
        <w:tc>
          <w:tcPr>
            <w:tcW w:w="886" w:type="dxa"/>
            <w:vAlign w:val="bottom"/>
          </w:tcPr>
          <w:p w14:paraId="3C605A7A" w14:textId="43D06458"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57" w:author="Author"/>
                <w:rFonts w:asciiTheme="minorHAnsi" w:hAnsiTheme="minorHAnsi" w:cstheme="minorHAnsi"/>
                <w:sz w:val="22"/>
                <w:szCs w:val="22"/>
              </w:rPr>
            </w:pPr>
            <w:del w:id="3258" w:author="Author">
              <w:r w:rsidDel="006530DC">
                <w:rPr>
                  <w:rFonts w:ascii="Calibri" w:hAnsi="Calibri" w:cs="Calibri"/>
                  <w:color w:val="000000"/>
                  <w:sz w:val="22"/>
                  <w:szCs w:val="22"/>
                </w:rPr>
                <w:delText>19.23</w:delText>
              </w:r>
            </w:del>
          </w:p>
        </w:tc>
        <w:tc>
          <w:tcPr>
            <w:tcW w:w="1240" w:type="dxa"/>
            <w:vAlign w:val="bottom"/>
          </w:tcPr>
          <w:p w14:paraId="577BD92E" w14:textId="0641362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59" w:author="Author"/>
                <w:rFonts w:asciiTheme="minorHAnsi" w:hAnsiTheme="minorHAnsi" w:cstheme="minorHAnsi"/>
                <w:sz w:val="22"/>
                <w:szCs w:val="22"/>
              </w:rPr>
            </w:pPr>
            <w:del w:id="3260" w:author="Author">
              <w:r w:rsidDel="006530DC">
                <w:rPr>
                  <w:rFonts w:ascii="Calibri" w:hAnsi="Calibri" w:cs="Calibri"/>
                  <w:color w:val="000000"/>
                  <w:sz w:val="22"/>
                  <w:szCs w:val="22"/>
                </w:rPr>
                <w:delText>68.92</w:delText>
              </w:r>
            </w:del>
          </w:p>
        </w:tc>
      </w:tr>
      <w:tr w:rsidR="003D7677" w:rsidDel="006530DC" w14:paraId="39D1D10C" w14:textId="6ED2C7A7" w:rsidTr="004B4EE5">
        <w:trPr>
          <w:cnfStyle w:val="000000100000" w:firstRow="0" w:lastRow="0" w:firstColumn="0" w:lastColumn="0" w:oddVBand="0" w:evenVBand="0" w:oddHBand="1" w:evenHBand="0" w:firstRowFirstColumn="0" w:firstRowLastColumn="0" w:lastRowFirstColumn="0" w:lastRowLastColumn="0"/>
          <w:trHeight w:val="282"/>
          <w:del w:id="326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5B51CBD" w14:textId="7E64465D" w:rsidR="003D7677" w:rsidDel="006530DC" w:rsidRDefault="003D7677" w:rsidP="003D7677">
            <w:pPr>
              <w:rPr>
                <w:del w:id="3262" w:author="Author"/>
                <w:rFonts w:ascii="Calibri" w:hAnsi="Calibri" w:cs="Calibri"/>
                <w:b w:val="0"/>
                <w:bCs w:val="0"/>
                <w:color w:val="000000"/>
                <w:sz w:val="22"/>
                <w:szCs w:val="22"/>
              </w:rPr>
            </w:pPr>
            <w:del w:id="3263" w:author="Author">
              <w:r w:rsidDel="006530DC">
                <w:rPr>
                  <w:rFonts w:ascii="Calibri" w:hAnsi="Calibri" w:cs="Calibri"/>
                  <w:b w:val="0"/>
                  <w:bCs w:val="0"/>
                  <w:color w:val="000000"/>
                  <w:sz w:val="22"/>
                  <w:szCs w:val="22"/>
                </w:rPr>
                <w:delText>512</w:delText>
              </w:r>
            </w:del>
          </w:p>
        </w:tc>
        <w:tc>
          <w:tcPr>
            <w:tcW w:w="851" w:type="dxa"/>
            <w:vAlign w:val="bottom"/>
          </w:tcPr>
          <w:p w14:paraId="701C65FC" w14:textId="73E9AD1E"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64" w:author="Author"/>
                <w:rFonts w:asciiTheme="minorHAnsi" w:hAnsiTheme="minorHAnsi" w:cstheme="minorHAnsi"/>
                <w:color w:val="000000"/>
                <w:sz w:val="22"/>
                <w:szCs w:val="22"/>
              </w:rPr>
            </w:pPr>
            <w:del w:id="3265" w:author="Author">
              <w:r w:rsidDel="006530DC">
                <w:rPr>
                  <w:rFonts w:ascii="Calibri" w:hAnsi="Calibri" w:cs="Calibri"/>
                  <w:color w:val="000000"/>
                  <w:sz w:val="22"/>
                  <w:szCs w:val="22"/>
                </w:rPr>
                <w:delText>21.98</w:delText>
              </w:r>
            </w:del>
          </w:p>
        </w:tc>
        <w:tc>
          <w:tcPr>
            <w:tcW w:w="1240" w:type="dxa"/>
            <w:vAlign w:val="bottom"/>
          </w:tcPr>
          <w:p w14:paraId="0C8160E6" w14:textId="2147285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66" w:author="Author"/>
                <w:rFonts w:asciiTheme="minorHAnsi" w:hAnsiTheme="minorHAnsi" w:cstheme="minorHAnsi"/>
                <w:color w:val="000000"/>
                <w:sz w:val="22"/>
                <w:szCs w:val="22"/>
              </w:rPr>
            </w:pPr>
            <w:del w:id="3267" w:author="Author">
              <w:r w:rsidDel="006530DC">
                <w:rPr>
                  <w:rFonts w:ascii="Calibri" w:hAnsi="Calibri" w:cs="Calibri"/>
                  <w:color w:val="000000"/>
                  <w:sz w:val="22"/>
                  <w:szCs w:val="22"/>
                </w:rPr>
                <w:delText>90.03</w:delText>
              </w:r>
            </w:del>
          </w:p>
        </w:tc>
        <w:tc>
          <w:tcPr>
            <w:tcW w:w="851" w:type="dxa"/>
            <w:vAlign w:val="bottom"/>
          </w:tcPr>
          <w:p w14:paraId="5A6EFDD7" w14:textId="467F2C92"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68" w:author="Author"/>
                <w:rFonts w:asciiTheme="minorHAnsi" w:hAnsiTheme="minorHAnsi" w:cstheme="minorHAnsi"/>
                <w:color w:val="000000"/>
                <w:sz w:val="22"/>
                <w:szCs w:val="22"/>
              </w:rPr>
            </w:pPr>
            <w:del w:id="3269" w:author="Author">
              <w:r w:rsidDel="006530DC">
                <w:rPr>
                  <w:rFonts w:ascii="Calibri" w:hAnsi="Calibri" w:cs="Calibri"/>
                  <w:color w:val="000000"/>
                  <w:sz w:val="22"/>
                  <w:szCs w:val="22"/>
                </w:rPr>
                <w:delText>22.17</w:delText>
              </w:r>
            </w:del>
          </w:p>
        </w:tc>
        <w:tc>
          <w:tcPr>
            <w:tcW w:w="1240" w:type="dxa"/>
            <w:vAlign w:val="bottom"/>
          </w:tcPr>
          <w:p w14:paraId="6F0D1A56" w14:textId="2D0EA652"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70" w:author="Author"/>
                <w:rFonts w:asciiTheme="minorHAnsi" w:hAnsiTheme="minorHAnsi" w:cstheme="minorHAnsi"/>
                <w:color w:val="000000"/>
                <w:sz w:val="22"/>
                <w:szCs w:val="22"/>
              </w:rPr>
            </w:pPr>
            <w:del w:id="3271" w:author="Author">
              <w:r w:rsidDel="006530DC">
                <w:rPr>
                  <w:rFonts w:ascii="Calibri" w:hAnsi="Calibri" w:cs="Calibri"/>
                  <w:color w:val="000000"/>
                  <w:sz w:val="22"/>
                  <w:szCs w:val="22"/>
                </w:rPr>
                <w:delText>90.80</w:delText>
              </w:r>
            </w:del>
          </w:p>
        </w:tc>
        <w:tc>
          <w:tcPr>
            <w:tcW w:w="886" w:type="dxa"/>
            <w:vAlign w:val="bottom"/>
          </w:tcPr>
          <w:p w14:paraId="64B85165" w14:textId="3795B58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72" w:author="Author"/>
                <w:rFonts w:asciiTheme="minorHAnsi" w:hAnsiTheme="minorHAnsi" w:cstheme="minorHAnsi"/>
                <w:color w:val="000000"/>
                <w:sz w:val="22"/>
                <w:szCs w:val="22"/>
              </w:rPr>
            </w:pPr>
            <w:del w:id="3273" w:author="Author">
              <w:r w:rsidDel="006530DC">
                <w:rPr>
                  <w:rFonts w:ascii="Calibri" w:hAnsi="Calibri" w:cs="Calibri"/>
                  <w:color w:val="000000"/>
                  <w:sz w:val="22"/>
                  <w:szCs w:val="22"/>
                </w:rPr>
                <w:delText>22.19</w:delText>
              </w:r>
            </w:del>
          </w:p>
        </w:tc>
        <w:tc>
          <w:tcPr>
            <w:tcW w:w="1240" w:type="dxa"/>
            <w:vAlign w:val="bottom"/>
          </w:tcPr>
          <w:p w14:paraId="0E178F26" w14:textId="1E6108A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74" w:author="Author"/>
                <w:rFonts w:asciiTheme="minorHAnsi" w:hAnsiTheme="minorHAnsi" w:cstheme="minorHAnsi"/>
                <w:color w:val="000000"/>
                <w:sz w:val="22"/>
                <w:szCs w:val="22"/>
              </w:rPr>
            </w:pPr>
            <w:del w:id="3275" w:author="Author">
              <w:r w:rsidDel="006530DC">
                <w:rPr>
                  <w:rFonts w:ascii="Calibri" w:hAnsi="Calibri" w:cs="Calibri"/>
                  <w:color w:val="000000"/>
                  <w:sz w:val="22"/>
                  <w:szCs w:val="22"/>
                </w:rPr>
                <w:delText>90.87</w:delText>
              </w:r>
            </w:del>
          </w:p>
        </w:tc>
        <w:tc>
          <w:tcPr>
            <w:tcW w:w="886" w:type="dxa"/>
            <w:vAlign w:val="bottom"/>
          </w:tcPr>
          <w:p w14:paraId="38DB5728" w14:textId="206D2C3E"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76" w:author="Author"/>
                <w:rFonts w:asciiTheme="minorHAnsi" w:hAnsiTheme="minorHAnsi" w:cstheme="minorHAnsi"/>
                <w:color w:val="000000"/>
                <w:sz w:val="22"/>
                <w:szCs w:val="22"/>
              </w:rPr>
            </w:pPr>
            <w:del w:id="3277" w:author="Author">
              <w:r w:rsidDel="006530DC">
                <w:rPr>
                  <w:rFonts w:ascii="Calibri" w:hAnsi="Calibri" w:cs="Calibri"/>
                  <w:color w:val="000000"/>
                  <w:sz w:val="22"/>
                  <w:szCs w:val="22"/>
                </w:rPr>
                <w:delText>17.86</w:delText>
              </w:r>
            </w:del>
          </w:p>
        </w:tc>
        <w:tc>
          <w:tcPr>
            <w:tcW w:w="1240" w:type="dxa"/>
            <w:vAlign w:val="bottom"/>
          </w:tcPr>
          <w:p w14:paraId="51AB75C4" w14:textId="1D2D52E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78" w:author="Author"/>
                <w:rFonts w:asciiTheme="minorHAnsi" w:hAnsiTheme="minorHAnsi" w:cstheme="minorHAnsi"/>
                <w:color w:val="000000"/>
                <w:sz w:val="22"/>
                <w:szCs w:val="22"/>
              </w:rPr>
            </w:pPr>
            <w:del w:id="3279" w:author="Author">
              <w:r w:rsidDel="006530DC">
                <w:rPr>
                  <w:rFonts w:ascii="Calibri" w:hAnsi="Calibri" w:cs="Calibri"/>
                  <w:color w:val="000000"/>
                  <w:sz w:val="22"/>
                  <w:szCs w:val="22"/>
                </w:rPr>
                <w:delText>73.14</w:delText>
              </w:r>
            </w:del>
          </w:p>
        </w:tc>
      </w:tr>
      <w:tr w:rsidR="003D7677" w:rsidDel="006530DC" w14:paraId="0749EECF" w14:textId="5D6FB805" w:rsidTr="004B4EE5">
        <w:trPr>
          <w:trHeight w:val="282"/>
          <w:del w:id="328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14D81F7" w14:textId="32B992E3" w:rsidR="003D7677" w:rsidDel="006530DC" w:rsidRDefault="003D7677" w:rsidP="003D7677">
            <w:pPr>
              <w:rPr>
                <w:del w:id="3281" w:author="Author"/>
                <w:rFonts w:ascii="Calibri" w:hAnsi="Calibri" w:cs="Calibri"/>
                <w:b w:val="0"/>
                <w:bCs w:val="0"/>
                <w:color w:val="000000"/>
                <w:sz w:val="22"/>
                <w:szCs w:val="22"/>
              </w:rPr>
            </w:pPr>
            <w:del w:id="3282" w:author="Author">
              <w:r w:rsidDel="006530DC">
                <w:rPr>
                  <w:rFonts w:ascii="Calibri" w:hAnsi="Calibri" w:cs="Calibri"/>
                  <w:b w:val="0"/>
                  <w:bCs w:val="0"/>
                  <w:color w:val="000000"/>
                  <w:sz w:val="22"/>
                  <w:szCs w:val="22"/>
                </w:rPr>
                <w:delText>576</w:delText>
              </w:r>
            </w:del>
          </w:p>
        </w:tc>
        <w:tc>
          <w:tcPr>
            <w:tcW w:w="851" w:type="dxa"/>
            <w:vAlign w:val="bottom"/>
          </w:tcPr>
          <w:p w14:paraId="557FBAF1" w14:textId="2EB6D65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83" w:author="Author"/>
                <w:rFonts w:asciiTheme="minorHAnsi" w:hAnsiTheme="minorHAnsi" w:cstheme="minorHAnsi"/>
                <w:color w:val="000000"/>
                <w:sz w:val="22"/>
                <w:szCs w:val="22"/>
              </w:rPr>
            </w:pPr>
            <w:del w:id="3284" w:author="Author">
              <w:r w:rsidDel="006530DC">
                <w:rPr>
                  <w:rFonts w:ascii="Calibri" w:hAnsi="Calibri" w:cs="Calibri"/>
                  <w:color w:val="000000"/>
                  <w:sz w:val="22"/>
                  <w:szCs w:val="22"/>
                </w:rPr>
                <w:delText>19.81</w:delText>
              </w:r>
            </w:del>
          </w:p>
        </w:tc>
        <w:tc>
          <w:tcPr>
            <w:tcW w:w="1240" w:type="dxa"/>
            <w:vAlign w:val="bottom"/>
          </w:tcPr>
          <w:p w14:paraId="2033A411" w14:textId="460D3F9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85" w:author="Author"/>
                <w:rFonts w:asciiTheme="minorHAnsi" w:hAnsiTheme="minorHAnsi" w:cstheme="minorHAnsi"/>
                <w:color w:val="000000"/>
                <w:sz w:val="22"/>
                <w:szCs w:val="22"/>
              </w:rPr>
            </w:pPr>
            <w:del w:id="3286" w:author="Author">
              <w:r w:rsidDel="006530DC">
                <w:rPr>
                  <w:rFonts w:ascii="Calibri" w:hAnsi="Calibri" w:cs="Calibri"/>
                  <w:color w:val="000000"/>
                  <w:sz w:val="22"/>
                  <w:szCs w:val="22"/>
                </w:rPr>
                <w:delText>91.26</w:delText>
              </w:r>
            </w:del>
          </w:p>
        </w:tc>
        <w:tc>
          <w:tcPr>
            <w:tcW w:w="851" w:type="dxa"/>
            <w:vAlign w:val="bottom"/>
          </w:tcPr>
          <w:p w14:paraId="7829E4F5" w14:textId="6DC0A84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87" w:author="Author"/>
                <w:rFonts w:asciiTheme="minorHAnsi" w:hAnsiTheme="minorHAnsi" w:cstheme="minorHAnsi"/>
                <w:color w:val="000000"/>
                <w:sz w:val="22"/>
                <w:szCs w:val="22"/>
              </w:rPr>
            </w:pPr>
            <w:del w:id="3288" w:author="Author">
              <w:r w:rsidDel="006530DC">
                <w:rPr>
                  <w:rFonts w:ascii="Calibri" w:hAnsi="Calibri" w:cs="Calibri"/>
                  <w:color w:val="000000"/>
                  <w:sz w:val="22"/>
                  <w:szCs w:val="22"/>
                </w:rPr>
                <w:delText>19.93</w:delText>
              </w:r>
            </w:del>
          </w:p>
        </w:tc>
        <w:tc>
          <w:tcPr>
            <w:tcW w:w="1240" w:type="dxa"/>
            <w:vAlign w:val="bottom"/>
          </w:tcPr>
          <w:p w14:paraId="7A418176" w14:textId="5A469D5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89" w:author="Author"/>
                <w:rFonts w:asciiTheme="minorHAnsi" w:hAnsiTheme="minorHAnsi" w:cstheme="minorHAnsi"/>
                <w:color w:val="000000"/>
                <w:sz w:val="22"/>
                <w:szCs w:val="22"/>
              </w:rPr>
            </w:pPr>
            <w:del w:id="3290" w:author="Author">
              <w:r w:rsidDel="006530DC">
                <w:rPr>
                  <w:rFonts w:ascii="Calibri" w:hAnsi="Calibri" w:cs="Calibri"/>
                  <w:color w:val="000000"/>
                  <w:sz w:val="22"/>
                  <w:szCs w:val="22"/>
                </w:rPr>
                <w:delText>91.83</w:delText>
              </w:r>
            </w:del>
          </w:p>
        </w:tc>
        <w:tc>
          <w:tcPr>
            <w:tcW w:w="886" w:type="dxa"/>
            <w:vAlign w:val="bottom"/>
          </w:tcPr>
          <w:p w14:paraId="3E1092D0" w14:textId="6299EF7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91" w:author="Author"/>
                <w:rFonts w:asciiTheme="minorHAnsi" w:hAnsiTheme="minorHAnsi" w:cstheme="minorHAnsi"/>
                <w:color w:val="000000"/>
                <w:sz w:val="22"/>
                <w:szCs w:val="22"/>
              </w:rPr>
            </w:pPr>
            <w:del w:id="3292" w:author="Author">
              <w:r w:rsidDel="006530DC">
                <w:rPr>
                  <w:rFonts w:ascii="Calibri" w:hAnsi="Calibri" w:cs="Calibri"/>
                  <w:color w:val="000000"/>
                  <w:sz w:val="22"/>
                  <w:szCs w:val="22"/>
                </w:rPr>
                <w:delText>20.01</w:delText>
              </w:r>
            </w:del>
          </w:p>
        </w:tc>
        <w:tc>
          <w:tcPr>
            <w:tcW w:w="1240" w:type="dxa"/>
            <w:vAlign w:val="bottom"/>
          </w:tcPr>
          <w:p w14:paraId="1CDD14A6" w14:textId="76C94B89"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93" w:author="Author"/>
                <w:rFonts w:asciiTheme="minorHAnsi" w:hAnsiTheme="minorHAnsi" w:cstheme="minorHAnsi"/>
                <w:color w:val="000000"/>
                <w:sz w:val="22"/>
                <w:szCs w:val="22"/>
              </w:rPr>
            </w:pPr>
            <w:del w:id="3294" w:author="Author">
              <w:r w:rsidDel="006530DC">
                <w:rPr>
                  <w:rFonts w:ascii="Calibri" w:hAnsi="Calibri" w:cs="Calibri"/>
                  <w:color w:val="000000"/>
                  <w:sz w:val="22"/>
                  <w:szCs w:val="22"/>
                </w:rPr>
                <w:delText>92.19</w:delText>
              </w:r>
            </w:del>
          </w:p>
        </w:tc>
        <w:tc>
          <w:tcPr>
            <w:tcW w:w="886" w:type="dxa"/>
            <w:vAlign w:val="bottom"/>
          </w:tcPr>
          <w:p w14:paraId="686DEB09" w14:textId="45D23068"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95" w:author="Author"/>
                <w:rFonts w:asciiTheme="minorHAnsi" w:hAnsiTheme="minorHAnsi" w:cstheme="minorHAnsi"/>
                <w:color w:val="000000"/>
                <w:sz w:val="22"/>
                <w:szCs w:val="22"/>
              </w:rPr>
            </w:pPr>
            <w:del w:id="3296" w:author="Author">
              <w:r w:rsidDel="006530DC">
                <w:rPr>
                  <w:rFonts w:ascii="Calibri" w:hAnsi="Calibri" w:cs="Calibri"/>
                  <w:color w:val="000000"/>
                  <w:sz w:val="22"/>
                  <w:szCs w:val="22"/>
                </w:rPr>
                <w:delText>16.67</w:delText>
              </w:r>
            </w:del>
          </w:p>
        </w:tc>
        <w:tc>
          <w:tcPr>
            <w:tcW w:w="1240" w:type="dxa"/>
            <w:vAlign w:val="bottom"/>
          </w:tcPr>
          <w:p w14:paraId="5BDEA417" w14:textId="7F0E2A0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97" w:author="Author"/>
                <w:rFonts w:asciiTheme="minorHAnsi" w:hAnsiTheme="minorHAnsi" w:cstheme="minorHAnsi"/>
                <w:color w:val="000000"/>
                <w:sz w:val="22"/>
                <w:szCs w:val="22"/>
              </w:rPr>
            </w:pPr>
            <w:del w:id="3298" w:author="Author">
              <w:r w:rsidDel="006530DC">
                <w:rPr>
                  <w:rFonts w:ascii="Calibri" w:hAnsi="Calibri" w:cs="Calibri"/>
                  <w:color w:val="000000"/>
                  <w:sz w:val="22"/>
                  <w:szCs w:val="22"/>
                </w:rPr>
                <w:delText>76.80</w:delText>
              </w:r>
            </w:del>
          </w:p>
        </w:tc>
      </w:tr>
      <w:tr w:rsidR="003D7677" w:rsidDel="006530DC" w14:paraId="1FD2EB6F" w14:textId="4F8DA135" w:rsidTr="004B4EE5">
        <w:trPr>
          <w:cnfStyle w:val="000000100000" w:firstRow="0" w:lastRow="0" w:firstColumn="0" w:lastColumn="0" w:oddVBand="0" w:evenVBand="0" w:oddHBand="1" w:evenHBand="0" w:firstRowFirstColumn="0" w:firstRowLastColumn="0" w:lastRowFirstColumn="0" w:lastRowLastColumn="0"/>
          <w:trHeight w:val="282"/>
          <w:del w:id="329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A5B369E" w14:textId="13508C39" w:rsidR="003D7677" w:rsidDel="006530DC" w:rsidRDefault="003D7677" w:rsidP="003D7677">
            <w:pPr>
              <w:rPr>
                <w:del w:id="3300" w:author="Author"/>
                <w:rFonts w:ascii="Calibri" w:hAnsi="Calibri" w:cs="Calibri"/>
                <w:b w:val="0"/>
                <w:bCs w:val="0"/>
                <w:color w:val="000000"/>
                <w:sz w:val="22"/>
                <w:szCs w:val="22"/>
              </w:rPr>
            </w:pPr>
            <w:del w:id="3301" w:author="Author">
              <w:r w:rsidDel="006530DC">
                <w:rPr>
                  <w:rFonts w:ascii="Calibri" w:hAnsi="Calibri" w:cs="Calibri"/>
                  <w:b w:val="0"/>
                  <w:bCs w:val="0"/>
                  <w:color w:val="000000"/>
                  <w:sz w:val="22"/>
                  <w:szCs w:val="22"/>
                </w:rPr>
                <w:delText>640</w:delText>
              </w:r>
            </w:del>
          </w:p>
        </w:tc>
        <w:tc>
          <w:tcPr>
            <w:tcW w:w="851" w:type="dxa"/>
            <w:vAlign w:val="bottom"/>
          </w:tcPr>
          <w:p w14:paraId="584B26CF" w14:textId="31007312"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02" w:author="Author"/>
                <w:rFonts w:asciiTheme="minorHAnsi" w:hAnsiTheme="minorHAnsi" w:cstheme="minorHAnsi"/>
                <w:color w:val="000000"/>
                <w:sz w:val="22"/>
                <w:szCs w:val="22"/>
              </w:rPr>
            </w:pPr>
            <w:del w:id="3303" w:author="Author">
              <w:r w:rsidDel="006530DC">
                <w:rPr>
                  <w:rFonts w:ascii="Calibri" w:hAnsi="Calibri" w:cs="Calibri"/>
                  <w:color w:val="000000"/>
                  <w:sz w:val="22"/>
                  <w:szCs w:val="22"/>
                </w:rPr>
                <w:delText>17.98</w:delText>
              </w:r>
            </w:del>
          </w:p>
        </w:tc>
        <w:tc>
          <w:tcPr>
            <w:tcW w:w="1240" w:type="dxa"/>
            <w:vAlign w:val="bottom"/>
          </w:tcPr>
          <w:p w14:paraId="561CC41D" w14:textId="59CA81E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04" w:author="Author"/>
                <w:rFonts w:asciiTheme="minorHAnsi" w:hAnsiTheme="minorHAnsi" w:cstheme="minorHAnsi"/>
                <w:color w:val="000000"/>
                <w:sz w:val="22"/>
                <w:szCs w:val="22"/>
              </w:rPr>
            </w:pPr>
            <w:del w:id="3305" w:author="Author">
              <w:r w:rsidDel="006530DC">
                <w:rPr>
                  <w:rFonts w:ascii="Calibri" w:hAnsi="Calibri" w:cs="Calibri"/>
                  <w:color w:val="000000"/>
                  <w:sz w:val="22"/>
                  <w:szCs w:val="22"/>
                </w:rPr>
                <w:delText>92.04</w:delText>
              </w:r>
            </w:del>
          </w:p>
        </w:tc>
        <w:tc>
          <w:tcPr>
            <w:tcW w:w="851" w:type="dxa"/>
            <w:vAlign w:val="bottom"/>
          </w:tcPr>
          <w:p w14:paraId="289C8279" w14:textId="52C2643C"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06" w:author="Author"/>
                <w:rFonts w:asciiTheme="minorHAnsi" w:hAnsiTheme="minorHAnsi" w:cstheme="minorHAnsi"/>
                <w:color w:val="000000"/>
                <w:sz w:val="22"/>
                <w:szCs w:val="22"/>
              </w:rPr>
            </w:pPr>
            <w:del w:id="3307" w:author="Author">
              <w:r w:rsidDel="006530DC">
                <w:rPr>
                  <w:rFonts w:ascii="Calibri" w:hAnsi="Calibri" w:cs="Calibri"/>
                  <w:color w:val="000000"/>
                  <w:sz w:val="22"/>
                  <w:szCs w:val="22"/>
                </w:rPr>
                <w:delText>18.12</w:delText>
              </w:r>
            </w:del>
          </w:p>
        </w:tc>
        <w:tc>
          <w:tcPr>
            <w:tcW w:w="1240" w:type="dxa"/>
            <w:vAlign w:val="bottom"/>
          </w:tcPr>
          <w:p w14:paraId="1746320D" w14:textId="4CDA0236"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08" w:author="Author"/>
                <w:rFonts w:asciiTheme="minorHAnsi" w:hAnsiTheme="minorHAnsi" w:cstheme="minorHAnsi"/>
                <w:color w:val="000000"/>
                <w:sz w:val="22"/>
                <w:szCs w:val="22"/>
              </w:rPr>
            </w:pPr>
            <w:del w:id="3309" w:author="Author">
              <w:r w:rsidDel="006530DC">
                <w:rPr>
                  <w:rFonts w:ascii="Calibri" w:hAnsi="Calibri" w:cs="Calibri"/>
                  <w:color w:val="000000"/>
                  <w:sz w:val="22"/>
                  <w:szCs w:val="22"/>
                </w:rPr>
                <w:delText>92.76</w:delText>
              </w:r>
            </w:del>
          </w:p>
        </w:tc>
        <w:tc>
          <w:tcPr>
            <w:tcW w:w="886" w:type="dxa"/>
            <w:vAlign w:val="bottom"/>
          </w:tcPr>
          <w:p w14:paraId="7AFAEB3F" w14:textId="5625792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10" w:author="Author"/>
                <w:rFonts w:asciiTheme="minorHAnsi" w:hAnsiTheme="minorHAnsi" w:cstheme="minorHAnsi"/>
                <w:color w:val="000000"/>
                <w:sz w:val="22"/>
                <w:szCs w:val="22"/>
              </w:rPr>
            </w:pPr>
            <w:del w:id="3311" w:author="Author">
              <w:r w:rsidDel="006530DC">
                <w:rPr>
                  <w:rFonts w:ascii="Calibri" w:hAnsi="Calibri" w:cs="Calibri"/>
                  <w:color w:val="000000"/>
                  <w:sz w:val="22"/>
                  <w:szCs w:val="22"/>
                </w:rPr>
                <w:delText>18.21</w:delText>
              </w:r>
            </w:del>
          </w:p>
        </w:tc>
        <w:tc>
          <w:tcPr>
            <w:tcW w:w="1240" w:type="dxa"/>
            <w:vAlign w:val="bottom"/>
          </w:tcPr>
          <w:p w14:paraId="071FB784" w14:textId="6E71FCE2"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12" w:author="Author"/>
                <w:rFonts w:asciiTheme="minorHAnsi" w:hAnsiTheme="minorHAnsi" w:cstheme="minorHAnsi"/>
                <w:color w:val="000000"/>
                <w:sz w:val="22"/>
                <w:szCs w:val="22"/>
              </w:rPr>
            </w:pPr>
            <w:del w:id="3313" w:author="Author">
              <w:r w:rsidDel="006530DC">
                <w:rPr>
                  <w:rFonts w:ascii="Calibri" w:hAnsi="Calibri" w:cs="Calibri"/>
                  <w:color w:val="000000"/>
                  <w:sz w:val="22"/>
                  <w:szCs w:val="22"/>
                </w:rPr>
                <w:delText>93.21</w:delText>
              </w:r>
            </w:del>
          </w:p>
        </w:tc>
        <w:tc>
          <w:tcPr>
            <w:tcW w:w="886" w:type="dxa"/>
            <w:vAlign w:val="bottom"/>
          </w:tcPr>
          <w:p w14:paraId="66CFFE85" w14:textId="50819C6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14" w:author="Author"/>
                <w:rFonts w:asciiTheme="minorHAnsi" w:hAnsiTheme="minorHAnsi" w:cstheme="minorHAnsi"/>
                <w:color w:val="000000"/>
                <w:sz w:val="22"/>
                <w:szCs w:val="22"/>
              </w:rPr>
            </w:pPr>
            <w:del w:id="3315" w:author="Author">
              <w:r w:rsidDel="006530DC">
                <w:rPr>
                  <w:rFonts w:ascii="Calibri" w:hAnsi="Calibri" w:cs="Calibri"/>
                  <w:color w:val="000000"/>
                  <w:sz w:val="22"/>
                  <w:szCs w:val="22"/>
                </w:rPr>
                <w:delText>15.63</w:delText>
              </w:r>
            </w:del>
          </w:p>
        </w:tc>
        <w:tc>
          <w:tcPr>
            <w:tcW w:w="1240" w:type="dxa"/>
            <w:vAlign w:val="bottom"/>
          </w:tcPr>
          <w:p w14:paraId="54641DAA" w14:textId="67BCC2E4"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16" w:author="Author"/>
                <w:rFonts w:asciiTheme="minorHAnsi" w:hAnsiTheme="minorHAnsi" w:cstheme="minorHAnsi"/>
                <w:color w:val="000000"/>
                <w:sz w:val="22"/>
                <w:szCs w:val="22"/>
              </w:rPr>
            </w:pPr>
            <w:del w:id="3317" w:author="Author">
              <w:r w:rsidDel="006530DC">
                <w:rPr>
                  <w:rFonts w:ascii="Calibri" w:hAnsi="Calibri" w:cs="Calibri"/>
                  <w:color w:val="000000"/>
                  <w:sz w:val="22"/>
                  <w:szCs w:val="22"/>
                </w:rPr>
                <w:delText>80.00</w:delText>
              </w:r>
            </w:del>
          </w:p>
        </w:tc>
      </w:tr>
      <w:tr w:rsidR="003D7677" w:rsidDel="006530DC" w14:paraId="082384BC" w14:textId="10B0806B" w:rsidTr="004B4EE5">
        <w:trPr>
          <w:trHeight w:val="282"/>
          <w:del w:id="331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99ED1A5" w14:textId="2FD2EFBC" w:rsidR="003D7677" w:rsidDel="006530DC" w:rsidRDefault="003D7677" w:rsidP="003D7677">
            <w:pPr>
              <w:rPr>
                <w:del w:id="3319" w:author="Author"/>
                <w:rFonts w:ascii="Calibri" w:hAnsi="Calibri" w:cs="Calibri"/>
                <w:b w:val="0"/>
                <w:bCs w:val="0"/>
                <w:color w:val="000000"/>
                <w:sz w:val="22"/>
                <w:szCs w:val="22"/>
              </w:rPr>
            </w:pPr>
            <w:del w:id="3320" w:author="Author">
              <w:r w:rsidDel="006530DC">
                <w:rPr>
                  <w:rFonts w:ascii="Calibri" w:hAnsi="Calibri" w:cs="Calibri"/>
                  <w:b w:val="0"/>
                  <w:bCs w:val="0"/>
                  <w:color w:val="000000"/>
                  <w:sz w:val="22"/>
                  <w:szCs w:val="22"/>
                </w:rPr>
                <w:delText>704</w:delText>
              </w:r>
            </w:del>
          </w:p>
        </w:tc>
        <w:tc>
          <w:tcPr>
            <w:tcW w:w="851" w:type="dxa"/>
            <w:vAlign w:val="bottom"/>
          </w:tcPr>
          <w:p w14:paraId="5CDD9C5A" w14:textId="23535A6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21" w:author="Author"/>
                <w:rFonts w:asciiTheme="minorHAnsi" w:hAnsiTheme="minorHAnsi" w:cstheme="minorHAnsi"/>
                <w:color w:val="000000"/>
                <w:sz w:val="22"/>
                <w:szCs w:val="22"/>
              </w:rPr>
            </w:pPr>
            <w:del w:id="3322" w:author="Author">
              <w:r w:rsidDel="006530DC">
                <w:rPr>
                  <w:rFonts w:ascii="Calibri" w:hAnsi="Calibri" w:cs="Calibri"/>
                  <w:color w:val="000000"/>
                  <w:sz w:val="22"/>
                  <w:szCs w:val="22"/>
                </w:rPr>
                <w:delText>16.45</w:delText>
              </w:r>
            </w:del>
          </w:p>
        </w:tc>
        <w:tc>
          <w:tcPr>
            <w:tcW w:w="1240" w:type="dxa"/>
            <w:vAlign w:val="bottom"/>
          </w:tcPr>
          <w:p w14:paraId="3CC41AD0" w14:textId="1EC45E27"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23" w:author="Author"/>
                <w:rFonts w:asciiTheme="minorHAnsi" w:hAnsiTheme="minorHAnsi" w:cstheme="minorHAnsi"/>
                <w:color w:val="000000"/>
                <w:sz w:val="22"/>
                <w:szCs w:val="22"/>
              </w:rPr>
            </w:pPr>
            <w:del w:id="3324" w:author="Author">
              <w:r w:rsidDel="006530DC">
                <w:rPr>
                  <w:rFonts w:ascii="Calibri" w:hAnsi="Calibri" w:cs="Calibri"/>
                  <w:color w:val="000000"/>
                  <w:sz w:val="22"/>
                  <w:szCs w:val="22"/>
                </w:rPr>
                <w:delText>92.64</w:delText>
              </w:r>
            </w:del>
          </w:p>
        </w:tc>
        <w:tc>
          <w:tcPr>
            <w:tcW w:w="851" w:type="dxa"/>
            <w:vAlign w:val="bottom"/>
          </w:tcPr>
          <w:p w14:paraId="4A45698A" w14:textId="76A486C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25" w:author="Author"/>
                <w:rFonts w:asciiTheme="minorHAnsi" w:hAnsiTheme="minorHAnsi" w:cstheme="minorHAnsi"/>
                <w:color w:val="000000"/>
                <w:sz w:val="22"/>
                <w:szCs w:val="22"/>
              </w:rPr>
            </w:pPr>
            <w:del w:id="3326" w:author="Author">
              <w:r w:rsidDel="006530DC">
                <w:rPr>
                  <w:rFonts w:ascii="Calibri" w:hAnsi="Calibri" w:cs="Calibri"/>
                  <w:color w:val="000000"/>
                  <w:sz w:val="22"/>
                  <w:szCs w:val="22"/>
                </w:rPr>
                <w:delText>16.60</w:delText>
              </w:r>
            </w:del>
          </w:p>
        </w:tc>
        <w:tc>
          <w:tcPr>
            <w:tcW w:w="1240" w:type="dxa"/>
            <w:vAlign w:val="bottom"/>
          </w:tcPr>
          <w:p w14:paraId="63EEB403" w14:textId="56E7D7E1"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27" w:author="Author"/>
                <w:rFonts w:asciiTheme="minorHAnsi" w:hAnsiTheme="minorHAnsi" w:cstheme="minorHAnsi"/>
                <w:color w:val="000000"/>
                <w:sz w:val="22"/>
                <w:szCs w:val="22"/>
              </w:rPr>
            </w:pPr>
            <w:del w:id="3328" w:author="Author">
              <w:r w:rsidDel="006530DC">
                <w:rPr>
                  <w:rFonts w:ascii="Calibri" w:hAnsi="Calibri" w:cs="Calibri"/>
                  <w:color w:val="000000"/>
                  <w:sz w:val="22"/>
                  <w:szCs w:val="22"/>
                </w:rPr>
                <w:delText>93.51</w:delText>
              </w:r>
            </w:del>
          </w:p>
        </w:tc>
        <w:tc>
          <w:tcPr>
            <w:tcW w:w="886" w:type="dxa"/>
            <w:vAlign w:val="bottom"/>
          </w:tcPr>
          <w:p w14:paraId="577CD1F9" w14:textId="342E11B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29" w:author="Author"/>
                <w:rFonts w:asciiTheme="minorHAnsi" w:hAnsiTheme="minorHAnsi" w:cstheme="minorHAnsi"/>
                <w:color w:val="000000"/>
                <w:sz w:val="22"/>
                <w:szCs w:val="22"/>
              </w:rPr>
            </w:pPr>
            <w:del w:id="3330" w:author="Author">
              <w:r w:rsidDel="006530DC">
                <w:rPr>
                  <w:rFonts w:ascii="Calibri" w:hAnsi="Calibri" w:cs="Calibri"/>
                  <w:color w:val="000000"/>
                  <w:sz w:val="22"/>
                  <w:szCs w:val="22"/>
                </w:rPr>
                <w:delText>16.70</w:delText>
              </w:r>
            </w:del>
          </w:p>
        </w:tc>
        <w:tc>
          <w:tcPr>
            <w:tcW w:w="1240" w:type="dxa"/>
            <w:vAlign w:val="bottom"/>
          </w:tcPr>
          <w:p w14:paraId="6A901319" w14:textId="3EF0B9B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31" w:author="Author"/>
                <w:rFonts w:asciiTheme="minorHAnsi" w:hAnsiTheme="minorHAnsi" w:cstheme="minorHAnsi"/>
                <w:color w:val="000000"/>
                <w:sz w:val="22"/>
                <w:szCs w:val="22"/>
              </w:rPr>
            </w:pPr>
            <w:del w:id="3332" w:author="Author">
              <w:r w:rsidDel="006530DC">
                <w:rPr>
                  <w:rFonts w:ascii="Calibri" w:hAnsi="Calibri" w:cs="Calibri"/>
                  <w:color w:val="000000"/>
                  <w:sz w:val="22"/>
                  <w:szCs w:val="22"/>
                </w:rPr>
                <w:delText>94.04</w:delText>
              </w:r>
            </w:del>
          </w:p>
        </w:tc>
        <w:tc>
          <w:tcPr>
            <w:tcW w:w="886" w:type="dxa"/>
            <w:vAlign w:val="bottom"/>
          </w:tcPr>
          <w:p w14:paraId="34399786" w14:textId="05430402"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33" w:author="Author"/>
                <w:rFonts w:asciiTheme="minorHAnsi" w:hAnsiTheme="minorHAnsi" w:cstheme="minorHAnsi"/>
                <w:color w:val="000000"/>
                <w:sz w:val="22"/>
                <w:szCs w:val="22"/>
              </w:rPr>
            </w:pPr>
            <w:del w:id="3334" w:author="Author">
              <w:r w:rsidDel="006530DC">
                <w:rPr>
                  <w:rFonts w:ascii="Calibri" w:hAnsi="Calibri" w:cs="Calibri"/>
                  <w:color w:val="000000"/>
                  <w:sz w:val="22"/>
                  <w:szCs w:val="22"/>
                </w:rPr>
                <w:delText>14.71</w:delText>
              </w:r>
            </w:del>
          </w:p>
        </w:tc>
        <w:tc>
          <w:tcPr>
            <w:tcW w:w="1240" w:type="dxa"/>
            <w:vAlign w:val="bottom"/>
          </w:tcPr>
          <w:p w14:paraId="2076C9AC" w14:textId="737CAAC7"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35" w:author="Author"/>
                <w:rFonts w:asciiTheme="minorHAnsi" w:hAnsiTheme="minorHAnsi" w:cstheme="minorHAnsi"/>
                <w:color w:val="000000"/>
                <w:sz w:val="22"/>
                <w:szCs w:val="22"/>
              </w:rPr>
            </w:pPr>
            <w:del w:id="3336" w:author="Author">
              <w:r w:rsidDel="006530DC">
                <w:rPr>
                  <w:rFonts w:ascii="Calibri" w:hAnsi="Calibri" w:cs="Calibri"/>
                  <w:color w:val="000000"/>
                  <w:sz w:val="22"/>
                  <w:szCs w:val="22"/>
                </w:rPr>
                <w:delText>82.82</w:delText>
              </w:r>
            </w:del>
          </w:p>
        </w:tc>
      </w:tr>
      <w:tr w:rsidR="003D7677" w:rsidDel="006530DC" w14:paraId="752A8C85" w14:textId="76CB727B" w:rsidTr="004B4EE5">
        <w:trPr>
          <w:cnfStyle w:val="000000100000" w:firstRow="0" w:lastRow="0" w:firstColumn="0" w:lastColumn="0" w:oddVBand="0" w:evenVBand="0" w:oddHBand="1" w:evenHBand="0" w:firstRowFirstColumn="0" w:firstRowLastColumn="0" w:lastRowFirstColumn="0" w:lastRowLastColumn="0"/>
          <w:trHeight w:val="282"/>
          <w:del w:id="333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5A7CB14" w14:textId="2227ECC4" w:rsidR="003D7677" w:rsidDel="006530DC" w:rsidRDefault="003D7677" w:rsidP="003D7677">
            <w:pPr>
              <w:rPr>
                <w:del w:id="3338" w:author="Author"/>
                <w:rFonts w:ascii="Calibri" w:hAnsi="Calibri" w:cs="Calibri"/>
                <w:b w:val="0"/>
                <w:bCs w:val="0"/>
                <w:color w:val="000000"/>
                <w:sz w:val="22"/>
                <w:szCs w:val="22"/>
              </w:rPr>
            </w:pPr>
            <w:del w:id="3339" w:author="Author">
              <w:r w:rsidDel="006530DC">
                <w:rPr>
                  <w:rFonts w:ascii="Calibri" w:hAnsi="Calibri" w:cs="Calibri"/>
                  <w:b w:val="0"/>
                  <w:bCs w:val="0"/>
                  <w:color w:val="000000"/>
                  <w:sz w:val="22"/>
                  <w:szCs w:val="22"/>
                </w:rPr>
                <w:delText>768</w:delText>
              </w:r>
            </w:del>
          </w:p>
        </w:tc>
        <w:tc>
          <w:tcPr>
            <w:tcW w:w="851" w:type="dxa"/>
            <w:vAlign w:val="bottom"/>
          </w:tcPr>
          <w:p w14:paraId="2126B39B" w14:textId="16877CB2"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40" w:author="Author"/>
                <w:rFonts w:asciiTheme="minorHAnsi" w:hAnsiTheme="minorHAnsi" w:cstheme="minorHAnsi"/>
                <w:color w:val="000000"/>
                <w:sz w:val="22"/>
                <w:szCs w:val="22"/>
              </w:rPr>
            </w:pPr>
            <w:del w:id="3341" w:author="Author">
              <w:r w:rsidDel="006530DC">
                <w:rPr>
                  <w:rFonts w:ascii="Calibri" w:hAnsi="Calibri" w:cs="Calibri"/>
                  <w:color w:val="000000"/>
                  <w:sz w:val="22"/>
                  <w:szCs w:val="22"/>
                </w:rPr>
                <w:delText>15.13</w:delText>
              </w:r>
            </w:del>
          </w:p>
        </w:tc>
        <w:tc>
          <w:tcPr>
            <w:tcW w:w="1240" w:type="dxa"/>
            <w:vAlign w:val="bottom"/>
          </w:tcPr>
          <w:p w14:paraId="64C50604" w14:textId="0E60D22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42" w:author="Author"/>
                <w:rFonts w:asciiTheme="minorHAnsi" w:hAnsiTheme="minorHAnsi" w:cstheme="minorHAnsi"/>
                <w:color w:val="000000"/>
                <w:sz w:val="22"/>
                <w:szCs w:val="22"/>
              </w:rPr>
            </w:pPr>
            <w:del w:id="3343" w:author="Author">
              <w:r w:rsidDel="006530DC">
                <w:rPr>
                  <w:rFonts w:ascii="Calibri" w:hAnsi="Calibri" w:cs="Calibri"/>
                  <w:color w:val="000000"/>
                  <w:sz w:val="22"/>
                  <w:szCs w:val="22"/>
                </w:rPr>
                <w:delText>92.94</w:delText>
              </w:r>
            </w:del>
          </w:p>
        </w:tc>
        <w:tc>
          <w:tcPr>
            <w:tcW w:w="851" w:type="dxa"/>
            <w:vAlign w:val="bottom"/>
          </w:tcPr>
          <w:p w14:paraId="7584B6F2" w14:textId="35596B6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44" w:author="Author"/>
                <w:rFonts w:asciiTheme="minorHAnsi" w:hAnsiTheme="minorHAnsi" w:cstheme="minorHAnsi"/>
                <w:color w:val="000000"/>
                <w:sz w:val="22"/>
                <w:szCs w:val="22"/>
              </w:rPr>
            </w:pPr>
            <w:del w:id="3345" w:author="Author">
              <w:r w:rsidDel="006530DC">
                <w:rPr>
                  <w:rFonts w:ascii="Calibri" w:hAnsi="Calibri" w:cs="Calibri"/>
                  <w:color w:val="000000"/>
                  <w:sz w:val="22"/>
                  <w:szCs w:val="22"/>
                </w:rPr>
                <w:delText>15.34</w:delText>
              </w:r>
            </w:del>
          </w:p>
        </w:tc>
        <w:tc>
          <w:tcPr>
            <w:tcW w:w="1240" w:type="dxa"/>
            <w:vAlign w:val="bottom"/>
          </w:tcPr>
          <w:p w14:paraId="7F6B468A" w14:textId="60875EC1"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46" w:author="Author"/>
                <w:rFonts w:asciiTheme="minorHAnsi" w:hAnsiTheme="minorHAnsi" w:cstheme="minorHAnsi"/>
                <w:color w:val="000000"/>
                <w:sz w:val="22"/>
                <w:szCs w:val="22"/>
              </w:rPr>
            </w:pPr>
            <w:del w:id="3347" w:author="Author">
              <w:r w:rsidDel="006530DC">
                <w:rPr>
                  <w:rFonts w:ascii="Calibri" w:hAnsi="Calibri" w:cs="Calibri"/>
                  <w:color w:val="000000"/>
                  <w:sz w:val="22"/>
                  <w:szCs w:val="22"/>
                </w:rPr>
                <w:delText>94.23</w:delText>
              </w:r>
            </w:del>
          </w:p>
        </w:tc>
        <w:tc>
          <w:tcPr>
            <w:tcW w:w="886" w:type="dxa"/>
            <w:vAlign w:val="bottom"/>
          </w:tcPr>
          <w:p w14:paraId="517E1A3D" w14:textId="0C1960FC"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48" w:author="Author"/>
                <w:rFonts w:asciiTheme="minorHAnsi" w:hAnsiTheme="minorHAnsi" w:cstheme="minorHAnsi"/>
                <w:color w:val="000000"/>
                <w:sz w:val="22"/>
                <w:szCs w:val="22"/>
              </w:rPr>
            </w:pPr>
            <w:del w:id="3349" w:author="Author">
              <w:r w:rsidDel="006530DC">
                <w:rPr>
                  <w:rFonts w:ascii="Calibri" w:hAnsi="Calibri" w:cs="Calibri"/>
                  <w:color w:val="000000"/>
                  <w:sz w:val="22"/>
                  <w:szCs w:val="22"/>
                </w:rPr>
                <w:delText>15.43</w:delText>
              </w:r>
            </w:del>
          </w:p>
        </w:tc>
        <w:tc>
          <w:tcPr>
            <w:tcW w:w="1240" w:type="dxa"/>
            <w:vAlign w:val="bottom"/>
          </w:tcPr>
          <w:p w14:paraId="6DC1649C" w14:textId="569CCA0E"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50" w:author="Author"/>
                <w:rFonts w:asciiTheme="minorHAnsi" w:hAnsiTheme="minorHAnsi" w:cstheme="minorHAnsi"/>
                <w:color w:val="000000"/>
                <w:sz w:val="22"/>
                <w:szCs w:val="22"/>
              </w:rPr>
            </w:pPr>
            <w:del w:id="3351" w:author="Author">
              <w:r w:rsidDel="006530DC">
                <w:rPr>
                  <w:rFonts w:ascii="Calibri" w:hAnsi="Calibri" w:cs="Calibri"/>
                  <w:color w:val="000000"/>
                  <w:sz w:val="22"/>
                  <w:szCs w:val="22"/>
                </w:rPr>
                <w:delText>94.81</w:delText>
              </w:r>
            </w:del>
          </w:p>
        </w:tc>
        <w:tc>
          <w:tcPr>
            <w:tcW w:w="886" w:type="dxa"/>
            <w:vAlign w:val="bottom"/>
          </w:tcPr>
          <w:p w14:paraId="2F3D9555" w14:textId="23B4EC82"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52" w:author="Author"/>
                <w:rFonts w:asciiTheme="minorHAnsi" w:hAnsiTheme="minorHAnsi" w:cstheme="minorHAnsi"/>
                <w:color w:val="000000"/>
                <w:sz w:val="22"/>
                <w:szCs w:val="22"/>
              </w:rPr>
            </w:pPr>
            <w:del w:id="3353" w:author="Author">
              <w:r w:rsidDel="006530DC">
                <w:rPr>
                  <w:rFonts w:ascii="Calibri" w:hAnsi="Calibri" w:cs="Calibri"/>
                  <w:color w:val="000000"/>
                  <w:sz w:val="22"/>
                  <w:szCs w:val="22"/>
                </w:rPr>
                <w:delText>13.89</w:delText>
              </w:r>
            </w:del>
          </w:p>
        </w:tc>
        <w:tc>
          <w:tcPr>
            <w:tcW w:w="1240" w:type="dxa"/>
            <w:vAlign w:val="bottom"/>
          </w:tcPr>
          <w:p w14:paraId="68969DA4" w14:textId="6E34B332"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54" w:author="Author"/>
                <w:rFonts w:asciiTheme="minorHAnsi" w:hAnsiTheme="minorHAnsi" w:cstheme="minorHAnsi"/>
                <w:color w:val="000000"/>
                <w:sz w:val="22"/>
                <w:szCs w:val="22"/>
              </w:rPr>
            </w:pPr>
            <w:del w:id="3355" w:author="Author">
              <w:r w:rsidDel="006530DC">
                <w:rPr>
                  <w:rFonts w:ascii="Calibri" w:hAnsi="Calibri" w:cs="Calibri"/>
                  <w:color w:val="000000"/>
                  <w:sz w:val="22"/>
                  <w:szCs w:val="22"/>
                </w:rPr>
                <w:delText>85.33</w:delText>
              </w:r>
            </w:del>
          </w:p>
        </w:tc>
      </w:tr>
      <w:tr w:rsidR="003D7677" w:rsidDel="006530DC" w14:paraId="1C3668A1" w14:textId="5B82F72E" w:rsidTr="004B4EE5">
        <w:trPr>
          <w:trHeight w:val="282"/>
          <w:del w:id="335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C5DB263" w14:textId="26EB4D2E" w:rsidR="003D7677" w:rsidDel="006530DC" w:rsidRDefault="003D7677" w:rsidP="003D7677">
            <w:pPr>
              <w:rPr>
                <w:del w:id="3357" w:author="Author"/>
                <w:rFonts w:ascii="Calibri" w:hAnsi="Calibri" w:cs="Calibri"/>
                <w:b w:val="0"/>
                <w:bCs w:val="0"/>
                <w:color w:val="000000"/>
                <w:sz w:val="22"/>
                <w:szCs w:val="22"/>
              </w:rPr>
            </w:pPr>
            <w:del w:id="3358" w:author="Author">
              <w:r w:rsidDel="006530DC">
                <w:rPr>
                  <w:rFonts w:ascii="Calibri" w:hAnsi="Calibri" w:cs="Calibri"/>
                  <w:b w:val="0"/>
                  <w:bCs w:val="0"/>
                  <w:color w:val="000000"/>
                  <w:sz w:val="22"/>
                  <w:szCs w:val="22"/>
                </w:rPr>
                <w:delText>832</w:delText>
              </w:r>
            </w:del>
          </w:p>
        </w:tc>
        <w:tc>
          <w:tcPr>
            <w:tcW w:w="851" w:type="dxa"/>
            <w:vAlign w:val="bottom"/>
          </w:tcPr>
          <w:p w14:paraId="31918BB5" w14:textId="15269B6C"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59" w:author="Author"/>
                <w:rFonts w:asciiTheme="minorHAnsi" w:hAnsiTheme="minorHAnsi" w:cstheme="minorHAnsi"/>
                <w:color w:val="000000"/>
                <w:sz w:val="22"/>
                <w:szCs w:val="22"/>
              </w:rPr>
            </w:pPr>
            <w:del w:id="3360" w:author="Author">
              <w:r w:rsidDel="006530DC">
                <w:rPr>
                  <w:rFonts w:ascii="Calibri" w:hAnsi="Calibri" w:cs="Calibri"/>
                  <w:color w:val="000000"/>
                  <w:sz w:val="22"/>
                  <w:szCs w:val="22"/>
                </w:rPr>
                <w:delText>13.99</w:delText>
              </w:r>
            </w:del>
          </w:p>
        </w:tc>
        <w:tc>
          <w:tcPr>
            <w:tcW w:w="1240" w:type="dxa"/>
            <w:vAlign w:val="bottom"/>
          </w:tcPr>
          <w:p w14:paraId="37A96F74" w14:textId="7DCBB1F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61" w:author="Author"/>
                <w:rFonts w:asciiTheme="minorHAnsi" w:hAnsiTheme="minorHAnsi" w:cstheme="minorHAnsi"/>
                <w:color w:val="000000"/>
                <w:sz w:val="22"/>
                <w:szCs w:val="22"/>
              </w:rPr>
            </w:pPr>
            <w:del w:id="3362" w:author="Author">
              <w:r w:rsidDel="006530DC">
                <w:rPr>
                  <w:rFonts w:ascii="Calibri" w:hAnsi="Calibri" w:cs="Calibri"/>
                  <w:color w:val="000000"/>
                  <w:sz w:val="22"/>
                  <w:szCs w:val="22"/>
                </w:rPr>
                <w:delText>93.14</w:delText>
              </w:r>
            </w:del>
          </w:p>
        </w:tc>
        <w:tc>
          <w:tcPr>
            <w:tcW w:w="851" w:type="dxa"/>
            <w:vAlign w:val="bottom"/>
          </w:tcPr>
          <w:p w14:paraId="7A2580AA" w14:textId="2F576F8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63" w:author="Author"/>
                <w:rFonts w:asciiTheme="minorHAnsi" w:hAnsiTheme="minorHAnsi" w:cstheme="minorHAnsi"/>
                <w:color w:val="000000"/>
                <w:sz w:val="22"/>
                <w:szCs w:val="22"/>
              </w:rPr>
            </w:pPr>
            <w:del w:id="3364" w:author="Author">
              <w:r w:rsidDel="006530DC">
                <w:rPr>
                  <w:rFonts w:ascii="Calibri" w:hAnsi="Calibri" w:cs="Calibri"/>
                  <w:color w:val="000000"/>
                  <w:sz w:val="22"/>
                  <w:szCs w:val="22"/>
                </w:rPr>
                <w:delText>14.32</w:delText>
              </w:r>
            </w:del>
          </w:p>
        </w:tc>
        <w:tc>
          <w:tcPr>
            <w:tcW w:w="1240" w:type="dxa"/>
            <w:vAlign w:val="bottom"/>
          </w:tcPr>
          <w:p w14:paraId="0BC5FD8F" w14:textId="068863EF"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65" w:author="Author"/>
                <w:rFonts w:asciiTheme="minorHAnsi" w:hAnsiTheme="minorHAnsi" w:cstheme="minorHAnsi"/>
                <w:color w:val="000000"/>
                <w:sz w:val="22"/>
                <w:szCs w:val="22"/>
              </w:rPr>
            </w:pPr>
            <w:del w:id="3366" w:author="Author">
              <w:r w:rsidDel="006530DC">
                <w:rPr>
                  <w:rFonts w:ascii="Calibri" w:hAnsi="Calibri" w:cs="Calibri"/>
                  <w:color w:val="000000"/>
                  <w:sz w:val="22"/>
                  <w:szCs w:val="22"/>
                </w:rPr>
                <w:delText>95.31</w:delText>
              </w:r>
            </w:del>
          </w:p>
        </w:tc>
        <w:tc>
          <w:tcPr>
            <w:tcW w:w="886" w:type="dxa"/>
            <w:vAlign w:val="bottom"/>
          </w:tcPr>
          <w:p w14:paraId="459D1DE8" w14:textId="5FB65C8C"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67" w:author="Author"/>
                <w:rFonts w:asciiTheme="minorHAnsi" w:hAnsiTheme="minorHAnsi" w:cstheme="minorHAnsi"/>
                <w:color w:val="000000"/>
                <w:sz w:val="22"/>
                <w:szCs w:val="22"/>
              </w:rPr>
            </w:pPr>
            <w:del w:id="3368" w:author="Author">
              <w:r w:rsidDel="006530DC">
                <w:rPr>
                  <w:rFonts w:ascii="Calibri" w:hAnsi="Calibri" w:cs="Calibri"/>
                  <w:color w:val="000000"/>
                  <w:sz w:val="22"/>
                  <w:szCs w:val="22"/>
                </w:rPr>
                <w:delText>14.36</w:delText>
              </w:r>
            </w:del>
          </w:p>
        </w:tc>
        <w:tc>
          <w:tcPr>
            <w:tcW w:w="1240" w:type="dxa"/>
            <w:vAlign w:val="bottom"/>
          </w:tcPr>
          <w:p w14:paraId="379127A5" w14:textId="699EF23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69" w:author="Author"/>
                <w:rFonts w:asciiTheme="minorHAnsi" w:hAnsiTheme="minorHAnsi" w:cstheme="minorHAnsi"/>
                <w:color w:val="000000"/>
                <w:sz w:val="22"/>
                <w:szCs w:val="22"/>
              </w:rPr>
            </w:pPr>
            <w:del w:id="3370" w:author="Author">
              <w:r w:rsidDel="006530DC">
                <w:rPr>
                  <w:rFonts w:ascii="Calibri" w:hAnsi="Calibri" w:cs="Calibri"/>
                  <w:color w:val="000000"/>
                  <w:sz w:val="22"/>
                  <w:szCs w:val="22"/>
                </w:rPr>
                <w:delText>95.55</w:delText>
              </w:r>
            </w:del>
          </w:p>
        </w:tc>
        <w:tc>
          <w:tcPr>
            <w:tcW w:w="886" w:type="dxa"/>
            <w:vAlign w:val="bottom"/>
          </w:tcPr>
          <w:p w14:paraId="56AAC107" w14:textId="5A1403F6"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71" w:author="Author"/>
                <w:rFonts w:asciiTheme="minorHAnsi" w:hAnsiTheme="minorHAnsi" w:cstheme="minorHAnsi"/>
                <w:color w:val="000000"/>
                <w:sz w:val="22"/>
                <w:szCs w:val="22"/>
              </w:rPr>
            </w:pPr>
            <w:del w:id="3372" w:author="Author">
              <w:r w:rsidDel="006530DC">
                <w:rPr>
                  <w:rFonts w:ascii="Calibri" w:hAnsi="Calibri" w:cs="Calibri"/>
                  <w:color w:val="000000"/>
                  <w:sz w:val="22"/>
                  <w:szCs w:val="22"/>
                </w:rPr>
                <w:delText>13.16</w:delText>
              </w:r>
            </w:del>
          </w:p>
        </w:tc>
        <w:tc>
          <w:tcPr>
            <w:tcW w:w="1240" w:type="dxa"/>
            <w:vAlign w:val="bottom"/>
          </w:tcPr>
          <w:p w14:paraId="6FBC0C72" w14:textId="1C85FE8C"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73" w:author="Author"/>
                <w:rFonts w:asciiTheme="minorHAnsi" w:hAnsiTheme="minorHAnsi" w:cstheme="minorHAnsi"/>
                <w:color w:val="000000"/>
                <w:sz w:val="22"/>
                <w:szCs w:val="22"/>
              </w:rPr>
            </w:pPr>
            <w:del w:id="3374" w:author="Author">
              <w:r w:rsidDel="006530DC">
                <w:rPr>
                  <w:rFonts w:ascii="Calibri" w:hAnsi="Calibri" w:cs="Calibri"/>
                  <w:color w:val="000000"/>
                  <w:sz w:val="22"/>
                  <w:szCs w:val="22"/>
                </w:rPr>
                <w:delText>87.58</w:delText>
              </w:r>
            </w:del>
          </w:p>
        </w:tc>
      </w:tr>
      <w:tr w:rsidR="003D7677" w:rsidDel="006530DC" w14:paraId="5E900BF7" w14:textId="4926F653" w:rsidTr="004B4EE5">
        <w:trPr>
          <w:cnfStyle w:val="000000100000" w:firstRow="0" w:lastRow="0" w:firstColumn="0" w:lastColumn="0" w:oddVBand="0" w:evenVBand="0" w:oddHBand="1" w:evenHBand="0" w:firstRowFirstColumn="0" w:firstRowLastColumn="0" w:lastRowFirstColumn="0" w:lastRowLastColumn="0"/>
          <w:trHeight w:val="282"/>
          <w:del w:id="337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E589BA9" w14:textId="36A79A3E" w:rsidR="003D7677" w:rsidDel="006530DC" w:rsidRDefault="003D7677" w:rsidP="003D7677">
            <w:pPr>
              <w:rPr>
                <w:del w:id="3376" w:author="Author"/>
                <w:rFonts w:ascii="Calibri" w:hAnsi="Calibri" w:cs="Calibri"/>
                <w:b w:val="0"/>
                <w:bCs w:val="0"/>
                <w:color w:val="000000"/>
                <w:sz w:val="22"/>
                <w:szCs w:val="22"/>
              </w:rPr>
            </w:pPr>
            <w:del w:id="3377" w:author="Author">
              <w:r w:rsidDel="006530DC">
                <w:rPr>
                  <w:rFonts w:ascii="Calibri" w:hAnsi="Calibri" w:cs="Calibri"/>
                  <w:b w:val="0"/>
                  <w:bCs w:val="0"/>
                  <w:color w:val="000000"/>
                  <w:sz w:val="22"/>
                  <w:szCs w:val="22"/>
                </w:rPr>
                <w:delText>896</w:delText>
              </w:r>
            </w:del>
          </w:p>
        </w:tc>
        <w:tc>
          <w:tcPr>
            <w:tcW w:w="851" w:type="dxa"/>
            <w:vAlign w:val="bottom"/>
          </w:tcPr>
          <w:p w14:paraId="5858A4EB" w14:textId="482C5AEE"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78" w:author="Author"/>
                <w:rFonts w:asciiTheme="minorHAnsi" w:hAnsiTheme="minorHAnsi" w:cstheme="minorHAnsi"/>
                <w:color w:val="000000"/>
                <w:sz w:val="22"/>
                <w:szCs w:val="22"/>
              </w:rPr>
            </w:pPr>
            <w:del w:id="3379" w:author="Author">
              <w:r w:rsidDel="006530DC">
                <w:rPr>
                  <w:rFonts w:ascii="Calibri" w:hAnsi="Calibri" w:cs="Calibri"/>
                  <w:color w:val="000000"/>
                  <w:sz w:val="22"/>
                  <w:szCs w:val="22"/>
                </w:rPr>
                <w:delText>13.09</w:delText>
              </w:r>
            </w:del>
          </w:p>
        </w:tc>
        <w:tc>
          <w:tcPr>
            <w:tcW w:w="1240" w:type="dxa"/>
            <w:vAlign w:val="bottom"/>
          </w:tcPr>
          <w:p w14:paraId="5BBBB565" w14:textId="3FE54A84"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80" w:author="Author"/>
                <w:rFonts w:asciiTheme="minorHAnsi" w:hAnsiTheme="minorHAnsi" w:cstheme="minorHAnsi"/>
                <w:color w:val="000000"/>
                <w:sz w:val="22"/>
                <w:szCs w:val="22"/>
              </w:rPr>
            </w:pPr>
            <w:del w:id="3381" w:author="Author">
              <w:r w:rsidDel="006530DC">
                <w:rPr>
                  <w:rFonts w:ascii="Calibri" w:hAnsi="Calibri" w:cs="Calibri"/>
                  <w:color w:val="000000"/>
                  <w:sz w:val="22"/>
                  <w:szCs w:val="22"/>
                </w:rPr>
                <w:delText>93.81</w:delText>
              </w:r>
            </w:del>
          </w:p>
        </w:tc>
        <w:tc>
          <w:tcPr>
            <w:tcW w:w="851" w:type="dxa"/>
            <w:vAlign w:val="bottom"/>
          </w:tcPr>
          <w:p w14:paraId="4B2ABE5B" w14:textId="733F1AD3"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82" w:author="Author"/>
                <w:rFonts w:asciiTheme="minorHAnsi" w:hAnsiTheme="minorHAnsi" w:cstheme="minorHAnsi"/>
                <w:color w:val="000000"/>
                <w:sz w:val="22"/>
                <w:szCs w:val="22"/>
              </w:rPr>
            </w:pPr>
            <w:del w:id="3383" w:author="Author">
              <w:r w:rsidDel="006530DC">
                <w:rPr>
                  <w:rFonts w:ascii="Calibri" w:hAnsi="Calibri" w:cs="Calibri"/>
                  <w:color w:val="000000"/>
                  <w:sz w:val="22"/>
                  <w:szCs w:val="22"/>
                </w:rPr>
                <w:delText>13.36</w:delText>
              </w:r>
            </w:del>
          </w:p>
        </w:tc>
        <w:tc>
          <w:tcPr>
            <w:tcW w:w="1240" w:type="dxa"/>
            <w:vAlign w:val="bottom"/>
          </w:tcPr>
          <w:p w14:paraId="41D57AA8" w14:textId="11F65A5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84" w:author="Author"/>
                <w:rFonts w:asciiTheme="minorHAnsi" w:hAnsiTheme="minorHAnsi" w:cstheme="minorHAnsi"/>
                <w:color w:val="000000"/>
                <w:sz w:val="22"/>
                <w:szCs w:val="22"/>
              </w:rPr>
            </w:pPr>
            <w:del w:id="3385" w:author="Author">
              <w:r w:rsidDel="006530DC">
                <w:rPr>
                  <w:rFonts w:ascii="Calibri" w:hAnsi="Calibri" w:cs="Calibri"/>
                  <w:color w:val="000000"/>
                  <w:sz w:val="22"/>
                  <w:szCs w:val="22"/>
                </w:rPr>
                <w:delText>95.76</w:delText>
              </w:r>
            </w:del>
          </w:p>
        </w:tc>
        <w:tc>
          <w:tcPr>
            <w:tcW w:w="886" w:type="dxa"/>
            <w:vAlign w:val="bottom"/>
          </w:tcPr>
          <w:p w14:paraId="35CF5174" w14:textId="713D6CB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86" w:author="Author"/>
                <w:rFonts w:asciiTheme="minorHAnsi" w:hAnsiTheme="minorHAnsi" w:cstheme="minorHAnsi"/>
                <w:color w:val="000000"/>
                <w:sz w:val="22"/>
                <w:szCs w:val="22"/>
              </w:rPr>
            </w:pPr>
            <w:del w:id="3387" w:author="Author">
              <w:r w:rsidDel="006530DC">
                <w:rPr>
                  <w:rFonts w:ascii="Calibri" w:hAnsi="Calibri" w:cs="Calibri"/>
                  <w:color w:val="000000"/>
                  <w:sz w:val="22"/>
                  <w:szCs w:val="22"/>
                </w:rPr>
                <w:delText>13.41</w:delText>
              </w:r>
            </w:del>
          </w:p>
        </w:tc>
        <w:tc>
          <w:tcPr>
            <w:tcW w:w="1240" w:type="dxa"/>
            <w:vAlign w:val="bottom"/>
          </w:tcPr>
          <w:p w14:paraId="6D74A17C" w14:textId="587F03E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88" w:author="Author"/>
                <w:rFonts w:asciiTheme="minorHAnsi" w:hAnsiTheme="minorHAnsi" w:cstheme="minorHAnsi"/>
                <w:color w:val="000000"/>
                <w:sz w:val="22"/>
                <w:szCs w:val="22"/>
              </w:rPr>
            </w:pPr>
            <w:del w:id="3389" w:author="Author">
              <w:r w:rsidDel="006530DC">
                <w:rPr>
                  <w:rFonts w:ascii="Calibri" w:hAnsi="Calibri" w:cs="Calibri"/>
                  <w:color w:val="000000"/>
                  <w:sz w:val="22"/>
                  <w:szCs w:val="22"/>
                </w:rPr>
                <w:delText>96.09</w:delText>
              </w:r>
            </w:del>
          </w:p>
        </w:tc>
        <w:tc>
          <w:tcPr>
            <w:tcW w:w="886" w:type="dxa"/>
            <w:vAlign w:val="bottom"/>
          </w:tcPr>
          <w:p w14:paraId="2E6403CA" w14:textId="7C5FFD9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90" w:author="Author"/>
                <w:rFonts w:asciiTheme="minorHAnsi" w:hAnsiTheme="minorHAnsi" w:cstheme="minorHAnsi"/>
                <w:color w:val="000000"/>
                <w:sz w:val="22"/>
                <w:szCs w:val="22"/>
              </w:rPr>
            </w:pPr>
            <w:del w:id="3391" w:author="Author">
              <w:r w:rsidDel="006530DC">
                <w:rPr>
                  <w:rFonts w:ascii="Calibri" w:hAnsi="Calibri" w:cs="Calibri"/>
                  <w:color w:val="000000"/>
                  <w:sz w:val="22"/>
                  <w:szCs w:val="22"/>
                </w:rPr>
                <w:delText>12.50</w:delText>
              </w:r>
            </w:del>
          </w:p>
        </w:tc>
        <w:tc>
          <w:tcPr>
            <w:tcW w:w="1240" w:type="dxa"/>
            <w:vAlign w:val="bottom"/>
          </w:tcPr>
          <w:p w14:paraId="4DF22C08" w14:textId="1239A97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92" w:author="Author"/>
                <w:rFonts w:asciiTheme="minorHAnsi" w:hAnsiTheme="minorHAnsi" w:cstheme="minorHAnsi"/>
                <w:color w:val="000000"/>
                <w:sz w:val="22"/>
                <w:szCs w:val="22"/>
              </w:rPr>
            </w:pPr>
            <w:del w:id="3393" w:author="Author">
              <w:r w:rsidDel="006530DC">
                <w:rPr>
                  <w:rFonts w:ascii="Calibri" w:hAnsi="Calibri" w:cs="Calibri"/>
                  <w:color w:val="000000"/>
                  <w:sz w:val="22"/>
                  <w:szCs w:val="22"/>
                </w:rPr>
                <w:delText>89.60</w:delText>
              </w:r>
            </w:del>
          </w:p>
        </w:tc>
      </w:tr>
      <w:tr w:rsidR="003D7677" w:rsidDel="006530DC" w14:paraId="3ED8A741" w14:textId="4F83AF33" w:rsidTr="004B4EE5">
        <w:trPr>
          <w:trHeight w:val="282"/>
          <w:del w:id="339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727F37F" w14:textId="6F906269" w:rsidR="003D7677" w:rsidDel="006530DC" w:rsidRDefault="003D7677" w:rsidP="003D7677">
            <w:pPr>
              <w:rPr>
                <w:del w:id="3395" w:author="Author"/>
                <w:rFonts w:ascii="Calibri" w:hAnsi="Calibri" w:cs="Calibri"/>
                <w:b w:val="0"/>
                <w:bCs w:val="0"/>
                <w:color w:val="000000"/>
                <w:sz w:val="22"/>
                <w:szCs w:val="22"/>
              </w:rPr>
            </w:pPr>
            <w:del w:id="3396" w:author="Author">
              <w:r w:rsidDel="006530DC">
                <w:rPr>
                  <w:rFonts w:ascii="Calibri" w:hAnsi="Calibri" w:cs="Calibri"/>
                  <w:b w:val="0"/>
                  <w:bCs w:val="0"/>
                  <w:color w:val="000000"/>
                  <w:sz w:val="22"/>
                  <w:szCs w:val="22"/>
                </w:rPr>
                <w:delText>960</w:delText>
              </w:r>
            </w:del>
          </w:p>
        </w:tc>
        <w:tc>
          <w:tcPr>
            <w:tcW w:w="851" w:type="dxa"/>
            <w:vAlign w:val="bottom"/>
          </w:tcPr>
          <w:p w14:paraId="32B53723" w14:textId="0620F1F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97" w:author="Author"/>
                <w:rFonts w:asciiTheme="minorHAnsi" w:hAnsiTheme="minorHAnsi" w:cstheme="minorHAnsi"/>
                <w:color w:val="000000"/>
                <w:sz w:val="22"/>
                <w:szCs w:val="22"/>
              </w:rPr>
            </w:pPr>
            <w:del w:id="3398" w:author="Author">
              <w:r w:rsidDel="006530DC">
                <w:rPr>
                  <w:rFonts w:ascii="Calibri" w:hAnsi="Calibri" w:cs="Calibri"/>
                  <w:color w:val="000000"/>
                  <w:sz w:val="22"/>
                  <w:szCs w:val="22"/>
                </w:rPr>
                <w:delText>12.22</w:delText>
              </w:r>
            </w:del>
          </w:p>
        </w:tc>
        <w:tc>
          <w:tcPr>
            <w:tcW w:w="1240" w:type="dxa"/>
            <w:vAlign w:val="bottom"/>
          </w:tcPr>
          <w:p w14:paraId="6D11180C" w14:textId="65650A9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99" w:author="Author"/>
                <w:rFonts w:asciiTheme="minorHAnsi" w:hAnsiTheme="minorHAnsi" w:cstheme="minorHAnsi"/>
                <w:color w:val="000000"/>
                <w:sz w:val="22"/>
                <w:szCs w:val="22"/>
              </w:rPr>
            </w:pPr>
            <w:del w:id="3400" w:author="Author">
              <w:r w:rsidDel="006530DC">
                <w:rPr>
                  <w:rFonts w:ascii="Calibri" w:hAnsi="Calibri" w:cs="Calibri"/>
                  <w:color w:val="000000"/>
                  <w:sz w:val="22"/>
                  <w:szCs w:val="22"/>
                </w:rPr>
                <w:delText>93.82</w:delText>
              </w:r>
            </w:del>
          </w:p>
        </w:tc>
        <w:tc>
          <w:tcPr>
            <w:tcW w:w="851" w:type="dxa"/>
            <w:vAlign w:val="bottom"/>
          </w:tcPr>
          <w:p w14:paraId="43D47880" w14:textId="4F600D60"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01" w:author="Author"/>
                <w:rFonts w:asciiTheme="minorHAnsi" w:hAnsiTheme="minorHAnsi" w:cstheme="minorHAnsi"/>
                <w:color w:val="000000"/>
                <w:sz w:val="22"/>
                <w:szCs w:val="22"/>
              </w:rPr>
            </w:pPr>
            <w:del w:id="3402" w:author="Author">
              <w:r w:rsidDel="006530DC">
                <w:rPr>
                  <w:rFonts w:ascii="Calibri" w:hAnsi="Calibri" w:cs="Calibri"/>
                  <w:color w:val="000000"/>
                  <w:sz w:val="22"/>
                  <w:szCs w:val="22"/>
                </w:rPr>
                <w:delText>12.51</w:delText>
              </w:r>
            </w:del>
          </w:p>
        </w:tc>
        <w:tc>
          <w:tcPr>
            <w:tcW w:w="1240" w:type="dxa"/>
            <w:vAlign w:val="bottom"/>
          </w:tcPr>
          <w:p w14:paraId="491F8EF5" w14:textId="6EDE34C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03" w:author="Author"/>
                <w:rFonts w:asciiTheme="minorHAnsi" w:hAnsiTheme="minorHAnsi" w:cstheme="minorHAnsi"/>
                <w:color w:val="000000"/>
                <w:sz w:val="22"/>
                <w:szCs w:val="22"/>
              </w:rPr>
            </w:pPr>
            <w:del w:id="3404" w:author="Author">
              <w:r w:rsidDel="006530DC">
                <w:rPr>
                  <w:rFonts w:ascii="Calibri" w:hAnsi="Calibri" w:cs="Calibri"/>
                  <w:color w:val="000000"/>
                  <w:sz w:val="22"/>
                  <w:szCs w:val="22"/>
                </w:rPr>
                <w:delText>96.07</w:delText>
              </w:r>
            </w:del>
          </w:p>
        </w:tc>
        <w:tc>
          <w:tcPr>
            <w:tcW w:w="886" w:type="dxa"/>
            <w:vAlign w:val="bottom"/>
          </w:tcPr>
          <w:p w14:paraId="5ABC1948" w14:textId="5E781078"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05" w:author="Author"/>
                <w:rFonts w:asciiTheme="minorHAnsi" w:hAnsiTheme="minorHAnsi" w:cstheme="minorHAnsi"/>
                <w:color w:val="000000"/>
                <w:sz w:val="22"/>
                <w:szCs w:val="22"/>
              </w:rPr>
            </w:pPr>
            <w:del w:id="3406" w:author="Author">
              <w:r w:rsidDel="006530DC">
                <w:rPr>
                  <w:rFonts w:ascii="Calibri" w:hAnsi="Calibri" w:cs="Calibri"/>
                  <w:color w:val="000000"/>
                  <w:sz w:val="22"/>
                  <w:szCs w:val="22"/>
                </w:rPr>
                <w:delText>12.56</w:delText>
              </w:r>
            </w:del>
          </w:p>
        </w:tc>
        <w:tc>
          <w:tcPr>
            <w:tcW w:w="1240" w:type="dxa"/>
            <w:vAlign w:val="bottom"/>
          </w:tcPr>
          <w:p w14:paraId="7D22B58C" w14:textId="4BB825D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07" w:author="Author"/>
                <w:rFonts w:asciiTheme="minorHAnsi" w:hAnsiTheme="minorHAnsi" w:cstheme="minorHAnsi"/>
                <w:color w:val="000000"/>
                <w:sz w:val="22"/>
                <w:szCs w:val="22"/>
              </w:rPr>
            </w:pPr>
            <w:del w:id="3408" w:author="Author">
              <w:r w:rsidDel="006530DC">
                <w:rPr>
                  <w:rFonts w:ascii="Calibri" w:hAnsi="Calibri" w:cs="Calibri"/>
                  <w:color w:val="000000"/>
                  <w:sz w:val="22"/>
                  <w:szCs w:val="22"/>
                </w:rPr>
                <w:delText>96.49</w:delText>
              </w:r>
            </w:del>
          </w:p>
        </w:tc>
        <w:tc>
          <w:tcPr>
            <w:tcW w:w="886" w:type="dxa"/>
            <w:vAlign w:val="bottom"/>
          </w:tcPr>
          <w:p w14:paraId="379BA642" w14:textId="1C4FAFA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09" w:author="Author"/>
                <w:rFonts w:asciiTheme="minorHAnsi" w:hAnsiTheme="minorHAnsi" w:cstheme="minorHAnsi"/>
                <w:color w:val="000000"/>
                <w:sz w:val="22"/>
                <w:szCs w:val="22"/>
              </w:rPr>
            </w:pPr>
            <w:del w:id="3410" w:author="Author">
              <w:r w:rsidDel="006530DC">
                <w:rPr>
                  <w:rFonts w:ascii="Calibri" w:hAnsi="Calibri" w:cs="Calibri"/>
                  <w:color w:val="000000"/>
                  <w:sz w:val="22"/>
                  <w:szCs w:val="22"/>
                </w:rPr>
                <w:delText>11.90</w:delText>
              </w:r>
            </w:del>
          </w:p>
        </w:tc>
        <w:tc>
          <w:tcPr>
            <w:tcW w:w="1240" w:type="dxa"/>
            <w:vAlign w:val="bottom"/>
          </w:tcPr>
          <w:p w14:paraId="6946091E" w14:textId="1D187D17"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11" w:author="Author"/>
                <w:rFonts w:asciiTheme="minorHAnsi" w:hAnsiTheme="minorHAnsi" w:cstheme="minorHAnsi"/>
                <w:color w:val="000000"/>
                <w:sz w:val="22"/>
                <w:szCs w:val="22"/>
              </w:rPr>
            </w:pPr>
            <w:del w:id="3412" w:author="Author">
              <w:r w:rsidDel="006530DC">
                <w:rPr>
                  <w:rFonts w:ascii="Calibri" w:hAnsi="Calibri" w:cs="Calibri"/>
                  <w:color w:val="000000"/>
                  <w:sz w:val="22"/>
                  <w:szCs w:val="22"/>
                </w:rPr>
                <w:delText>91.43</w:delText>
              </w:r>
            </w:del>
          </w:p>
        </w:tc>
      </w:tr>
      <w:tr w:rsidR="003D7677" w:rsidDel="006530DC" w14:paraId="652DF606" w14:textId="1C500574" w:rsidTr="004B4EE5">
        <w:trPr>
          <w:cnfStyle w:val="000000100000" w:firstRow="0" w:lastRow="0" w:firstColumn="0" w:lastColumn="0" w:oddVBand="0" w:evenVBand="0" w:oddHBand="1" w:evenHBand="0" w:firstRowFirstColumn="0" w:firstRowLastColumn="0" w:lastRowFirstColumn="0" w:lastRowLastColumn="0"/>
          <w:trHeight w:val="282"/>
          <w:del w:id="341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8953CE9" w14:textId="3550A3E1" w:rsidR="003D7677" w:rsidDel="006530DC" w:rsidRDefault="003D7677" w:rsidP="003D7677">
            <w:pPr>
              <w:rPr>
                <w:del w:id="3414" w:author="Author"/>
                <w:rFonts w:ascii="Calibri" w:hAnsi="Calibri" w:cs="Calibri"/>
                <w:b w:val="0"/>
                <w:bCs w:val="0"/>
                <w:color w:val="000000"/>
                <w:sz w:val="22"/>
                <w:szCs w:val="22"/>
              </w:rPr>
            </w:pPr>
            <w:del w:id="3415" w:author="Author">
              <w:r w:rsidDel="006530DC">
                <w:rPr>
                  <w:rFonts w:ascii="Calibri" w:hAnsi="Calibri" w:cs="Calibri"/>
                  <w:b w:val="0"/>
                  <w:bCs w:val="0"/>
                  <w:color w:val="000000"/>
                  <w:sz w:val="22"/>
                  <w:szCs w:val="22"/>
                </w:rPr>
                <w:delText>1024</w:delText>
              </w:r>
            </w:del>
          </w:p>
        </w:tc>
        <w:tc>
          <w:tcPr>
            <w:tcW w:w="851" w:type="dxa"/>
            <w:vAlign w:val="bottom"/>
          </w:tcPr>
          <w:p w14:paraId="304E7762" w14:textId="65BF0CF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16" w:author="Author"/>
                <w:rFonts w:asciiTheme="minorHAnsi" w:hAnsiTheme="minorHAnsi" w:cstheme="minorHAnsi"/>
                <w:color w:val="000000"/>
                <w:sz w:val="22"/>
                <w:szCs w:val="22"/>
              </w:rPr>
            </w:pPr>
            <w:del w:id="3417" w:author="Author">
              <w:r w:rsidDel="006530DC">
                <w:rPr>
                  <w:rFonts w:ascii="Calibri" w:hAnsi="Calibri" w:cs="Calibri"/>
                  <w:color w:val="000000"/>
                  <w:sz w:val="22"/>
                  <w:szCs w:val="22"/>
                </w:rPr>
                <w:delText>11.51</w:delText>
              </w:r>
            </w:del>
          </w:p>
        </w:tc>
        <w:tc>
          <w:tcPr>
            <w:tcW w:w="1240" w:type="dxa"/>
            <w:vAlign w:val="bottom"/>
          </w:tcPr>
          <w:p w14:paraId="4D46C20B" w14:textId="77692DA4"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18" w:author="Author"/>
                <w:rFonts w:asciiTheme="minorHAnsi" w:hAnsiTheme="minorHAnsi" w:cstheme="minorHAnsi"/>
                <w:color w:val="000000"/>
                <w:sz w:val="22"/>
                <w:szCs w:val="22"/>
              </w:rPr>
            </w:pPr>
            <w:del w:id="3419" w:author="Author">
              <w:r w:rsidDel="006530DC">
                <w:rPr>
                  <w:rFonts w:ascii="Calibri" w:hAnsi="Calibri" w:cs="Calibri"/>
                  <w:color w:val="000000"/>
                  <w:sz w:val="22"/>
                  <w:szCs w:val="22"/>
                </w:rPr>
                <w:delText>94.26</w:delText>
              </w:r>
            </w:del>
          </w:p>
        </w:tc>
        <w:tc>
          <w:tcPr>
            <w:tcW w:w="851" w:type="dxa"/>
            <w:vAlign w:val="bottom"/>
          </w:tcPr>
          <w:p w14:paraId="2E8EF8DD" w14:textId="036E2911"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20" w:author="Author"/>
                <w:rFonts w:asciiTheme="minorHAnsi" w:hAnsiTheme="minorHAnsi" w:cstheme="minorHAnsi"/>
                <w:color w:val="000000"/>
                <w:sz w:val="22"/>
                <w:szCs w:val="22"/>
              </w:rPr>
            </w:pPr>
            <w:del w:id="3421" w:author="Author">
              <w:r w:rsidDel="006530DC">
                <w:rPr>
                  <w:rFonts w:ascii="Calibri" w:hAnsi="Calibri" w:cs="Calibri"/>
                  <w:color w:val="000000"/>
                  <w:sz w:val="22"/>
                  <w:szCs w:val="22"/>
                </w:rPr>
                <w:delText>11.79</w:delText>
              </w:r>
            </w:del>
          </w:p>
        </w:tc>
        <w:tc>
          <w:tcPr>
            <w:tcW w:w="1240" w:type="dxa"/>
            <w:vAlign w:val="bottom"/>
          </w:tcPr>
          <w:p w14:paraId="3DEDFA19" w14:textId="4F908F0E"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22" w:author="Author"/>
                <w:rFonts w:asciiTheme="minorHAnsi" w:hAnsiTheme="minorHAnsi" w:cstheme="minorHAnsi"/>
                <w:color w:val="000000"/>
                <w:sz w:val="22"/>
                <w:szCs w:val="22"/>
              </w:rPr>
            </w:pPr>
            <w:del w:id="3423" w:author="Author">
              <w:r w:rsidDel="006530DC">
                <w:rPr>
                  <w:rFonts w:ascii="Calibri" w:hAnsi="Calibri" w:cs="Calibri"/>
                  <w:color w:val="000000"/>
                  <w:sz w:val="22"/>
                  <w:szCs w:val="22"/>
                </w:rPr>
                <w:delText>96.55</w:delText>
              </w:r>
            </w:del>
          </w:p>
        </w:tc>
        <w:tc>
          <w:tcPr>
            <w:tcW w:w="886" w:type="dxa"/>
            <w:vAlign w:val="bottom"/>
          </w:tcPr>
          <w:p w14:paraId="6DA05351" w14:textId="0C04D69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24" w:author="Author"/>
                <w:rFonts w:asciiTheme="minorHAnsi" w:hAnsiTheme="minorHAnsi" w:cstheme="minorHAnsi"/>
                <w:color w:val="000000"/>
                <w:sz w:val="22"/>
                <w:szCs w:val="22"/>
              </w:rPr>
            </w:pPr>
            <w:del w:id="3425" w:author="Author">
              <w:r w:rsidDel="006530DC">
                <w:rPr>
                  <w:rFonts w:ascii="Calibri" w:hAnsi="Calibri" w:cs="Calibri"/>
                  <w:color w:val="000000"/>
                  <w:sz w:val="22"/>
                  <w:szCs w:val="22"/>
                </w:rPr>
                <w:delText>11.82</w:delText>
              </w:r>
            </w:del>
          </w:p>
        </w:tc>
        <w:tc>
          <w:tcPr>
            <w:tcW w:w="1240" w:type="dxa"/>
            <w:vAlign w:val="bottom"/>
          </w:tcPr>
          <w:p w14:paraId="3AA93A25" w14:textId="7B6BEA71"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26" w:author="Author"/>
                <w:rFonts w:asciiTheme="minorHAnsi" w:hAnsiTheme="minorHAnsi" w:cstheme="minorHAnsi"/>
                <w:color w:val="000000"/>
                <w:sz w:val="22"/>
                <w:szCs w:val="22"/>
              </w:rPr>
            </w:pPr>
            <w:del w:id="3427" w:author="Author">
              <w:r w:rsidDel="006530DC">
                <w:rPr>
                  <w:rFonts w:ascii="Calibri" w:hAnsi="Calibri" w:cs="Calibri"/>
                  <w:color w:val="000000"/>
                  <w:sz w:val="22"/>
                  <w:szCs w:val="22"/>
                </w:rPr>
                <w:delText>96.81</w:delText>
              </w:r>
            </w:del>
          </w:p>
        </w:tc>
        <w:tc>
          <w:tcPr>
            <w:tcW w:w="886" w:type="dxa"/>
            <w:vAlign w:val="bottom"/>
          </w:tcPr>
          <w:p w14:paraId="092870B1" w14:textId="1037D90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28" w:author="Author"/>
                <w:rFonts w:asciiTheme="minorHAnsi" w:hAnsiTheme="minorHAnsi" w:cstheme="minorHAnsi"/>
                <w:color w:val="000000"/>
                <w:sz w:val="22"/>
                <w:szCs w:val="22"/>
              </w:rPr>
            </w:pPr>
            <w:del w:id="3429" w:author="Author">
              <w:r w:rsidDel="006530DC">
                <w:rPr>
                  <w:rFonts w:ascii="Calibri" w:hAnsi="Calibri" w:cs="Calibri"/>
                  <w:color w:val="000000"/>
                  <w:sz w:val="22"/>
                  <w:szCs w:val="22"/>
                </w:rPr>
                <w:delText>11.36</w:delText>
              </w:r>
            </w:del>
          </w:p>
        </w:tc>
        <w:tc>
          <w:tcPr>
            <w:tcW w:w="1240" w:type="dxa"/>
            <w:vAlign w:val="bottom"/>
          </w:tcPr>
          <w:p w14:paraId="6F77E235" w14:textId="318A28E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30" w:author="Author"/>
                <w:rFonts w:asciiTheme="minorHAnsi" w:hAnsiTheme="minorHAnsi" w:cstheme="minorHAnsi"/>
                <w:color w:val="000000"/>
                <w:sz w:val="22"/>
                <w:szCs w:val="22"/>
              </w:rPr>
            </w:pPr>
            <w:del w:id="3431" w:author="Author">
              <w:r w:rsidDel="006530DC">
                <w:rPr>
                  <w:rFonts w:ascii="Calibri" w:hAnsi="Calibri" w:cs="Calibri"/>
                  <w:color w:val="000000"/>
                  <w:sz w:val="22"/>
                  <w:szCs w:val="22"/>
                </w:rPr>
                <w:delText>93.09</w:delText>
              </w:r>
            </w:del>
          </w:p>
        </w:tc>
      </w:tr>
      <w:tr w:rsidR="003D7677" w:rsidDel="006530DC" w14:paraId="635C80D1" w14:textId="370DA26D" w:rsidTr="004B4EE5">
        <w:trPr>
          <w:trHeight w:val="282"/>
          <w:del w:id="343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F443E3D" w14:textId="791C05E2" w:rsidR="003D7677" w:rsidDel="006530DC" w:rsidRDefault="003D7677" w:rsidP="003D7677">
            <w:pPr>
              <w:rPr>
                <w:del w:id="3433" w:author="Author"/>
                <w:rFonts w:ascii="Calibri" w:hAnsi="Calibri" w:cs="Calibri"/>
                <w:b w:val="0"/>
                <w:bCs w:val="0"/>
                <w:color w:val="000000"/>
                <w:sz w:val="22"/>
                <w:szCs w:val="22"/>
              </w:rPr>
            </w:pPr>
            <w:del w:id="3434" w:author="Author">
              <w:r w:rsidDel="006530DC">
                <w:rPr>
                  <w:rFonts w:ascii="Calibri" w:hAnsi="Calibri" w:cs="Calibri"/>
                  <w:b w:val="0"/>
                  <w:bCs w:val="0"/>
                  <w:color w:val="000000"/>
                  <w:sz w:val="22"/>
                  <w:szCs w:val="22"/>
                </w:rPr>
                <w:delText>1088</w:delText>
              </w:r>
            </w:del>
          </w:p>
        </w:tc>
        <w:tc>
          <w:tcPr>
            <w:tcW w:w="851" w:type="dxa"/>
            <w:vAlign w:val="bottom"/>
          </w:tcPr>
          <w:p w14:paraId="68147FE0" w14:textId="6E8B1A1F"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35" w:author="Author"/>
                <w:rFonts w:asciiTheme="minorHAnsi" w:hAnsiTheme="minorHAnsi" w:cstheme="minorHAnsi"/>
                <w:color w:val="000000"/>
                <w:sz w:val="22"/>
                <w:szCs w:val="22"/>
              </w:rPr>
            </w:pPr>
            <w:del w:id="3436" w:author="Author">
              <w:r w:rsidDel="006530DC">
                <w:rPr>
                  <w:rFonts w:ascii="Calibri" w:hAnsi="Calibri" w:cs="Calibri"/>
                  <w:color w:val="000000"/>
                  <w:sz w:val="22"/>
                  <w:szCs w:val="22"/>
                </w:rPr>
                <w:delText>10.87</w:delText>
              </w:r>
            </w:del>
          </w:p>
        </w:tc>
        <w:tc>
          <w:tcPr>
            <w:tcW w:w="1240" w:type="dxa"/>
            <w:vAlign w:val="bottom"/>
          </w:tcPr>
          <w:p w14:paraId="757AACC8" w14:textId="7163AE1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37" w:author="Author"/>
                <w:rFonts w:asciiTheme="minorHAnsi" w:hAnsiTheme="minorHAnsi" w:cstheme="minorHAnsi"/>
                <w:color w:val="000000"/>
                <w:sz w:val="22"/>
                <w:szCs w:val="22"/>
              </w:rPr>
            </w:pPr>
            <w:del w:id="3438" w:author="Author">
              <w:r w:rsidDel="006530DC">
                <w:rPr>
                  <w:rFonts w:ascii="Calibri" w:hAnsi="Calibri" w:cs="Calibri"/>
                  <w:color w:val="000000"/>
                  <w:sz w:val="22"/>
                  <w:szCs w:val="22"/>
                </w:rPr>
                <w:delText>94.58</w:delText>
              </w:r>
            </w:del>
          </w:p>
        </w:tc>
        <w:tc>
          <w:tcPr>
            <w:tcW w:w="851" w:type="dxa"/>
            <w:vAlign w:val="bottom"/>
          </w:tcPr>
          <w:p w14:paraId="7E4370E2" w14:textId="3CB95A00"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39" w:author="Author"/>
                <w:rFonts w:asciiTheme="minorHAnsi" w:hAnsiTheme="minorHAnsi" w:cstheme="minorHAnsi"/>
                <w:color w:val="000000"/>
                <w:sz w:val="22"/>
                <w:szCs w:val="22"/>
              </w:rPr>
            </w:pPr>
            <w:del w:id="3440" w:author="Author">
              <w:r w:rsidDel="006530DC">
                <w:rPr>
                  <w:rFonts w:ascii="Calibri" w:hAnsi="Calibri" w:cs="Calibri"/>
                  <w:color w:val="000000"/>
                  <w:sz w:val="22"/>
                  <w:szCs w:val="22"/>
                </w:rPr>
                <w:delText>11.14</w:delText>
              </w:r>
            </w:del>
          </w:p>
        </w:tc>
        <w:tc>
          <w:tcPr>
            <w:tcW w:w="1240" w:type="dxa"/>
            <w:vAlign w:val="bottom"/>
          </w:tcPr>
          <w:p w14:paraId="7C4E9498" w14:textId="7F75466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41" w:author="Author"/>
                <w:rFonts w:asciiTheme="minorHAnsi" w:hAnsiTheme="minorHAnsi" w:cstheme="minorHAnsi"/>
                <w:color w:val="000000"/>
                <w:sz w:val="22"/>
                <w:szCs w:val="22"/>
              </w:rPr>
            </w:pPr>
            <w:del w:id="3442" w:author="Author">
              <w:r w:rsidDel="006530DC">
                <w:rPr>
                  <w:rFonts w:ascii="Calibri" w:hAnsi="Calibri" w:cs="Calibri"/>
                  <w:color w:val="000000"/>
                  <w:sz w:val="22"/>
                  <w:szCs w:val="22"/>
                </w:rPr>
                <w:delText>96.92</w:delText>
              </w:r>
            </w:del>
          </w:p>
        </w:tc>
        <w:tc>
          <w:tcPr>
            <w:tcW w:w="886" w:type="dxa"/>
            <w:vAlign w:val="bottom"/>
          </w:tcPr>
          <w:p w14:paraId="6DA78D38" w14:textId="7B17305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43" w:author="Author"/>
                <w:rFonts w:asciiTheme="minorHAnsi" w:hAnsiTheme="minorHAnsi" w:cstheme="minorHAnsi"/>
                <w:color w:val="000000"/>
                <w:sz w:val="22"/>
                <w:szCs w:val="22"/>
              </w:rPr>
            </w:pPr>
            <w:del w:id="3444" w:author="Author">
              <w:r w:rsidDel="006530DC">
                <w:rPr>
                  <w:rFonts w:ascii="Calibri" w:hAnsi="Calibri" w:cs="Calibri"/>
                  <w:color w:val="000000"/>
                  <w:sz w:val="22"/>
                  <w:szCs w:val="22"/>
                </w:rPr>
                <w:delText>11.17</w:delText>
              </w:r>
            </w:del>
          </w:p>
        </w:tc>
        <w:tc>
          <w:tcPr>
            <w:tcW w:w="1240" w:type="dxa"/>
            <w:vAlign w:val="bottom"/>
          </w:tcPr>
          <w:p w14:paraId="4FE17CE0" w14:textId="051D75A0"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45" w:author="Author"/>
                <w:rFonts w:asciiTheme="minorHAnsi" w:hAnsiTheme="minorHAnsi" w:cstheme="minorHAnsi"/>
                <w:color w:val="000000"/>
                <w:sz w:val="22"/>
                <w:szCs w:val="22"/>
              </w:rPr>
            </w:pPr>
            <w:del w:id="3446" w:author="Author">
              <w:r w:rsidDel="006530DC">
                <w:rPr>
                  <w:rFonts w:ascii="Calibri" w:hAnsi="Calibri" w:cs="Calibri"/>
                  <w:color w:val="000000"/>
                  <w:sz w:val="22"/>
                  <w:szCs w:val="22"/>
                </w:rPr>
                <w:delText>97.22</w:delText>
              </w:r>
            </w:del>
          </w:p>
        </w:tc>
        <w:tc>
          <w:tcPr>
            <w:tcW w:w="886" w:type="dxa"/>
            <w:vAlign w:val="bottom"/>
          </w:tcPr>
          <w:p w14:paraId="18808DFF" w14:textId="79C0236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47" w:author="Author"/>
                <w:rFonts w:asciiTheme="minorHAnsi" w:hAnsiTheme="minorHAnsi" w:cstheme="minorHAnsi"/>
                <w:color w:val="000000"/>
                <w:sz w:val="22"/>
                <w:szCs w:val="22"/>
              </w:rPr>
            </w:pPr>
            <w:del w:id="3448" w:author="Author">
              <w:r w:rsidDel="006530DC">
                <w:rPr>
                  <w:rFonts w:ascii="Calibri" w:hAnsi="Calibri" w:cs="Calibri"/>
                  <w:color w:val="000000"/>
                  <w:sz w:val="22"/>
                  <w:szCs w:val="22"/>
                </w:rPr>
                <w:delText>10.87</w:delText>
              </w:r>
            </w:del>
          </w:p>
        </w:tc>
        <w:tc>
          <w:tcPr>
            <w:tcW w:w="1240" w:type="dxa"/>
            <w:vAlign w:val="bottom"/>
          </w:tcPr>
          <w:p w14:paraId="16D42357" w14:textId="63510A86"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49" w:author="Author"/>
                <w:rFonts w:asciiTheme="minorHAnsi" w:hAnsiTheme="minorHAnsi" w:cstheme="minorHAnsi"/>
                <w:color w:val="000000"/>
                <w:sz w:val="22"/>
                <w:szCs w:val="22"/>
              </w:rPr>
            </w:pPr>
            <w:del w:id="3450" w:author="Author">
              <w:r w:rsidDel="006530DC">
                <w:rPr>
                  <w:rFonts w:ascii="Calibri" w:hAnsi="Calibri" w:cs="Calibri"/>
                  <w:color w:val="000000"/>
                  <w:sz w:val="22"/>
                  <w:szCs w:val="22"/>
                </w:rPr>
                <w:delText>94.61</w:delText>
              </w:r>
            </w:del>
          </w:p>
        </w:tc>
      </w:tr>
      <w:tr w:rsidR="003D7677" w:rsidDel="006530DC" w14:paraId="225F9E6B" w14:textId="3B8896FB" w:rsidTr="004B4EE5">
        <w:trPr>
          <w:cnfStyle w:val="000000100000" w:firstRow="0" w:lastRow="0" w:firstColumn="0" w:lastColumn="0" w:oddVBand="0" w:evenVBand="0" w:oddHBand="1" w:evenHBand="0" w:firstRowFirstColumn="0" w:firstRowLastColumn="0" w:lastRowFirstColumn="0" w:lastRowLastColumn="0"/>
          <w:trHeight w:val="282"/>
          <w:del w:id="345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EC6C550" w14:textId="7325122A" w:rsidR="003D7677" w:rsidDel="006530DC" w:rsidRDefault="003D7677" w:rsidP="003D7677">
            <w:pPr>
              <w:rPr>
                <w:del w:id="3452" w:author="Author"/>
                <w:rFonts w:ascii="Calibri" w:hAnsi="Calibri" w:cs="Calibri"/>
                <w:b w:val="0"/>
                <w:bCs w:val="0"/>
                <w:color w:val="000000"/>
                <w:sz w:val="22"/>
                <w:szCs w:val="22"/>
              </w:rPr>
            </w:pPr>
            <w:del w:id="3453" w:author="Author">
              <w:r w:rsidDel="006530DC">
                <w:rPr>
                  <w:rFonts w:ascii="Calibri" w:hAnsi="Calibri" w:cs="Calibri"/>
                  <w:b w:val="0"/>
                  <w:bCs w:val="0"/>
                  <w:color w:val="000000"/>
                  <w:sz w:val="22"/>
                  <w:szCs w:val="22"/>
                </w:rPr>
                <w:lastRenderedPageBreak/>
                <w:delText>1152</w:delText>
              </w:r>
            </w:del>
          </w:p>
        </w:tc>
        <w:tc>
          <w:tcPr>
            <w:tcW w:w="851" w:type="dxa"/>
            <w:vAlign w:val="bottom"/>
          </w:tcPr>
          <w:p w14:paraId="5A8C83C6" w14:textId="02D5DF8C"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54" w:author="Author"/>
                <w:rFonts w:asciiTheme="minorHAnsi" w:hAnsiTheme="minorHAnsi" w:cstheme="minorHAnsi"/>
                <w:color w:val="000000"/>
                <w:sz w:val="22"/>
                <w:szCs w:val="22"/>
              </w:rPr>
            </w:pPr>
            <w:del w:id="3455" w:author="Author">
              <w:r w:rsidDel="006530DC">
                <w:rPr>
                  <w:rFonts w:ascii="Calibri" w:hAnsi="Calibri" w:cs="Calibri"/>
                  <w:color w:val="000000"/>
                  <w:sz w:val="22"/>
                  <w:szCs w:val="22"/>
                </w:rPr>
                <w:delText>10.12</w:delText>
              </w:r>
            </w:del>
          </w:p>
        </w:tc>
        <w:tc>
          <w:tcPr>
            <w:tcW w:w="1240" w:type="dxa"/>
            <w:vAlign w:val="bottom"/>
          </w:tcPr>
          <w:p w14:paraId="5BA82A8E" w14:textId="7953E3E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56" w:author="Author"/>
                <w:rFonts w:asciiTheme="minorHAnsi" w:hAnsiTheme="minorHAnsi" w:cstheme="minorHAnsi"/>
                <w:color w:val="000000"/>
                <w:sz w:val="22"/>
                <w:szCs w:val="22"/>
              </w:rPr>
            </w:pPr>
            <w:del w:id="3457" w:author="Author">
              <w:r w:rsidDel="006530DC">
                <w:rPr>
                  <w:rFonts w:ascii="Calibri" w:hAnsi="Calibri" w:cs="Calibri"/>
                  <w:color w:val="000000"/>
                  <w:sz w:val="22"/>
                  <w:szCs w:val="22"/>
                </w:rPr>
                <w:delText>93.22</w:delText>
              </w:r>
            </w:del>
          </w:p>
        </w:tc>
        <w:tc>
          <w:tcPr>
            <w:tcW w:w="851" w:type="dxa"/>
            <w:vAlign w:val="bottom"/>
          </w:tcPr>
          <w:p w14:paraId="5D756B71" w14:textId="24DA099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58" w:author="Author"/>
                <w:rFonts w:asciiTheme="minorHAnsi" w:hAnsiTheme="minorHAnsi" w:cstheme="minorHAnsi"/>
                <w:color w:val="000000"/>
                <w:sz w:val="22"/>
                <w:szCs w:val="22"/>
              </w:rPr>
            </w:pPr>
            <w:del w:id="3459" w:author="Author">
              <w:r w:rsidDel="006530DC">
                <w:rPr>
                  <w:rFonts w:ascii="Calibri" w:hAnsi="Calibri" w:cs="Calibri"/>
                  <w:color w:val="000000"/>
                  <w:sz w:val="22"/>
                  <w:szCs w:val="22"/>
                </w:rPr>
                <w:delText>10.54</w:delText>
              </w:r>
            </w:del>
          </w:p>
        </w:tc>
        <w:tc>
          <w:tcPr>
            <w:tcW w:w="1240" w:type="dxa"/>
            <w:vAlign w:val="bottom"/>
          </w:tcPr>
          <w:p w14:paraId="7CA7B06E" w14:textId="04491A2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60" w:author="Author"/>
                <w:rFonts w:asciiTheme="minorHAnsi" w:hAnsiTheme="minorHAnsi" w:cstheme="minorHAnsi"/>
                <w:color w:val="000000"/>
                <w:sz w:val="22"/>
                <w:szCs w:val="22"/>
              </w:rPr>
            </w:pPr>
            <w:del w:id="3461" w:author="Author">
              <w:r w:rsidDel="006530DC">
                <w:rPr>
                  <w:rFonts w:ascii="Calibri" w:hAnsi="Calibri" w:cs="Calibri"/>
                  <w:color w:val="000000"/>
                  <w:sz w:val="22"/>
                  <w:szCs w:val="22"/>
                </w:rPr>
                <w:delText>97.14</w:delText>
              </w:r>
            </w:del>
          </w:p>
        </w:tc>
        <w:tc>
          <w:tcPr>
            <w:tcW w:w="886" w:type="dxa"/>
            <w:vAlign w:val="bottom"/>
          </w:tcPr>
          <w:p w14:paraId="482858C2" w14:textId="060035E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62" w:author="Author"/>
                <w:rFonts w:asciiTheme="minorHAnsi" w:hAnsiTheme="minorHAnsi" w:cstheme="minorHAnsi"/>
                <w:color w:val="000000"/>
                <w:sz w:val="22"/>
                <w:szCs w:val="22"/>
              </w:rPr>
            </w:pPr>
            <w:del w:id="3463" w:author="Author">
              <w:r w:rsidDel="006530DC">
                <w:rPr>
                  <w:rFonts w:ascii="Calibri" w:hAnsi="Calibri" w:cs="Calibri"/>
                  <w:color w:val="000000"/>
                  <w:sz w:val="22"/>
                  <w:szCs w:val="22"/>
                </w:rPr>
                <w:delText>10.59</w:delText>
              </w:r>
            </w:del>
          </w:p>
        </w:tc>
        <w:tc>
          <w:tcPr>
            <w:tcW w:w="1240" w:type="dxa"/>
            <w:vAlign w:val="bottom"/>
          </w:tcPr>
          <w:p w14:paraId="4EE1DA6D" w14:textId="68A8A95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64" w:author="Author"/>
                <w:rFonts w:asciiTheme="minorHAnsi" w:hAnsiTheme="minorHAnsi" w:cstheme="minorHAnsi"/>
                <w:color w:val="000000"/>
                <w:sz w:val="22"/>
                <w:szCs w:val="22"/>
              </w:rPr>
            </w:pPr>
            <w:del w:id="3465" w:author="Author">
              <w:r w:rsidDel="006530DC">
                <w:rPr>
                  <w:rFonts w:ascii="Calibri" w:hAnsi="Calibri" w:cs="Calibri"/>
                  <w:color w:val="000000"/>
                  <w:sz w:val="22"/>
                  <w:szCs w:val="22"/>
                </w:rPr>
                <w:delText>97.57</w:delText>
              </w:r>
            </w:del>
          </w:p>
        </w:tc>
        <w:tc>
          <w:tcPr>
            <w:tcW w:w="886" w:type="dxa"/>
            <w:vAlign w:val="bottom"/>
          </w:tcPr>
          <w:p w14:paraId="49855A2B" w14:textId="2B175E5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66" w:author="Author"/>
                <w:rFonts w:asciiTheme="minorHAnsi" w:hAnsiTheme="minorHAnsi" w:cstheme="minorHAnsi"/>
                <w:color w:val="000000"/>
                <w:sz w:val="22"/>
                <w:szCs w:val="22"/>
              </w:rPr>
            </w:pPr>
            <w:del w:id="3467" w:author="Author">
              <w:r w:rsidDel="006530DC">
                <w:rPr>
                  <w:rFonts w:ascii="Calibri" w:hAnsi="Calibri" w:cs="Calibri"/>
                  <w:color w:val="000000"/>
                  <w:sz w:val="22"/>
                  <w:szCs w:val="22"/>
                </w:rPr>
                <w:delText>10.42</w:delText>
              </w:r>
            </w:del>
          </w:p>
        </w:tc>
        <w:tc>
          <w:tcPr>
            <w:tcW w:w="1240" w:type="dxa"/>
            <w:vAlign w:val="bottom"/>
          </w:tcPr>
          <w:p w14:paraId="1BE103E8" w14:textId="7FB7717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68" w:author="Author"/>
                <w:rFonts w:asciiTheme="minorHAnsi" w:hAnsiTheme="minorHAnsi" w:cstheme="minorHAnsi"/>
                <w:color w:val="000000"/>
                <w:sz w:val="22"/>
                <w:szCs w:val="22"/>
              </w:rPr>
            </w:pPr>
            <w:del w:id="3469" w:author="Author">
              <w:r w:rsidDel="006530DC">
                <w:rPr>
                  <w:rFonts w:ascii="Calibri" w:hAnsi="Calibri" w:cs="Calibri"/>
                  <w:color w:val="000000"/>
                  <w:sz w:val="22"/>
                  <w:szCs w:val="22"/>
                </w:rPr>
                <w:delText>96.00</w:delText>
              </w:r>
            </w:del>
          </w:p>
        </w:tc>
      </w:tr>
      <w:tr w:rsidR="003D7677" w:rsidDel="006530DC" w14:paraId="23138010" w14:textId="589E8D1E" w:rsidTr="004B4EE5">
        <w:trPr>
          <w:trHeight w:val="282"/>
          <w:del w:id="347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94D3F1E" w14:textId="7850C120" w:rsidR="003D7677" w:rsidDel="006530DC" w:rsidRDefault="003D7677" w:rsidP="003D7677">
            <w:pPr>
              <w:rPr>
                <w:del w:id="3471" w:author="Author"/>
                <w:rFonts w:ascii="Calibri" w:hAnsi="Calibri" w:cs="Calibri"/>
                <w:b w:val="0"/>
                <w:bCs w:val="0"/>
                <w:color w:val="000000"/>
                <w:sz w:val="22"/>
                <w:szCs w:val="22"/>
              </w:rPr>
            </w:pPr>
            <w:del w:id="3472" w:author="Author">
              <w:r w:rsidDel="006530DC">
                <w:rPr>
                  <w:rFonts w:ascii="Calibri" w:hAnsi="Calibri" w:cs="Calibri"/>
                  <w:b w:val="0"/>
                  <w:bCs w:val="0"/>
                  <w:color w:val="000000"/>
                  <w:sz w:val="22"/>
                  <w:szCs w:val="22"/>
                </w:rPr>
                <w:delText>1216</w:delText>
              </w:r>
            </w:del>
          </w:p>
        </w:tc>
        <w:tc>
          <w:tcPr>
            <w:tcW w:w="851" w:type="dxa"/>
            <w:vAlign w:val="bottom"/>
          </w:tcPr>
          <w:p w14:paraId="337B5058" w14:textId="28E0BEBF"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73" w:author="Author"/>
                <w:rFonts w:asciiTheme="minorHAnsi" w:hAnsiTheme="minorHAnsi" w:cstheme="minorHAnsi"/>
                <w:color w:val="000000"/>
                <w:sz w:val="22"/>
                <w:szCs w:val="22"/>
              </w:rPr>
            </w:pPr>
            <w:del w:id="3474" w:author="Author">
              <w:r w:rsidDel="006530DC">
                <w:rPr>
                  <w:rFonts w:ascii="Calibri" w:hAnsi="Calibri" w:cs="Calibri"/>
                  <w:color w:val="000000"/>
                  <w:sz w:val="22"/>
                  <w:szCs w:val="22"/>
                </w:rPr>
                <w:delText>9.80</w:delText>
              </w:r>
            </w:del>
          </w:p>
        </w:tc>
        <w:tc>
          <w:tcPr>
            <w:tcW w:w="1240" w:type="dxa"/>
            <w:vAlign w:val="bottom"/>
          </w:tcPr>
          <w:p w14:paraId="1CC60FC5" w14:textId="63A775F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75" w:author="Author"/>
                <w:rFonts w:asciiTheme="minorHAnsi" w:hAnsiTheme="minorHAnsi" w:cstheme="minorHAnsi"/>
                <w:color w:val="000000"/>
                <w:sz w:val="22"/>
                <w:szCs w:val="22"/>
              </w:rPr>
            </w:pPr>
            <w:del w:id="3476" w:author="Author">
              <w:r w:rsidDel="006530DC">
                <w:rPr>
                  <w:rFonts w:ascii="Calibri" w:hAnsi="Calibri" w:cs="Calibri"/>
                  <w:color w:val="000000"/>
                  <w:sz w:val="22"/>
                  <w:szCs w:val="22"/>
                </w:rPr>
                <w:delText>95.35</w:delText>
              </w:r>
            </w:del>
          </w:p>
        </w:tc>
        <w:tc>
          <w:tcPr>
            <w:tcW w:w="851" w:type="dxa"/>
            <w:vAlign w:val="bottom"/>
          </w:tcPr>
          <w:p w14:paraId="7557BD33" w14:textId="253C2C1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77" w:author="Author"/>
                <w:rFonts w:asciiTheme="minorHAnsi" w:hAnsiTheme="minorHAnsi" w:cstheme="minorHAnsi"/>
                <w:color w:val="000000"/>
                <w:sz w:val="22"/>
                <w:szCs w:val="22"/>
              </w:rPr>
            </w:pPr>
            <w:del w:id="3478" w:author="Author">
              <w:r w:rsidDel="006530DC">
                <w:rPr>
                  <w:rFonts w:ascii="Calibri" w:hAnsi="Calibri" w:cs="Calibri"/>
                  <w:color w:val="000000"/>
                  <w:sz w:val="22"/>
                  <w:szCs w:val="22"/>
                </w:rPr>
                <w:delText>10.01</w:delText>
              </w:r>
            </w:del>
          </w:p>
        </w:tc>
        <w:tc>
          <w:tcPr>
            <w:tcW w:w="1240" w:type="dxa"/>
            <w:vAlign w:val="bottom"/>
          </w:tcPr>
          <w:p w14:paraId="4202360D" w14:textId="6886D998"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79" w:author="Author"/>
                <w:rFonts w:asciiTheme="minorHAnsi" w:hAnsiTheme="minorHAnsi" w:cstheme="minorHAnsi"/>
                <w:color w:val="000000"/>
                <w:sz w:val="22"/>
                <w:szCs w:val="22"/>
              </w:rPr>
            </w:pPr>
            <w:del w:id="3480" w:author="Author">
              <w:r w:rsidDel="006530DC">
                <w:rPr>
                  <w:rFonts w:ascii="Calibri" w:hAnsi="Calibri" w:cs="Calibri"/>
                  <w:color w:val="000000"/>
                  <w:sz w:val="22"/>
                  <w:szCs w:val="22"/>
                </w:rPr>
                <w:delText>97.40</w:delText>
              </w:r>
            </w:del>
          </w:p>
        </w:tc>
        <w:tc>
          <w:tcPr>
            <w:tcW w:w="886" w:type="dxa"/>
            <w:vAlign w:val="bottom"/>
          </w:tcPr>
          <w:p w14:paraId="69E0798C" w14:textId="4D908ED8"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81" w:author="Author"/>
                <w:rFonts w:asciiTheme="minorHAnsi" w:hAnsiTheme="minorHAnsi" w:cstheme="minorHAnsi"/>
                <w:color w:val="000000"/>
                <w:sz w:val="22"/>
                <w:szCs w:val="22"/>
              </w:rPr>
            </w:pPr>
            <w:del w:id="3482" w:author="Author">
              <w:r w:rsidDel="006530DC">
                <w:rPr>
                  <w:rFonts w:ascii="Calibri" w:hAnsi="Calibri" w:cs="Calibri"/>
                  <w:color w:val="000000"/>
                  <w:sz w:val="22"/>
                  <w:szCs w:val="22"/>
                </w:rPr>
                <w:delText>10.06</w:delText>
              </w:r>
            </w:del>
          </w:p>
        </w:tc>
        <w:tc>
          <w:tcPr>
            <w:tcW w:w="1240" w:type="dxa"/>
            <w:vAlign w:val="bottom"/>
          </w:tcPr>
          <w:p w14:paraId="63A3CE1E" w14:textId="459DF6A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83" w:author="Author"/>
                <w:rFonts w:asciiTheme="minorHAnsi" w:hAnsiTheme="minorHAnsi" w:cstheme="minorHAnsi"/>
                <w:color w:val="000000"/>
                <w:sz w:val="22"/>
                <w:szCs w:val="22"/>
              </w:rPr>
            </w:pPr>
            <w:del w:id="3484" w:author="Author">
              <w:r w:rsidDel="006530DC">
                <w:rPr>
                  <w:rFonts w:ascii="Calibri" w:hAnsi="Calibri" w:cs="Calibri"/>
                  <w:color w:val="000000"/>
                  <w:sz w:val="22"/>
                  <w:szCs w:val="22"/>
                </w:rPr>
                <w:delText>97.90</w:delText>
              </w:r>
            </w:del>
          </w:p>
        </w:tc>
        <w:tc>
          <w:tcPr>
            <w:tcW w:w="886" w:type="dxa"/>
            <w:vAlign w:val="bottom"/>
          </w:tcPr>
          <w:p w14:paraId="1E274212" w14:textId="7FD4296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85" w:author="Author"/>
                <w:rFonts w:asciiTheme="minorHAnsi" w:hAnsiTheme="minorHAnsi" w:cstheme="minorHAnsi"/>
                <w:color w:val="000000"/>
                <w:sz w:val="22"/>
                <w:szCs w:val="22"/>
              </w:rPr>
            </w:pPr>
            <w:del w:id="3486" w:author="Author">
              <w:r w:rsidDel="006530DC">
                <w:rPr>
                  <w:rFonts w:ascii="Calibri" w:hAnsi="Calibri" w:cs="Calibri"/>
                  <w:color w:val="000000"/>
                  <w:sz w:val="22"/>
                  <w:szCs w:val="22"/>
                </w:rPr>
                <w:delText>10.00</w:delText>
              </w:r>
            </w:del>
          </w:p>
        </w:tc>
        <w:tc>
          <w:tcPr>
            <w:tcW w:w="1240" w:type="dxa"/>
            <w:vAlign w:val="bottom"/>
          </w:tcPr>
          <w:p w14:paraId="631E78F7" w14:textId="2F653492"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87" w:author="Author"/>
                <w:rFonts w:asciiTheme="minorHAnsi" w:hAnsiTheme="minorHAnsi" w:cstheme="minorHAnsi"/>
                <w:color w:val="000000"/>
                <w:sz w:val="22"/>
                <w:szCs w:val="22"/>
              </w:rPr>
            </w:pPr>
            <w:del w:id="3488" w:author="Author">
              <w:r w:rsidDel="006530DC">
                <w:rPr>
                  <w:rFonts w:ascii="Calibri" w:hAnsi="Calibri" w:cs="Calibri"/>
                  <w:color w:val="000000"/>
                  <w:sz w:val="22"/>
                  <w:szCs w:val="22"/>
                </w:rPr>
                <w:delText>97.28</w:delText>
              </w:r>
            </w:del>
          </w:p>
        </w:tc>
      </w:tr>
      <w:tr w:rsidR="003D7677" w:rsidDel="006530DC" w14:paraId="54FFA673" w14:textId="61506CA0" w:rsidTr="004B4EE5">
        <w:trPr>
          <w:cnfStyle w:val="000000100000" w:firstRow="0" w:lastRow="0" w:firstColumn="0" w:lastColumn="0" w:oddVBand="0" w:evenVBand="0" w:oddHBand="1" w:evenHBand="0" w:firstRowFirstColumn="0" w:firstRowLastColumn="0" w:lastRowFirstColumn="0" w:lastRowLastColumn="0"/>
          <w:trHeight w:val="282"/>
          <w:del w:id="348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E24A19B" w14:textId="5D5A6072" w:rsidR="003D7677" w:rsidDel="006530DC" w:rsidRDefault="003D7677" w:rsidP="003D7677">
            <w:pPr>
              <w:rPr>
                <w:del w:id="3490" w:author="Author"/>
                <w:rFonts w:ascii="Calibri" w:hAnsi="Calibri" w:cs="Calibri"/>
                <w:b w:val="0"/>
                <w:bCs w:val="0"/>
                <w:color w:val="000000"/>
                <w:sz w:val="22"/>
                <w:szCs w:val="22"/>
              </w:rPr>
            </w:pPr>
            <w:del w:id="3491" w:author="Author">
              <w:r w:rsidDel="006530DC">
                <w:rPr>
                  <w:rFonts w:ascii="Calibri" w:hAnsi="Calibri" w:cs="Calibri"/>
                  <w:b w:val="0"/>
                  <w:bCs w:val="0"/>
                  <w:color w:val="000000"/>
                  <w:sz w:val="22"/>
                  <w:szCs w:val="22"/>
                </w:rPr>
                <w:delText>1280</w:delText>
              </w:r>
            </w:del>
          </w:p>
        </w:tc>
        <w:tc>
          <w:tcPr>
            <w:tcW w:w="851" w:type="dxa"/>
            <w:vAlign w:val="bottom"/>
          </w:tcPr>
          <w:p w14:paraId="1E588F34" w14:textId="0D7928F1"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92" w:author="Author"/>
                <w:rFonts w:asciiTheme="minorHAnsi" w:hAnsiTheme="minorHAnsi" w:cstheme="minorHAnsi"/>
                <w:color w:val="000000"/>
                <w:sz w:val="22"/>
                <w:szCs w:val="22"/>
              </w:rPr>
            </w:pPr>
            <w:del w:id="3493" w:author="Author">
              <w:r w:rsidDel="006530DC">
                <w:rPr>
                  <w:rFonts w:ascii="Calibri" w:hAnsi="Calibri" w:cs="Calibri"/>
                  <w:color w:val="000000"/>
                  <w:sz w:val="22"/>
                  <w:szCs w:val="22"/>
                </w:rPr>
                <w:delText>9.33</w:delText>
              </w:r>
            </w:del>
          </w:p>
        </w:tc>
        <w:tc>
          <w:tcPr>
            <w:tcW w:w="1240" w:type="dxa"/>
            <w:vAlign w:val="bottom"/>
          </w:tcPr>
          <w:p w14:paraId="467A73D7" w14:textId="191C375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94" w:author="Author"/>
                <w:rFonts w:asciiTheme="minorHAnsi" w:hAnsiTheme="minorHAnsi" w:cstheme="minorHAnsi"/>
                <w:color w:val="000000"/>
                <w:sz w:val="22"/>
                <w:szCs w:val="22"/>
              </w:rPr>
            </w:pPr>
            <w:del w:id="3495" w:author="Author">
              <w:r w:rsidDel="006530DC">
                <w:rPr>
                  <w:rFonts w:ascii="Calibri" w:hAnsi="Calibri" w:cs="Calibri"/>
                  <w:color w:val="000000"/>
                  <w:sz w:val="22"/>
                  <w:szCs w:val="22"/>
                </w:rPr>
                <w:delText>95.54</w:delText>
              </w:r>
            </w:del>
          </w:p>
        </w:tc>
        <w:tc>
          <w:tcPr>
            <w:tcW w:w="851" w:type="dxa"/>
            <w:vAlign w:val="bottom"/>
          </w:tcPr>
          <w:p w14:paraId="62BAD08D" w14:textId="73B129F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96" w:author="Author"/>
                <w:rFonts w:asciiTheme="minorHAnsi" w:hAnsiTheme="minorHAnsi" w:cstheme="minorHAnsi"/>
                <w:color w:val="000000"/>
                <w:sz w:val="22"/>
                <w:szCs w:val="22"/>
              </w:rPr>
            </w:pPr>
            <w:del w:id="3497" w:author="Author">
              <w:r w:rsidDel="006530DC">
                <w:rPr>
                  <w:rFonts w:ascii="Calibri" w:hAnsi="Calibri" w:cs="Calibri"/>
                  <w:color w:val="000000"/>
                  <w:sz w:val="22"/>
                  <w:szCs w:val="22"/>
                </w:rPr>
                <w:delText>9.55</w:delText>
              </w:r>
            </w:del>
          </w:p>
        </w:tc>
        <w:tc>
          <w:tcPr>
            <w:tcW w:w="1240" w:type="dxa"/>
            <w:vAlign w:val="bottom"/>
          </w:tcPr>
          <w:p w14:paraId="33DF9C12" w14:textId="3FF5C7F6"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98" w:author="Author"/>
                <w:rFonts w:asciiTheme="minorHAnsi" w:hAnsiTheme="minorHAnsi" w:cstheme="minorHAnsi"/>
                <w:color w:val="000000"/>
                <w:sz w:val="22"/>
                <w:szCs w:val="22"/>
              </w:rPr>
            </w:pPr>
            <w:del w:id="3499" w:author="Author">
              <w:r w:rsidDel="006530DC">
                <w:rPr>
                  <w:rFonts w:ascii="Calibri" w:hAnsi="Calibri" w:cs="Calibri"/>
                  <w:color w:val="000000"/>
                  <w:sz w:val="22"/>
                  <w:szCs w:val="22"/>
                </w:rPr>
                <w:delText>97.77</w:delText>
              </w:r>
            </w:del>
          </w:p>
        </w:tc>
        <w:tc>
          <w:tcPr>
            <w:tcW w:w="886" w:type="dxa"/>
            <w:vAlign w:val="bottom"/>
          </w:tcPr>
          <w:p w14:paraId="24733921" w14:textId="0004D60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00" w:author="Author"/>
                <w:rFonts w:asciiTheme="minorHAnsi" w:hAnsiTheme="minorHAnsi" w:cstheme="minorHAnsi"/>
                <w:color w:val="000000"/>
                <w:sz w:val="22"/>
                <w:szCs w:val="22"/>
              </w:rPr>
            </w:pPr>
            <w:del w:id="3501" w:author="Author">
              <w:r w:rsidDel="006530DC">
                <w:rPr>
                  <w:rFonts w:ascii="Calibri" w:hAnsi="Calibri" w:cs="Calibri"/>
                  <w:color w:val="000000"/>
                  <w:sz w:val="22"/>
                  <w:szCs w:val="22"/>
                </w:rPr>
                <w:delText>9.59</w:delText>
              </w:r>
            </w:del>
          </w:p>
        </w:tc>
        <w:tc>
          <w:tcPr>
            <w:tcW w:w="1240" w:type="dxa"/>
            <w:vAlign w:val="bottom"/>
          </w:tcPr>
          <w:p w14:paraId="7363719D" w14:textId="2CD9E74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02" w:author="Author"/>
                <w:rFonts w:asciiTheme="minorHAnsi" w:hAnsiTheme="minorHAnsi" w:cstheme="minorHAnsi"/>
                <w:color w:val="000000"/>
                <w:sz w:val="22"/>
                <w:szCs w:val="22"/>
              </w:rPr>
            </w:pPr>
            <w:del w:id="3503" w:author="Author">
              <w:r w:rsidDel="006530DC">
                <w:rPr>
                  <w:rFonts w:ascii="Calibri" w:hAnsi="Calibri" w:cs="Calibri"/>
                  <w:color w:val="000000"/>
                  <w:sz w:val="22"/>
                  <w:szCs w:val="22"/>
                </w:rPr>
                <w:delText>98.24</w:delText>
              </w:r>
            </w:del>
          </w:p>
        </w:tc>
        <w:tc>
          <w:tcPr>
            <w:tcW w:w="886" w:type="dxa"/>
            <w:vAlign w:val="bottom"/>
          </w:tcPr>
          <w:p w14:paraId="490A90F1" w14:textId="0039004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04" w:author="Author"/>
                <w:rFonts w:asciiTheme="minorHAnsi" w:hAnsiTheme="minorHAnsi" w:cstheme="minorHAnsi"/>
                <w:color w:val="000000"/>
                <w:sz w:val="22"/>
                <w:szCs w:val="22"/>
              </w:rPr>
            </w:pPr>
            <w:del w:id="3505" w:author="Author">
              <w:r w:rsidDel="006530DC">
                <w:rPr>
                  <w:rFonts w:ascii="Calibri" w:hAnsi="Calibri" w:cs="Calibri"/>
                  <w:color w:val="000000"/>
                  <w:sz w:val="22"/>
                  <w:szCs w:val="22"/>
                </w:rPr>
                <w:delText>9.62</w:delText>
              </w:r>
            </w:del>
          </w:p>
        </w:tc>
        <w:tc>
          <w:tcPr>
            <w:tcW w:w="1240" w:type="dxa"/>
            <w:vAlign w:val="bottom"/>
          </w:tcPr>
          <w:p w14:paraId="35673F99" w14:textId="4CCCA12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06" w:author="Author"/>
                <w:rFonts w:asciiTheme="minorHAnsi" w:hAnsiTheme="minorHAnsi" w:cstheme="minorHAnsi"/>
                <w:color w:val="000000"/>
                <w:sz w:val="22"/>
                <w:szCs w:val="22"/>
              </w:rPr>
            </w:pPr>
            <w:del w:id="3507" w:author="Author">
              <w:r w:rsidDel="006530DC">
                <w:rPr>
                  <w:rFonts w:ascii="Calibri" w:hAnsi="Calibri" w:cs="Calibri"/>
                  <w:color w:val="000000"/>
                  <w:sz w:val="22"/>
                  <w:szCs w:val="22"/>
                </w:rPr>
                <w:delText>98.46</w:delText>
              </w:r>
            </w:del>
          </w:p>
        </w:tc>
      </w:tr>
      <w:tr w:rsidR="003D7677" w:rsidDel="006530DC" w14:paraId="2EC347CF" w14:textId="7C18DF71" w:rsidTr="004B4EE5">
        <w:trPr>
          <w:trHeight w:val="282"/>
          <w:del w:id="350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EA169C2" w14:textId="4F2655F7" w:rsidR="003D7677" w:rsidDel="006530DC" w:rsidRDefault="003D7677" w:rsidP="003D7677">
            <w:pPr>
              <w:rPr>
                <w:del w:id="3509" w:author="Author"/>
                <w:rFonts w:ascii="Calibri" w:hAnsi="Calibri" w:cs="Calibri"/>
                <w:b w:val="0"/>
                <w:bCs w:val="0"/>
                <w:color w:val="000000"/>
                <w:sz w:val="22"/>
                <w:szCs w:val="22"/>
              </w:rPr>
            </w:pPr>
            <w:del w:id="3510" w:author="Author">
              <w:r w:rsidDel="006530DC">
                <w:rPr>
                  <w:rFonts w:ascii="Calibri" w:hAnsi="Calibri" w:cs="Calibri"/>
                  <w:b w:val="0"/>
                  <w:bCs w:val="0"/>
                  <w:color w:val="000000"/>
                  <w:sz w:val="22"/>
                  <w:szCs w:val="22"/>
                </w:rPr>
                <w:delText>1344</w:delText>
              </w:r>
            </w:del>
          </w:p>
        </w:tc>
        <w:tc>
          <w:tcPr>
            <w:tcW w:w="851" w:type="dxa"/>
            <w:vAlign w:val="bottom"/>
          </w:tcPr>
          <w:p w14:paraId="41632B77" w14:textId="4071B281"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11" w:author="Author"/>
                <w:rFonts w:asciiTheme="minorHAnsi" w:hAnsiTheme="minorHAnsi" w:cstheme="minorHAnsi"/>
                <w:color w:val="000000"/>
                <w:sz w:val="22"/>
                <w:szCs w:val="22"/>
              </w:rPr>
            </w:pPr>
            <w:del w:id="3512" w:author="Author">
              <w:r w:rsidDel="006530DC">
                <w:rPr>
                  <w:rFonts w:ascii="Calibri" w:hAnsi="Calibri" w:cs="Calibri"/>
                  <w:color w:val="000000"/>
                  <w:sz w:val="22"/>
                  <w:szCs w:val="22"/>
                </w:rPr>
                <w:delText>8.89</w:delText>
              </w:r>
            </w:del>
          </w:p>
        </w:tc>
        <w:tc>
          <w:tcPr>
            <w:tcW w:w="1240" w:type="dxa"/>
            <w:vAlign w:val="bottom"/>
          </w:tcPr>
          <w:p w14:paraId="148754F7" w14:textId="13640E30"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13" w:author="Author"/>
                <w:rFonts w:asciiTheme="minorHAnsi" w:hAnsiTheme="minorHAnsi" w:cstheme="minorHAnsi"/>
                <w:color w:val="000000"/>
                <w:sz w:val="22"/>
                <w:szCs w:val="22"/>
              </w:rPr>
            </w:pPr>
            <w:del w:id="3514" w:author="Author">
              <w:r w:rsidDel="006530DC">
                <w:rPr>
                  <w:rFonts w:ascii="Calibri" w:hAnsi="Calibri" w:cs="Calibri"/>
                  <w:color w:val="000000"/>
                  <w:sz w:val="22"/>
                  <w:szCs w:val="22"/>
                </w:rPr>
                <w:delText>95.59</w:delText>
              </w:r>
            </w:del>
          </w:p>
        </w:tc>
        <w:tc>
          <w:tcPr>
            <w:tcW w:w="851" w:type="dxa"/>
            <w:vAlign w:val="bottom"/>
          </w:tcPr>
          <w:p w14:paraId="26D34E51" w14:textId="707425A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15" w:author="Author"/>
                <w:rFonts w:asciiTheme="minorHAnsi" w:hAnsiTheme="minorHAnsi" w:cstheme="minorHAnsi"/>
                <w:color w:val="000000"/>
                <w:sz w:val="22"/>
                <w:szCs w:val="22"/>
              </w:rPr>
            </w:pPr>
            <w:del w:id="3516" w:author="Author">
              <w:r w:rsidDel="006530DC">
                <w:rPr>
                  <w:rFonts w:ascii="Calibri" w:hAnsi="Calibri" w:cs="Calibri"/>
                  <w:color w:val="000000"/>
                  <w:sz w:val="22"/>
                  <w:szCs w:val="22"/>
                </w:rPr>
                <w:delText>9.13</w:delText>
              </w:r>
            </w:del>
          </w:p>
        </w:tc>
        <w:tc>
          <w:tcPr>
            <w:tcW w:w="1240" w:type="dxa"/>
            <w:vAlign w:val="bottom"/>
          </w:tcPr>
          <w:p w14:paraId="137030F3" w14:textId="622B554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17" w:author="Author"/>
                <w:rFonts w:asciiTheme="minorHAnsi" w:hAnsiTheme="minorHAnsi" w:cstheme="minorHAnsi"/>
                <w:color w:val="000000"/>
                <w:sz w:val="22"/>
                <w:szCs w:val="22"/>
              </w:rPr>
            </w:pPr>
            <w:del w:id="3518" w:author="Author">
              <w:r w:rsidDel="006530DC">
                <w:rPr>
                  <w:rFonts w:ascii="Calibri" w:hAnsi="Calibri" w:cs="Calibri"/>
                  <w:color w:val="000000"/>
                  <w:sz w:val="22"/>
                  <w:szCs w:val="22"/>
                </w:rPr>
                <w:delText>98.13</w:delText>
              </w:r>
            </w:del>
          </w:p>
        </w:tc>
        <w:tc>
          <w:tcPr>
            <w:tcW w:w="886" w:type="dxa"/>
            <w:vAlign w:val="bottom"/>
          </w:tcPr>
          <w:p w14:paraId="5212A49B" w14:textId="150C85D7"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19" w:author="Author"/>
                <w:rFonts w:asciiTheme="minorHAnsi" w:hAnsiTheme="minorHAnsi" w:cstheme="minorHAnsi"/>
                <w:color w:val="000000"/>
                <w:sz w:val="22"/>
                <w:szCs w:val="22"/>
              </w:rPr>
            </w:pPr>
            <w:del w:id="3520" w:author="Author">
              <w:r w:rsidDel="006530DC">
                <w:rPr>
                  <w:rFonts w:ascii="Calibri" w:hAnsi="Calibri" w:cs="Calibri"/>
                  <w:color w:val="000000"/>
                  <w:sz w:val="22"/>
                  <w:szCs w:val="22"/>
                </w:rPr>
                <w:delText>9.17</w:delText>
              </w:r>
            </w:del>
          </w:p>
        </w:tc>
        <w:tc>
          <w:tcPr>
            <w:tcW w:w="1240" w:type="dxa"/>
            <w:vAlign w:val="bottom"/>
          </w:tcPr>
          <w:p w14:paraId="3041AF58" w14:textId="276FB9E1"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21" w:author="Author"/>
                <w:rFonts w:asciiTheme="minorHAnsi" w:hAnsiTheme="minorHAnsi" w:cstheme="minorHAnsi"/>
                <w:color w:val="000000"/>
                <w:sz w:val="22"/>
                <w:szCs w:val="22"/>
              </w:rPr>
            </w:pPr>
            <w:del w:id="3522" w:author="Author">
              <w:r w:rsidDel="006530DC">
                <w:rPr>
                  <w:rFonts w:ascii="Calibri" w:hAnsi="Calibri" w:cs="Calibri"/>
                  <w:color w:val="000000"/>
                  <w:sz w:val="22"/>
                  <w:szCs w:val="22"/>
                </w:rPr>
                <w:delText>98.55</w:delText>
              </w:r>
            </w:del>
          </w:p>
        </w:tc>
        <w:tc>
          <w:tcPr>
            <w:tcW w:w="886" w:type="dxa"/>
            <w:vAlign w:val="bottom"/>
          </w:tcPr>
          <w:p w14:paraId="62F07F0F" w14:textId="58CAC80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23" w:author="Author"/>
                <w:rFonts w:asciiTheme="minorHAnsi" w:hAnsiTheme="minorHAnsi" w:cstheme="minorHAnsi"/>
                <w:color w:val="000000"/>
                <w:sz w:val="22"/>
                <w:szCs w:val="22"/>
              </w:rPr>
            </w:pPr>
            <w:del w:id="3524" w:author="Author">
              <w:r w:rsidDel="006530DC">
                <w:rPr>
                  <w:rFonts w:ascii="Calibri" w:hAnsi="Calibri" w:cs="Calibri"/>
                  <w:color w:val="000000"/>
                  <w:sz w:val="22"/>
                  <w:szCs w:val="22"/>
                </w:rPr>
                <w:delText>9.19</w:delText>
              </w:r>
            </w:del>
          </w:p>
        </w:tc>
        <w:tc>
          <w:tcPr>
            <w:tcW w:w="1240" w:type="dxa"/>
            <w:vAlign w:val="bottom"/>
          </w:tcPr>
          <w:p w14:paraId="3F475637" w14:textId="1C68D0A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25" w:author="Author"/>
                <w:rFonts w:asciiTheme="minorHAnsi" w:hAnsiTheme="minorHAnsi" w:cstheme="minorHAnsi"/>
                <w:color w:val="000000"/>
                <w:sz w:val="22"/>
                <w:szCs w:val="22"/>
              </w:rPr>
            </w:pPr>
            <w:del w:id="3526" w:author="Author">
              <w:r w:rsidDel="006530DC">
                <w:rPr>
                  <w:rFonts w:ascii="Calibri" w:hAnsi="Calibri" w:cs="Calibri"/>
                  <w:color w:val="000000"/>
                  <w:sz w:val="22"/>
                  <w:szCs w:val="22"/>
                </w:rPr>
                <w:delText>98.80</w:delText>
              </w:r>
            </w:del>
          </w:p>
        </w:tc>
      </w:tr>
      <w:tr w:rsidR="003D7677" w:rsidDel="006530DC" w14:paraId="53AC39B6" w14:textId="789EA023" w:rsidTr="004B4EE5">
        <w:trPr>
          <w:cnfStyle w:val="000000100000" w:firstRow="0" w:lastRow="0" w:firstColumn="0" w:lastColumn="0" w:oddVBand="0" w:evenVBand="0" w:oddHBand="1" w:evenHBand="0" w:firstRowFirstColumn="0" w:firstRowLastColumn="0" w:lastRowFirstColumn="0" w:lastRowLastColumn="0"/>
          <w:trHeight w:val="282"/>
          <w:del w:id="352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4A6A326" w14:textId="145B10C6" w:rsidR="003D7677" w:rsidDel="006530DC" w:rsidRDefault="003D7677" w:rsidP="003D7677">
            <w:pPr>
              <w:rPr>
                <w:del w:id="3528" w:author="Author"/>
                <w:rFonts w:ascii="Calibri" w:hAnsi="Calibri" w:cs="Calibri"/>
                <w:b w:val="0"/>
                <w:bCs w:val="0"/>
                <w:color w:val="000000"/>
                <w:sz w:val="22"/>
                <w:szCs w:val="22"/>
              </w:rPr>
            </w:pPr>
            <w:del w:id="3529" w:author="Author">
              <w:r w:rsidDel="006530DC">
                <w:rPr>
                  <w:rFonts w:ascii="Calibri" w:hAnsi="Calibri" w:cs="Calibri"/>
                  <w:b w:val="0"/>
                  <w:bCs w:val="0"/>
                  <w:color w:val="000000"/>
                  <w:sz w:val="22"/>
                  <w:szCs w:val="22"/>
                </w:rPr>
                <w:delText>1408</w:delText>
              </w:r>
            </w:del>
          </w:p>
        </w:tc>
        <w:tc>
          <w:tcPr>
            <w:tcW w:w="851" w:type="dxa"/>
            <w:vAlign w:val="bottom"/>
          </w:tcPr>
          <w:p w14:paraId="57CD9F34" w14:textId="6ACD903C"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30" w:author="Author"/>
                <w:rFonts w:asciiTheme="minorHAnsi" w:hAnsiTheme="minorHAnsi" w:cstheme="minorHAnsi"/>
                <w:color w:val="000000"/>
                <w:sz w:val="22"/>
                <w:szCs w:val="22"/>
              </w:rPr>
            </w:pPr>
            <w:del w:id="3531" w:author="Author">
              <w:r w:rsidDel="006530DC">
                <w:rPr>
                  <w:rFonts w:ascii="Calibri" w:hAnsi="Calibri" w:cs="Calibri"/>
                  <w:color w:val="000000"/>
                  <w:sz w:val="22"/>
                  <w:szCs w:val="22"/>
                </w:rPr>
                <w:delText>8.51</w:delText>
              </w:r>
            </w:del>
          </w:p>
        </w:tc>
        <w:tc>
          <w:tcPr>
            <w:tcW w:w="1240" w:type="dxa"/>
            <w:vAlign w:val="bottom"/>
          </w:tcPr>
          <w:p w14:paraId="066162CA" w14:textId="419728A6"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32" w:author="Author"/>
                <w:rFonts w:asciiTheme="minorHAnsi" w:hAnsiTheme="minorHAnsi" w:cstheme="minorHAnsi"/>
                <w:color w:val="000000"/>
                <w:sz w:val="22"/>
                <w:szCs w:val="22"/>
              </w:rPr>
            </w:pPr>
            <w:del w:id="3533" w:author="Author">
              <w:r w:rsidDel="006530DC">
                <w:rPr>
                  <w:rFonts w:ascii="Calibri" w:hAnsi="Calibri" w:cs="Calibri"/>
                  <w:color w:val="000000"/>
                  <w:sz w:val="22"/>
                  <w:szCs w:val="22"/>
                </w:rPr>
                <w:delText>95.81</w:delText>
              </w:r>
            </w:del>
          </w:p>
        </w:tc>
        <w:tc>
          <w:tcPr>
            <w:tcW w:w="851" w:type="dxa"/>
            <w:vAlign w:val="bottom"/>
          </w:tcPr>
          <w:p w14:paraId="61178B24" w14:textId="03CCBDC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34" w:author="Author"/>
                <w:rFonts w:asciiTheme="minorHAnsi" w:hAnsiTheme="minorHAnsi" w:cstheme="minorHAnsi"/>
                <w:color w:val="000000"/>
                <w:sz w:val="22"/>
                <w:szCs w:val="22"/>
              </w:rPr>
            </w:pPr>
            <w:del w:id="3535" w:author="Author">
              <w:r w:rsidDel="006530DC">
                <w:rPr>
                  <w:rFonts w:ascii="Calibri" w:hAnsi="Calibri" w:cs="Calibri"/>
                  <w:color w:val="000000"/>
                  <w:sz w:val="22"/>
                  <w:szCs w:val="22"/>
                </w:rPr>
                <w:delText>8.74</w:delText>
              </w:r>
            </w:del>
          </w:p>
        </w:tc>
        <w:tc>
          <w:tcPr>
            <w:tcW w:w="1240" w:type="dxa"/>
            <w:vAlign w:val="bottom"/>
          </w:tcPr>
          <w:p w14:paraId="5F41C0EA" w14:textId="63C2D61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36" w:author="Author"/>
                <w:rFonts w:asciiTheme="minorHAnsi" w:hAnsiTheme="minorHAnsi" w:cstheme="minorHAnsi"/>
                <w:color w:val="000000"/>
                <w:sz w:val="22"/>
                <w:szCs w:val="22"/>
              </w:rPr>
            </w:pPr>
            <w:del w:id="3537" w:author="Author">
              <w:r w:rsidDel="006530DC">
                <w:rPr>
                  <w:rFonts w:ascii="Calibri" w:hAnsi="Calibri" w:cs="Calibri"/>
                  <w:color w:val="000000"/>
                  <w:sz w:val="22"/>
                  <w:szCs w:val="22"/>
                </w:rPr>
                <w:delText>98.47</w:delText>
              </w:r>
            </w:del>
          </w:p>
        </w:tc>
        <w:tc>
          <w:tcPr>
            <w:tcW w:w="886" w:type="dxa"/>
            <w:vAlign w:val="bottom"/>
          </w:tcPr>
          <w:p w14:paraId="7892ACDE" w14:textId="0CB096E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38" w:author="Author"/>
                <w:rFonts w:asciiTheme="minorHAnsi" w:hAnsiTheme="minorHAnsi" w:cstheme="minorHAnsi"/>
                <w:color w:val="000000"/>
                <w:sz w:val="22"/>
                <w:szCs w:val="22"/>
              </w:rPr>
            </w:pPr>
            <w:del w:id="3539" w:author="Author">
              <w:r w:rsidDel="006530DC">
                <w:rPr>
                  <w:rFonts w:ascii="Calibri" w:hAnsi="Calibri" w:cs="Calibri"/>
                  <w:color w:val="000000"/>
                  <w:sz w:val="22"/>
                  <w:szCs w:val="22"/>
                </w:rPr>
                <w:delText>8.77</w:delText>
              </w:r>
            </w:del>
          </w:p>
        </w:tc>
        <w:tc>
          <w:tcPr>
            <w:tcW w:w="1240" w:type="dxa"/>
            <w:vAlign w:val="bottom"/>
          </w:tcPr>
          <w:p w14:paraId="2DFEB503" w14:textId="61CA6A5E"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40" w:author="Author"/>
                <w:rFonts w:asciiTheme="minorHAnsi" w:hAnsiTheme="minorHAnsi" w:cstheme="minorHAnsi"/>
                <w:color w:val="000000"/>
                <w:sz w:val="22"/>
                <w:szCs w:val="22"/>
              </w:rPr>
            </w:pPr>
            <w:del w:id="3541" w:author="Author">
              <w:r w:rsidDel="006530DC">
                <w:rPr>
                  <w:rFonts w:ascii="Calibri" w:hAnsi="Calibri" w:cs="Calibri"/>
                  <w:color w:val="000000"/>
                  <w:sz w:val="22"/>
                  <w:szCs w:val="22"/>
                </w:rPr>
                <w:delText>98.82</w:delText>
              </w:r>
            </w:del>
          </w:p>
        </w:tc>
        <w:tc>
          <w:tcPr>
            <w:tcW w:w="886" w:type="dxa"/>
            <w:vAlign w:val="bottom"/>
          </w:tcPr>
          <w:p w14:paraId="1F731161" w14:textId="44A725EC"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42" w:author="Author"/>
                <w:rFonts w:asciiTheme="minorHAnsi" w:hAnsiTheme="minorHAnsi" w:cstheme="minorHAnsi"/>
                <w:color w:val="000000"/>
                <w:sz w:val="22"/>
                <w:szCs w:val="22"/>
              </w:rPr>
            </w:pPr>
            <w:del w:id="3543" w:author="Author">
              <w:r w:rsidDel="006530DC">
                <w:rPr>
                  <w:rFonts w:ascii="Calibri" w:hAnsi="Calibri" w:cs="Calibri"/>
                  <w:color w:val="000000"/>
                  <w:sz w:val="22"/>
                  <w:szCs w:val="22"/>
                </w:rPr>
                <w:delText>8.80</w:delText>
              </w:r>
            </w:del>
          </w:p>
        </w:tc>
        <w:tc>
          <w:tcPr>
            <w:tcW w:w="1240" w:type="dxa"/>
            <w:vAlign w:val="bottom"/>
          </w:tcPr>
          <w:p w14:paraId="1C6E6F30" w14:textId="0D8313E3"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44" w:author="Author"/>
                <w:rFonts w:asciiTheme="minorHAnsi" w:hAnsiTheme="minorHAnsi" w:cstheme="minorHAnsi"/>
                <w:color w:val="000000"/>
                <w:sz w:val="22"/>
                <w:szCs w:val="22"/>
              </w:rPr>
            </w:pPr>
            <w:del w:id="3545" w:author="Author">
              <w:r w:rsidDel="006530DC">
                <w:rPr>
                  <w:rFonts w:ascii="Calibri" w:hAnsi="Calibri" w:cs="Calibri"/>
                  <w:color w:val="000000"/>
                  <w:sz w:val="22"/>
                  <w:szCs w:val="22"/>
                </w:rPr>
                <w:delText>99.12</w:delText>
              </w:r>
            </w:del>
          </w:p>
        </w:tc>
      </w:tr>
      <w:tr w:rsidR="003D7677" w:rsidDel="006530DC" w14:paraId="352EF94F" w14:textId="7A3FE31D" w:rsidTr="004B4EE5">
        <w:trPr>
          <w:trHeight w:val="282"/>
          <w:del w:id="354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12EDA94" w14:textId="54ECE37F" w:rsidR="003D7677" w:rsidDel="006530DC" w:rsidRDefault="003D7677" w:rsidP="003D7677">
            <w:pPr>
              <w:rPr>
                <w:del w:id="3547" w:author="Author"/>
                <w:rFonts w:ascii="Calibri" w:hAnsi="Calibri" w:cs="Calibri"/>
                <w:b w:val="0"/>
                <w:bCs w:val="0"/>
                <w:color w:val="000000"/>
                <w:sz w:val="22"/>
                <w:szCs w:val="22"/>
              </w:rPr>
            </w:pPr>
            <w:del w:id="3548" w:author="Author">
              <w:r w:rsidDel="006530DC">
                <w:rPr>
                  <w:rFonts w:ascii="Calibri" w:hAnsi="Calibri" w:cs="Calibri"/>
                  <w:b w:val="0"/>
                  <w:bCs w:val="0"/>
                  <w:color w:val="000000"/>
                  <w:sz w:val="22"/>
                  <w:szCs w:val="22"/>
                </w:rPr>
                <w:delText>1472</w:delText>
              </w:r>
            </w:del>
          </w:p>
        </w:tc>
        <w:tc>
          <w:tcPr>
            <w:tcW w:w="851" w:type="dxa"/>
            <w:vAlign w:val="bottom"/>
          </w:tcPr>
          <w:p w14:paraId="4D8422FA" w14:textId="2104320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49" w:author="Author"/>
                <w:rFonts w:asciiTheme="minorHAnsi" w:hAnsiTheme="minorHAnsi" w:cstheme="minorHAnsi"/>
                <w:color w:val="000000"/>
                <w:sz w:val="22"/>
                <w:szCs w:val="22"/>
              </w:rPr>
            </w:pPr>
            <w:del w:id="3550" w:author="Author">
              <w:r w:rsidDel="006530DC">
                <w:rPr>
                  <w:rFonts w:ascii="Calibri" w:hAnsi="Calibri" w:cs="Calibri"/>
                  <w:color w:val="000000"/>
                  <w:sz w:val="22"/>
                  <w:szCs w:val="22"/>
                </w:rPr>
                <w:delText>8.20</w:delText>
              </w:r>
            </w:del>
          </w:p>
        </w:tc>
        <w:tc>
          <w:tcPr>
            <w:tcW w:w="1240" w:type="dxa"/>
            <w:vAlign w:val="bottom"/>
          </w:tcPr>
          <w:p w14:paraId="613EA809" w14:textId="35835F32"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51" w:author="Author"/>
                <w:rFonts w:asciiTheme="minorHAnsi" w:hAnsiTheme="minorHAnsi" w:cstheme="minorHAnsi"/>
                <w:color w:val="000000"/>
                <w:sz w:val="22"/>
                <w:szCs w:val="22"/>
              </w:rPr>
            </w:pPr>
            <w:del w:id="3552" w:author="Author">
              <w:r w:rsidDel="006530DC">
                <w:rPr>
                  <w:rFonts w:ascii="Calibri" w:hAnsi="Calibri" w:cs="Calibri"/>
                  <w:color w:val="000000"/>
                  <w:sz w:val="22"/>
                  <w:szCs w:val="22"/>
                </w:rPr>
                <w:delText>96.61</w:delText>
              </w:r>
            </w:del>
          </w:p>
        </w:tc>
        <w:tc>
          <w:tcPr>
            <w:tcW w:w="851" w:type="dxa"/>
            <w:vAlign w:val="bottom"/>
          </w:tcPr>
          <w:p w14:paraId="3BC14B98" w14:textId="550F31F8"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53" w:author="Author"/>
                <w:rFonts w:asciiTheme="minorHAnsi" w:hAnsiTheme="minorHAnsi" w:cstheme="minorHAnsi"/>
                <w:color w:val="000000"/>
                <w:sz w:val="22"/>
                <w:szCs w:val="22"/>
              </w:rPr>
            </w:pPr>
            <w:del w:id="3554" w:author="Author">
              <w:r w:rsidDel="006530DC">
                <w:rPr>
                  <w:rFonts w:ascii="Calibri" w:hAnsi="Calibri" w:cs="Calibri"/>
                  <w:color w:val="000000"/>
                  <w:sz w:val="22"/>
                  <w:szCs w:val="22"/>
                </w:rPr>
                <w:delText>8.39</w:delText>
              </w:r>
            </w:del>
          </w:p>
        </w:tc>
        <w:tc>
          <w:tcPr>
            <w:tcW w:w="1240" w:type="dxa"/>
            <w:vAlign w:val="bottom"/>
          </w:tcPr>
          <w:p w14:paraId="017DD665" w14:textId="7BA8474C"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55" w:author="Author"/>
                <w:rFonts w:asciiTheme="minorHAnsi" w:hAnsiTheme="minorHAnsi" w:cstheme="minorHAnsi"/>
                <w:color w:val="000000"/>
                <w:sz w:val="22"/>
                <w:szCs w:val="22"/>
              </w:rPr>
            </w:pPr>
            <w:del w:id="3556" w:author="Author">
              <w:r w:rsidDel="006530DC">
                <w:rPr>
                  <w:rFonts w:ascii="Calibri" w:hAnsi="Calibri" w:cs="Calibri"/>
                  <w:color w:val="000000"/>
                  <w:sz w:val="22"/>
                  <w:szCs w:val="22"/>
                </w:rPr>
                <w:delText>98.80</w:delText>
              </w:r>
            </w:del>
          </w:p>
        </w:tc>
        <w:tc>
          <w:tcPr>
            <w:tcW w:w="886" w:type="dxa"/>
            <w:vAlign w:val="bottom"/>
          </w:tcPr>
          <w:p w14:paraId="5396A1CE" w14:textId="5EE5AC11"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57" w:author="Author"/>
                <w:rFonts w:asciiTheme="minorHAnsi" w:hAnsiTheme="minorHAnsi" w:cstheme="minorHAnsi"/>
                <w:color w:val="000000"/>
                <w:sz w:val="22"/>
                <w:szCs w:val="22"/>
              </w:rPr>
            </w:pPr>
            <w:del w:id="3558" w:author="Author">
              <w:r w:rsidDel="006530DC">
                <w:rPr>
                  <w:rFonts w:ascii="Calibri" w:hAnsi="Calibri" w:cs="Calibri"/>
                  <w:color w:val="000000"/>
                  <w:sz w:val="22"/>
                  <w:szCs w:val="22"/>
                </w:rPr>
                <w:delText>8.41</w:delText>
              </w:r>
            </w:del>
          </w:p>
        </w:tc>
        <w:tc>
          <w:tcPr>
            <w:tcW w:w="1240" w:type="dxa"/>
            <w:vAlign w:val="bottom"/>
          </w:tcPr>
          <w:p w14:paraId="54CA2FC1" w14:textId="1FFCB1E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59" w:author="Author"/>
                <w:rFonts w:asciiTheme="minorHAnsi" w:hAnsiTheme="minorHAnsi" w:cstheme="minorHAnsi"/>
                <w:color w:val="000000"/>
                <w:sz w:val="22"/>
                <w:szCs w:val="22"/>
              </w:rPr>
            </w:pPr>
            <w:del w:id="3560" w:author="Author">
              <w:r w:rsidDel="006530DC">
                <w:rPr>
                  <w:rFonts w:ascii="Calibri" w:hAnsi="Calibri" w:cs="Calibri"/>
                  <w:color w:val="000000"/>
                  <w:sz w:val="22"/>
                  <w:szCs w:val="22"/>
                </w:rPr>
                <w:delText>99.09</w:delText>
              </w:r>
            </w:del>
          </w:p>
        </w:tc>
        <w:tc>
          <w:tcPr>
            <w:tcW w:w="886" w:type="dxa"/>
            <w:vAlign w:val="bottom"/>
          </w:tcPr>
          <w:p w14:paraId="6B96F533" w14:textId="4F2C8221"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61" w:author="Author"/>
                <w:rFonts w:asciiTheme="minorHAnsi" w:hAnsiTheme="minorHAnsi" w:cstheme="minorHAnsi"/>
                <w:color w:val="000000"/>
                <w:sz w:val="22"/>
                <w:szCs w:val="22"/>
              </w:rPr>
            </w:pPr>
            <w:del w:id="3562" w:author="Author">
              <w:r w:rsidDel="006530DC">
                <w:rPr>
                  <w:rFonts w:ascii="Calibri" w:hAnsi="Calibri" w:cs="Calibri"/>
                  <w:color w:val="000000"/>
                  <w:sz w:val="22"/>
                  <w:szCs w:val="22"/>
                </w:rPr>
                <w:delText>8.45</w:delText>
              </w:r>
            </w:del>
          </w:p>
        </w:tc>
        <w:tc>
          <w:tcPr>
            <w:tcW w:w="1240" w:type="dxa"/>
            <w:vAlign w:val="bottom"/>
          </w:tcPr>
          <w:p w14:paraId="1949898F" w14:textId="1ADF0E9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63" w:author="Author"/>
                <w:rFonts w:asciiTheme="minorHAnsi" w:hAnsiTheme="minorHAnsi" w:cstheme="minorHAnsi"/>
                <w:color w:val="000000"/>
                <w:sz w:val="22"/>
                <w:szCs w:val="22"/>
              </w:rPr>
            </w:pPr>
            <w:del w:id="3564" w:author="Author">
              <w:r w:rsidDel="006530DC">
                <w:rPr>
                  <w:rFonts w:ascii="Calibri" w:hAnsi="Calibri" w:cs="Calibri"/>
                  <w:color w:val="000000"/>
                  <w:sz w:val="22"/>
                  <w:szCs w:val="22"/>
                </w:rPr>
                <w:delText>99.46</w:delText>
              </w:r>
            </w:del>
          </w:p>
        </w:tc>
      </w:tr>
      <w:tr w:rsidR="003D7677" w:rsidDel="006530DC" w14:paraId="03DCE218" w14:textId="0236631C" w:rsidTr="004B4EE5">
        <w:trPr>
          <w:cnfStyle w:val="000000100000" w:firstRow="0" w:lastRow="0" w:firstColumn="0" w:lastColumn="0" w:oddVBand="0" w:evenVBand="0" w:oddHBand="1" w:evenHBand="0" w:firstRowFirstColumn="0" w:firstRowLastColumn="0" w:lastRowFirstColumn="0" w:lastRowLastColumn="0"/>
          <w:trHeight w:val="282"/>
          <w:del w:id="356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61F14AD" w14:textId="04ED9284" w:rsidR="003D7677" w:rsidDel="006530DC" w:rsidRDefault="003D7677" w:rsidP="003D7677">
            <w:pPr>
              <w:rPr>
                <w:del w:id="3566" w:author="Author"/>
                <w:rFonts w:ascii="Calibri" w:hAnsi="Calibri" w:cs="Calibri"/>
                <w:b w:val="0"/>
                <w:bCs w:val="0"/>
                <w:color w:val="000000"/>
                <w:sz w:val="22"/>
                <w:szCs w:val="22"/>
              </w:rPr>
            </w:pPr>
            <w:del w:id="3567" w:author="Author">
              <w:r w:rsidDel="006530DC">
                <w:rPr>
                  <w:rFonts w:ascii="Calibri" w:hAnsi="Calibri" w:cs="Calibri"/>
                  <w:b w:val="0"/>
                  <w:bCs w:val="0"/>
                  <w:color w:val="000000"/>
                  <w:sz w:val="22"/>
                  <w:szCs w:val="22"/>
                </w:rPr>
                <w:delText>1536</w:delText>
              </w:r>
            </w:del>
          </w:p>
        </w:tc>
        <w:tc>
          <w:tcPr>
            <w:tcW w:w="851" w:type="dxa"/>
            <w:vAlign w:val="bottom"/>
          </w:tcPr>
          <w:p w14:paraId="51692DE7" w14:textId="785E2B9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68" w:author="Author"/>
                <w:rFonts w:asciiTheme="minorHAnsi" w:hAnsiTheme="minorHAnsi" w:cstheme="minorHAnsi"/>
                <w:color w:val="000000"/>
                <w:sz w:val="22"/>
                <w:szCs w:val="22"/>
              </w:rPr>
            </w:pPr>
            <w:del w:id="3569" w:author="Author">
              <w:r w:rsidDel="006530DC">
                <w:rPr>
                  <w:rFonts w:ascii="Calibri" w:hAnsi="Calibri" w:cs="Calibri"/>
                  <w:color w:val="000000"/>
                  <w:sz w:val="22"/>
                  <w:szCs w:val="22"/>
                </w:rPr>
                <w:delText>7.88</w:delText>
              </w:r>
            </w:del>
          </w:p>
        </w:tc>
        <w:tc>
          <w:tcPr>
            <w:tcW w:w="1240" w:type="dxa"/>
            <w:vAlign w:val="bottom"/>
          </w:tcPr>
          <w:p w14:paraId="4B12D6D3" w14:textId="33CA728C"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70" w:author="Author"/>
                <w:rFonts w:asciiTheme="minorHAnsi" w:hAnsiTheme="minorHAnsi" w:cstheme="minorHAnsi"/>
                <w:color w:val="000000"/>
                <w:sz w:val="22"/>
                <w:szCs w:val="22"/>
              </w:rPr>
            </w:pPr>
            <w:del w:id="3571" w:author="Author">
              <w:r w:rsidDel="006530DC">
                <w:rPr>
                  <w:rFonts w:ascii="Calibri" w:hAnsi="Calibri" w:cs="Calibri"/>
                  <w:color w:val="000000"/>
                  <w:sz w:val="22"/>
                  <w:szCs w:val="22"/>
                </w:rPr>
                <w:delText>96.86</w:delText>
              </w:r>
            </w:del>
          </w:p>
        </w:tc>
        <w:tc>
          <w:tcPr>
            <w:tcW w:w="851" w:type="dxa"/>
            <w:vAlign w:val="bottom"/>
          </w:tcPr>
          <w:p w14:paraId="2CC849AD" w14:textId="29FE8B1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72" w:author="Author"/>
                <w:rFonts w:asciiTheme="minorHAnsi" w:hAnsiTheme="minorHAnsi" w:cstheme="minorHAnsi"/>
                <w:color w:val="000000"/>
                <w:sz w:val="22"/>
                <w:szCs w:val="22"/>
              </w:rPr>
            </w:pPr>
            <w:del w:id="3573" w:author="Author">
              <w:r w:rsidDel="006530DC">
                <w:rPr>
                  <w:rFonts w:ascii="Calibri" w:hAnsi="Calibri" w:cs="Calibri"/>
                  <w:color w:val="000000"/>
                  <w:sz w:val="22"/>
                  <w:szCs w:val="22"/>
                </w:rPr>
                <w:delText>8.07</w:delText>
              </w:r>
            </w:del>
          </w:p>
        </w:tc>
        <w:tc>
          <w:tcPr>
            <w:tcW w:w="1240" w:type="dxa"/>
            <w:vAlign w:val="bottom"/>
          </w:tcPr>
          <w:p w14:paraId="1ABF3057" w14:textId="71CE3C5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74" w:author="Author"/>
                <w:rFonts w:asciiTheme="minorHAnsi" w:hAnsiTheme="minorHAnsi" w:cstheme="minorHAnsi"/>
                <w:color w:val="000000"/>
                <w:sz w:val="22"/>
                <w:szCs w:val="22"/>
              </w:rPr>
            </w:pPr>
            <w:del w:id="3575" w:author="Author">
              <w:r w:rsidDel="006530DC">
                <w:rPr>
                  <w:rFonts w:ascii="Calibri" w:hAnsi="Calibri" w:cs="Calibri"/>
                  <w:color w:val="000000"/>
                  <w:sz w:val="22"/>
                  <w:szCs w:val="22"/>
                </w:rPr>
                <w:delText>99.11</w:delText>
              </w:r>
            </w:del>
          </w:p>
        </w:tc>
        <w:tc>
          <w:tcPr>
            <w:tcW w:w="886" w:type="dxa"/>
            <w:vAlign w:val="bottom"/>
          </w:tcPr>
          <w:p w14:paraId="33AE3FD0" w14:textId="4809FC4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76" w:author="Author"/>
                <w:rFonts w:asciiTheme="minorHAnsi" w:hAnsiTheme="minorHAnsi" w:cstheme="minorHAnsi"/>
                <w:color w:val="000000"/>
                <w:sz w:val="22"/>
                <w:szCs w:val="22"/>
              </w:rPr>
            </w:pPr>
            <w:del w:id="3577" w:author="Author">
              <w:r w:rsidDel="006530DC">
                <w:rPr>
                  <w:rFonts w:ascii="Calibri" w:hAnsi="Calibri" w:cs="Calibri"/>
                  <w:color w:val="000000"/>
                  <w:sz w:val="22"/>
                  <w:szCs w:val="22"/>
                </w:rPr>
                <w:delText>8.08</w:delText>
              </w:r>
            </w:del>
          </w:p>
        </w:tc>
        <w:tc>
          <w:tcPr>
            <w:tcW w:w="1240" w:type="dxa"/>
            <w:vAlign w:val="bottom"/>
          </w:tcPr>
          <w:p w14:paraId="3ED2EFF8" w14:textId="62D9351E"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78" w:author="Author"/>
                <w:rFonts w:asciiTheme="minorHAnsi" w:hAnsiTheme="minorHAnsi" w:cstheme="minorHAnsi"/>
                <w:color w:val="000000"/>
                <w:sz w:val="22"/>
                <w:szCs w:val="22"/>
              </w:rPr>
            </w:pPr>
            <w:del w:id="3579" w:author="Author">
              <w:r w:rsidDel="006530DC">
                <w:rPr>
                  <w:rFonts w:ascii="Calibri" w:hAnsi="Calibri" w:cs="Calibri"/>
                  <w:color w:val="000000"/>
                  <w:sz w:val="22"/>
                  <w:szCs w:val="22"/>
                </w:rPr>
                <w:delText>99.34</w:delText>
              </w:r>
            </w:del>
          </w:p>
        </w:tc>
        <w:tc>
          <w:tcPr>
            <w:tcW w:w="886" w:type="dxa"/>
            <w:vAlign w:val="bottom"/>
          </w:tcPr>
          <w:p w14:paraId="3D4CDC07" w14:textId="073A58F3"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80" w:author="Author"/>
                <w:rFonts w:asciiTheme="minorHAnsi" w:hAnsiTheme="minorHAnsi" w:cstheme="minorHAnsi"/>
                <w:color w:val="000000"/>
                <w:sz w:val="22"/>
                <w:szCs w:val="22"/>
              </w:rPr>
            </w:pPr>
            <w:del w:id="3581" w:author="Author">
              <w:r w:rsidDel="006530DC">
                <w:rPr>
                  <w:rFonts w:ascii="Calibri" w:hAnsi="Calibri" w:cs="Calibri"/>
                  <w:color w:val="000000"/>
                  <w:sz w:val="22"/>
                  <w:szCs w:val="22"/>
                </w:rPr>
                <w:delText>8.12</w:delText>
              </w:r>
            </w:del>
          </w:p>
        </w:tc>
        <w:tc>
          <w:tcPr>
            <w:tcW w:w="1240" w:type="dxa"/>
            <w:vAlign w:val="bottom"/>
          </w:tcPr>
          <w:p w14:paraId="48A1D7B4" w14:textId="2C2AD4E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82" w:author="Author"/>
                <w:rFonts w:asciiTheme="minorHAnsi" w:hAnsiTheme="minorHAnsi" w:cstheme="minorHAnsi"/>
                <w:color w:val="000000"/>
                <w:sz w:val="22"/>
                <w:szCs w:val="22"/>
              </w:rPr>
            </w:pPr>
            <w:del w:id="3583" w:author="Author">
              <w:r w:rsidDel="006530DC">
                <w:rPr>
                  <w:rFonts w:ascii="Calibri" w:hAnsi="Calibri" w:cs="Calibri"/>
                  <w:color w:val="000000"/>
                  <w:sz w:val="22"/>
                  <w:szCs w:val="22"/>
                </w:rPr>
                <w:delText>99.75</w:delText>
              </w:r>
            </w:del>
          </w:p>
        </w:tc>
      </w:tr>
      <w:tr w:rsidR="003D7677" w:rsidDel="006530DC" w14:paraId="567982D2" w14:textId="240824D6" w:rsidTr="004B4EE5">
        <w:trPr>
          <w:trHeight w:val="282"/>
          <w:del w:id="358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BDA740E" w14:textId="3339DC2B" w:rsidR="003D7677" w:rsidDel="006530DC" w:rsidRDefault="003D7677" w:rsidP="003D7677">
            <w:pPr>
              <w:rPr>
                <w:del w:id="3585" w:author="Author"/>
                <w:rFonts w:ascii="Calibri" w:hAnsi="Calibri" w:cs="Calibri"/>
                <w:b w:val="0"/>
                <w:bCs w:val="0"/>
                <w:color w:val="000000"/>
                <w:sz w:val="22"/>
                <w:szCs w:val="22"/>
              </w:rPr>
            </w:pPr>
            <w:del w:id="3586" w:author="Author">
              <w:r w:rsidDel="006530DC">
                <w:rPr>
                  <w:rFonts w:ascii="Calibri" w:hAnsi="Calibri" w:cs="Calibri"/>
                  <w:b w:val="0"/>
                  <w:bCs w:val="0"/>
                  <w:color w:val="000000"/>
                  <w:sz w:val="22"/>
                  <w:szCs w:val="22"/>
                </w:rPr>
                <w:delText>1600</w:delText>
              </w:r>
            </w:del>
          </w:p>
        </w:tc>
        <w:tc>
          <w:tcPr>
            <w:tcW w:w="851" w:type="dxa"/>
            <w:vAlign w:val="bottom"/>
          </w:tcPr>
          <w:p w14:paraId="16A325EA" w14:textId="629AF5D9"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87" w:author="Author"/>
                <w:rFonts w:asciiTheme="minorHAnsi" w:hAnsiTheme="minorHAnsi" w:cstheme="minorHAnsi"/>
                <w:color w:val="000000"/>
                <w:sz w:val="22"/>
                <w:szCs w:val="22"/>
              </w:rPr>
            </w:pPr>
            <w:del w:id="3588" w:author="Author">
              <w:r w:rsidDel="006530DC">
                <w:rPr>
                  <w:rFonts w:ascii="Calibri" w:hAnsi="Calibri" w:cs="Calibri"/>
                  <w:color w:val="000000"/>
                  <w:sz w:val="22"/>
                  <w:szCs w:val="22"/>
                </w:rPr>
                <w:delText>7.43</w:delText>
              </w:r>
            </w:del>
          </w:p>
        </w:tc>
        <w:tc>
          <w:tcPr>
            <w:tcW w:w="1240" w:type="dxa"/>
            <w:vAlign w:val="bottom"/>
          </w:tcPr>
          <w:p w14:paraId="0BF239E8" w14:textId="55A249D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89" w:author="Author"/>
                <w:rFonts w:asciiTheme="minorHAnsi" w:hAnsiTheme="minorHAnsi" w:cstheme="minorHAnsi"/>
                <w:color w:val="000000"/>
                <w:sz w:val="22"/>
                <w:szCs w:val="22"/>
              </w:rPr>
            </w:pPr>
            <w:del w:id="3590" w:author="Author">
              <w:r w:rsidDel="006530DC">
                <w:rPr>
                  <w:rFonts w:ascii="Calibri" w:hAnsi="Calibri" w:cs="Calibri"/>
                  <w:color w:val="000000"/>
                  <w:sz w:val="22"/>
                  <w:szCs w:val="22"/>
                </w:rPr>
                <w:delText>95.15</w:delText>
              </w:r>
            </w:del>
          </w:p>
        </w:tc>
        <w:tc>
          <w:tcPr>
            <w:tcW w:w="851" w:type="dxa"/>
            <w:vAlign w:val="bottom"/>
          </w:tcPr>
          <w:p w14:paraId="66A44016" w14:textId="1AD17522"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91" w:author="Author"/>
                <w:rFonts w:asciiTheme="minorHAnsi" w:hAnsiTheme="minorHAnsi" w:cstheme="minorHAnsi"/>
                <w:color w:val="000000"/>
                <w:sz w:val="22"/>
                <w:szCs w:val="22"/>
              </w:rPr>
            </w:pPr>
            <w:del w:id="3592" w:author="Author">
              <w:r w:rsidDel="006530DC">
                <w:rPr>
                  <w:rFonts w:ascii="Calibri" w:hAnsi="Calibri" w:cs="Calibri"/>
                  <w:color w:val="000000"/>
                  <w:sz w:val="22"/>
                  <w:szCs w:val="22"/>
                </w:rPr>
                <w:delText>7.76</w:delText>
              </w:r>
            </w:del>
          </w:p>
        </w:tc>
        <w:tc>
          <w:tcPr>
            <w:tcW w:w="1240" w:type="dxa"/>
            <w:vAlign w:val="bottom"/>
          </w:tcPr>
          <w:p w14:paraId="463B7EC8" w14:textId="1383DCB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93" w:author="Author"/>
                <w:rFonts w:asciiTheme="minorHAnsi" w:hAnsiTheme="minorHAnsi" w:cstheme="minorHAnsi"/>
                <w:color w:val="000000"/>
                <w:sz w:val="22"/>
                <w:szCs w:val="22"/>
              </w:rPr>
            </w:pPr>
            <w:del w:id="3594" w:author="Author">
              <w:r w:rsidDel="006530DC">
                <w:rPr>
                  <w:rFonts w:ascii="Calibri" w:hAnsi="Calibri" w:cs="Calibri"/>
                  <w:color w:val="000000"/>
                  <w:sz w:val="22"/>
                  <w:szCs w:val="22"/>
                </w:rPr>
                <w:delText>99.39</w:delText>
              </w:r>
            </w:del>
          </w:p>
        </w:tc>
        <w:tc>
          <w:tcPr>
            <w:tcW w:w="886" w:type="dxa"/>
            <w:vAlign w:val="bottom"/>
          </w:tcPr>
          <w:p w14:paraId="737BA2FB" w14:textId="30409E36"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95" w:author="Author"/>
                <w:rFonts w:asciiTheme="minorHAnsi" w:hAnsiTheme="minorHAnsi" w:cstheme="minorHAnsi"/>
                <w:color w:val="000000"/>
                <w:sz w:val="22"/>
                <w:szCs w:val="22"/>
              </w:rPr>
            </w:pPr>
            <w:del w:id="3596" w:author="Author">
              <w:r w:rsidDel="006530DC">
                <w:rPr>
                  <w:rFonts w:ascii="Calibri" w:hAnsi="Calibri" w:cs="Calibri"/>
                  <w:color w:val="000000"/>
                  <w:sz w:val="22"/>
                  <w:szCs w:val="22"/>
                </w:rPr>
                <w:delText>7.78</w:delText>
              </w:r>
            </w:del>
          </w:p>
        </w:tc>
        <w:tc>
          <w:tcPr>
            <w:tcW w:w="1240" w:type="dxa"/>
            <w:vAlign w:val="bottom"/>
          </w:tcPr>
          <w:p w14:paraId="69287FB3" w14:textId="070A335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97" w:author="Author"/>
                <w:rFonts w:asciiTheme="minorHAnsi" w:hAnsiTheme="minorHAnsi" w:cstheme="minorHAnsi"/>
                <w:color w:val="000000"/>
                <w:sz w:val="22"/>
                <w:szCs w:val="22"/>
              </w:rPr>
            </w:pPr>
            <w:del w:id="3598" w:author="Author">
              <w:r w:rsidDel="006530DC">
                <w:rPr>
                  <w:rFonts w:ascii="Calibri" w:hAnsi="Calibri" w:cs="Calibri"/>
                  <w:color w:val="000000"/>
                  <w:sz w:val="22"/>
                  <w:szCs w:val="22"/>
                </w:rPr>
                <w:delText>99.60</w:delText>
              </w:r>
            </w:del>
          </w:p>
        </w:tc>
        <w:tc>
          <w:tcPr>
            <w:tcW w:w="886" w:type="dxa"/>
            <w:vAlign w:val="bottom"/>
          </w:tcPr>
          <w:p w14:paraId="51B7F46E" w14:textId="0C27BBB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99" w:author="Author"/>
                <w:rFonts w:asciiTheme="minorHAnsi" w:hAnsiTheme="minorHAnsi" w:cstheme="minorHAnsi"/>
                <w:color w:val="000000"/>
                <w:sz w:val="22"/>
                <w:szCs w:val="22"/>
              </w:rPr>
            </w:pPr>
            <w:del w:id="3600" w:author="Author">
              <w:r w:rsidDel="006530DC">
                <w:rPr>
                  <w:rFonts w:ascii="Calibri" w:hAnsi="Calibri" w:cs="Calibri"/>
                  <w:color w:val="000000"/>
                  <w:sz w:val="22"/>
                  <w:szCs w:val="22"/>
                </w:rPr>
                <w:delText>7.81</w:delText>
              </w:r>
            </w:del>
          </w:p>
        </w:tc>
        <w:tc>
          <w:tcPr>
            <w:tcW w:w="1240" w:type="dxa"/>
            <w:vAlign w:val="bottom"/>
          </w:tcPr>
          <w:p w14:paraId="19290A36" w14:textId="65DE8102"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01" w:author="Author"/>
                <w:rFonts w:asciiTheme="minorHAnsi" w:hAnsiTheme="minorHAnsi" w:cstheme="minorHAnsi"/>
                <w:color w:val="000000"/>
                <w:sz w:val="22"/>
                <w:szCs w:val="22"/>
              </w:rPr>
            </w:pPr>
            <w:del w:id="3602" w:author="Author">
              <w:r w:rsidDel="006530DC">
                <w:rPr>
                  <w:rFonts w:ascii="Calibri" w:hAnsi="Calibri" w:cs="Calibri"/>
                  <w:color w:val="000000"/>
                  <w:sz w:val="22"/>
                  <w:szCs w:val="22"/>
                </w:rPr>
                <w:delText>100.00</w:delText>
              </w:r>
            </w:del>
          </w:p>
        </w:tc>
      </w:tr>
      <w:tr w:rsidR="003D7677" w:rsidDel="006530DC" w14:paraId="6F2171AC" w14:textId="5129EE53" w:rsidTr="004B4EE5">
        <w:trPr>
          <w:cnfStyle w:val="000000100000" w:firstRow="0" w:lastRow="0" w:firstColumn="0" w:lastColumn="0" w:oddVBand="0" w:evenVBand="0" w:oddHBand="1" w:evenHBand="0" w:firstRowFirstColumn="0" w:firstRowLastColumn="0" w:lastRowFirstColumn="0" w:lastRowLastColumn="0"/>
          <w:trHeight w:val="282"/>
          <w:del w:id="360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E9C9DE4" w14:textId="4B100E2D" w:rsidR="003D7677" w:rsidDel="006530DC" w:rsidRDefault="003D7677" w:rsidP="003D7677">
            <w:pPr>
              <w:rPr>
                <w:del w:id="3604" w:author="Author"/>
                <w:rFonts w:ascii="Calibri" w:hAnsi="Calibri" w:cs="Calibri"/>
                <w:b w:val="0"/>
                <w:bCs w:val="0"/>
                <w:color w:val="000000"/>
                <w:sz w:val="22"/>
                <w:szCs w:val="22"/>
              </w:rPr>
            </w:pPr>
            <w:del w:id="3605" w:author="Author">
              <w:r w:rsidDel="006530DC">
                <w:rPr>
                  <w:rFonts w:ascii="Calibri" w:hAnsi="Calibri" w:cs="Calibri"/>
                  <w:b w:val="0"/>
                  <w:bCs w:val="0"/>
                  <w:color w:val="000000"/>
                  <w:sz w:val="22"/>
                  <w:szCs w:val="22"/>
                </w:rPr>
                <w:delText>1664</w:delText>
              </w:r>
            </w:del>
          </w:p>
        </w:tc>
        <w:tc>
          <w:tcPr>
            <w:tcW w:w="851" w:type="dxa"/>
            <w:vAlign w:val="bottom"/>
          </w:tcPr>
          <w:p w14:paraId="2961E103" w14:textId="15E416E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06" w:author="Author"/>
                <w:rFonts w:asciiTheme="minorHAnsi" w:hAnsiTheme="minorHAnsi" w:cstheme="minorHAnsi"/>
                <w:color w:val="000000"/>
                <w:sz w:val="22"/>
                <w:szCs w:val="22"/>
              </w:rPr>
            </w:pPr>
            <w:del w:id="3607" w:author="Author">
              <w:r w:rsidDel="006530DC">
                <w:rPr>
                  <w:rFonts w:ascii="Calibri" w:hAnsi="Calibri" w:cs="Calibri"/>
                  <w:color w:val="000000"/>
                  <w:sz w:val="22"/>
                  <w:szCs w:val="22"/>
                </w:rPr>
                <w:delText>7.35</w:delText>
              </w:r>
            </w:del>
          </w:p>
        </w:tc>
        <w:tc>
          <w:tcPr>
            <w:tcW w:w="1240" w:type="dxa"/>
            <w:vAlign w:val="bottom"/>
          </w:tcPr>
          <w:p w14:paraId="2B01F7DF" w14:textId="11D375F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08" w:author="Author"/>
                <w:rFonts w:asciiTheme="minorHAnsi" w:hAnsiTheme="minorHAnsi" w:cstheme="minorHAnsi"/>
                <w:color w:val="000000"/>
                <w:sz w:val="22"/>
                <w:szCs w:val="22"/>
              </w:rPr>
            </w:pPr>
            <w:del w:id="3609" w:author="Author">
              <w:r w:rsidDel="006530DC">
                <w:rPr>
                  <w:rFonts w:ascii="Calibri" w:hAnsi="Calibri" w:cs="Calibri"/>
                  <w:color w:val="000000"/>
                  <w:sz w:val="22"/>
                  <w:szCs w:val="22"/>
                </w:rPr>
                <w:delText>97.84</w:delText>
              </w:r>
            </w:del>
          </w:p>
        </w:tc>
        <w:tc>
          <w:tcPr>
            <w:tcW w:w="851" w:type="dxa"/>
            <w:vAlign w:val="bottom"/>
          </w:tcPr>
          <w:p w14:paraId="058F004E" w14:textId="679EE8D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10" w:author="Author"/>
                <w:rFonts w:asciiTheme="minorHAnsi" w:hAnsiTheme="minorHAnsi" w:cstheme="minorHAnsi"/>
                <w:color w:val="000000"/>
                <w:sz w:val="22"/>
                <w:szCs w:val="22"/>
              </w:rPr>
            </w:pPr>
            <w:del w:id="3611" w:author="Author">
              <w:r w:rsidDel="006530DC">
                <w:rPr>
                  <w:rFonts w:ascii="Calibri" w:hAnsi="Calibri" w:cs="Calibri"/>
                  <w:color w:val="000000"/>
                  <w:sz w:val="22"/>
                  <w:szCs w:val="22"/>
                </w:rPr>
                <w:delText>7.49</w:delText>
              </w:r>
            </w:del>
          </w:p>
        </w:tc>
        <w:tc>
          <w:tcPr>
            <w:tcW w:w="1240" w:type="dxa"/>
            <w:vAlign w:val="bottom"/>
          </w:tcPr>
          <w:p w14:paraId="5A0B5F17" w14:textId="0178A2E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12" w:author="Author"/>
                <w:rFonts w:asciiTheme="minorHAnsi" w:hAnsiTheme="minorHAnsi" w:cstheme="minorHAnsi"/>
                <w:color w:val="000000"/>
                <w:sz w:val="22"/>
                <w:szCs w:val="22"/>
              </w:rPr>
            </w:pPr>
            <w:del w:id="3613" w:author="Author">
              <w:r w:rsidDel="006530DC">
                <w:rPr>
                  <w:rFonts w:ascii="Calibri" w:hAnsi="Calibri" w:cs="Calibri"/>
                  <w:color w:val="000000"/>
                  <w:sz w:val="22"/>
                  <w:szCs w:val="22"/>
                </w:rPr>
                <w:delText>99.65</w:delText>
              </w:r>
            </w:del>
          </w:p>
        </w:tc>
        <w:tc>
          <w:tcPr>
            <w:tcW w:w="886" w:type="dxa"/>
            <w:vAlign w:val="bottom"/>
          </w:tcPr>
          <w:p w14:paraId="014BDC63" w14:textId="22E0C66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14" w:author="Author"/>
                <w:rFonts w:asciiTheme="minorHAnsi" w:hAnsiTheme="minorHAnsi" w:cstheme="minorHAnsi"/>
                <w:color w:val="000000"/>
                <w:sz w:val="22"/>
                <w:szCs w:val="22"/>
              </w:rPr>
            </w:pPr>
            <w:del w:id="3615" w:author="Author">
              <w:r w:rsidDel="006530DC">
                <w:rPr>
                  <w:rFonts w:ascii="Calibri" w:hAnsi="Calibri" w:cs="Calibri"/>
                  <w:color w:val="000000"/>
                  <w:sz w:val="22"/>
                  <w:szCs w:val="22"/>
                </w:rPr>
                <w:delText>7.50</w:delText>
              </w:r>
            </w:del>
          </w:p>
        </w:tc>
        <w:tc>
          <w:tcPr>
            <w:tcW w:w="1240" w:type="dxa"/>
            <w:vAlign w:val="bottom"/>
          </w:tcPr>
          <w:p w14:paraId="56526C13" w14:textId="3140B5B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16" w:author="Author"/>
                <w:rFonts w:asciiTheme="minorHAnsi" w:hAnsiTheme="minorHAnsi" w:cstheme="minorHAnsi"/>
                <w:color w:val="000000"/>
                <w:sz w:val="22"/>
                <w:szCs w:val="22"/>
              </w:rPr>
            </w:pPr>
            <w:del w:id="3617" w:author="Author">
              <w:r w:rsidDel="006530DC">
                <w:rPr>
                  <w:rFonts w:ascii="Calibri" w:hAnsi="Calibri" w:cs="Calibri"/>
                  <w:color w:val="000000"/>
                  <w:sz w:val="22"/>
                  <w:szCs w:val="22"/>
                </w:rPr>
                <w:delText>99.83</w:delText>
              </w:r>
            </w:del>
          </w:p>
        </w:tc>
        <w:tc>
          <w:tcPr>
            <w:tcW w:w="886" w:type="dxa"/>
            <w:vAlign w:val="bottom"/>
          </w:tcPr>
          <w:p w14:paraId="3308F1E4" w14:textId="0FA944A8"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18" w:author="Author"/>
                <w:rFonts w:asciiTheme="minorHAnsi" w:hAnsiTheme="minorHAnsi" w:cstheme="minorHAnsi"/>
                <w:color w:val="000000"/>
                <w:sz w:val="22"/>
                <w:szCs w:val="22"/>
              </w:rPr>
            </w:pPr>
            <w:del w:id="3619" w:author="Author">
              <w:r w:rsidDel="006530DC">
                <w:rPr>
                  <w:rFonts w:ascii="Calibri" w:hAnsi="Calibri" w:cs="Calibri"/>
                  <w:color w:val="000000"/>
                  <w:sz w:val="22"/>
                  <w:szCs w:val="22"/>
                </w:rPr>
                <w:delText>7.53</w:delText>
              </w:r>
            </w:del>
          </w:p>
        </w:tc>
        <w:tc>
          <w:tcPr>
            <w:tcW w:w="1240" w:type="dxa"/>
            <w:vAlign w:val="bottom"/>
          </w:tcPr>
          <w:p w14:paraId="793486B9" w14:textId="180D4C04"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20" w:author="Author"/>
                <w:rFonts w:asciiTheme="minorHAnsi" w:hAnsiTheme="minorHAnsi" w:cstheme="minorHAnsi"/>
                <w:color w:val="000000"/>
                <w:sz w:val="22"/>
                <w:szCs w:val="22"/>
              </w:rPr>
            </w:pPr>
            <w:del w:id="3621" w:author="Author">
              <w:r w:rsidDel="006530DC">
                <w:rPr>
                  <w:rFonts w:ascii="Calibri" w:hAnsi="Calibri" w:cs="Calibri"/>
                  <w:color w:val="000000"/>
                  <w:sz w:val="22"/>
                  <w:szCs w:val="22"/>
                </w:rPr>
                <w:delText>100.23</w:delText>
              </w:r>
            </w:del>
          </w:p>
        </w:tc>
      </w:tr>
      <w:tr w:rsidR="003D7677" w:rsidDel="006530DC" w14:paraId="74D354C4" w14:textId="00EBC06B" w:rsidTr="004B4EE5">
        <w:trPr>
          <w:trHeight w:val="282"/>
          <w:del w:id="362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112C719" w14:textId="7413EDDE" w:rsidR="003D7677" w:rsidDel="006530DC" w:rsidRDefault="003D7677" w:rsidP="003D7677">
            <w:pPr>
              <w:rPr>
                <w:del w:id="3623" w:author="Author"/>
                <w:rFonts w:ascii="Calibri" w:hAnsi="Calibri" w:cs="Calibri"/>
                <w:b w:val="0"/>
                <w:bCs w:val="0"/>
                <w:color w:val="000000"/>
                <w:sz w:val="22"/>
                <w:szCs w:val="22"/>
              </w:rPr>
            </w:pPr>
            <w:del w:id="3624" w:author="Author">
              <w:r w:rsidDel="006530DC">
                <w:rPr>
                  <w:rFonts w:ascii="Calibri" w:hAnsi="Calibri" w:cs="Calibri"/>
                  <w:b w:val="0"/>
                  <w:bCs w:val="0"/>
                  <w:color w:val="000000"/>
                  <w:sz w:val="22"/>
                  <w:szCs w:val="22"/>
                </w:rPr>
                <w:delText>1728</w:delText>
              </w:r>
            </w:del>
          </w:p>
        </w:tc>
        <w:tc>
          <w:tcPr>
            <w:tcW w:w="851" w:type="dxa"/>
            <w:vAlign w:val="bottom"/>
          </w:tcPr>
          <w:p w14:paraId="786CEE68" w14:textId="023FCD9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25" w:author="Author"/>
                <w:rFonts w:asciiTheme="minorHAnsi" w:hAnsiTheme="minorHAnsi" w:cstheme="minorHAnsi"/>
                <w:color w:val="000000"/>
                <w:sz w:val="22"/>
                <w:szCs w:val="22"/>
              </w:rPr>
            </w:pPr>
            <w:del w:id="3626" w:author="Author">
              <w:r w:rsidDel="006530DC">
                <w:rPr>
                  <w:rFonts w:ascii="Calibri" w:hAnsi="Calibri" w:cs="Calibri"/>
                  <w:color w:val="000000"/>
                  <w:sz w:val="22"/>
                  <w:szCs w:val="22"/>
                </w:rPr>
                <w:delText>7.18</w:delText>
              </w:r>
            </w:del>
          </w:p>
        </w:tc>
        <w:tc>
          <w:tcPr>
            <w:tcW w:w="1240" w:type="dxa"/>
            <w:vAlign w:val="bottom"/>
          </w:tcPr>
          <w:p w14:paraId="06031461" w14:textId="6FA8329C"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27" w:author="Author"/>
                <w:rFonts w:asciiTheme="minorHAnsi" w:hAnsiTheme="minorHAnsi" w:cstheme="minorHAnsi"/>
                <w:color w:val="000000"/>
                <w:sz w:val="22"/>
                <w:szCs w:val="22"/>
              </w:rPr>
            </w:pPr>
            <w:del w:id="3628" w:author="Author">
              <w:r w:rsidDel="006530DC">
                <w:rPr>
                  <w:rFonts w:ascii="Calibri" w:hAnsi="Calibri" w:cs="Calibri"/>
                  <w:color w:val="000000"/>
                  <w:sz w:val="22"/>
                  <w:szCs w:val="22"/>
                </w:rPr>
                <w:delText>99.31</w:delText>
              </w:r>
            </w:del>
          </w:p>
        </w:tc>
        <w:tc>
          <w:tcPr>
            <w:tcW w:w="851" w:type="dxa"/>
            <w:vAlign w:val="bottom"/>
          </w:tcPr>
          <w:p w14:paraId="3F3185CF" w14:textId="00402BEC"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29" w:author="Author"/>
                <w:rFonts w:asciiTheme="minorHAnsi" w:hAnsiTheme="minorHAnsi" w:cstheme="minorHAnsi"/>
                <w:color w:val="000000"/>
                <w:sz w:val="22"/>
                <w:szCs w:val="22"/>
              </w:rPr>
            </w:pPr>
            <w:del w:id="3630" w:author="Author">
              <w:r w:rsidDel="006530DC">
                <w:rPr>
                  <w:rFonts w:ascii="Calibri" w:hAnsi="Calibri" w:cs="Calibri"/>
                  <w:color w:val="000000"/>
                  <w:sz w:val="22"/>
                  <w:szCs w:val="22"/>
                </w:rPr>
                <w:delText>7.23</w:delText>
              </w:r>
            </w:del>
          </w:p>
        </w:tc>
        <w:tc>
          <w:tcPr>
            <w:tcW w:w="1240" w:type="dxa"/>
            <w:vAlign w:val="bottom"/>
          </w:tcPr>
          <w:p w14:paraId="69E7355B" w14:textId="47795F0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31" w:author="Author"/>
                <w:rFonts w:asciiTheme="minorHAnsi" w:hAnsiTheme="minorHAnsi" w:cstheme="minorHAnsi"/>
                <w:color w:val="000000"/>
                <w:sz w:val="22"/>
                <w:szCs w:val="22"/>
              </w:rPr>
            </w:pPr>
            <w:del w:id="3632" w:author="Author">
              <w:r w:rsidDel="006530DC">
                <w:rPr>
                  <w:rFonts w:ascii="Calibri" w:hAnsi="Calibri" w:cs="Calibri"/>
                  <w:color w:val="000000"/>
                  <w:sz w:val="22"/>
                  <w:szCs w:val="22"/>
                </w:rPr>
                <w:delText>99.93</w:delText>
              </w:r>
            </w:del>
          </w:p>
        </w:tc>
        <w:tc>
          <w:tcPr>
            <w:tcW w:w="886" w:type="dxa"/>
            <w:vAlign w:val="bottom"/>
          </w:tcPr>
          <w:p w14:paraId="65F6D81F" w14:textId="286D5CF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33" w:author="Author"/>
                <w:rFonts w:asciiTheme="minorHAnsi" w:hAnsiTheme="minorHAnsi" w:cstheme="minorHAnsi"/>
                <w:color w:val="000000"/>
                <w:sz w:val="22"/>
                <w:szCs w:val="22"/>
              </w:rPr>
            </w:pPr>
            <w:del w:id="3634" w:author="Author">
              <w:r w:rsidDel="006530DC">
                <w:rPr>
                  <w:rFonts w:ascii="Calibri" w:hAnsi="Calibri" w:cs="Calibri"/>
                  <w:color w:val="000000"/>
                  <w:sz w:val="22"/>
                  <w:szCs w:val="22"/>
                </w:rPr>
                <w:delText>7.24</w:delText>
              </w:r>
            </w:del>
          </w:p>
        </w:tc>
        <w:tc>
          <w:tcPr>
            <w:tcW w:w="1240" w:type="dxa"/>
            <w:vAlign w:val="bottom"/>
          </w:tcPr>
          <w:p w14:paraId="49CE04F6" w14:textId="20BAF3F0"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35" w:author="Author"/>
                <w:rFonts w:asciiTheme="minorHAnsi" w:hAnsiTheme="minorHAnsi" w:cstheme="minorHAnsi"/>
                <w:color w:val="000000"/>
                <w:sz w:val="22"/>
                <w:szCs w:val="22"/>
              </w:rPr>
            </w:pPr>
            <w:del w:id="3636" w:author="Author">
              <w:r w:rsidDel="006530DC">
                <w:rPr>
                  <w:rFonts w:ascii="Calibri" w:hAnsi="Calibri" w:cs="Calibri"/>
                  <w:color w:val="000000"/>
                  <w:sz w:val="22"/>
                  <w:szCs w:val="22"/>
                </w:rPr>
                <w:delText>100.09</w:delText>
              </w:r>
            </w:del>
          </w:p>
        </w:tc>
        <w:tc>
          <w:tcPr>
            <w:tcW w:w="886" w:type="dxa"/>
            <w:vAlign w:val="bottom"/>
          </w:tcPr>
          <w:p w14:paraId="7FA13A30" w14:textId="3CF4994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37" w:author="Author"/>
                <w:rFonts w:asciiTheme="minorHAnsi" w:hAnsiTheme="minorHAnsi" w:cstheme="minorHAnsi"/>
                <w:color w:val="000000"/>
                <w:sz w:val="22"/>
                <w:szCs w:val="22"/>
              </w:rPr>
            </w:pPr>
            <w:del w:id="3638" w:author="Author">
              <w:r w:rsidDel="006530DC">
                <w:rPr>
                  <w:rFonts w:ascii="Calibri" w:hAnsi="Calibri" w:cs="Calibri"/>
                  <w:color w:val="000000"/>
                  <w:sz w:val="22"/>
                  <w:szCs w:val="22"/>
                </w:rPr>
                <w:delText>7.27</w:delText>
              </w:r>
            </w:del>
          </w:p>
        </w:tc>
        <w:tc>
          <w:tcPr>
            <w:tcW w:w="1240" w:type="dxa"/>
            <w:vAlign w:val="bottom"/>
          </w:tcPr>
          <w:p w14:paraId="6742480F" w14:textId="70D044C9"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39" w:author="Author"/>
                <w:rFonts w:asciiTheme="minorHAnsi" w:hAnsiTheme="minorHAnsi" w:cstheme="minorHAnsi"/>
                <w:color w:val="000000"/>
                <w:sz w:val="22"/>
                <w:szCs w:val="22"/>
              </w:rPr>
            </w:pPr>
            <w:del w:id="3640" w:author="Author">
              <w:r w:rsidDel="006530DC">
                <w:rPr>
                  <w:rFonts w:ascii="Calibri" w:hAnsi="Calibri" w:cs="Calibri"/>
                  <w:color w:val="000000"/>
                  <w:sz w:val="22"/>
                  <w:szCs w:val="22"/>
                </w:rPr>
                <w:delText>100.43</w:delText>
              </w:r>
            </w:del>
          </w:p>
        </w:tc>
      </w:tr>
      <w:tr w:rsidR="003D7677" w:rsidDel="006530DC" w14:paraId="79156140" w14:textId="5A76AE7A" w:rsidTr="004B4EE5">
        <w:trPr>
          <w:cnfStyle w:val="000000100000" w:firstRow="0" w:lastRow="0" w:firstColumn="0" w:lastColumn="0" w:oddVBand="0" w:evenVBand="0" w:oddHBand="1" w:evenHBand="0" w:firstRowFirstColumn="0" w:firstRowLastColumn="0" w:lastRowFirstColumn="0" w:lastRowLastColumn="0"/>
          <w:trHeight w:val="282"/>
          <w:del w:id="364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A67E3ED" w14:textId="3F6BA713" w:rsidR="003D7677" w:rsidDel="006530DC" w:rsidRDefault="003D7677" w:rsidP="003D7677">
            <w:pPr>
              <w:rPr>
                <w:del w:id="3642" w:author="Author"/>
                <w:rFonts w:ascii="Calibri" w:hAnsi="Calibri" w:cs="Calibri"/>
                <w:b w:val="0"/>
                <w:bCs w:val="0"/>
                <w:color w:val="000000"/>
                <w:sz w:val="22"/>
                <w:szCs w:val="22"/>
              </w:rPr>
            </w:pPr>
            <w:del w:id="3643" w:author="Author">
              <w:r w:rsidDel="006530DC">
                <w:rPr>
                  <w:rFonts w:ascii="Calibri" w:hAnsi="Calibri" w:cs="Calibri"/>
                  <w:b w:val="0"/>
                  <w:bCs w:val="0"/>
                  <w:color w:val="000000"/>
                  <w:sz w:val="22"/>
                  <w:szCs w:val="22"/>
                </w:rPr>
                <w:delText>1792</w:delText>
              </w:r>
            </w:del>
          </w:p>
        </w:tc>
        <w:tc>
          <w:tcPr>
            <w:tcW w:w="851" w:type="dxa"/>
            <w:vAlign w:val="bottom"/>
          </w:tcPr>
          <w:p w14:paraId="2E9FFDB3" w14:textId="207F31B3"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44" w:author="Author"/>
                <w:rFonts w:asciiTheme="minorHAnsi" w:hAnsiTheme="minorHAnsi" w:cstheme="minorHAnsi"/>
                <w:color w:val="000000"/>
                <w:sz w:val="22"/>
                <w:szCs w:val="22"/>
              </w:rPr>
            </w:pPr>
            <w:del w:id="3645" w:author="Author">
              <w:r w:rsidDel="006530DC">
                <w:rPr>
                  <w:rFonts w:ascii="Calibri" w:hAnsi="Calibri" w:cs="Calibri"/>
                  <w:color w:val="000000"/>
                  <w:sz w:val="22"/>
                  <w:szCs w:val="22"/>
                </w:rPr>
                <w:delText>6.96</w:delText>
              </w:r>
            </w:del>
          </w:p>
        </w:tc>
        <w:tc>
          <w:tcPr>
            <w:tcW w:w="1240" w:type="dxa"/>
            <w:vAlign w:val="bottom"/>
          </w:tcPr>
          <w:p w14:paraId="4AD48681" w14:textId="55A5D14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46" w:author="Author"/>
                <w:rFonts w:asciiTheme="minorHAnsi" w:hAnsiTheme="minorHAnsi" w:cstheme="minorHAnsi"/>
                <w:color w:val="000000"/>
                <w:sz w:val="22"/>
                <w:szCs w:val="22"/>
              </w:rPr>
            </w:pPr>
            <w:del w:id="3647" w:author="Author">
              <w:r w:rsidDel="006530DC">
                <w:rPr>
                  <w:rFonts w:ascii="Calibri" w:hAnsi="Calibri" w:cs="Calibri"/>
                  <w:color w:val="000000"/>
                  <w:sz w:val="22"/>
                  <w:szCs w:val="22"/>
                </w:rPr>
                <w:delText>99.73</w:delText>
              </w:r>
            </w:del>
          </w:p>
        </w:tc>
        <w:tc>
          <w:tcPr>
            <w:tcW w:w="851" w:type="dxa"/>
            <w:vAlign w:val="bottom"/>
          </w:tcPr>
          <w:p w14:paraId="5638F1D5" w14:textId="7CD2A39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48" w:author="Author"/>
                <w:rFonts w:asciiTheme="minorHAnsi" w:hAnsiTheme="minorHAnsi" w:cstheme="minorHAnsi"/>
                <w:color w:val="000000"/>
                <w:sz w:val="22"/>
                <w:szCs w:val="22"/>
              </w:rPr>
            </w:pPr>
            <w:del w:id="3649" w:author="Author">
              <w:r w:rsidDel="006530DC">
                <w:rPr>
                  <w:rFonts w:ascii="Calibri" w:hAnsi="Calibri" w:cs="Calibri"/>
                  <w:color w:val="000000"/>
                  <w:sz w:val="22"/>
                  <w:szCs w:val="22"/>
                </w:rPr>
                <w:delText>6.99</w:delText>
              </w:r>
            </w:del>
          </w:p>
        </w:tc>
        <w:tc>
          <w:tcPr>
            <w:tcW w:w="1240" w:type="dxa"/>
            <w:vAlign w:val="bottom"/>
          </w:tcPr>
          <w:p w14:paraId="61A25297" w14:textId="77C9C9E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50" w:author="Author"/>
                <w:rFonts w:asciiTheme="minorHAnsi" w:hAnsiTheme="minorHAnsi" w:cstheme="minorHAnsi"/>
                <w:color w:val="000000"/>
                <w:sz w:val="22"/>
                <w:szCs w:val="22"/>
              </w:rPr>
            </w:pPr>
            <w:del w:id="3651" w:author="Author">
              <w:r w:rsidDel="006530DC">
                <w:rPr>
                  <w:rFonts w:ascii="Calibri" w:hAnsi="Calibri" w:cs="Calibri"/>
                  <w:color w:val="000000"/>
                  <w:sz w:val="22"/>
                  <w:szCs w:val="22"/>
                </w:rPr>
                <w:delText>100.20</w:delText>
              </w:r>
            </w:del>
          </w:p>
        </w:tc>
        <w:tc>
          <w:tcPr>
            <w:tcW w:w="886" w:type="dxa"/>
            <w:vAlign w:val="bottom"/>
          </w:tcPr>
          <w:p w14:paraId="2B475F5F" w14:textId="0B55060C"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52" w:author="Author"/>
                <w:rFonts w:asciiTheme="minorHAnsi" w:hAnsiTheme="minorHAnsi" w:cstheme="minorHAnsi"/>
                <w:color w:val="000000"/>
                <w:sz w:val="22"/>
                <w:szCs w:val="22"/>
              </w:rPr>
            </w:pPr>
            <w:del w:id="3653" w:author="Author">
              <w:r w:rsidDel="006530DC">
                <w:rPr>
                  <w:rFonts w:ascii="Calibri" w:hAnsi="Calibri" w:cs="Calibri"/>
                  <w:color w:val="000000"/>
                  <w:sz w:val="22"/>
                  <w:szCs w:val="22"/>
                </w:rPr>
                <w:delText>7.00</w:delText>
              </w:r>
            </w:del>
          </w:p>
        </w:tc>
        <w:tc>
          <w:tcPr>
            <w:tcW w:w="1240" w:type="dxa"/>
            <w:vAlign w:val="bottom"/>
          </w:tcPr>
          <w:p w14:paraId="6C22844B" w14:textId="3DFBBF93"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54" w:author="Author"/>
                <w:rFonts w:asciiTheme="minorHAnsi" w:hAnsiTheme="minorHAnsi" w:cstheme="minorHAnsi"/>
                <w:color w:val="000000"/>
                <w:sz w:val="22"/>
                <w:szCs w:val="22"/>
              </w:rPr>
            </w:pPr>
            <w:del w:id="3655" w:author="Author">
              <w:r w:rsidDel="006530DC">
                <w:rPr>
                  <w:rFonts w:ascii="Calibri" w:hAnsi="Calibri" w:cs="Calibri"/>
                  <w:color w:val="000000"/>
                  <w:sz w:val="22"/>
                  <w:szCs w:val="22"/>
                </w:rPr>
                <w:delText>100.32</w:delText>
              </w:r>
            </w:del>
          </w:p>
        </w:tc>
        <w:tc>
          <w:tcPr>
            <w:tcW w:w="886" w:type="dxa"/>
            <w:vAlign w:val="bottom"/>
          </w:tcPr>
          <w:p w14:paraId="033A27B6" w14:textId="2C04AE0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56" w:author="Author"/>
                <w:rFonts w:asciiTheme="minorHAnsi" w:hAnsiTheme="minorHAnsi" w:cstheme="minorHAnsi"/>
                <w:color w:val="000000"/>
                <w:sz w:val="22"/>
                <w:szCs w:val="22"/>
              </w:rPr>
            </w:pPr>
            <w:del w:id="3657" w:author="Author">
              <w:r w:rsidDel="006530DC">
                <w:rPr>
                  <w:rFonts w:ascii="Calibri" w:hAnsi="Calibri" w:cs="Calibri"/>
                  <w:color w:val="000000"/>
                  <w:sz w:val="22"/>
                  <w:szCs w:val="22"/>
                </w:rPr>
                <w:delText>7.02</w:delText>
              </w:r>
            </w:del>
          </w:p>
        </w:tc>
        <w:tc>
          <w:tcPr>
            <w:tcW w:w="1240" w:type="dxa"/>
            <w:vAlign w:val="bottom"/>
          </w:tcPr>
          <w:p w14:paraId="69122B56" w14:textId="28623421"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58" w:author="Author"/>
                <w:rFonts w:asciiTheme="minorHAnsi" w:hAnsiTheme="minorHAnsi" w:cstheme="minorHAnsi"/>
                <w:color w:val="000000"/>
                <w:sz w:val="22"/>
                <w:szCs w:val="22"/>
              </w:rPr>
            </w:pPr>
            <w:del w:id="3659" w:author="Author">
              <w:r w:rsidDel="006530DC">
                <w:rPr>
                  <w:rFonts w:ascii="Calibri" w:hAnsi="Calibri" w:cs="Calibri"/>
                  <w:color w:val="000000"/>
                  <w:sz w:val="22"/>
                  <w:szCs w:val="22"/>
                </w:rPr>
                <w:delText>100.66</w:delText>
              </w:r>
            </w:del>
          </w:p>
        </w:tc>
      </w:tr>
      <w:tr w:rsidR="003D7677" w:rsidDel="006530DC" w14:paraId="1AF9D134" w14:textId="037757F3" w:rsidTr="004B4EE5">
        <w:trPr>
          <w:trHeight w:val="282"/>
          <w:del w:id="366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440D161" w14:textId="0F0CAC4C" w:rsidR="003D7677" w:rsidDel="006530DC" w:rsidRDefault="003D7677" w:rsidP="003D7677">
            <w:pPr>
              <w:rPr>
                <w:del w:id="3661" w:author="Author"/>
                <w:rFonts w:ascii="Calibri" w:hAnsi="Calibri" w:cs="Calibri"/>
                <w:b w:val="0"/>
                <w:bCs w:val="0"/>
                <w:color w:val="000000"/>
                <w:sz w:val="22"/>
                <w:szCs w:val="22"/>
              </w:rPr>
            </w:pPr>
            <w:del w:id="3662" w:author="Author">
              <w:r w:rsidDel="006530DC">
                <w:rPr>
                  <w:rFonts w:ascii="Calibri" w:hAnsi="Calibri" w:cs="Calibri"/>
                  <w:b w:val="0"/>
                  <w:bCs w:val="0"/>
                  <w:color w:val="000000"/>
                  <w:sz w:val="22"/>
                  <w:szCs w:val="22"/>
                </w:rPr>
                <w:delText>1856</w:delText>
              </w:r>
            </w:del>
          </w:p>
        </w:tc>
        <w:tc>
          <w:tcPr>
            <w:tcW w:w="851" w:type="dxa"/>
            <w:vAlign w:val="bottom"/>
          </w:tcPr>
          <w:p w14:paraId="05AD5D45" w14:textId="0929022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63" w:author="Author"/>
                <w:rFonts w:asciiTheme="minorHAnsi" w:hAnsiTheme="minorHAnsi" w:cstheme="minorHAnsi"/>
                <w:color w:val="000000"/>
                <w:sz w:val="22"/>
                <w:szCs w:val="22"/>
              </w:rPr>
            </w:pPr>
            <w:del w:id="3664" w:author="Author">
              <w:r w:rsidDel="006530DC">
                <w:rPr>
                  <w:rFonts w:ascii="Calibri" w:hAnsi="Calibri" w:cs="Calibri"/>
                  <w:color w:val="000000"/>
                  <w:sz w:val="22"/>
                  <w:szCs w:val="22"/>
                </w:rPr>
                <w:delText>6.74</w:delText>
              </w:r>
            </w:del>
          </w:p>
        </w:tc>
        <w:tc>
          <w:tcPr>
            <w:tcW w:w="1240" w:type="dxa"/>
            <w:vAlign w:val="bottom"/>
          </w:tcPr>
          <w:p w14:paraId="66DFCA2D" w14:textId="11F7D10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65" w:author="Author"/>
                <w:rFonts w:asciiTheme="minorHAnsi" w:hAnsiTheme="minorHAnsi" w:cstheme="minorHAnsi"/>
                <w:color w:val="000000"/>
                <w:sz w:val="22"/>
                <w:szCs w:val="22"/>
              </w:rPr>
            </w:pPr>
            <w:del w:id="3666" w:author="Author">
              <w:r w:rsidDel="006530DC">
                <w:rPr>
                  <w:rFonts w:ascii="Calibri" w:hAnsi="Calibri" w:cs="Calibri"/>
                  <w:color w:val="000000"/>
                  <w:sz w:val="22"/>
                  <w:szCs w:val="22"/>
                </w:rPr>
                <w:delText>100.09</w:delText>
              </w:r>
            </w:del>
          </w:p>
        </w:tc>
        <w:tc>
          <w:tcPr>
            <w:tcW w:w="851" w:type="dxa"/>
            <w:vAlign w:val="bottom"/>
          </w:tcPr>
          <w:p w14:paraId="325BFD56" w14:textId="10826099"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67" w:author="Author"/>
                <w:rFonts w:asciiTheme="minorHAnsi" w:hAnsiTheme="minorHAnsi" w:cstheme="minorHAnsi"/>
                <w:color w:val="000000"/>
                <w:sz w:val="22"/>
                <w:szCs w:val="22"/>
              </w:rPr>
            </w:pPr>
            <w:del w:id="3668" w:author="Author">
              <w:r w:rsidDel="006530DC">
                <w:rPr>
                  <w:rFonts w:ascii="Calibri" w:hAnsi="Calibri" w:cs="Calibri"/>
                  <w:color w:val="000000"/>
                  <w:sz w:val="22"/>
                  <w:szCs w:val="22"/>
                </w:rPr>
                <w:delText>6.76</w:delText>
              </w:r>
            </w:del>
          </w:p>
        </w:tc>
        <w:tc>
          <w:tcPr>
            <w:tcW w:w="1240" w:type="dxa"/>
            <w:vAlign w:val="bottom"/>
          </w:tcPr>
          <w:p w14:paraId="0E128FAE" w14:textId="18E7655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69" w:author="Author"/>
                <w:rFonts w:asciiTheme="minorHAnsi" w:hAnsiTheme="minorHAnsi" w:cstheme="minorHAnsi"/>
                <w:color w:val="000000"/>
                <w:sz w:val="22"/>
                <w:szCs w:val="22"/>
              </w:rPr>
            </w:pPr>
            <w:del w:id="3670" w:author="Author">
              <w:r w:rsidDel="006530DC">
                <w:rPr>
                  <w:rFonts w:ascii="Calibri" w:hAnsi="Calibri" w:cs="Calibri"/>
                  <w:color w:val="000000"/>
                  <w:sz w:val="22"/>
                  <w:szCs w:val="22"/>
                </w:rPr>
                <w:delText>100.44</w:delText>
              </w:r>
            </w:del>
          </w:p>
        </w:tc>
        <w:tc>
          <w:tcPr>
            <w:tcW w:w="886" w:type="dxa"/>
            <w:vAlign w:val="bottom"/>
          </w:tcPr>
          <w:p w14:paraId="791ECBF7" w14:textId="766B866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71" w:author="Author"/>
                <w:rFonts w:asciiTheme="minorHAnsi" w:hAnsiTheme="minorHAnsi" w:cstheme="minorHAnsi"/>
                <w:color w:val="000000"/>
                <w:sz w:val="22"/>
                <w:szCs w:val="22"/>
              </w:rPr>
            </w:pPr>
            <w:del w:id="3672" w:author="Author">
              <w:r w:rsidDel="006530DC">
                <w:rPr>
                  <w:rFonts w:ascii="Calibri" w:hAnsi="Calibri" w:cs="Calibri"/>
                  <w:color w:val="000000"/>
                  <w:sz w:val="22"/>
                  <w:szCs w:val="22"/>
                </w:rPr>
                <w:delText>6.77</w:delText>
              </w:r>
            </w:del>
          </w:p>
        </w:tc>
        <w:tc>
          <w:tcPr>
            <w:tcW w:w="1240" w:type="dxa"/>
            <w:vAlign w:val="bottom"/>
          </w:tcPr>
          <w:p w14:paraId="2D83C70E" w14:textId="1B4EE866"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73" w:author="Author"/>
                <w:rFonts w:asciiTheme="minorHAnsi" w:hAnsiTheme="minorHAnsi" w:cstheme="minorHAnsi"/>
                <w:color w:val="000000"/>
                <w:sz w:val="22"/>
                <w:szCs w:val="22"/>
              </w:rPr>
            </w:pPr>
            <w:del w:id="3674" w:author="Author">
              <w:r w:rsidDel="006530DC">
                <w:rPr>
                  <w:rFonts w:ascii="Calibri" w:hAnsi="Calibri" w:cs="Calibri"/>
                  <w:color w:val="000000"/>
                  <w:sz w:val="22"/>
                  <w:szCs w:val="22"/>
                </w:rPr>
                <w:delText>100.52</w:delText>
              </w:r>
            </w:del>
          </w:p>
        </w:tc>
        <w:tc>
          <w:tcPr>
            <w:tcW w:w="886" w:type="dxa"/>
            <w:vAlign w:val="bottom"/>
          </w:tcPr>
          <w:p w14:paraId="33783589" w14:textId="681AAE1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75" w:author="Author"/>
                <w:rFonts w:asciiTheme="minorHAnsi" w:hAnsiTheme="minorHAnsi" w:cstheme="minorHAnsi"/>
                <w:color w:val="000000"/>
                <w:sz w:val="22"/>
                <w:szCs w:val="22"/>
              </w:rPr>
            </w:pPr>
            <w:del w:id="3676" w:author="Author">
              <w:r w:rsidDel="006530DC">
                <w:rPr>
                  <w:rFonts w:ascii="Calibri" w:hAnsi="Calibri" w:cs="Calibri"/>
                  <w:color w:val="000000"/>
                  <w:sz w:val="22"/>
                  <w:szCs w:val="22"/>
                </w:rPr>
                <w:delText>6.79</w:delText>
              </w:r>
            </w:del>
          </w:p>
        </w:tc>
        <w:tc>
          <w:tcPr>
            <w:tcW w:w="1240" w:type="dxa"/>
            <w:vAlign w:val="bottom"/>
          </w:tcPr>
          <w:p w14:paraId="25AA8D42" w14:textId="4667496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77" w:author="Author"/>
                <w:rFonts w:asciiTheme="minorHAnsi" w:hAnsiTheme="minorHAnsi" w:cstheme="minorHAnsi"/>
                <w:color w:val="000000"/>
                <w:sz w:val="22"/>
                <w:szCs w:val="22"/>
              </w:rPr>
            </w:pPr>
            <w:del w:id="3678" w:author="Author">
              <w:r w:rsidDel="006530DC">
                <w:rPr>
                  <w:rFonts w:ascii="Calibri" w:hAnsi="Calibri" w:cs="Calibri"/>
                  <w:color w:val="000000"/>
                  <w:sz w:val="22"/>
                  <w:szCs w:val="22"/>
                </w:rPr>
                <w:delText>100.83</w:delText>
              </w:r>
            </w:del>
          </w:p>
        </w:tc>
      </w:tr>
      <w:tr w:rsidR="003D7677" w:rsidDel="006530DC" w14:paraId="11EECD38" w14:textId="3F545D83" w:rsidTr="004B4EE5">
        <w:trPr>
          <w:cnfStyle w:val="000000100000" w:firstRow="0" w:lastRow="0" w:firstColumn="0" w:lastColumn="0" w:oddVBand="0" w:evenVBand="0" w:oddHBand="1" w:evenHBand="0" w:firstRowFirstColumn="0" w:firstRowLastColumn="0" w:lastRowFirstColumn="0" w:lastRowLastColumn="0"/>
          <w:trHeight w:val="282"/>
          <w:del w:id="367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CDB8284" w14:textId="031B1757" w:rsidR="003D7677" w:rsidDel="006530DC" w:rsidRDefault="003D7677" w:rsidP="003D7677">
            <w:pPr>
              <w:rPr>
                <w:del w:id="3680" w:author="Author"/>
                <w:rFonts w:ascii="Calibri" w:hAnsi="Calibri" w:cs="Calibri"/>
                <w:b w:val="0"/>
                <w:bCs w:val="0"/>
                <w:color w:val="000000"/>
                <w:sz w:val="22"/>
                <w:szCs w:val="22"/>
              </w:rPr>
            </w:pPr>
            <w:del w:id="3681" w:author="Author">
              <w:r w:rsidDel="006530DC">
                <w:rPr>
                  <w:rFonts w:ascii="Calibri" w:hAnsi="Calibri" w:cs="Calibri"/>
                  <w:b w:val="0"/>
                  <w:bCs w:val="0"/>
                  <w:color w:val="000000"/>
                  <w:sz w:val="22"/>
                  <w:szCs w:val="22"/>
                </w:rPr>
                <w:delText>1920</w:delText>
              </w:r>
            </w:del>
          </w:p>
        </w:tc>
        <w:tc>
          <w:tcPr>
            <w:tcW w:w="851" w:type="dxa"/>
            <w:vAlign w:val="bottom"/>
          </w:tcPr>
          <w:p w14:paraId="0C2AFEDD" w14:textId="604FDCF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82" w:author="Author"/>
                <w:rFonts w:asciiTheme="minorHAnsi" w:hAnsiTheme="minorHAnsi" w:cstheme="minorHAnsi"/>
                <w:color w:val="000000"/>
                <w:sz w:val="22"/>
                <w:szCs w:val="22"/>
              </w:rPr>
            </w:pPr>
            <w:del w:id="3683" w:author="Author">
              <w:r w:rsidDel="006530DC">
                <w:rPr>
                  <w:rFonts w:ascii="Calibri" w:hAnsi="Calibri" w:cs="Calibri"/>
                  <w:color w:val="000000"/>
                  <w:sz w:val="22"/>
                  <w:szCs w:val="22"/>
                </w:rPr>
                <w:delText>6.53</w:delText>
              </w:r>
            </w:del>
          </w:p>
        </w:tc>
        <w:tc>
          <w:tcPr>
            <w:tcW w:w="1240" w:type="dxa"/>
            <w:vAlign w:val="bottom"/>
          </w:tcPr>
          <w:p w14:paraId="68800FF7" w14:textId="74DB111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84" w:author="Author"/>
                <w:rFonts w:asciiTheme="minorHAnsi" w:hAnsiTheme="minorHAnsi" w:cstheme="minorHAnsi"/>
                <w:color w:val="000000"/>
                <w:sz w:val="22"/>
                <w:szCs w:val="22"/>
              </w:rPr>
            </w:pPr>
            <w:del w:id="3685" w:author="Author">
              <w:r w:rsidDel="006530DC">
                <w:rPr>
                  <w:rFonts w:ascii="Calibri" w:hAnsi="Calibri" w:cs="Calibri"/>
                  <w:color w:val="000000"/>
                  <w:sz w:val="22"/>
                  <w:szCs w:val="22"/>
                </w:rPr>
                <w:delText>100.35</w:delText>
              </w:r>
            </w:del>
          </w:p>
        </w:tc>
        <w:tc>
          <w:tcPr>
            <w:tcW w:w="851" w:type="dxa"/>
            <w:vAlign w:val="bottom"/>
          </w:tcPr>
          <w:p w14:paraId="13F172F7" w14:textId="14E6D75C"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86" w:author="Author"/>
                <w:rFonts w:asciiTheme="minorHAnsi" w:hAnsiTheme="minorHAnsi" w:cstheme="minorHAnsi"/>
                <w:color w:val="000000"/>
                <w:sz w:val="22"/>
                <w:szCs w:val="22"/>
              </w:rPr>
            </w:pPr>
            <w:del w:id="3687" w:author="Author">
              <w:r w:rsidDel="006530DC">
                <w:rPr>
                  <w:rFonts w:ascii="Calibri" w:hAnsi="Calibri" w:cs="Calibri"/>
                  <w:color w:val="000000"/>
                  <w:sz w:val="22"/>
                  <w:szCs w:val="22"/>
                </w:rPr>
                <w:delText>6.55</w:delText>
              </w:r>
            </w:del>
          </w:p>
        </w:tc>
        <w:tc>
          <w:tcPr>
            <w:tcW w:w="1240" w:type="dxa"/>
            <w:vAlign w:val="bottom"/>
          </w:tcPr>
          <w:p w14:paraId="30D4275A" w14:textId="213E839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88" w:author="Author"/>
                <w:rFonts w:asciiTheme="minorHAnsi" w:hAnsiTheme="minorHAnsi" w:cstheme="minorHAnsi"/>
                <w:color w:val="000000"/>
                <w:sz w:val="22"/>
                <w:szCs w:val="22"/>
              </w:rPr>
            </w:pPr>
            <w:del w:id="3689" w:author="Author">
              <w:r w:rsidDel="006530DC">
                <w:rPr>
                  <w:rFonts w:ascii="Calibri" w:hAnsi="Calibri" w:cs="Calibri"/>
                  <w:color w:val="000000"/>
                  <w:sz w:val="22"/>
                  <w:szCs w:val="22"/>
                </w:rPr>
                <w:delText>100.64</w:delText>
              </w:r>
            </w:del>
          </w:p>
        </w:tc>
        <w:tc>
          <w:tcPr>
            <w:tcW w:w="886" w:type="dxa"/>
            <w:vAlign w:val="bottom"/>
          </w:tcPr>
          <w:p w14:paraId="55F67552" w14:textId="2A4E53F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90" w:author="Author"/>
                <w:rFonts w:asciiTheme="minorHAnsi" w:hAnsiTheme="minorHAnsi" w:cstheme="minorHAnsi"/>
                <w:color w:val="000000"/>
                <w:sz w:val="22"/>
                <w:szCs w:val="22"/>
              </w:rPr>
            </w:pPr>
            <w:del w:id="3691" w:author="Author">
              <w:r w:rsidDel="006530DC">
                <w:rPr>
                  <w:rFonts w:ascii="Calibri" w:hAnsi="Calibri" w:cs="Calibri"/>
                  <w:color w:val="000000"/>
                  <w:sz w:val="22"/>
                  <w:szCs w:val="22"/>
                </w:rPr>
                <w:delText>6.55</w:delText>
              </w:r>
            </w:del>
          </w:p>
        </w:tc>
        <w:tc>
          <w:tcPr>
            <w:tcW w:w="1240" w:type="dxa"/>
            <w:vAlign w:val="bottom"/>
          </w:tcPr>
          <w:p w14:paraId="6AFFAB85" w14:textId="6C7ADB6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92" w:author="Author"/>
                <w:rFonts w:asciiTheme="minorHAnsi" w:hAnsiTheme="minorHAnsi" w:cstheme="minorHAnsi"/>
                <w:color w:val="000000"/>
                <w:sz w:val="22"/>
                <w:szCs w:val="22"/>
              </w:rPr>
            </w:pPr>
            <w:del w:id="3693" w:author="Author">
              <w:r w:rsidDel="006530DC">
                <w:rPr>
                  <w:rFonts w:ascii="Calibri" w:hAnsi="Calibri" w:cs="Calibri"/>
                  <w:color w:val="000000"/>
                  <w:sz w:val="22"/>
                  <w:szCs w:val="22"/>
                </w:rPr>
                <w:delText>100.59</w:delText>
              </w:r>
            </w:del>
          </w:p>
        </w:tc>
        <w:tc>
          <w:tcPr>
            <w:tcW w:w="886" w:type="dxa"/>
            <w:vAlign w:val="bottom"/>
          </w:tcPr>
          <w:p w14:paraId="6D63FA42" w14:textId="7889E146"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94" w:author="Author"/>
                <w:rFonts w:asciiTheme="minorHAnsi" w:hAnsiTheme="minorHAnsi" w:cstheme="minorHAnsi"/>
                <w:color w:val="000000"/>
                <w:sz w:val="22"/>
                <w:szCs w:val="22"/>
              </w:rPr>
            </w:pPr>
            <w:del w:id="3695" w:author="Author">
              <w:r w:rsidDel="006530DC">
                <w:rPr>
                  <w:rFonts w:ascii="Calibri" w:hAnsi="Calibri" w:cs="Calibri"/>
                  <w:color w:val="000000"/>
                  <w:sz w:val="22"/>
                  <w:szCs w:val="22"/>
                </w:rPr>
                <w:delText>6.57</w:delText>
              </w:r>
            </w:del>
          </w:p>
        </w:tc>
        <w:tc>
          <w:tcPr>
            <w:tcW w:w="1240" w:type="dxa"/>
            <w:vAlign w:val="bottom"/>
          </w:tcPr>
          <w:p w14:paraId="2F84BA60" w14:textId="3AC8AAFC"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96" w:author="Author"/>
                <w:rFonts w:asciiTheme="minorHAnsi" w:hAnsiTheme="minorHAnsi" w:cstheme="minorHAnsi"/>
                <w:color w:val="000000"/>
                <w:sz w:val="22"/>
                <w:szCs w:val="22"/>
              </w:rPr>
            </w:pPr>
            <w:del w:id="3697" w:author="Author">
              <w:r w:rsidDel="006530DC">
                <w:rPr>
                  <w:rFonts w:ascii="Calibri" w:hAnsi="Calibri" w:cs="Calibri"/>
                  <w:color w:val="000000"/>
                  <w:sz w:val="22"/>
                  <w:szCs w:val="22"/>
                </w:rPr>
                <w:delText>100.93</w:delText>
              </w:r>
            </w:del>
          </w:p>
        </w:tc>
      </w:tr>
      <w:tr w:rsidR="003D7677" w:rsidDel="006530DC" w14:paraId="2BD917AE" w14:textId="71685026" w:rsidTr="004B4EE5">
        <w:trPr>
          <w:trHeight w:val="282"/>
          <w:del w:id="369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14396BE" w14:textId="2E7C3157" w:rsidR="003D7677" w:rsidDel="006530DC" w:rsidRDefault="003D7677" w:rsidP="003D7677">
            <w:pPr>
              <w:rPr>
                <w:del w:id="3699" w:author="Author"/>
                <w:rFonts w:ascii="Calibri" w:hAnsi="Calibri" w:cs="Calibri"/>
                <w:b w:val="0"/>
                <w:bCs w:val="0"/>
                <w:color w:val="000000"/>
                <w:sz w:val="22"/>
                <w:szCs w:val="22"/>
              </w:rPr>
            </w:pPr>
            <w:del w:id="3700" w:author="Author">
              <w:r w:rsidDel="006530DC">
                <w:rPr>
                  <w:rFonts w:ascii="Calibri" w:hAnsi="Calibri" w:cs="Calibri"/>
                  <w:b w:val="0"/>
                  <w:bCs w:val="0"/>
                  <w:color w:val="000000"/>
                  <w:sz w:val="22"/>
                  <w:szCs w:val="22"/>
                </w:rPr>
                <w:delText>1984</w:delText>
              </w:r>
            </w:del>
          </w:p>
        </w:tc>
        <w:tc>
          <w:tcPr>
            <w:tcW w:w="851" w:type="dxa"/>
            <w:vAlign w:val="bottom"/>
          </w:tcPr>
          <w:p w14:paraId="68FAAFBE" w14:textId="06C1FB4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01" w:author="Author"/>
                <w:rFonts w:asciiTheme="minorHAnsi" w:hAnsiTheme="minorHAnsi" w:cstheme="minorHAnsi"/>
                <w:color w:val="000000"/>
                <w:sz w:val="22"/>
                <w:szCs w:val="22"/>
              </w:rPr>
            </w:pPr>
            <w:del w:id="3702" w:author="Author">
              <w:r w:rsidDel="006530DC">
                <w:rPr>
                  <w:rFonts w:ascii="Calibri" w:hAnsi="Calibri" w:cs="Calibri"/>
                  <w:color w:val="000000"/>
                  <w:sz w:val="22"/>
                  <w:szCs w:val="22"/>
                </w:rPr>
                <w:delText>6.34</w:delText>
              </w:r>
            </w:del>
          </w:p>
        </w:tc>
        <w:tc>
          <w:tcPr>
            <w:tcW w:w="1240" w:type="dxa"/>
            <w:vAlign w:val="bottom"/>
          </w:tcPr>
          <w:p w14:paraId="7434F91E" w14:textId="55FEC4C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03" w:author="Author"/>
                <w:rFonts w:asciiTheme="minorHAnsi" w:hAnsiTheme="minorHAnsi" w:cstheme="minorHAnsi"/>
                <w:color w:val="000000"/>
                <w:sz w:val="22"/>
                <w:szCs w:val="22"/>
              </w:rPr>
            </w:pPr>
            <w:del w:id="3704" w:author="Author">
              <w:r w:rsidDel="006530DC">
                <w:rPr>
                  <w:rFonts w:ascii="Calibri" w:hAnsi="Calibri" w:cs="Calibri"/>
                  <w:color w:val="000000"/>
                  <w:sz w:val="22"/>
                  <w:szCs w:val="22"/>
                </w:rPr>
                <w:delText>100.67</w:delText>
              </w:r>
            </w:del>
          </w:p>
        </w:tc>
        <w:tc>
          <w:tcPr>
            <w:tcW w:w="851" w:type="dxa"/>
            <w:vAlign w:val="bottom"/>
          </w:tcPr>
          <w:p w14:paraId="2F45DFB9" w14:textId="3E87792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05" w:author="Author"/>
                <w:rFonts w:asciiTheme="minorHAnsi" w:hAnsiTheme="minorHAnsi" w:cstheme="minorHAnsi"/>
                <w:color w:val="000000"/>
                <w:sz w:val="22"/>
                <w:szCs w:val="22"/>
              </w:rPr>
            </w:pPr>
            <w:del w:id="3706" w:author="Author">
              <w:r w:rsidDel="006530DC">
                <w:rPr>
                  <w:rFonts w:ascii="Calibri" w:hAnsi="Calibri" w:cs="Calibri"/>
                  <w:color w:val="000000"/>
                  <w:sz w:val="22"/>
                  <w:szCs w:val="22"/>
                </w:rPr>
                <w:delText>6.35</w:delText>
              </w:r>
            </w:del>
          </w:p>
        </w:tc>
        <w:tc>
          <w:tcPr>
            <w:tcW w:w="1240" w:type="dxa"/>
            <w:vAlign w:val="bottom"/>
          </w:tcPr>
          <w:p w14:paraId="26A47E5F" w14:textId="115A381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07" w:author="Author"/>
                <w:rFonts w:asciiTheme="minorHAnsi" w:hAnsiTheme="minorHAnsi" w:cstheme="minorHAnsi"/>
                <w:color w:val="000000"/>
                <w:sz w:val="22"/>
                <w:szCs w:val="22"/>
              </w:rPr>
            </w:pPr>
            <w:del w:id="3708" w:author="Author">
              <w:r w:rsidDel="006530DC">
                <w:rPr>
                  <w:rFonts w:ascii="Calibri" w:hAnsi="Calibri" w:cs="Calibri"/>
                  <w:color w:val="000000"/>
                  <w:sz w:val="22"/>
                  <w:szCs w:val="22"/>
                </w:rPr>
                <w:delText>100.77</w:delText>
              </w:r>
            </w:del>
          </w:p>
        </w:tc>
        <w:tc>
          <w:tcPr>
            <w:tcW w:w="886" w:type="dxa"/>
            <w:vAlign w:val="bottom"/>
          </w:tcPr>
          <w:p w14:paraId="0F90C4E7" w14:textId="6F64A0CF"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09" w:author="Author"/>
                <w:rFonts w:asciiTheme="minorHAnsi" w:hAnsiTheme="minorHAnsi" w:cstheme="minorHAnsi"/>
                <w:color w:val="000000"/>
                <w:sz w:val="22"/>
                <w:szCs w:val="22"/>
              </w:rPr>
            </w:pPr>
            <w:del w:id="3710" w:author="Author">
              <w:r w:rsidDel="006530DC">
                <w:rPr>
                  <w:rFonts w:ascii="Calibri" w:hAnsi="Calibri" w:cs="Calibri"/>
                  <w:color w:val="000000"/>
                  <w:sz w:val="22"/>
                  <w:szCs w:val="22"/>
                </w:rPr>
                <w:delText>6.34</w:delText>
              </w:r>
            </w:del>
          </w:p>
        </w:tc>
        <w:tc>
          <w:tcPr>
            <w:tcW w:w="1240" w:type="dxa"/>
            <w:vAlign w:val="bottom"/>
          </w:tcPr>
          <w:p w14:paraId="3FDE82D9" w14:textId="22F3F26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11" w:author="Author"/>
                <w:rFonts w:asciiTheme="minorHAnsi" w:hAnsiTheme="minorHAnsi" w:cstheme="minorHAnsi"/>
                <w:color w:val="000000"/>
                <w:sz w:val="22"/>
                <w:szCs w:val="22"/>
              </w:rPr>
            </w:pPr>
            <w:del w:id="3712" w:author="Author">
              <w:r w:rsidDel="006530DC">
                <w:rPr>
                  <w:rFonts w:ascii="Calibri" w:hAnsi="Calibri" w:cs="Calibri"/>
                  <w:color w:val="000000"/>
                  <w:sz w:val="22"/>
                  <w:szCs w:val="22"/>
                </w:rPr>
                <w:delText>100.67</w:delText>
              </w:r>
            </w:del>
          </w:p>
        </w:tc>
        <w:tc>
          <w:tcPr>
            <w:tcW w:w="886" w:type="dxa"/>
            <w:vAlign w:val="bottom"/>
          </w:tcPr>
          <w:p w14:paraId="564E89C2" w14:textId="5F5B4F19"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13" w:author="Author"/>
                <w:rFonts w:asciiTheme="minorHAnsi" w:hAnsiTheme="minorHAnsi" w:cstheme="minorHAnsi"/>
                <w:color w:val="000000"/>
                <w:sz w:val="22"/>
                <w:szCs w:val="22"/>
              </w:rPr>
            </w:pPr>
            <w:del w:id="3714" w:author="Author">
              <w:r w:rsidDel="006530DC">
                <w:rPr>
                  <w:rFonts w:ascii="Calibri" w:hAnsi="Calibri" w:cs="Calibri"/>
                  <w:color w:val="000000"/>
                  <w:sz w:val="22"/>
                  <w:szCs w:val="22"/>
                </w:rPr>
                <w:delText>6.36</w:delText>
              </w:r>
            </w:del>
          </w:p>
        </w:tc>
        <w:tc>
          <w:tcPr>
            <w:tcW w:w="1240" w:type="dxa"/>
            <w:vAlign w:val="bottom"/>
          </w:tcPr>
          <w:p w14:paraId="1E07C9E5" w14:textId="232F875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15" w:author="Author"/>
                <w:rFonts w:asciiTheme="minorHAnsi" w:hAnsiTheme="minorHAnsi" w:cstheme="minorHAnsi"/>
                <w:color w:val="000000"/>
                <w:sz w:val="22"/>
                <w:szCs w:val="22"/>
              </w:rPr>
            </w:pPr>
            <w:del w:id="3716" w:author="Author">
              <w:r w:rsidDel="006530DC">
                <w:rPr>
                  <w:rFonts w:ascii="Calibri" w:hAnsi="Calibri" w:cs="Calibri"/>
                  <w:color w:val="000000"/>
                  <w:sz w:val="22"/>
                  <w:szCs w:val="22"/>
                </w:rPr>
                <w:delText>101.00</w:delText>
              </w:r>
            </w:del>
          </w:p>
        </w:tc>
      </w:tr>
      <w:tr w:rsidR="003D7677" w:rsidDel="006530DC" w14:paraId="6828E0F5" w14:textId="6AF94188" w:rsidTr="004B4EE5">
        <w:trPr>
          <w:cnfStyle w:val="000000100000" w:firstRow="0" w:lastRow="0" w:firstColumn="0" w:lastColumn="0" w:oddVBand="0" w:evenVBand="0" w:oddHBand="1" w:evenHBand="0" w:firstRowFirstColumn="0" w:firstRowLastColumn="0" w:lastRowFirstColumn="0" w:lastRowLastColumn="0"/>
          <w:trHeight w:val="282"/>
          <w:del w:id="371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26E3E9C" w14:textId="73324FF4" w:rsidR="003D7677" w:rsidDel="006530DC" w:rsidRDefault="003D7677" w:rsidP="003D7677">
            <w:pPr>
              <w:rPr>
                <w:del w:id="3718" w:author="Author"/>
                <w:rFonts w:ascii="Calibri" w:hAnsi="Calibri" w:cs="Calibri"/>
                <w:b w:val="0"/>
                <w:bCs w:val="0"/>
                <w:color w:val="000000"/>
                <w:sz w:val="22"/>
                <w:szCs w:val="22"/>
              </w:rPr>
            </w:pPr>
            <w:del w:id="3719" w:author="Author">
              <w:r w:rsidDel="006530DC">
                <w:rPr>
                  <w:rFonts w:ascii="Calibri" w:hAnsi="Calibri" w:cs="Calibri"/>
                  <w:b w:val="0"/>
                  <w:bCs w:val="0"/>
                  <w:color w:val="000000"/>
                  <w:sz w:val="22"/>
                  <w:szCs w:val="22"/>
                </w:rPr>
                <w:delText>2048</w:delText>
              </w:r>
            </w:del>
          </w:p>
        </w:tc>
        <w:tc>
          <w:tcPr>
            <w:tcW w:w="851" w:type="dxa"/>
            <w:vAlign w:val="bottom"/>
          </w:tcPr>
          <w:p w14:paraId="1A64BCB1" w14:textId="5E33B4DE"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20" w:author="Author"/>
                <w:rFonts w:asciiTheme="minorHAnsi" w:hAnsiTheme="minorHAnsi" w:cstheme="minorHAnsi"/>
                <w:color w:val="000000"/>
                <w:sz w:val="22"/>
                <w:szCs w:val="22"/>
              </w:rPr>
            </w:pPr>
            <w:del w:id="3721" w:author="Author">
              <w:r w:rsidDel="006530DC">
                <w:rPr>
                  <w:rFonts w:ascii="Calibri" w:hAnsi="Calibri" w:cs="Calibri"/>
                  <w:color w:val="000000"/>
                  <w:sz w:val="22"/>
                  <w:szCs w:val="22"/>
                </w:rPr>
                <w:delText>6.14</w:delText>
              </w:r>
            </w:del>
          </w:p>
        </w:tc>
        <w:tc>
          <w:tcPr>
            <w:tcW w:w="1240" w:type="dxa"/>
            <w:vAlign w:val="bottom"/>
          </w:tcPr>
          <w:p w14:paraId="25A799DC" w14:textId="45741D2E"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22" w:author="Author"/>
                <w:rFonts w:asciiTheme="minorHAnsi" w:hAnsiTheme="minorHAnsi" w:cstheme="minorHAnsi"/>
                <w:color w:val="000000"/>
                <w:sz w:val="22"/>
                <w:szCs w:val="22"/>
              </w:rPr>
            </w:pPr>
            <w:del w:id="3723" w:author="Author">
              <w:r w:rsidDel="006530DC">
                <w:rPr>
                  <w:rFonts w:ascii="Calibri" w:hAnsi="Calibri" w:cs="Calibri"/>
                  <w:color w:val="000000"/>
                  <w:sz w:val="22"/>
                  <w:szCs w:val="22"/>
                </w:rPr>
                <w:delText>100.57</w:delText>
              </w:r>
            </w:del>
          </w:p>
        </w:tc>
        <w:tc>
          <w:tcPr>
            <w:tcW w:w="851" w:type="dxa"/>
            <w:vAlign w:val="bottom"/>
          </w:tcPr>
          <w:p w14:paraId="29C6524F" w14:textId="4523FD34"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24" w:author="Author"/>
                <w:rFonts w:asciiTheme="minorHAnsi" w:hAnsiTheme="minorHAnsi" w:cstheme="minorHAnsi"/>
                <w:color w:val="000000"/>
                <w:sz w:val="22"/>
                <w:szCs w:val="22"/>
              </w:rPr>
            </w:pPr>
            <w:del w:id="3725" w:author="Author">
              <w:r w:rsidDel="006530DC">
                <w:rPr>
                  <w:rFonts w:ascii="Calibri" w:hAnsi="Calibri" w:cs="Calibri"/>
                  <w:color w:val="000000"/>
                  <w:sz w:val="22"/>
                  <w:szCs w:val="22"/>
                </w:rPr>
                <w:delText>6.16</w:delText>
              </w:r>
            </w:del>
          </w:p>
        </w:tc>
        <w:tc>
          <w:tcPr>
            <w:tcW w:w="1240" w:type="dxa"/>
            <w:vAlign w:val="bottom"/>
          </w:tcPr>
          <w:p w14:paraId="38505BD2" w14:textId="1E3685B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26" w:author="Author"/>
                <w:rFonts w:asciiTheme="minorHAnsi" w:hAnsiTheme="minorHAnsi" w:cstheme="minorHAnsi"/>
                <w:color w:val="000000"/>
                <w:sz w:val="22"/>
                <w:szCs w:val="22"/>
              </w:rPr>
            </w:pPr>
            <w:del w:id="3727" w:author="Author">
              <w:r w:rsidDel="006530DC">
                <w:rPr>
                  <w:rFonts w:ascii="Calibri" w:hAnsi="Calibri" w:cs="Calibri"/>
                  <w:color w:val="000000"/>
                  <w:sz w:val="22"/>
                  <w:szCs w:val="22"/>
                </w:rPr>
                <w:delText>100.90</w:delText>
              </w:r>
            </w:del>
          </w:p>
        </w:tc>
        <w:tc>
          <w:tcPr>
            <w:tcW w:w="886" w:type="dxa"/>
            <w:vAlign w:val="bottom"/>
          </w:tcPr>
          <w:p w14:paraId="7DDF46D3" w14:textId="7BFD0733"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28" w:author="Author"/>
                <w:rFonts w:asciiTheme="minorHAnsi" w:hAnsiTheme="minorHAnsi" w:cstheme="minorHAnsi"/>
                <w:color w:val="000000"/>
                <w:sz w:val="22"/>
                <w:szCs w:val="22"/>
              </w:rPr>
            </w:pPr>
            <w:del w:id="3729" w:author="Author">
              <w:r w:rsidDel="006530DC">
                <w:rPr>
                  <w:rFonts w:ascii="Calibri" w:hAnsi="Calibri" w:cs="Calibri"/>
                  <w:color w:val="000000"/>
                  <w:sz w:val="22"/>
                  <w:szCs w:val="22"/>
                </w:rPr>
                <w:delText>6.16</w:delText>
              </w:r>
            </w:del>
          </w:p>
        </w:tc>
        <w:tc>
          <w:tcPr>
            <w:tcW w:w="1240" w:type="dxa"/>
            <w:vAlign w:val="bottom"/>
          </w:tcPr>
          <w:p w14:paraId="79AD0E0D" w14:textId="6082E56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30" w:author="Author"/>
                <w:rFonts w:asciiTheme="minorHAnsi" w:hAnsiTheme="minorHAnsi" w:cstheme="minorHAnsi"/>
                <w:color w:val="000000"/>
                <w:sz w:val="22"/>
                <w:szCs w:val="22"/>
              </w:rPr>
            </w:pPr>
            <w:del w:id="3731" w:author="Author">
              <w:r w:rsidDel="006530DC">
                <w:rPr>
                  <w:rFonts w:ascii="Calibri" w:hAnsi="Calibri" w:cs="Calibri"/>
                  <w:color w:val="000000"/>
                  <w:sz w:val="22"/>
                  <w:szCs w:val="22"/>
                </w:rPr>
                <w:delText>101.01</w:delText>
              </w:r>
            </w:del>
          </w:p>
        </w:tc>
        <w:tc>
          <w:tcPr>
            <w:tcW w:w="886" w:type="dxa"/>
            <w:vAlign w:val="bottom"/>
          </w:tcPr>
          <w:p w14:paraId="7F00FD3C" w14:textId="45166848"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32" w:author="Author"/>
                <w:rFonts w:asciiTheme="minorHAnsi" w:hAnsiTheme="minorHAnsi" w:cstheme="minorHAnsi"/>
                <w:color w:val="000000"/>
                <w:sz w:val="22"/>
                <w:szCs w:val="22"/>
              </w:rPr>
            </w:pPr>
            <w:del w:id="3733" w:author="Author">
              <w:r w:rsidDel="006530DC">
                <w:rPr>
                  <w:rFonts w:ascii="Calibri" w:hAnsi="Calibri" w:cs="Calibri"/>
                  <w:color w:val="000000"/>
                  <w:sz w:val="22"/>
                  <w:szCs w:val="22"/>
                </w:rPr>
                <w:delText>6.17</w:delText>
              </w:r>
            </w:del>
          </w:p>
        </w:tc>
        <w:tc>
          <w:tcPr>
            <w:tcW w:w="1240" w:type="dxa"/>
            <w:vAlign w:val="bottom"/>
          </w:tcPr>
          <w:p w14:paraId="63FFD204" w14:textId="54415F7E"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34" w:author="Author"/>
                <w:rFonts w:asciiTheme="minorHAnsi" w:hAnsiTheme="minorHAnsi" w:cstheme="minorHAnsi"/>
                <w:color w:val="000000"/>
                <w:sz w:val="22"/>
                <w:szCs w:val="22"/>
              </w:rPr>
            </w:pPr>
            <w:del w:id="3735" w:author="Author">
              <w:r w:rsidDel="006530DC">
                <w:rPr>
                  <w:rFonts w:ascii="Calibri" w:hAnsi="Calibri" w:cs="Calibri"/>
                  <w:color w:val="000000"/>
                  <w:sz w:val="22"/>
                  <w:szCs w:val="22"/>
                </w:rPr>
                <w:delText>101.04</w:delText>
              </w:r>
            </w:del>
          </w:p>
        </w:tc>
      </w:tr>
      <w:tr w:rsidR="003D7677" w:rsidDel="006530DC" w14:paraId="3AFFCE3F" w14:textId="07134B6A" w:rsidTr="004B4EE5">
        <w:trPr>
          <w:trHeight w:val="282"/>
          <w:del w:id="373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34AFA5D" w14:textId="6B9DC0F4" w:rsidR="003D7677" w:rsidDel="006530DC" w:rsidRDefault="003D7677" w:rsidP="003D7677">
            <w:pPr>
              <w:rPr>
                <w:del w:id="3737" w:author="Author"/>
                <w:rFonts w:ascii="Calibri" w:hAnsi="Calibri" w:cs="Calibri"/>
                <w:b w:val="0"/>
                <w:bCs w:val="0"/>
                <w:color w:val="000000"/>
                <w:sz w:val="22"/>
                <w:szCs w:val="22"/>
              </w:rPr>
            </w:pPr>
            <w:del w:id="3738" w:author="Author">
              <w:r w:rsidDel="006530DC">
                <w:rPr>
                  <w:rFonts w:ascii="Calibri" w:hAnsi="Calibri" w:cs="Calibri"/>
                  <w:b w:val="0"/>
                  <w:bCs w:val="0"/>
                  <w:color w:val="000000"/>
                  <w:sz w:val="22"/>
                  <w:szCs w:val="22"/>
                </w:rPr>
                <w:delText>2112</w:delText>
              </w:r>
            </w:del>
          </w:p>
        </w:tc>
        <w:tc>
          <w:tcPr>
            <w:tcW w:w="851" w:type="dxa"/>
            <w:vAlign w:val="bottom"/>
          </w:tcPr>
          <w:p w14:paraId="6E736FB7" w14:textId="08EBB11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39" w:author="Author"/>
                <w:rFonts w:asciiTheme="minorHAnsi" w:hAnsiTheme="minorHAnsi" w:cstheme="minorHAnsi"/>
                <w:color w:val="000000"/>
                <w:sz w:val="22"/>
                <w:szCs w:val="22"/>
              </w:rPr>
            </w:pPr>
            <w:del w:id="3740" w:author="Author">
              <w:r w:rsidDel="006530DC">
                <w:rPr>
                  <w:rFonts w:ascii="Calibri" w:hAnsi="Calibri" w:cs="Calibri"/>
                  <w:color w:val="000000"/>
                  <w:sz w:val="22"/>
                  <w:szCs w:val="22"/>
                </w:rPr>
                <w:delText>5.94</w:delText>
              </w:r>
            </w:del>
          </w:p>
        </w:tc>
        <w:tc>
          <w:tcPr>
            <w:tcW w:w="1240" w:type="dxa"/>
            <w:vAlign w:val="bottom"/>
          </w:tcPr>
          <w:p w14:paraId="5D91A695" w14:textId="7CF78D0F"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41" w:author="Author"/>
                <w:rFonts w:asciiTheme="minorHAnsi" w:hAnsiTheme="minorHAnsi" w:cstheme="minorHAnsi"/>
                <w:color w:val="000000"/>
                <w:sz w:val="22"/>
                <w:szCs w:val="22"/>
              </w:rPr>
            </w:pPr>
            <w:del w:id="3742" w:author="Author">
              <w:r w:rsidDel="006530DC">
                <w:rPr>
                  <w:rFonts w:ascii="Calibri" w:hAnsi="Calibri" w:cs="Calibri"/>
                  <w:color w:val="000000"/>
                  <w:sz w:val="22"/>
                  <w:szCs w:val="22"/>
                </w:rPr>
                <w:delText>100.29</w:delText>
              </w:r>
            </w:del>
          </w:p>
        </w:tc>
        <w:tc>
          <w:tcPr>
            <w:tcW w:w="851" w:type="dxa"/>
            <w:vAlign w:val="bottom"/>
          </w:tcPr>
          <w:p w14:paraId="37B090A6" w14:textId="497779D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43" w:author="Author"/>
                <w:rFonts w:asciiTheme="minorHAnsi" w:hAnsiTheme="minorHAnsi" w:cstheme="minorHAnsi"/>
                <w:color w:val="000000"/>
                <w:sz w:val="22"/>
                <w:szCs w:val="22"/>
              </w:rPr>
            </w:pPr>
            <w:del w:id="3744" w:author="Author">
              <w:r w:rsidDel="006530DC">
                <w:rPr>
                  <w:rFonts w:ascii="Calibri" w:hAnsi="Calibri" w:cs="Calibri"/>
                  <w:color w:val="000000"/>
                  <w:sz w:val="22"/>
                  <w:szCs w:val="22"/>
                </w:rPr>
                <w:delText>5.97</w:delText>
              </w:r>
            </w:del>
          </w:p>
        </w:tc>
        <w:tc>
          <w:tcPr>
            <w:tcW w:w="1240" w:type="dxa"/>
            <w:vAlign w:val="bottom"/>
          </w:tcPr>
          <w:p w14:paraId="0BAA0713" w14:textId="6F65B620"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45" w:author="Author"/>
                <w:rFonts w:asciiTheme="minorHAnsi" w:hAnsiTheme="minorHAnsi" w:cstheme="minorHAnsi"/>
                <w:color w:val="000000"/>
                <w:sz w:val="22"/>
                <w:szCs w:val="22"/>
              </w:rPr>
            </w:pPr>
            <w:del w:id="3746" w:author="Author">
              <w:r w:rsidDel="006530DC">
                <w:rPr>
                  <w:rFonts w:ascii="Calibri" w:hAnsi="Calibri" w:cs="Calibri"/>
                  <w:color w:val="000000"/>
                  <w:sz w:val="22"/>
                  <w:szCs w:val="22"/>
                </w:rPr>
                <w:delText>100.94</w:delText>
              </w:r>
            </w:del>
          </w:p>
        </w:tc>
        <w:tc>
          <w:tcPr>
            <w:tcW w:w="886" w:type="dxa"/>
            <w:vAlign w:val="bottom"/>
          </w:tcPr>
          <w:p w14:paraId="14DE246B" w14:textId="6AA0B6F9"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47" w:author="Author"/>
                <w:rFonts w:asciiTheme="minorHAnsi" w:hAnsiTheme="minorHAnsi" w:cstheme="minorHAnsi"/>
                <w:color w:val="000000"/>
                <w:sz w:val="22"/>
                <w:szCs w:val="22"/>
              </w:rPr>
            </w:pPr>
            <w:del w:id="3748" w:author="Author">
              <w:r w:rsidDel="006530DC">
                <w:rPr>
                  <w:rFonts w:ascii="Calibri" w:hAnsi="Calibri" w:cs="Calibri"/>
                  <w:color w:val="000000"/>
                  <w:sz w:val="22"/>
                  <w:szCs w:val="22"/>
                </w:rPr>
                <w:delText>5.96</w:delText>
              </w:r>
            </w:del>
          </w:p>
        </w:tc>
        <w:tc>
          <w:tcPr>
            <w:tcW w:w="1240" w:type="dxa"/>
            <w:vAlign w:val="bottom"/>
          </w:tcPr>
          <w:p w14:paraId="2927DF69" w14:textId="1ADD51F6"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49" w:author="Author"/>
                <w:rFonts w:asciiTheme="minorHAnsi" w:hAnsiTheme="minorHAnsi" w:cstheme="minorHAnsi"/>
                <w:color w:val="000000"/>
                <w:sz w:val="22"/>
                <w:szCs w:val="22"/>
              </w:rPr>
            </w:pPr>
            <w:del w:id="3750" w:author="Author">
              <w:r w:rsidDel="006530DC">
                <w:rPr>
                  <w:rFonts w:ascii="Calibri" w:hAnsi="Calibri" w:cs="Calibri"/>
                  <w:color w:val="000000"/>
                  <w:sz w:val="22"/>
                  <w:szCs w:val="22"/>
                </w:rPr>
                <w:delText>100.63</w:delText>
              </w:r>
            </w:del>
          </w:p>
        </w:tc>
        <w:tc>
          <w:tcPr>
            <w:tcW w:w="886" w:type="dxa"/>
            <w:vAlign w:val="bottom"/>
          </w:tcPr>
          <w:p w14:paraId="79B27E02" w14:textId="4322F90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51" w:author="Author"/>
                <w:rFonts w:asciiTheme="minorHAnsi" w:hAnsiTheme="minorHAnsi" w:cstheme="minorHAnsi"/>
                <w:color w:val="000000"/>
                <w:sz w:val="22"/>
                <w:szCs w:val="22"/>
              </w:rPr>
            </w:pPr>
            <w:del w:id="3752" w:author="Author">
              <w:r w:rsidDel="006530DC">
                <w:rPr>
                  <w:rFonts w:ascii="Calibri" w:hAnsi="Calibri" w:cs="Calibri"/>
                  <w:color w:val="000000"/>
                  <w:sz w:val="22"/>
                  <w:szCs w:val="22"/>
                </w:rPr>
                <w:delText>5.98</w:delText>
              </w:r>
            </w:del>
          </w:p>
        </w:tc>
        <w:tc>
          <w:tcPr>
            <w:tcW w:w="1240" w:type="dxa"/>
            <w:vAlign w:val="bottom"/>
          </w:tcPr>
          <w:p w14:paraId="4F98FBC7" w14:textId="36E84106"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53" w:author="Author"/>
                <w:rFonts w:asciiTheme="minorHAnsi" w:hAnsiTheme="minorHAnsi" w:cstheme="minorHAnsi"/>
                <w:color w:val="000000"/>
                <w:sz w:val="22"/>
                <w:szCs w:val="22"/>
              </w:rPr>
            </w:pPr>
            <w:del w:id="3754" w:author="Author">
              <w:r w:rsidDel="006530DC">
                <w:rPr>
                  <w:rFonts w:ascii="Calibri" w:hAnsi="Calibri" w:cs="Calibri"/>
                  <w:color w:val="000000"/>
                  <w:sz w:val="22"/>
                  <w:szCs w:val="22"/>
                </w:rPr>
                <w:delText>101.03</w:delText>
              </w:r>
            </w:del>
          </w:p>
        </w:tc>
      </w:tr>
      <w:tr w:rsidR="003D7677" w:rsidDel="006530DC" w14:paraId="20C8EB84" w14:textId="65D0473B" w:rsidTr="004B4EE5">
        <w:trPr>
          <w:cnfStyle w:val="000000100000" w:firstRow="0" w:lastRow="0" w:firstColumn="0" w:lastColumn="0" w:oddVBand="0" w:evenVBand="0" w:oddHBand="1" w:evenHBand="0" w:firstRowFirstColumn="0" w:firstRowLastColumn="0" w:lastRowFirstColumn="0" w:lastRowLastColumn="0"/>
          <w:trHeight w:val="282"/>
          <w:del w:id="375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2980F46" w14:textId="74CD127E" w:rsidR="003D7677" w:rsidDel="006530DC" w:rsidRDefault="003D7677" w:rsidP="003D7677">
            <w:pPr>
              <w:rPr>
                <w:del w:id="3756" w:author="Author"/>
                <w:rFonts w:ascii="Calibri" w:hAnsi="Calibri" w:cs="Calibri"/>
                <w:b w:val="0"/>
                <w:bCs w:val="0"/>
                <w:color w:val="000000"/>
                <w:sz w:val="22"/>
                <w:szCs w:val="22"/>
              </w:rPr>
            </w:pPr>
            <w:del w:id="3757" w:author="Author">
              <w:r w:rsidDel="006530DC">
                <w:rPr>
                  <w:rFonts w:ascii="Calibri" w:hAnsi="Calibri" w:cs="Calibri"/>
                  <w:b w:val="0"/>
                  <w:bCs w:val="0"/>
                  <w:color w:val="000000"/>
                  <w:sz w:val="22"/>
                  <w:szCs w:val="22"/>
                </w:rPr>
                <w:delText>2176</w:delText>
              </w:r>
            </w:del>
          </w:p>
        </w:tc>
        <w:tc>
          <w:tcPr>
            <w:tcW w:w="851" w:type="dxa"/>
            <w:vAlign w:val="bottom"/>
          </w:tcPr>
          <w:p w14:paraId="1E8E8F61" w14:textId="370A8F24"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58" w:author="Author"/>
                <w:rFonts w:asciiTheme="minorHAnsi" w:hAnsiTheme="minorHAnsi" w:cstheme="minorHAnsi"/>
                <w:color w:val="000000"/>
                <w:sz w:val="22"/>
                <w:szCs w:val="22"/>
              </w:rPr>
            </w:pPr>
            <w:del w:id="3759" w:author="Author">
              <w:r w:rsidDel="006530DC">
                <w:rPr>
                  <w:rFonts w:ascii="Calibri" w:hAnsi="Calibri" w:cs="Calibri"/>
                  <w:color w:val="000000"/>
                  <w:sz w:val="22"/>
                  <w:szCs w:val="22"/>
                </w:rPr>
                <w:delText>5.75</w:delText>
              </w:r>
            </w:del>
          </w:p>
        </w:tc>
        <w:tc>
          <w:tcPr>
            <w:tcW w:w="1240" w:type="dxa"/>
            <w:vAlign w:val="bottom"/>
          </w:tcPr>
          <w:p w14:paraId="5E1F3064" w14:textId="5A211332"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60" w:author="Author"/>
                <w:rFonts w:asciiTheme="minorHAnsi" w:hAnsiTheme="minorHAnsi" w:cstheme="minorHAnsi"/>
                <w:color w:val="000000"/>
                <w:sz w:val="22"/>
                <w:szCs w:val="22"/>
              </w:rPr>
            </w:pPr>
            <w:del w:id="3761" w:author="Author">
              <w:r w:rsidDel="006530DC">
                <w:rPr>
                  <w:rFonts w:ascii="Calibri" w:hAnsi="Calibri" w:cs="Calibri"/>
                  <w:color w:val="000000"/>
                  <w:sz w:val="22"/>
                  <w:szCs w:val="22"/>
                </w:rPr>
                <w:delText>100.05</w:delText>
              </w:r>
            </w:del>
          </w:p>
        </w:tc>
        <w:tc>
          <w:tcPr>
            <w:tcW w:w="851" w:type="dxa"/>
            <w:vAlign w:val="bottom"/>
          </w:tcPr>
          <w:p w14:paraId="6D9046FD" w14:textId="5617B1A6"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62" w:author="Author"/>
                <w:rFonts w:asciiTheme="minorHAnsi" w:hAnsiTheme="minorHAnsi" w:cstheme="minorHAnsi"/>
                <w:color w:val="000000"/>
                <w:sz w:val="22"/>
                <w:szCs w:val="22"/>
              </w:rPr>
            </w:pPr>
            <w:del w:id="3763" w:author="Author">
              <w:r w:rsidDel="006530DC">
                <w:rPr>
                  <w:rFonts w:ascii="Calibri" w:hAnsi="Calibri" w:cs="Calibri"/>
                  <w:color w:val="000000"/>
                  <w:sz w:val="22"/>
                  <w:szCs w:val="22"/>
                </w:rPr>
                <w:delText>5.76</w:delText>
              </w:r>
            </w:del>
          </w:p>
        </w:tc>
        <w:tc>
          <w:tcPr>
            <w:tcW w:w="1240" w:type="dxa"/>
            <w:vAlign w:val="bottom"/>
          </w:tcPr>
          <w:p w14:paraId="53004FDF" w14:textId="3A307F81"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64" w:author="Author"/>
                <w:rFonts w:asciiTheme="minorHAnsi" w:hAnsiTheme="minorHAnsi" w:cstheme="minorHAnsi"/>
                <w:color w:val="000000"/>
                <w:sz w:val="22"/>
                <w:szCs w:val="22"/>
              </w:rPr>
            </w:pPr>
            <w:del w:id="3765" w:author="Author">
              <w:r w:rsidDel="006530DC">
                <w:rPr>
                  <w:rFonts w:ascii="Calibri" w:hAnsi="Calibri" w:cs="Calibri"/>
                  <w:color w:val="000000"/>
                  <w:sz w:val="22"/>
                  <w:szCs w:val="22"/>
                </w:rPr>
                <w:delText>100.29</w:delText>
              </w:r>
            </w:del>
          </w:p>
        </w:tc>
        <w:tc>
          <w:tcPr>
            <w:tcW w:w="886" w:type="dxa"/>
            <w:vAlign w:val="bottom"/>
          </w:tcPr>
          <w:p w14:paraId="4E04F082" w14:textId="7CFEA6F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66" w:author="Author"/>
                <w:rFonts w:asciiTheme="minorHAnsi" w:hAnsiTheme="minorHAnsi" w:cstheme="minorHAnsi"/>
                <w:color w:val="000000"/>
                <w:sz w:val="22"/>
                <w:szCs w:val="22"/>
              </w:rPr>
            </w:pPr>
            <w:del w:id="3767" w:author="Author">
              <w:r w:rsidDel="006530DC">
                <w:rPr>
                  <w:rFonts w:ascii="Calibri" w:hAnsi="Calibri" w:cs="Calibri"/>
                  <w:color w:val="000000"/>
                  <w:sz w:val="22"/>
                  <w:szCs w:val="22"/>
                </w:rPr>
                <w:delText>5.76</w:delText>
              </w:r>
            </w:del>
          </w:p>
        </w:tc>
        <w:tc>
          <w:tcPr>
            <w:tcW w:w="1240" w:type="dxa"/>
            <w:vAlign w:val="bottom"/>
          </w:tcPr>
          <w:p w14:paraId="2E8B848B" w14:textId="08B68EB3"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68" w:author="Author"/>
                <w:rFonts w:asciiTheme="minorHAnsi" w:hAnsiTheme="minorHAnsi" w:cstheme="minorHAnsi"/>
                <w:color w:val="000000"/>
                <w:sz w:val="22"/>
                <w:szCs w:val="22"/>
              </w:rPr>
            </w:pPr>
            <w:del w:id="3769" w:author="Author">
              <w:r w:rsidDel="006530DC">
                <w:rPr>
                  <w:rFonts w:ascii="Calibri" w:hAnsi="Calibri" w:cs="Calibri"/>
                  <w:color w:val="000000"/>
                  <w:sz w:val="22"/>
                  <w:szCs w:val="22"/>
                </w:rPr>
                <w:delText>100.19</w:delText>
              </w:r>
            </w:del>
          </w:p>
        </w:tc>
        <w:tc>
          <w:tcPr>
            <w:tcW w:w="886" w:type="dxa"/>
            <w:vAlign w:val="bottom"/>
          </w:tcPr>
          <w:p w14:paraId="39688FC1" w14:textId="6951529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70" w:author="Author"/>
                <w:rFonts w:asciiTheme="minorHAnsi" w:hAnsiTheme="minorHAnsi" w:cstheme="minorHAnsi"/>
                <w:color w:val="000000"/>
                <w:sz w:val="22"/>
                <w:szCs w:val="22"/>
              </w:rPr>
            </w:pPr>
            <w:del w:id="3771" w:author="Author">
              <w:r w:rsidDel="006530DC">
                <w:rPr>
                  <w:rFonts w:ascii="Calibri" w:hAnsi="Calibri" w:cs="Calibri"/>
                  <w:color w:val="000000"/>
                  <w:sz w:val="22"/>
                  <w:szCs w:val="22"/>
                </w:rPr>
                <w:delText>5.80</w:delText>
              </w:r>
            </w:del>
          </w:p>
        </w:tc>
        <w:tc>
          <w:tcPr>
            <w:tcW w:w="1240" w:type="dxa"/>
            <w:vAlign w:val="bottom"/>
          </w:tcPr>
          <w:p w14:paraId="7B5FAEFC" w14:textId="2627F434"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72" w:author="Author"/>
                <w:rFonts w:asciiTheme="minorHAnsi" w:hAnsiTheme="minorHAnsi" w:cstheme="minorHAnsi"/>
                <w:color w:val="000000"/>
                <w:sz w:val="22"/>
                <w:szCs w:val="22"/>
              </w:rPr>
            </w:pPr>
            <w:del w:id="3773" w:author="Author">
              <w:r w:rsidDel="006530DC">
                <w:rPr>
                  <w:rFonts w:ascii="Calibri" w:hAnsi="Calibri" w:cs="Calibri"/>
                  <w:color w:val="000000"/>
                  <w:sz w:val="22"/>
                  <w:szCs w:val="22"/>
                </w:rPr>
                <w:delText>100.94</w:delText>
              </w:r>
            </w:del>
          </w:p>
        </w:tc>
      </w:tr>
      <w:tr w:rsidR="003D7677" w:rsidDel="006530DC" w14:paraId="30866F23" w14:textId="239C1DE3" w:rsidTr="004B4EE5">
        <w:trPr>
          <w:trHeight w:val="282"/>
          <w:del w:id="377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6FFE511" w14:textId="591470E2" w:rsidR="003D7677" w:rsidDel="006530DC" w:rsidRDefault="003D7677" w:rsidP="003D7677">
            <w:pPr>
              <w:rPr>
                <w:del w:id="3775" w:author="Author"/>
                <w:rFonts w:ascii="Calibri" w:hAnsi="Calibri" w:cs="Calibri"/>
                <w:b w:val="0"/>
                <w:bCs w:val="0"/>
                <w:color w:val="000000"/>
                <w:sz w:val="22"/>
                <w:szCs w:val="22"/>
              </w:rPr>
            </w:pPr>
            <w:del w:id="3776" w:author="Author">
              <w:r w:rsidDel="006530DC">
                <w:rPr>
                  <w:rFonts w:ascii="Calibri" w:hAnsi="Calibri" w:cs="Calibri"/>
                  <w:b w:val="0"/>
                  <w:bCs w:val="0"/>
                  <w:color w:val="000000"/>
                  <w:sz w:val="22"/>
                  <w:szCs w:val="22"/>
                </w:rPr>
                <w:delText>2240</w:delText>
              </w:r>
            </w:del>
          </w:p>
        </w:tc>
        <w:tc>
          <w:tcPr>
            <w:tcW w:w="851" w:type="dxa"/>
            <w:vAlign w:val="bottom"/>
          </w:tcPr>
          <w:p w14:paraId="3203AD45" w14:textId="04F22FF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77" w:author="Author"/>
                <w:rFonts w:asciiTheme="minorHAnsi" w:hAnsiTheme="minorHAnsi" w:cstheme="minorHAnsi"/>
                <w:color w:val="000000"/>
                <w:sz w:val="22"/>
                <w:szCs w:val="22"/>
              </w:rPr>
            </w:pPr>
            <w:del w:id="3778" w:author="Author">
              <w:r w:rsidDel="006530DC">
                <w:rPr>
                  <w:rFonts w:ascii="Calibri" w:hAnsi="Calibri" w:cs="Calibri"/>
                  <w:color w:val="000000"/>
                  <w:sz w:val="22"/>
                  <w:szCs w:val="22"/>
                </w:rPr>
                <w:delText>5.57</w:delText>
              </w:r>
            </w:del>
          </w:p>
        </w:tc>
        <w:tc>
          <w:tcPr>
            <w:tcW w:w="1240" w:type="dxa"/>
            <w:vAlign w:val="bottom"/>
          </w:tcPr>
          <w:p w14:paraId="521AFFB7" w14:textId="463B1A39"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79" w:author="Author"/>
                <w:rFonts w:asciiTheme="minorHAnsi" w:hAnsiTheme="minorHAnsi" w:cstheme="minorHAnsi"/>
                <w:color w:val="000000"/>
                <w:sz w:val="22"/>
                <w:szCs w:val="22"/>
              </w:rPr>
            </w:pPr>
            <w:del w:id="3780" w:author="Author">
              <w:r w:rsidDel="006530DC">
                <w:rPr>
                  <w:rFonts w:ascii="Calibri" w:hAnsi="Calibri" w:cs="Calibri"/>
                  <w:color w:val="000000"/>
                  <w:sz w:val="22"/>
                  <w:szCs w:val="22"/>
                </w:rPr>
                <w:delText>99.90</w:delText>
              </w:r>
            </w:del>
          </w:p>
        </w:tc>
        <w:tc>
          <w:tcPr>
            <w:tcW w:w="851" w:type="dxa"/>
            <w:vAlign w:val="bottom"/>
          </w:tcPr>
          <w:p w14:paraId="70D0EC8A" w14:textId="4D2D157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81" w:author="Author"/>
                <w:rFonts w:asciiTheme="minorHAnsi" w:hAnsiTheme="minorHAnsi" w:cstheme="minorHAnsi"/>
                <w:color w:val="000000"/>
                <w:sz w:val="22"/>
                <w:szCs w:val="22"/>
              </w:rPr>
            </w:pPr>
            <w:del w:id="3782" w:author="Author">
              <w:r w:rsidDel="006530DC">
                <w:rPr>
                  <w:rFonts w:ascii="Calibri" w:hAnsi="Calibri" w:cs="Calibri"/>
                  <w:color w:val="000000"/>
                  <w:sz w:val="22"/>
                  <w:szCs w:val="22"/>
                </w:rPr>
                <w:delText>5.56</w:delText>
              </w:r>
            </w:del>
          </w:p>
        </w:tc>
        <w:tc>
          <w:tcPr>
            <w:tcW w:w="1240" w:type="dxa"/>
            <w:vAlign w:val="bottom"/>
          </w:tcPr>
          <w:p w14:paraId="1A0F5AE7" w14:textId="7AD6DD62"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83" w:author="Author"/>
                <w:rFonts w:asciiTheme="minorHAnsi" w:hAnsiTheme="minorHAnsi" w:cstheme="minorHAnsi"/>
                <w:color w:val="000000"/>
                <w:sz w:val="22"/>
                <w:szCs w:val="22"/>
              </w:rPr>
            </w:pPr>
            <w:del w:id="3784" w:author="Author">
              <w:r w:rsidDel="006530DC">
                <w:rPr>
                  <w:rFonts w:ascii="Calibri" w:hAnsi="Calibri" w:cs="Calibri"/>
                  <w:color w:val="000000"/>
                  <w:sz w:val="22"/>
                  <w:szCs w:val="22"/>
                </w:rPr>
                <w:delText>99.66</w:delText>
              </w:r>
            </w:del>
          </w:p>
        </w:tc>
        <w:tc>
          <w:tcPr>
            <w:tcW w:w="886" w:type="dxa"/>
            <w:vAlign w:val="bottom"/>
          </w:tcPr>
          <w:p w14:paraId="5A1F11A1" w14:textId="052AFE8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85" w:author="Author"/>
                <w:rFonts w:asciiTheme="minorHAnsi" w:hAnsiTheme="minorHAnsi" w:cstheme="minorHAnsi"/>
                <w:color w:val="000000"/>
                <w:sz w:val="22"/>
                <w:szCs w:val="22"/>
              </w:rPr>
            </w:pPr>
            <w:del w:id="3786" w:author="Author">
              <w:r w:rsidDel="006530DC">
                <w:rPr>
                  <w:rFonts w:ascii="Calibri" w:hAnsi="Calibri" w:cs="Calibri"/>
                  <w:color w:val="000000"/>
                  <w:sz w:val="22"/>
                  <w:szCs w:val="22"/>
                </w:rPr>
                <w:delText>5.56</w:delText>
              </w:r>
            </w:del>
          </w:p>
        </w:tc>
        <w:tc>
          <w:tcPr>
            <w:tcW w:w="1240" w:type="dxa"/>
            <w:vAlign w:val="bottom"/>
          </w:tcPr>
          <w:p w14:paraId="74F432CA" w14:textId="195BE92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87" w:author="Author"/>
                <w:rFonts w:asciiTheme="minorHAnsi" w:hAnsiTheme="minorHAnsi" w:cstheme="minorHAnsi"/>
                <w:color w:val="000000"/>
                <w:sz w:val="22"/>
                <w:szCs w:val="22"/>
              </w:rPr>
            </w:pPr>
            <w:del w:id="3788" w:author="Author">
              <w:r w:rsidDel="006530DC">
                <w:rPr>
                  <w:rFonts w:ascii="Calibri" w:hAnsi="Calibri" w:cs="Calibri"/>
                  <w:color w:val="000000"/>
                  <w:sz w:val="22"/>
                  <w:szCs w:val="22"/>
                </w:rPr>
                <w:delText>99.62</w:delText>
              </w:r>
            </w:del>
          </w:p>
        </w:tc>
        <w:tc>
          <w:tcPr>
            <w:tcW w:w="886" w:type="dxa"/>
            <w:vAlign w:val="bottom"/>
          </w:tcPr>
          <w:p w14:paraId="574D5F66" w14:textId="3C68174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89" w:author="Author"/>
                <w:rFonts w:asciiTheme="minorHAnsi" w:hAnsiTheme="minorHAnsi" w:cstheme="minorHAnsi"/>
                <w:color w:val="000000"/>
                <w:sz w:val="22"/>
                <w:szCs w:val="22"/>
              </w:rPr>
            </w:pPr>
            <w:del w:id="3790" w:author="Author">
              <w:r w:rsidDel="006530DC">
                <w:rPr>
                  <w:rFonts w:ascii="Calibri" w:hAnsi="Calibri" w:cs="Calibri"/>
                  <w:color w:val="000000"/>
                  <w:sz w:val="22"/>
                  <w:szCs w:val="22"/>
                </w:rPr>
                <w:delText>5.60</w:delText>
              </w:r>
            </w:del>
          </w:p>
        </w:tc>
        <w:tc>
          <w:tcPr>
            <w:tcW w:w="1240" w:type="dxa"/>
            <w:vAlign w:val="bottom"/>
          </w:tcPr>
          <w:p w14:paraId="4E51BB2C" w14:textId="4CE2607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91" w:author="Author"/>
                <w:rFonts w:asciiTheme="minorHAnsi" w:hAnsiTheme="minorHAnsi" w:cstheme="minorHAnsi"/>
                <w:color w:val="000000"/>
                <w:sz w:val="22"/>
                <w:szCs w:val="22"/>
              </w:rPr>
            </w:pPr>
            <w:del w:id="3792" w:author="Author">
              <w:r w:rsidDel="006530DC">
                <w:rPr>
                  <w:rFonts w:ascii="Calibri" w:hAnsi="Calibri" w:cs="Calibri"/>
                  <w:color w:val="000000"/>
                  <w:sz w:val="22"/>
                  <w:szCs w:val="22"/>
                </w:rPr>
                <w:delText>100.39</w:delText>
              </w:r>
            </w:del>
          </w:p>
        </w:tc>
      </w:tr>
      <w:tr w:rsidR="003D7677" w:rsidDel="006530DC" w14:paraId="740D385D" w14:textId="21A5CCE5" w:rsidTr="004B4EE5">
        <w:trPr>
          <w:cnfStyle w:val="000000100000" w:firstRow="0" w:lastRow="0" w:firstColumn="0" w:lastColumn="0" w:oddVBand="0" w:evenVBand="0" w:oddHBand="1" w:evenHBand="0" w:firstRowFirstColumn="0" w:firstRowLastColumn="0" w:lastRowFirstColumn="0" w:lastRowLastColumn="0"/>
          <w:trHeight w:val="282"/>
          <w:del w:id="379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06257A0" w14:textId="466E76C8" w:rsidR="003D7677" w:rsidDel="006530DC" w:rsidRDefault="003D7677" w:rsidP="003D7677">
            <w:pPr>
              <w:rPr>
                <w:del w:id="3794" w:author="Author"/>
                <w:rFonts w:ascii="Calibri" w:hAnsi="Calibri" w:cs="Calibri"/>
                <w:b w:val="0"/>
                <w:bCs w:val="0"/>
                <w:color w:val="000000"/>
                <w:sz w:val="22"/>
                <w:szCs w:val="22"/>
              </w:rPr>
            </w:pPr>
            <w:del w:id="3795" w:author="Author">
              <w:r w:rsidDel="006530DC">
                <w:rPr>
                  <w:rFonts w:ascii="Calibri" w:hAnsi="Calibri" w:cs="Calibri"/>
                  <w:b w:val="0"/>
                  <w:bCs w:val="0"/>
                  <w:color w:val="000000"/>
                  <w:sz w:val="22"/>
                  <w:szCs w:val="22"/>
                </w:rPr>
                <w:delText>2304</w:delText>
              </w:r>
            </w:del>
          </w:p>
        </w:tc>
        <w:tc>
          <w:tcPr>
            <w:tcW w:w="851" w:type="dxa"/>
            <w:vAlign w:val="bottom"/>
          </w:tcPr>
          <w:p w14:paraId="47C85AA9" w14:textId="36E3FEA2"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96" w:author="Author"/>
                <w:rFonts w:asciiTheme="minorHAnsi" w:hAnsiTheme="minorHAnsi" w:cstheme="minorHAnsi"/>
                <w:color w:val="000000"/>
                <w:sz w:val="22"/>
                <w:szCs w:val="22"/>
              </w:rPr>
            </w:pPr>
            <w:del w:id="3797" w:author="Author">
              <w:r w:rsidDel="006530DC">
                <w:rPr>
                  <w:rFonts w:ascii="Calibri" w:hAnsi="Calibri" w:cs="Calibri"/>
                  <w:color w:val="000000"/>
                  <w:sz w:val="22"/>
                  <w:szCs w:val="22"/>
                </w:rPr>
                <w:delText>5.40</w:delText>
              </w:r>
            </w:del>
          </w:p>
        </w:tc>
        <w:tc>
          <w:tcPr>
            <w:tcW w:w="1240" w:type="dxa"/>
            <w:vAlign w:val="bottom"/>
          </w:tcPr>
          <w:p w14:paraId="6C4ACE72" w14:textId="63CD756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98" w:author="Author"/>
                <w:rFonts w:asciiTheme="minorHAnsi" w:hAnsiTheme="minorHAnsi" w:cstheme="minorHAnsi"/>
                <w:color w:val="000000"/>
                <w:sz w:val="22"/>
                <w:szCs w:val="22"/>
              </w:rPr>
            </w:pPr>
            <w:del w:id="3799" w:author="Author">
              <w:r w:rsidDel="006530DC">
                <w:rPr>
                  <w:rFonts w:ascii="Calibri" w:hAnsi="Calibri" w:cs="Calibri"/>
                  <w:color w:val="000000"/>
                  <w:sz w:val="22"/>
                  <w:szCs w:val="22"/>
                </w:rPr>
                <w:delText>99.53</w:delText>
              </w:r>
            </w:del>
          </w:p>
        </w:tc>
        <w:tc>
          <w:tcPr>
            <w:tcW w:w="851" w:type="dxa"/>
            <w:vAlign w:val="bottom"/>
          </w:tcPr>
          <w:p w14:paraId="0CDEEF71" w14:textId="2E418AA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00" w:author="Author"/>
                <w:rFonts w:asciiTheme="minorHAnsi" w:hAnsiTheme="minorHAnsi" w:cstheme="minorHAnsi"/>
                <w:color w:val="000000"/>
                <w:sz w:val="22"/>
                <w:szCs w:val="22"/>
              </w:rPr>
            </w:pPr>
            <w:del w:id="3801" w:author="Author">
              <w:r w:rsidDel="006530DC">
                <w:rPr>
                  <w:rFonts w:ascii="Calibri" w:hAnsi="Calibri" w:cs="Calibri"/>
                  <w:color w:val="000000"/>
                  <w:sz w:val="22"/>
                  <w:szCs w:val="22"/>
                </w:rPr>
                <w:delText>5.37</w:delText>
              </w:r>
            </w:del>
          </w:p>
        </w:tc>
        <w:tc>
          <w:tcPr>
            <w:tcW w:w="1240" w:type="dxa"/>
            <w:vAlign w:val="bottom"/>
          </w:tcPr>
          <w:p w14:paraId="5F94779F" w14:textId="3215183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02" w:author="Author"/>
                <w:rFonts w:asciiTheme="minorHAnsi" w:hAnsiTheme="minorHAnsi" w:cstheme="minorHAnsi"/>
                <w:color w:val="000000"/>
                <w:sz w:val="22"/>
                <w:szCs w:val="22"/>
              </w:rPr>
            </w:pPr>
            <w:del w:id="3803" w:author="Author">
              <w:r w:rsidDel="006530DC">
                <w:rPr>
                  <w:rFonts w:ascii="Calibri" w:hAnsi="Calibri" w:cs="Calibri"/>
                  <w:color w:val="000000"/>
                  <w:sz w:val="22"/>
                  <w:szCs w:val="22"/>
                </w:rPr>
                <w:delText>99.02</w:delText>
              </w:r>
            </w:del>
          </w:p>
        </w:tc>
        <w:tc>
          <w:tcPr>
            <w:tcW w:w="886" w:type="dxa"/>
            <w:vAlign w:val="bottom"/>
          </w:tcPr>
          <w:p w14:paraId="5DBE0A18" w14:textId="50CC522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04" w:author="Author"/>
                <w:rFonts w:asciiTheme="minorHAnsi" w:hAnsiTheme="minorHAnsi" w:cstheme="minorHAnsi"/>
                <w:color w:val="000000"/>
                <w:sz w:val="22"/>
                <w:szCs w:val="22"/>
              </w:rPr>
            </w:pPr>
            <w:del w:id="3805" w:author="Author">
              <w:r w:rsidDel="006530DC">
                <w:rPr>
                  <w:rFonts w:ascii="Calibri" w:hAnsi="Calibri" w:cs="Calibri"/>
                  <w:color w:val="000000"/>
                  <w:sz w:val="22"/>
                  <w:szCs w:val="22"/>
                </w:rPr>
                <w:delText>5.37</w:delText>
              </w:r>
            </w:del>
          </w:p>
        </w:tc>
        <w:tc>
          <w:tcPr>
            <w:tcW w:w="1240" w:type="dxa"/>
            <w:vAlign w:val="bottom"/>
          </w:tcPr>
          <w:p w14:paraId="5E9613CF" w14:textId="25894E8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06" w:author="Author"/>
                <w:rFonts w:asciiTheme="minorHAnsi" w:hAnsiTheme="minorHAnsi" w:cstheme="minorHAnsi"/>
                <w:color w:val="000000"/>
                <w:sz w:val="22"/>
                <w:szCs w:val="22"/>
              </w:rPr>
            </w:pPr>
            <w:del w:id="3807" w:author="Author">
              <w:r w:rsidDel="006530DC">
                <w:rPr>
                  <w:rFonts w:ascii="Calibri" w:hAnsi="Calibri" w:cs="Calibri"/>
                  <w:color w:val="000000"/>
                  <w:sz w:val="22"/>
                  <w:szCs w:val="22"/>
                </w:rPr>
                <w:delText>98.98</w:delText>
              </w:r>
            </w:del>
          </w:p>
        </w:tc>
        <w:tc>
          <w:tcPr>
            <w:tcW w:w="886" w:type="dxa"/>
            <w:vAlign w:val="bottom"/>
          </w:tcPr>
          <w:p w14:paraId="3E82C4EA" w14:textId="3B54BAB3"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08" w:author="Author"/>
                <w:rFonts w:asciiTheme="minorHAnsi" w:hAnsiTheme="minorHAnsi" w:cstheme="minorHAnsi"/>
                <w:color w:val="000000"/>
                <w:sz w:val="22"/>
                <w:szCs w:val="22"/>
              </w:rPr>
            </w:pPr>
            <w:del w:id="3809" w:author="Author">
              <w:r w:rsidDel="006530DC">
                <w:rPr>
                  <w:rFonts w:ascii="Calibri" w:hAnsi="Calibri" w:cs="Calibri"/>
                  <w:color w:val="000000"/>
                  <w:sz w:val="22"/>
                  <w:szCs w:val="22"/>
                </w:rPr>
                <w:delText>5.42</w:delText>
              </w:r>
            </w:del>
          </w:p>
        </w:tc>
        <w:tc>
          <w:tcPr>
            <w:tcW w:w="1240" w:type="dxa"/>
            <w:vAlign w:val="bottom"/>
          </w:tcPr>
          <w:p w14:paraId="39C9213F" w14:textId="4325F14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10" w:author="Author"/>
                <w:rFonts w:asciiTheme="minorHAnsi" w:hAnsiTheme="minorHAnsi" w:cstheme="minorHAnsi"/>
                <w:color w:val="000000"/>
                <w:sz w:val="22"/>
                <w:szCs w:val="22"/>
              </w:rPr>
            </w:pPr>
            <w:del w:id="3811" w:author="Author">
              <w:r w:rsidDel="006530DC">
                <w:rPr>
                  <w:rFonts w:ascii="Calibri" w:hAnsi="Calibri" w:cs="Calibri"/>
                  <w:color w:val="000000"/>
                  <w:sz w:val="22"/>
                  <w:szCs w:val="22"/>
                </w:rPr>
                <w:delText>99.82</w:delText>
              </w:r>
            </w:del>
          </w:p>
        </w:tc>
      </w:tr>
      <w:tr w:rsidR="003D7677" w:rsidDel="006530DC" w14:paraId="51D9E3AA" w14:textId="43BA5B7A" w:rsidTr="004B4EE5">
        <w:trPr>
          <w:trHeight w:val="282"/>
          <w:del w:id="381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A3836C1" w14:textId="7D45AA29" w:rsidR="003D7677" w:rsidDel="006530DC" w:rsidRDefault="003D7677" w:rsidP="003D7677">
            <w:pPr>
              <w:rPr>
                <w:del w:id="3813" w:author="Author"/>
                <w:rFonts w:ascii="Calibri" w:hAnsi="Calibri" w:cs="Calibri"/>
                <w:b w:val="0"/>
                <w:bCs w:val="0"/>
                <w:color w:val="000000"/>
                <w:sz w:val="22"/>
                <w:szCs w:val="22"/>
              </w:rPr>
            </w:pPr>
            <w:del w:id="3814" w:author="Author">
              <w:r w:rsidDel="006530DC">
                <w:rPr>
                  <w:rFonts w:ascii="Calibri" w:hAnsi="Calibri" w:cs="Calibri"/>
                  <w:b w:val="0"/>
                  <w:bCs w:val="0"/>
                  <w:color w:val="000000"/>
                  <w:sz w:val="22"/>
                  <w:szCs w:val="22"/>
                </w:rPr>
                <w:delText>2368</w:delText>
              </w:r>
            </w:del>
          </w:p>
        </w:tc>
        <w:tc>
          <w:tcPr>
            <w:tcW w:w="851" w:type="dxa"/>
            <w:vAlign w:val="bottom"/>
          </w:tcPr>
          <w:p w14:paraId="19996468" w14:textId="66B7D2D9"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15" w:author="Author"/>
                <w:rFonts w:asciiTheme="minorHAnsi" w:hAnsiTheme="minorHAnsi" w:cstheme="minorHAnsi"/>
                <w:color w:val="000000"/>
                <w:sz w:val="22"/>
                <w:szCs w:val="22"/>
              </w:rPr>
            </w:pPr>
            <w:del w:id="3816" w:author="Author">
              <w:r w:rsidDel="006530DC">
                <w:rPr>
                  <w:rFonts w:ascii="Calibri" w:hAnsi="Calibri" w:cs="Calibri"/>
                  <w:color w:val="000000"/>
                  <w:sz w:val="22"/>
                  <w:szCs w:val="22"/>
                </w:rPr>
                <w:delText>5.23</w:delText>
              </w:r>
            </w:del>
          </w:p>
        </w:tc>
        <w:tc>
          <w:tcPr>
            <w:tcW w:w="1240" w:type="dxa"/>
            <w:vAlign w:val="bottom"/>
          </w:tcPr>
          <w:p w14:paraId="2CAD988A" w14:textId="42A2CCC2"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17" w:author="Author"/>
                <w:rFonts w:asciiTheme="minorHAnsi" w:hAnsiTheme="minorHAnsi" w:cstheme="minorHAnsi"/>
                <w:color w:val="000000"/>
                <w:sz w:val="22"/>
                <w:szCs w:val="22"/>
              </w:rPr>
            </w:pPr>
            <w:del w:id="3818" w:author="Author">
              <w:r w:rsidDel="006530DC">
                <w:rPr>
                  <w:rFonts w:ascii="Calibri" w:hAnsi="Calibri" w:cs="Calibri"/>
                  <w:color w:val="000000"/>
                  <w:sz w:val="22"/>
                  <w:szCs w:val="22"/>
                </w:rPr>
                <w:delText>99.14</w:delText>
              </w:r>
            </w:del>
          </w:p>
        </w:tc>
        <w:tc>
          <w:tcPr>
            <w:tcW w:w="851" w:type="dxa"/>
            <w:vAlign w:val="bottom"/>
          </w:tcPr>
          <w:p w14:paraId="1AC1A6CC" w14:textId="6811E55F"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19" w:author="Author"/>
                <w:rFonts w:asciiTheme="minorHAnsi" w:hAnsiTheme="minorHAnsi" w:cstheme="minorHAnsi"/>
                <w:color w:val="000000"/>
                <w:sz w:val="22"/>
                <w:szCs w:val="22"/>
              </w:rPr>
            </w:pPr>
            <w:del w:id="3820" w:author="Author">
              <w:r w:rsidDel="006530DC">
                <w:rPr>
                  <w:rFonts w:ascii="Calibri" w:hAnsi="Calibri" w:cs="Calibri"/>
                  <w:color w:val="000000"/>
                  <w:sz w:val="22"/>
                  <w:szCs w:val="22"/>
                </w:rPr>
                <w:delText>5.19</w:delText>
              </w:r>
            </w:del>
          </w:p>
        </w:tc>
        <w:tc>
          <w:tcPr>
            <w:tcW w:w="1240" w:type="dxa"/>
            <w:vAlign w:val="bottom"/>
          </w:tcPr>
          <w:p w14:paraId="1228B096" w14:textId="454F5FF2"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21" w:author="Author"/>
                <w:rFonts w:asciiTheme="minorHAnsi" w:hAnsiTheme="minorHAnsi" w:cstheme="minorHAnsi"/>
                <w:color w:val="000000"/>
                <w:sz w:val="22"/>
                <w:szCs w:val="22"/>
              </w:rPr>
            </w:pPr>
            <w:del w:id="3822" w:author="Author">
              <w:r w:rsidDel="006530DC">
                <w:rPr>
                  <w:rFonts w:ascii="Calibri" w:hAnsi="Calibri" w:cs="Calibri"/>
                  <w:color w:val="000000"/>
                  <w:sz w:val="22"/>
                  <w:szCs w:val="22"/>
                </w:rPr>
                <w:delText>98.32</w:delText>
              </w:r>
            </w:del>
          </w:p>
        </w:tc>
        <w:tc>
          <w:tcPr>
            <w:tcW w:w="886" w:type="dxa"/>
            <w:vAlign w:val="bottom"/>
          </w:tcPr>
          <w:p w14:paraId="3E0B211E" w14:textId="2D730A6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23" w:author="Author"/>
                <w:rFonts w:asciiTheme="minorHAnsi" w:hAnsiTheme="minorHAnsi" w:cstheme="minorHAnsi"/>
                <w:color w:val="000000"/>
                <w:sz w:val="22"/>
                <w:szCs w:val="22"/>
              </w:rPr>
            </w:pPr>
            <w:del w:id="3824" w:author="Author">
              <w:r w:rsidDel="006530DC">
                <w:rPr>
                  <w:rFonts w:ascii="Calibri" w:hAnsi="Calibri" w:cs="Calibri"/>
                  <w:color w:val="000000"/>
                  <w:sz w:val="22"/>
                  <w:szCs w:val="22"/>
                </w:rPr>
                <w:delText>5.19</w:delText>
              </w:r>
            </w:del>
          </w:p>
        </w:tc>
        <w:tc>
          <w:tcPr>
            <w:tcW w:w="1240" w:type="dxa"/>
            <w:vAlign w:val="bottom"/>
          </w:tcPr>
          <w:p w14:paraId="4C023F55" w14:textId="233125C9"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25" w:author="Author"/>
                <w:rFonts w:asciiTheme="minorHAnsi" w:hAnsiTheme="minorHAnsi" w:cstheme="minorHAnsi"/>
                <w:color w:val="000000"/>
                <w:sz w:val="22"/>
                <w:szCs w:val="22"/>
              </w:rPr>
            </w:pPr>
            <w:del w:id="3826" w:author="Author">
              <w:r w:rsidDel="006530DC">
                <w:rPr>
                  <w:rFonts w:ascii="Calibri" w:hAnsi="Calibri" w:cs="Calibri"/>
                  <w:color w:val="000000"/>
                  <w:sz w:val="22"/>
                  <w:szCs w:val="22"/>
                </w:rPr>
                <w:delText>98.24</w:delText>
              </w:r>
            </w:del>
          </w:p>
        </w:tc>
        <w:tc>
          <w:tcPr>
            <w:tcW w:w="886" w:type="dxa"/>
            <w:vAlign w:val="bottom"/>
          </w:tcPr>
          <w:p w14:paraId="0D448C01" w14:textId="5EB7B7A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27" w:author="Author"/>
                <w:rFonts w:asciiTheme="minorHAnsi" w:hAnsiTheme="minorHAnsi" w:cstheme="minorHAnsi"/>
                <w:color w:val="000000"/>
                <w:sz w:val="22"/>
                <w:szCs w:val="22"/>
              </w:rPr>
            </w:pPr>
            <w:del w:id="3828" w:author="Author">
              <w:r w:rsidDel="006530DC">
                <w:rPr>
                  <w:rFonts w:ascii="Calibri" w:hAnsi="Calibri" w:cs="Calibri"/>
                  <w:color w:val="000000"/>
                  <w:sz w:val="22"/>
                  <w:szCs w:val="22"/>
                </w:rPr>
                <w:delText>5.24</w:delText>
              </w:r>
            </w:del>
          </w:p>
        </w:tc>
        <w:tc>
          <w:tcPr>
            <w:tcW w:w="1240" w:type="dxa"/>
            <w:vAlign w:val="bottom"/>
          </w:tcPr>
          <w:p w14:paraId="19BBB9F6" w14:textId="17E83EB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29" w:author="Author"/>
                <w:rFonts w:asciiTheme="minorHAnsi" w:hAnsiTheme="minorHAnsi" w:cstheme="minorHAnsi"/>
                <w:color w:val="000000"/>
                <w:sz w:val="22"/>
                <w:szCs w:val="22"/>
              </w:rPr>
            </w:pPr>
            <w:del w:id="3830" w:author="Author">
              <w:r w:rsidDel="006530DC">
                <w:rPr>
                  <w:rFonts w:ascii="Calibri" w:hAnsi="Calibri" w:cs="Calibri"/>
                  <w:color w:val="000000"/>
                  <w:sz w:val="22"/>
                  <w:szCs w:val="22"/>
                </w:rPr>
                <w:delText>99.20</w:delText>
              </w:r>
            </w:del>
          </w:p>
        </w:tc>
      </w:tr>
      <w:tr w:rsidR="003D7677" w:rsidDel="006530DC" w14:paraId="7B27E8E4" w14:textId="1D4C790E" w:rsidTr="004B4EE5">
        <w:trPr>
          <w:cnfStyle w:val="000000100000" w:firstRow="0" w:lastRow="0" w:firstColumn="0" w:lastColumn="0" w:oddVBand="0" w:evenVBand="0" w:oddHBand="1" w:evenHBand="0" w:firstRowFirstColumn="0" w:firstRowLastColumn="0" w:lastRowFirstColumn="0" w:lastRowLastColumn="0"/>
          <w:trHeight w:val="282"/>
          <w:del w:id="383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EFFCDAC" w14:textId="3D4A93EB" w:rsidR="003D7677" w:rsidDel="006530DC" w:rsidRDefault="003D7677" w:rsidP="003D7677">
            <w:pPr>
              <w:rPr>
                <w:del w:id="3832" w:author="Author"/>
                <w:rFonts w:ascii="Calibri" w:hAnsi="Calibri" w:cs="Calibri"/>
                <w:b w:val="0"/>
                <w:bCs w:val="0"/>
                <w:color w:val="000000"/>
                <w:sz w:val="22"/>
                <w:szCs w:val="22"/>
              </w:rPr>
            </w:pPr>
            <w:del w:id="3833" w:author="Author">
              <w:r w:rsidDel="006530DC">
                <w:rPr>
                  <w:rFonts w:ascii="Calibri" w:hAnsi="Calibri" w:cs="Calibri"/>
                  <w:b w:val="0"/>
                  <w:bCs w:val="0"/>
                  <w:color w:val="000000"/>
                  <w:sz w:val="22"/>
                  <w:szCs w:val="22"/>
                </w:rPr>
                <w:delText>2432</w:delText>
              </w:r>
            </w:del>
          </w:p>
        </w:tc>
        <w:tc>
          <w:tcPr>
            <w:tcW w:w="851" w:type="dxa"/>
            <w:vAlign w:val="bottom"/>
          </w:tcPr>
          <w:p w14:paraId="2681FBF4" w14:textId="791721E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34" w:author="Author"/>
                <w:rFonts w:asciiTheme="minorHAnsi" w:hAnsiTheme="minorHAnsi" w:cstheme="minorHAnsi"/>
                <w:color w:val="000000"/>
                <w:sz w:val="22"/>
                <w:szCs w:val="22"/>
              </w:rPr>
            </w:pPr>
            <w:del w:id="3835" w:author="Author">
              <w:r w:rsidDel="006530DC">
                <w:rPr>
                  <w:rFonts w:ascii="Calibri" w:hAnsi="Calibri" w:cs="Calibri"/>
                  <w:color w:val="000000"/>
                  <w:sz w:val="22"/>
                  <w:szCs w:val="22"/>
                </w:rPr>
                <w:delText>5.08</w:delText>
              </w:r>
            </w:del>
          </w:p>
        </w:tc>
        <w:tc>
          <w:tcPr>
            <w:tcW w:w="1240" w:type="dxa"/>
            <w:vAlign w:val="bottom"/>
          </w:tcPr>
          <w:p w14:paraId="63AB8985" w14:textId="7D9E139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36" w:author="Author"/>
                <w:rFonts w:asciiTheme="minorHAnsi" w:hAnsiTheme="minorHAnsi" w:cstheme="minorHAnsi"/>
                <w:color w:val="000000"/>
                <w:sz w:val="22"/>
                <w:szCs w:val="22"/>
              </w:rPr>
            </w:pPr>
            <w:del w:id="3837" w:author="Author">
              <w:r w:rsidDel="006530DC">
                <w:rPr>
                  <w:rFonts w:ascii="Calibri" w:hAnsi="Calibri" w:cs="Calibri"/>
                  <w:color w:val="000000"/>
                  <w:sz w:val="22"/>
                  <w:szCs w:val="22"/>
                </w:rPr>
                <w:delText>98.78</w:delText>
              </w:r>
            </w:del>
          </w:p>
        </w:tc>
        <w:tc>
          <w:tcPr>
            <w:tcW w:w="851" w:type="dxa"/>
            <w:vAlign w:val="bottom"/>
          </w:tcPr>
          <w:p w14:paraId="46C790E7" w14:textId="387F528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38" w:author="Author"/>
                <w:rFonts w:asciiTheme="minorHAnsi" w:hAnsiTheme="minorHAnsi" w:cstheme="minorHAnsi"/>
                <w:color w:val="000000"/>
                <w:sz w:val="22"/>
                <w:szCs w:val="22"/>
              </w:rPr>
            </w:pPr>
            <w:del w:id="3839" w:author="Author">
              <w:r w:rsidDel="006530DC">
                <w:rPr>
                  <w:rFonts w:ascii="Calibri" w:hAnsi="Calibri" w:cs="Calibri"/>
                  <w:color w:val="000000"/>
                  <w:sz w:val="22"/>
                  <w:szCs w:val="22"/>
                </w:rPr>
                <w:delText>5.02</w:delText>
              </w:r>
            </w:del>
          </w:p>
        </w:tc>
        <w:tc>
          <w:tcPr>
            <w:tcW w:w="1240" w:type="dxa"/>
            <w:vAlign w:val="bottom"/>
          </w:tcPr>
          <w:p w14:paraId="710EC2BC" w14:textId="15D86D8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40" w:author="Author"/>
                <w:rFonts w:asciiTheme="minorHAnsi" w:hAnsiTheme="minorHAnsi" w:cstheme="minorHAnsi"/>
                <w:color w:val="000000"/>
                <w:sz w:val="22"/>
                <w:szCs w:val="22"/>
              </w:rPr>
            </w:pPr>
            <w:del w:id="3841" w:author="Author">
              <w:r w:rsidDel="006530DC">
                <w:rPr>
                  <w:rFonts w:ascii="Calibri" w:hAnsi="Calibri" w:cs="Calibri"/>
                  <w:color w:val="000000"/>
                  <w:sz w:val="22"/>
                  <w:szCs w:val="22"/>
                </w:rPr>
                <w:delText>97.74</w:delText>
              </w:r>
            </w:del>
          </w:p>
        </w:tc>
        <w:tc>
          <w:tcPr>
            <w:tcW w:w="886" w:type="dxa"/>
            <w:vAlign w:val="bottom"/>
          </w:tcPr>
          <w:p w14:paraId="5E5197D0" w14:textId="729985BE"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42" w:author="Author"/>
                <w:rFonts w:asciiTheme="minorHAnsi" w:hAnsiTheme="minorHAnsi" w:cstheme="minorHAnsi"/>
                <w:color w:val="000000"/>
                <w:sz w:val="22"/>
                <w:szCs w:val="22"/>
              </w:rPr>
            </w:pPr>
            <w:del w:id="3843" w:author="Author">
              <w:r w:rsidDel="006530DC">
                <w:rPr>
                  <w:rFonts w:ascii="Calibri" w:hAnsi="Calibri" w:cs="Calibri"/>
                  <w:color w:val="000000"/>
                  <w:sz w:val="22"/>
                  <w:szCs w:val="22"/>
                </w:rPr>
                <w:delText>5.02</w:delText>
              </w:r>
            </w:del>
          </w:p>
        </w:tc>
        <w:tc>
          <w:tcPr>
            <w:tcW w:w="1240" w:type="dxa"/>
            <w:vAlign w:val="bottom"/>
          </w:tcPr>
          <w:p w14:paraId="7B39E797" w14:textId="2A02B0FE"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44" w:author="Author"/>
                <w:rFonts w:asciiTheme="minorHAnsi" w:hAnsiTheme="minorHAnsi" w:cstheme="minorHAnsi"/>
                <w:color w:val="000000"/>
                <w:sz w:val="22"/>
                <w:szCs w:val="22"/>
              </w:rPr>
            </w:pPr>
            <w:del w:id="3845" w:author="Author">
              <w:r w:rsidDel="006530DC">
                <w:rPr>
                  <w:rFonts w:ascii="Calibri" w:hAnsi="Calibri" w:cs="Calibri"/>
                  <w:color w:val="000000"/>
                  <w:sz w:val="22"/>
                  <w:szCs w:val="22"/>
                </w:rPr>
                <w:delText>97.71</w:delText>
              </w:r>
            </w:del>
          </w:p>
        </w:tc>
        <w:tc>
          <w:tcPr>
            <w:tcW w:w="886" w:type="dxa"/>
            <w:vAlign w:val="bottom"/>
          </w:tcPr>
          <w:p w14:paraId="777694AC" w14:textId="533E7D5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46" w:author="Author"/>
                <w:rFonts w:asciiTheme="minorHAnsi" w:hAnsiTheme="minorHAnsi" w:cstheme="minorHAnsi"/>
                <w:color w:val="000000"/>
                <w:sz w:val="22"/>
                <w:szCs w:val="22"/>
              </w:rPr>
            </w:pPr>
            <w:del w:id="3847" w:author="Author">
              <w:r w:rsidDel="006530DC">
                <w:rPr>
                  <w:rFonts w:ascii="Calibri" w:hAnsi="Calibri" w:cs="Calibri"/>
                  <w:color w:val="000000"/>
                  <w:sz w:val="22"/>
                  <w:szCs w:val="22"/>
                </w:rPr>
                <w:delText>5.08</w:delText>
              </w:r>
            </w:del>
          </w:p>
        </w:tc>
        <w:tc>
          <w:tcPr>
            <w:tcW w:w="1240" w:type="dxa"/>
            <w:vAlign w:val="bottom"/>
          </w:tcPr>
          <w:p w14:paraId="1B327E67" w14:textId="3A4C5458"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48" w:author="Author"/>
                <w:rFonts w:asciiTheme="minorHAnsi" w:hAnsiTheme="minorHAnsi" w:cstheme="minorHAnsi"/>
                <w:color w:val="000000"/>
                <w:sz w:val="22"/>
                <w:szCs w:val="22"/>
              </w:rPr>
            </w:pPr>
            <w:del w:id="3849" w:author="Author">
              <w:r w:rsidDel="006530DC">
                <w:rPr>
                  <w:rFonts w:ascii="Calibri" w:hAnsi="Calibri" w:cs="Calibri"/>
                  <w:color w:val="000000"/>
                  <w:sz w:val="22"/>
                  <w:szCs w:val="22"/>
                </w:rPr>
                <w:delText>98.83</w:delText>
              </w:r>
            </w:del>
          </w:p>
        </w:tc>
      </w:tr>
      <w:tr w:rsidR="003D7677" w:rsidDel="006530DC" w14:paraId="6DC7DB3A" w14:textId="6F2A2CE5" w:rsidTr="004B4EE5">
        <w:trPr>
          <w:trHeight w:val="282"/>
          <w:del w:id="385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51E6ADD" w14:textId="61E223B0" w:rsidR="003D7677" w:rsidDel="006530DC" w:rsidRDefault="003D7677" w:rsidP="003D7677">
            <w:pPr>
              <w:rPr>
                <w:del w:id="3851" w:author="Author"/>
                <w:rFonts w:ascii="Calibri" w:hAnsi="Calibri" w:cs="Calibri"/>
                <w:b w:val="0"/>
                <w:bCs w:val="0"/>
                <w:color w:val="000000"/>
                <w:sz w:val="22"/>
                <w:szCs w:val="22"/>
              </w:rPr>
            </w:pPr>
            <w:del w:id="3852" w:author="Author">
              <w:r w:rsidDel="006530DC">
                <w:rPr>
                  <w:rFonts w:ascii="Calibri" w:hAnsi="Calibri" w:cs="Calibri"/>
                  <w:b w:val="0"/>
                  <w:bCs w:val="0"/>
                  <w:color w:val="000000"/>
                  <w:sz w:val="22"/>
                  <w:szCs w:val="22"/>
                </w:rPr>
                <w:delText>2496</w:delText>
              </w:r>
            </w:del>
          </w:p>
        </w:tc>
        <w:tc>
          <w:tcPr>
            <w:tcW w:w="851" w:type="dxa"/>
            <w:vAlign w:val="bottom"/>
          </w:tcPr>
          <w:p w14:paraId="3AF679D3" w14:textId="3639547C"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53" w:author="Author"/>
                <w:rFonts w:asciiTheme="minorHAnsi" w:hAnsiTheme="minorHAnsi" w:cstheme="minorHAnsi"/>
                <w:color w:val="000000"/>
                <w:sz w:val="22"/>
                <w:szCs w:val="22"/>
              </w:rPr>
            </w:pPr>
            <w:del w:id="3854" w:author="Author">
              <w:r w:rsidDel="006530DC">
                <w:rPr>
                  <w:rFonts w:ascii="Calibri" w:hAnsi="Calibri" w:cs="Calibri"/>
                  <w:color w:val="000000"/>
                  <w:sz w:val="22"/>
                  <w:szCs w:val="22"/>
                </w:rPr>
                <w:delText>4.95</w:delText>
              </w:r>
            </w:del>
          </w:p>
        </w:tc>
        <w:tc>
          <w:tcPr>
            <w:tcW w:w="1240" w:type="dxa"/>
            <w:vAlign w:val="bottom"/>
          </w:tcPr>
          <w:p w14:paraId="1CAC6FD1" w14:textId="2E9C26A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55" w:author="Author"/>
                <w:rFonts w:asciiTheme="minorHAnsi" w:hAnsiTheme="minorHAnsi" w:cstheme="minorHAnsi"/>
                <w:color w:val="000000"/>
                <w:sz w:val="22"/>
                <w:szCs w:val="22"/>
              </w:rPr>
            </w:pPr>
            <w:del w:id="3856" w:author="Author">
              <w:r w:rsidDel="006530DC">
                <w:rPr>
                  <w:rFonts w:ascii="Calibri" w:hAnsi="Calibri" w:cs="Calibri"/>
                  <w:color w:val="000000"/>
                  <w:sz w:val="22"/>
                  <w:szCs w:val="22"/>
                </w:rPr>
                <w:delText>98.83</w:delText>
              </w:r>
            </w:del>
          </w:p>
        </w:tc>
        <w:tc>
          <w:tcPr>
            <w:tcW w:w="851" w:type="dxa"/>
            <w:vAlign w:val="bottom"/>
          </w:tcPr>
          <w:p w14:paraId="1E4A6870" w14:textId="7448F59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57" w:author="Author"/>
                <w:rFonts w:asciiTheme="minorHAnsi" w:hAnsiTheme="minorHAnsi" w:cstheme="minorHAnsi"/>
                <w:color w:val="000000"/>
                <w:sz w:val="22"/>
                <w:szCs w:val="22"/>
              </w:rPr>
            </w:pPr>
            <w:del w:id="3858" w:author="Author">
              <w:r w:rsidDel="006530DC">
                <w:rPr>
                  <w:rFonts w:ascii="Calibri" w:hAnsi="Calibri" w:cs="Calibri"/>
                  <w:color w:val="000000"/>
                  <w:sz w:val="22"/>
                  <w:szCs w:val="22"/>
                </w:rPr>
                <w:delText>4.88</w:delText>
              </w:r>
            </w:del>
          </w:p>
        </w:tc>
        <w:tc>
          <w:tcPr>
            <w:tcW w:w="1240" w:type="dxa"/>
            <w:vAlign w:val="bottom"/>
          </w:tcPr>
          <w:p w14:paraId="27955D6A" w14:textId="4CFDA31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59" w:author="Author"/>
                <w:rFonts w:asciiTheme="minorHAnsi" w:hAnsiTheme="minorHAnsi" w:cstheme="minorHAnsi"/>
                <w:color w:val="000000"/>
                <w:sz w:val="22"/>
                <w:szCs w:val="22"/>
              </w:rPr>
            </w:pPr>
            <w:del w:id="3860" w:author="Author">
              <w:r w:rsidDel="006530DC">
                <w:rPr>
                  <w:rFonts w:ascii="Calibri" w:hAnsi="Calibri" w:cs="Calibri"/>
                  <w:color w:val="000000"/>
                  <w:sz w:val="22"/>
                  <w:szCs w:val="22"/>
                </w:rPr>
                <w:delText>97.37</w:delText>
              </w:r>
            </w:del>
          </w:p>
        </w:tc>
        <w:tc>
          <w:tcPr>
            <w:tcW w:w="886" w:type="dxa"/>
            <w:vAlign w:val="bottom"/>
          </w:tcPr>
          <w:p w14:paraId="282D8559" w14:textId="4E3145D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61" w:author="Author"/>
                <w:rFonts w:asciiTheme="minorHAnsi" w:hAnsiTheme="minorHAnsi" w:cstheme="minorHAnsi"/>
                <w:color w:val="000000"/>
                <w:sz w:val="22"/>
                <w:szCs w:val="22"/>
              </w:rPr>
            </w:pPr>
            <w:del w:id="3862" w:author="Author">
              <w:r w:rsidDel="006530DC">
                <w:rPr>
                  <w:rFonts w:ascii="Calibri" w:hAnsi="Calibri" w:cs="Calibri"/>
                  <w:color w:val="000000"/>
                  <w:sz w:val="22"/>
                  <w:szCs w:val="22"/>
                </w:rPr>
                <w:delText>4.87</w:delText>
              </w:r>
            </w:del>
          </w:p>
        </w:tc>
        <w:tc>
          <w:tcPr>
            <w:tcW w:w="1240" w:type="dxa"/>
            <w:vAlign w:val="bottom"/>
          </w:tcPr>
          <w:p w14:paraId="75617900" w14:textId="60538736"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63" w:author="Author"/>
                <w:rFonts w:asciiTheme="minorHAnsi" w:hAnsiTheme="minorHAnsi" w:cstheme="minorHAnsi"/>
                <w:color w:val="000000"/>
                <w:sz w:val="22"/>
                <w:szCs w:val="22"/>
              </w:rPr>
            </w:pPr>
            <w:del w:id="3864" w:author="Author">
              <w:r w:rsidDel="006530DC">
                <w:rPr>
                  <w:rFonts w:ascii="Calibri" w:hAnsi="Calibri" w:cs="Calibri"/>
                  <w:color w:val="000000"/>
                  <w:sz w:val="22"/>
                  <w:szCs w:val="22"/>
                </w:rPr>
                <w:delText>97.25</w:delText>
              </w:r>
            </w:del>
          </w:p>
        </w:tc>
        <w:tc>
          <w:tcPr>
            <w:tcW w:w="886" w:type="dxa"/>
            <w:vAlign w:val="bottom"/>
          </w:tcPr>
          <w:p w14:paraId="376BF4C1" w14:textId="14C82EC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65" w:author="Author"/>
                <w:rFonts w:asciiTheme="minorHAnsi" w:hAnsiTheme="minorHAnsi" w:cstheme="minorHAnsi"/>
                <w:color w:val="000000"/>
                <w:sz w:val="22"/>
                <w:szCs w:val="22"/>
              </w:rPr>
            </w:pPr>
            <w:del w:id="3866" w:author="Author">
              <w:r w:rsidDel="006530DC">
                <w:rPr>
                  <w:rFonts w:ascii="Calibri" w:hAnsi="Calibri" w:cs="Calibri"/>
                  <w:color w:val="000000"/>
                  <w:sz w:val="22"/>
                  <w:szCs w:val="22"/>
                </w:rPr>
                <w:delText>4.94</w:delText>
              </w:r>
            </w:del>
          </w:p>
        </w:tc>
        <w:tc>
          <w:tcPr>
            <w:tcW w:w="1240" w:type="dxa"/>
            <w:vAlign w:val="bottom"/>
          </w:tcPr>
          <w:p w14:paraId="43995E6A" w14:textId="2E22267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67" w:author="Author"/>
                <w:rFonts w:asciiTheme="minorHAnsi" w:hAnsiTheme="minorHAnsi" w:cstheme="minorHAnsi"/>
                <w:color w:val="000000"/>
                <w:sz w:val="22"/>
                <w:szCs w:val="22"/>
              </w:rPr>
            </w:pPr>
            <w:del w:id="3868" w:author="Author">
              <w:r w:rsidDel="006530DC">
                <w:rPr>
                  <w:rFonts w:ascii="Calibri" w:hAnsi="Calibri" w:cs="Calibri"/>
                  <w:color w:val="000000"/>
                  <w:sz w:val="22"/>
                  <w:szCs w:val="22"/>
                </w:rPr>
                <w:delText>98.56</w:delText>
              </w:r>
            </w:del>
          </w:p>
        </w:tc>
      </w:tr>
      <w:tr w:rsidR="003D7677" w:rsidDel="006530DC" w14:paraId="2FA07A8E" w14:textId="683381B1" w:rsidTr="004B4EE5">
        <w:trPr>
          <w:cnfStyle w:val="000000100000" w:firstRow="0" w:lastRow="0" w:firstColumn="0" w:lastColumn="0" w:oddVBand="0" w:evenVBand="0" w:oddHBand="1" w:evenHBand="0" w:firstRowFirstColumn="0" w:firstRowLastColumn="0" w:lastRowFirstColumn="0" w:lastRowLastColumn="0"/>
          <w:trHeight w:val="282"/>
          <w:del w:id="386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7322E4B" w14:textId="3CA672FF" w:rsidR="003D7677" w:rsidDel="006530DC" w:rsidRDefault="003D7677" w:rsidP="003D7677">
            <w:pPr>
              <w:rPr>
                <w:del w:id="3870" w:author="Author"/>
                <w:rFonts w:ascii="Calibri" w:hAnsi="Calibri" w:cs="Calibri"/>
                <w:b w:val="0"/>
                <w:bCs w:val="0"/>
                <w:color w:val="000000"/>
                <w:sz w:val="22"/>
                <w:szCs w:val="22"/>
              </w:rPr>
            </w:pPr>
            <w:del w:id="3871" w:author="Author">
              <w:r w:rsidDel="006530DC">
                <w:rPr>
                  <w:rFonts w:ascii="Calibri" w:hAnsi="Calibri" w:cs="Calibri"/>
                  <w:b w:val="0"/>
                  <w:bCs w:val="0"/>
                  <w:color w:val="000000"/>
                  <w:sz w:val="22"/>
                  <w:szCs w:val="22"/>
                </w:rPr>
                <w:delText>2560</w:delText>
              </w:r>
            </w:del>
          </w:p>
        </w:tc>
        <w:tc>
          <w:tcPr>
            <w:tcW w:w="851" w:type="dxa"/>
            <w:vAlign w:val="bottom"/>
          </w:tcPr>
          <w:p w14:paraId="4B26AE37" w14:textId="21527B92"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72" w:author="Author"/>
                <w:rFonts w:asciiTheme="minorHAnsi" w:hAnsiTheme="minorHAnsi" w:cstheme="minorHAnsi"/>
                <w:color w:val="000000"/>
                <w:sz w:val="22"/>
                <w:szCs w:val="22"/>
              </w:rPr>
            </w:pPr>
            <w:del w:id="3873" w:author="Author">
              <w:r w:rsidDel="006530DC">
                <w:rPr>
                  <w:rFonts w:ascii="Calibri" w:hAnsi="Calibri" w:cs="Calibri"/>
                  <w:color w:val="000000"/>
                  <w:sz w:val="22"/>
                  <w:szCs w:val="22"/>
                </w:rPr>
                <w:delText>4.81</w:delText>
              </w:r>
            </w:del>
          </w:p>
        </w:tc>
        <w:tc>
          <w:tcPr>
            <w:tcW w:w="1240" w:type="dxa"/>
            <w:vAlign w:val="bottom"/>
          </w:tcPr>
          <w:p w14:paraId="25F64BF3" w14:textId="6E36B9B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74" w:author="Author"/>
                <w:rFonts w:asciiTheme="minorHAnsi" w:hAnsiTheme="minorHAnsi" w:cstheme="minorHAnsi"/>
                <w:color w:val="000000"/>
                <w:sz w:val="22"/>
                <w:szCs w:val="22"/>
              </w:rPr>
            </w:pPr>
            <w:del w:id="3875" w:author="Author">
              <w:r w:rsidDel="006530DC">
                <w:rPr>
                  <w:rFonts w:ascii="Calibri" w:hAnsi="Calibri" w:cs="Calibri"/>
                  <w:color w:val="000000"/>
                  <w:sz w:val="22"/>
                  <w:szCs w:val="22"/>
                </w:rPr>
                <w:delText>98.56</w:delText>
              </w:r>
            </w:del>
          </w:p>
        </w:tc>
        <w:tc>
          <w:tcPr>
            <w:tcW w:w="851" w:type="dxa"/>
            <w:vAlign w:val="bottom"/>
          </w:tcPr>
          <w:p w14:paraId="74CC6631" w14:textId="06470104"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76" w:author="Author"/>
                <w:rFonts w:asciiTheme="minorHAnsi" w:hAnsiTheme="minorHAnsi" w:cstheme="minorHAnsi"/>
                <w:color w:val="000000"/>
                <w:sz w:val="22"/>
                <w:szCs w:val="22"/>
              </w:rPr>
            </w:pPr>
            <w:del w:id="3877" w:author="Author">
              <w:r w:rsidDel="006530DC">
                <w:rPr>
                  <w:rFonts w:ascii="Calibri" w:hAnsi="Calibri" w:cs="Calibri"/>
                  <w:color w:val="000000"/>
                  <w:sz w:val="22"/>
                  <w:szCs w:val="22"/>
                </w:rPr>
                <w:delText>4.75</w:delText>
              </w:r>
            </w:del>
          </w:p>
        </w:tc>
        <w:tc>
          <w:tcPr>
            <w:tcW w:w="1240" w:type="dxa"/>
            <w:vAlign w:val="bottom"/>
          </w:tcPr>
          <w:p w14:paraId="6079597D" w14:textId="036D62B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78" w:author="Author"/>
                <w:rFonts w:asciiTheme="minorHAnsi" w:hAnsiTheme="minorHAnsi" w:cstheme="minorHAnsi"/>
                <w:color w:val="000000"/>
                <w:sz w:val="22"/>
                <w:szCs w:val="22"/>
              </w:rPr>
            </w:pPr>
            <w:del w:id="3879" w:author="Author">
              <w:r w:rsidDel="006530DC">
                <w:rPr>
                  <w:rFonts w:ascii="Calibri" w:hAnsi="Calibri" w:cs="Calibri"/>
                  <w:color w:val="000000"/>
                  <w:sz w:val="22"/>
                  <w:szCs w:val="22"/>
                </w:rPr>
                <w:delText>97.31</w:delText>
              </w:r>
            </w:del>
          </w:p>
        </w:tc>
        <w:tc>
          <w:tcPr>
            <w:tcW w:w="886" w:type="dxa"/>
            <w:vAlign w:val="bottom"/>
          </w:tcPr>
          <w:p w14:paraId="2A6AFBA2" w14:textId="2A22FCC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80" w:author="Author"/>
                <w:rFonts w:asciiTheme="minorHAnsi" w:hAnsiTheme="minorHAnsi" w:cstheme="minorHAnsi"/>
                <w:color w:val="000000"/>
                <w:sz w:val="22"/>
                <w:szCs w:val="22"/>
              </w:rPr>
            </w:pPr>
            <w:del w:id="3881" w:author="Author">
              <w:r w:rsidDel="006530DC">
                <w:rPr>
                  <w:rFonts w:ascii="Calibri" w:hAnsi="Calibri" w:cs="Calibri"/>
                  <w:color w:val="000000"/>
                  <w:sz w:val="22"/>
                  <w:szCs w:val="22"/>
                </w:rPr>
                <w:delText>4.75</w:delText>
              </w:r>
            </w:del>
          </w:p>
        </w:tc>
        <w:tc>
          <w:tcPr>
            <w:tcW w:w="1240" w:type="dxa"/>
            <w:vAlign w:val="bottom"/>
          </w:tcPr>
          <w:p w14:paraId="65444CEB" w14:textId="30D9C98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82" w:author="Author"/>
                <w:rFonts w:asciiTheme="minorHAnsi" w:hAnsiTheme="minorHAnsi" w:cstheme="minorHAnsi"/>
                <w:color w:val="000000"/>
                <w:sz w:val="22"/>
                <w:szCs w:val="22"/>
              </w:rPr>
            </w:pPr>
            <w:del w:id="3883" w:author="Author">
              <w:r w:rsidDel="006530DC">
                <w:rPr>
                  <w:rFonts w:ascii="Calibri" w:hAnsi="Calibri" w:cs="Calibri"/>
                  <w:color w:val="000000"/>
                  <w:sz w:val="22"/>
                  <w:szCs w:val="22"/>
                </w:rPr>
                <w:delText>97.19</w:delText>
              </w:r>
            </w:del>
          </w:p>
        </w:tc>
        <w:tc>
          <w:tcPr>
            <w:tcW w:w="886" w:type="dxa"/>
            <w:vAlign w:val="bottom"/>
          </w:tcPr>
          <w:p w14:paraId="0847AFC3" w14:textId="260E8FC4"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84" w:author="Author"/>
                <w:rFonts w:asciiTheme="minorHAnsi" w:hAnsiTheme="minorHAnsi" w:cstheme="minorHAnsi"/>
                <w:color w:val="000000"/>
                <w:sz w:val="22"/>
                <w:szCs w:val="22"/>
              </w:rPr>
            </w:pPr>
            <w:del w:id="3885" w:author="Author">
              <w:r w:rsidDel="006530DC">
                <w:rPr>
                  <w:rFonts w:ascii="Calibri" w:hAnsi="Calibri" w:cs="Calibri"/>
                  <w:color w:val="000000"/>
                  <w:sz w:val="22"/>
                  <w:szCs w:val="22"/>
                </w:rPr>
                <w:delText>4.80</w:delText>
              </w:r>
            </w:del>
          </w:p>
        </w:tc>
        <w:tc>
          <w:tcPr>
            <w:tcW w:w="1240" w:type="dxa"/>
            <w:vAlign w:val="bottom"/>
          </w:tcPr>
          <w:p w14:paraId="412E7DE4" w14:textId="0EEAFE8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86" w:author="Author"/>
                <w:rFonts w:asciiTheme="minorHAnsi" w:hAnsiTheme="minorHAnsi" w:cstheme="minorHAnsi"/>
                <w:color w:val="000000"/>
                <w:sz w:val="22"/>
                <w:szCs w:val="22"/>
              </w:rPr>
            </w:pPr>
            <w:del w:id="3887" w:author="Author">
              <w:r w:rsidDel="006530DC">
                <w:rPr>
                  <w:rFonts w:ascii="Calibri" w:hAnsi="Calibri" w:cs="Calibri"/>
                  <w:color w:val="000000"/>
                  <w:sz w:val="22"/>
                  <w:szCs w:val="22"/>
                </w:rPr>
                <w:delText>98.29</w:delText>
              </w:r>
            </w:del>
          </w:p>
        </w:tc>
      </w:tr>
      <w:tr w:rsidR="003D7677" w:rsidDel="006530DC" w14:paraId="5E9443F9" w14:textId="28F41708" w:rsidTr="004B4EE5">
        <w:trPr>
          <w:trHeight w:val="282"/>
          <w:del w:id="388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A8A748D" w14:textId="6B5805AE" w:rsidR="003D7677" w:rsidDel="006530DC" w:rsidRDefault="003D7677" w:rsidP="003D7677">
            <w:pPr>
              <w:rPr>
                <w:del w:id="3889" w:author="Author"/>
                <w:rFonts w:ascii="Calibri" w:hAnsi="Calibri" w:cs="Calibri"/>
                <w:b w:val="0"/>
                <w:bCs w:val="0"/>
                <w:color w:val="000000"/>
                <w:sz w:val="22"/>
                <w:szCs w:val="22"/>
              </w:rPr>
            </w:pPr>
            <w:del w:id="3890" w:author="Author">
              <w:r w:rsidDel="006530DC">
                <w:rPr>
                  <w:rFonts w:ascii="Calibri" w:hAnsi="Calibri" w:cs="Calibri"/>
                  <w:b w:val="0"/>
                  <w:bCs w:val="0"/>
                  <w:color w:val="000000"/>
                  <w:sz w:val="22"/>
                  <w:szCs w:val="22"/>
                </w:rPr>
                <w:delText>2624</w:delText>
              </w:r>
            </w:del>
          </w:p>
        </w:tc>
        <w:tc>
          <w:tcPr>
            <w:tcW w:w="851" w:type="dxa"/>
            <w:vAlign w:val="bottom"/>
          </w:tcPr>
          <w:p w14:paraId="6CA60C54" w14:textId="4286387F"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91" w:author="Author"/>
                <w:rFonts w:asciiTheme="minorHAnsi" w:hAnsiTheme="minorHAnsi" w:cstheme="minorHAnsi"/>
                <w:color w:val="000000"/>
                <w:sz w:val="22"/>
                <w:szCs w:val="22"/>
              </w:rPr>
            </w:pPr>
            <w:del w:id="3892" w:author="Author">
              <w:r w:rsidDel="006530DC">
                <w:rPr>
                  <w:rFonts w:ascii="Calibri" w:hAnsi="Calibri" w:cs="Calibri"/>
                  <w:color w:val="000000"/>
                  <w:sz w:val="22"/>
                  <w:szCs w:val="22"/>
                </w:rPr>
                <w:delText>4.71</w:delText>
              </w:r>
            </w:del>
          </w:p>
        </w:tc>
        <w:tc>
          <w:tcPr>
            <w:tcW w:w="1240" w:type="dxa"/>
            <w:vAlign w:val="bottom"/>
          </w:tcPr>
          <w:p w14:paraId="3933DAD1" w14:textId="4AA22C1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93" w:author="Author"/>
                <w:rFonts w:asciiTheme="minorHAnsi" w:hAnsiTheme="minorHAnsi" w:cstheme="minorHAnsi"/>
                <w:color w:val="000000"/>
                <w:sz w:val="22"/>
                <w:szCs w:val="22"/>
              </w:rPr>
            </w:pPr>
            <w:del w:id="3894" w:author="Author">
              <w:r w:rsidDel="006530DC">
                <w:rPr>
                  <w:rFonts w:ascii="Calibri" w:hAnsi="Calibri" w:cs="Calibri"/>
                  <w:color w:val="000000"/>
                  <w:sz w:val="22"/>
                  <w:szCs w:val="22"/>
                </w:rPr>
                <w:delText>98.86</w:delText>
              </w:r>
            </w:del>
          </w:p>
        </w:tc>
        <w:tc>
          <w:tcPr>
            <w:tcW w:w="851" w:type="dxa"/>
            <w:vAlign w:val="bottom"/>
          </w:tcPr>
          <w:p w14:paraId="155E57C6" w14:textId="1AD2469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95" w:author="Author"/>
                <w:rFonts w:asciiTheme="minorHAnsi" w:hAnsiTheme="minorHAnsi" w:cstheme="minorHAnsi"/>
                <w:color w:val="000000"/>
                <w:sz w:val="22"/>
                <w:szCs w:val="22"/>
              </w:rPr>
            </w:pPr>
            <w:del w:id="3896" w:author="Author">
              <w:r w:rsidDel="006530DC">
                <w:rPr>
                  <w:rFonts w:ascii="Calibri" w:hAnsi="Calibri" w:cs="Calibri"/>
                  <w:color w:val="000000"/>
                  <w:sz w:val="22"/>
                  <w:szCs w:val="22"/>
                </w:rPr>
                <w:delText>4.66</w:delText>
              </w:r>
            </w:del>
          </w:p>
        </w:tc>
        <w:tc>
          <w:tcPr>
            <w:tcW w:w="1240" w:type="dxa"/>
            <w:vAlign w:val="bottom"/>
          </w:tcPr>
          <w:p w14:paraId="5F5A0438" w14:textId="2537B106"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97" w:author="Author"/>
                <w:rFonts w:asciiTheme="minorHAnsi" w:hAnsiTheme="minorHAnsi" w:cstheme="minorHAnsi"/>
                <w:color w:val="000000"/>
                <w:sz w:val="22"/>
                <w:szCs w:val="22"/>
              </w:rPr>
            </w:pPr>
            <w:del w:id="3898" w:author="Author">
              <w:r w:rsidDel="006530DC">
                <w:rPr>
                  <w:rFonts w:ascii="Calibri" w:hAnsi="Calibri" w:cs="Calibri"/>
                  <w:color w:val="000000"/>
                  <w:sz w:val="22"/>
                  <w:szCs w:val="22"/>
                </w:rPr>
                <w:delText>97.74</w:delText>
              </w:r>
            </w:del>
          </w:p>
        </w:tc>
        <w:tc>
          <w:tcPr>
            <w:tcW w:w="886" w:type="dxa"/>
            <w:vAlign w:val="bottom"/>
          </w:tcPr>
          <w:p w14:paraId="1B60C884" w14:textId="5D07C09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99" w:author="Author"/>
                <w:rFonts w:asciiTheme="minorHAnsi" w:hAnsiTheme="minorHAnsi" w:cstheme="minorHAnsi"/>
                <w:color w:val="000000"/>
                <w:sz w:val="22"/>
                <w:szCs w:val="22"/>
              </w:rPr>
            </w:pPr>
            <w:del w:id="3900" w:author="Author">
              <w:r w:rsidDel="006530DC">
                <w:rPr>
                  <w:rFonts w:ascii="Calibri" w:hAnsi="Calibri" w:cs="Calibri"/>
                  <w:color w:val="000000"/>
                  <w:sz w:val="22"/>
                  <w:szCs w:val="22"/>
                </w:rPr>
                <w:delText>4.65</w:delText>
              </w:r>
            </w:del>
          </w:p>
        </w:tc>
        <w:tc>
          <w:tcPr>
            <w:tcW w:w="1240" w:type="dxa"/>
            <w:vAlign w:val="bottom"/>
          </w:tcPr>
          <w:p w14:paraId="6AF92034" w14:textId="5249D206"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01" w:author="Author"/>
                <w:rFonts w:asciiTheme="minorHAnsi" w:hAnsiTheme="minorHAnsi" w:cstheme="minorHAnsi"/>
                <w:color w:val="000000"/>
                <w:sz w:val="22"/>
                <w:szCs w:val="22"/>
              </w:rPr>
            </w:pPr>
            <w:del w:id="3902" w:author="Author">
              <w:r w:rsidDel="006530DC">
                <w:rPr>
                  <w:rFonts w:ascii="Calibri" w:hAnsi="Calibri" w:cs="Calibri"/>
                  <w:color w:val="000000"/>
                  <w:sz w:val="22"/>
                  <w:szCs w:val="22"/>
                </w:rPr>
                <w:delText>97.64</w:delText>
              </w:r>
            </w:del>
          </w:p>
        </w:tc>
        <w:tc>
          <w:tcPr>
            <w:tcW w:w="886" w:type="dxa"/>
            <w:vAlign w:val="bottom"/>
          </w:tcPr>
          <w:p w14:paraId="72556A31" w14:textId="4571FDA2"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03" w:author="Author"/>
                <w:rFonts w:asciiTheme="minorHAnsi" w:hAnsiTheme="minorHAnsi" w:cstheme="minorHAnsi"/>
                <w:color w:val="000000"/>
                <w:sz w:val="22"/>
                <w:szCs w:val="22"/>
              </w:rPr>
            </w:pPr>
            <w:del w:id="3904" w:author="Author">
              <w:r w:rsidDel="006530DC">
                <w:rPr>
                  <w:rFonts w:ascii="Calibri" w:hAnsi="Calibri" w:cs="Calibri"/>
                  <w:color w:val="000000"/>
                  <w:sz w:val="22"/>
                  <w:szCs w:val="22"/>
                </w:rPr>
                <w:delText>4.69</w:delText>
              </w:r>
            </w:del>
          </w:p>
        </w:tc>
        <w:tc>
          <w:tcPr>
            <w:tcW w:w="1240" w:type="dxa"/>
            <w:vAlign w:val="bottom"/>
          </w:tcPr>
          <w:p w14:paraId="51D7CB04" w14:textId="6ABB27D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05" w:author="Author"/>
                <w:rFonts w:asciiTheme="minorHAnsi" w:hAnsiTheme="minorHAnsi" w:cstheme="minorHAnsi"/>
                <w:color w:val="000000"/>
                <w:sz w:val="22"/>
                <w:szCs w:val="22"/>
              </w:rPr>
            </w:pPr>
            <w:del w:id="3906" w:author="Author">
              <w:r w:rsidDel="006530DC">
                <w:rPr>
                  <w:rFonts w:ascii="Calibri" w:hAnsi="Calibri" w:cs="Calibri"/>
                  <w:color w:val="000000"/>
                  <w:sz w:val="22"/>
                  <w:szCs w:val="22"/>
                </w:rPr>
                <w:delText>98.37</w:delText>
              </w:r>
            </w:del>
          </w:p>
        </w:tc>
      </w:tr>
      <w:tr w:rsidR="003D7677" w:rsidDel="006530DC" w14:paraId="3B16D6F9" w14:textId="61DAE095" w:rsidTr="004B4EE5">
        <w:trPr>
          <w:cnfStyle w:val="000000100000" w:firstRow="0" w:lastRow="0" w:firstColumn="0" w:lastColumn="0" w:oddVBand="0" w:evenVBand="0" w:oddHBand="1" w:evenHBand="0" w:firstRowFirstColumn="0" w:firstRowLastColumn="0" w:lastRowFirstColumn="0" w:lastRowLastColumn="0"/>
          <w:trHeight w:val="282"/>
          <w:del w:id="390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9009A65" w14:textId="09F7C436" w:rsidR="003D7677" w:rsidDel="006530DC" w:rsidRDefault="003D7677" w:rsidP="003D7677">
            <w:pPr>
              <w:rPr>
                <w:del w:id="3908" w:author="Author"/>
                <w:rFonts w:ascii="Calibri" w:hAnsi="Calibri" w:cs="Calibri"/>
                <w:b w:val="0"/>
                <w:bCs w:val="0"/>
                <w:color w:val="000000"/>
                <w:sz w:val="22"/>
                <w:szCs w:val="22"/>
              </w:rPr>
            </w:pPr>
            <w:del w:id="3909" w:author="Author">
              <w:r w:rsidDel="006530DC">
                <w:rPr>
                  <w:rFonts w:ascii="Calibri" w:hAnsi="Calibri" w:cs="Calibri"/>
                  <w:b w:val="0"/>
                  <w:bCs w:val="0"/>
                  <w:color w:val="000000"/>
                  <w:sz w:val="22"/>
                  <w:szCs w:val="22"/>
                </w:rPr>
                <w:delText>2688</w:delText>
              </w:r>
            </w:del>
          </w:p>
        </w:tc>
        <w:tc>
          <w:tcPr>
            <w:tcW w:w="851" w:type="dxa"/>
            <w:vAlign w:val="bottom"/>
          </w:tcPr>
          <w:p w14:paraId="273006F5" w14:textId="0195BD8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10" w:author="Author"/>
                <w:rFonts w:asciiTheme="minorHAnsi" w:hAnsiTheme="minorHAnsi" w:cstheme="minorHAnsi"/>
                <w:color w:val="000000"/>
                <w:sz w:val="22"/>
                <w:szCs w:val="22"/>
              </w:rPr>
            </w:pPr>
            <w:del w:id="3911" w:author="Author">
              <w:r w:rsidDel="006530DC">
                <w:rPr>
                  <w:rFonts w:ascii="Calibri" w:hAnsi="Calibri" w:cs="Calibri"/>
                  <w:color w:val="000000"/>
                  <w:sz w:val="22"/>
                  <w:szCs w:val="22"/>
                </w:rPr>
                <w:delText>4.60</w:delText>
              </w:r>
            </w:del>
          </w:p>
        </w:tc>
        <w:tc>
          <w:tcPr>
            <w:tcW w:w="1240" w:type="dxa"/>
            <w:vAlign w:val="bottom"/>
          </w:tcPr>
          <w:p w14:paraId="7887BEFD" w14:textId="57E7D93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12" w:author="Author"/>
                <w:rFonts w:asciiTheme="minorHAnsi" w:hAnsiTheme="minorHAnsi" w:cstheme="minorHAnsi"/>
                <w:color w:val="000000"/>
                <w:sz w:val="22"/>
                <w:szCs w:val="22"/>
              </w:rPr>
            </w:pPr>
            <w:del w:id="3913" w:author="Author">
              <w:r w:rsidDel="006530DC">
                <w:rPr>
                  <w:rFonts w:ascii="Calibri" w:hAnsi="Calibri" w:cs="Calibri"/>
                  <w:color w:val="000000"/>
                  <w:sz w:val="22"/>
                  <w:szCs w:val="22"/>
                </w:rPr>
                <w:delText>98.91</w:delText>
              </w:r>
            </w:del>
          </w:p>
        </w:tc>
        <w:tc>
          <w:tcPr>
            <w:tcW w:w="851" w:type="dxa"/>
            <w:vAlign w:val="bottom"/>
          </w:tcPr>
          <w:p w14:paraId="0AB6F5E3" w14:textId="355C88C6"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14" w:author="Author"/>
                <w:rFonts w:asciiTheme="minorHAnsi" w:hAnsiTheme="minorHAnsi" w:cstheme="minorHAnsi"/>
                <w:color w:val="000000"/>
                <w:sz w:val="22"/>
                <w:szCs w:val="22"/>
              </w:rPr>
            </w:pPr>
            <w:del w:id="3915" w:author="Author">
              <w:r w:rsidDel="006530DC">
                <w:rPr>
                  <w:rFonts w:ascii="Calibri" w:hAnsi="Calibri" w:cs="Calibri"/>
                  <w:color w:val="000000"/>
                  <w:sz w:val="22"/>
                  <w:szCs w:val="22"/>
                </w:rPr>
                <w:delText>4.57</w:delText>
              </w:r>
            </w:del>
          </w:p>
        </w:tc>
        <w:tc>
          <w:tcPr>
            <w:tcW w:w="1240" w:type="dxa"/>
            <w:vAlign w:val="bottom"/>
          </w:tcPr>
          <w:p w14:paraId="2803B040" w14:textId="7774EFB8"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16" w:author="Author"/>
                <w:rFonts w:asciiTheme="minorHAnsi" w:hAnsiTheme="minorHAnsi" w:cstheme="minorHAnsi"/>
                <w:color w:val="000000"/>
                <w:sz w:val="22"/>
                <w:szCs w:val="22"/>
              </w:rPr>
            </w:pPr>
            <w:del w:id="3917" w:author="Author">
              <w:r w:rsidDel="006530DC">
                <w:rPr>
                  <w:rFonts w:ascii="Calibri" w:hAnsi="Calibri" w:cs="Calibri"/>
                  <w:color w:val="000000"/>
                  <w:sz w:val="22"/>
                  <w:szCs w:val="22"/>
                </w:rPr>
                <w:delText>98.37</w:delText>
              </w:r>
            </w:del>
          </w:p>
        </w:tc>
        <w:tc>
          <w:tcPr>
            <w:tcW w:w="886" w:type="dxa"/>
            <w:vAlign w:val="bottom"/>
          </w:tcPr>
          <w:p w14:paraId="308D563A" w14:textId="6C57095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18" w:author="Author"/>
                <w:rFonts w:asciiTheme="minorHAnsi" w:hAnsiTheme="minorHAnsi" w:cstheme="minorHAnsi"/>
                <w:color w:val="000000"/>
                <w:sz w:val="22"/>
                <w:szCs w:val="22"/>
              </w:rPr>
            </w:pPr>
            <w:del w:id="3919" w:author="Author">
              <w:r w:rsidDel="006530DC">
                <w:rPr>
                  <w:rFonts w:ascii="Calibri" w:hAnsi="Calibri" w:cs="Calibri"/>
                  <w:color w:val="000000"/>
                  <w:sz w:val="22"/>
                  <w:szCs w:val="22"/>
                </w:rPr>
                <w:delText>4.57</w:delText>
              </w:r>
            </w:del>
          </w:p>
        </w:tc>
        <w:tc>
          <w:tcPr>
            <w:tcW w:w="1240" w:type="dxa"/>
            <w:vAlign w:val="bottom"/>
          </w:tcPr>
          <w:p w14:paraId="3931B3C8" w14:textId="4B4535E6"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20" w:author="Author"/>
                <w:rFonts w:asciiTheme="minorHAnsi" w:hAnsiTheme="minorHAnsi" w:cstheme="minorHAnsi"/>
                <w:color w:val="000000"/>
                <w:sz w:val="22"/>
                <w:szCs w:val="22"/>
              </w:rPr>
            </w:pPr>
            <w:del w:id="3921" w:author="Author">
              <w:r w:rsidDel="006530DC">
                <w:rPr>
                  <w:rFonts w:ascii="Calibri" w:hAnsi="Calibri" w:cs="Calibri"/>
                  <w:color w:val="000000"/>
                  <w:sz w:val="22"/>
                  <w:szCs w:val="22"/>
                </w:rPr>
                <w:delText>98.27</w:delText>
              </w:r>
            </w:del>
          </w:p>
        </w:tc>
        <w:tc>
          <w:tcPr>
            <w:tcW w:w="886" w:type="dxa"/>
            <w:vAlign w:val="bottom"/>
          </w:tcPr>
          <w:p w14:paraId="42CAC8C9" w14:textId="400604A1"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22" w:author="Author"/>
                <w:rFonts w:asciiTheme="minorHAnsi" w:hAnsiTheme="minorHAnsi" w:cstheme="minorHAnsi"/>
                <w:color w:val="000000"/>
                <w:sz w:val="22"/>
                <w:szCs w:val="22"/>
              </w:rPr>
            </w:pPr>
            <w:del w:id="3923" w:author="Author">
              <w:r w:rsidDel="006530DC">
                <w:rPr>
                  <w:rFonts w:ascii="Calibri" w:hAnsi="Calibri" w:cs="Calibri"/>
                  <w:color w:val="000000"/>
                  <w:sz w:val="22"/>
                  <w:szCs w:val="22"/>
                </w:rPr>
                <w:delText>4.60</w:delText>
              </w:r>
            </w:del>
          </w:p>
        </w:tc>
        <w:tc>
          <w:tcPr>
            <w:tcW w:w="1240" w:type="dxa"/>
            <w:vAlign w:val="bottom"/>
          </w:tcPr>
          <w:p w14:paraId="7885ABA5" w14:textId="241557E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24" w:author="Author"/>
                <w:rFonts w:asciiTheme="minorHAnsi" w:hAnsiTheme="minorHAnsi" w:cstheme="minorHAnsi"/>
                <w:color w:val="000000"/>
                <w:sz w:val="22"/>
                <w:szCs w:val="22"/>
              </w:rPr>
            </w:pPr>
            <w:del w:id="3925" w:author="Author">
              <w:r w:rsidDel="006530DC">
                <w:rPr>
                  <w:rFonts w:ascii="Calibri" w:hAnsi="Calibri" w:cs="Calibri"/>
                  <w:color w:val="000000"/>
                  <w:sz w:val="22"/>
                  <w:szCs w:val="22"/>
                </w:rPr>
                <w:delText>98.86</w:delText>
              </w:r>
            </w:del>
          </w:p>
        </w:tc>
      </w:tr>
      <w:tr w:rsidR="003D7677" w:rsidDel="006530DC" w14:paraId="0564C187" w14:textId="7C9AA528" w:rsidTr="004B4EE5">
        <w:trPr>
          <w:trHeight w:val="282"/>
          <w:del w:id="392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641D603" w14:textId="4036C2D9" w:rsidR="003D7677" w:rsidDel="006530DC" w:rsidRDefault="003D7677" w:rsidP="003D7677">
            <w:pPr>
              <w:rPr>
                <w:del w:id="3927" w:author="Author"/>
                <w:rFonts w:ascii="Calibri" w:hAnsi="Calibri" w:cs="Calibri"/>
                <w:b w:val="0"/>
                <w:bCs w:val="0"/>
                <w:color w:val="000000"/>
                <w:sz w:val="22"/>
                <w:szCs w:val="22"/>
              </w:rPr>
            </w:pPr>
            <w:del w:id="3928" w:author="Author">
              <w:r w:rsidDel="006530DC">
                <w:rPr>
                  <w:rFonts w:ascii="Calibri" w:hAnsi="Calibri" w:cs="Calibri"/>
                  <w:b w:val="0"/>
                  <w:bCs w:val="0"/>
                  <w:color w:val="000000"/>
                  <w:sz w:val="22"/>
                  <w:szCs w:val="22"/>
                </w:rPr>
                <w:delText>2752</w:delText>
              </w:r>
            </w:del>
          </w:p>
        </w:tc>
        <w:tc>
          <w:tcPr>
            <w:tcW w:w="851" w:type="dxa"/>
            <w:vAlign w:val="bottom"/>
          </w:tcPr>
          <w:p w14:paraId="56BC1CD6" w14:textId="4A10AFB6"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29" w:author="Author"/>
                <w:rFonts w:asciiTheme="minorHAnsi" w:hAnsiTheme="minorHAnsi" w:cstheme="minorHAnsi"/>
                <w:color w:val="000000"/>
                <w:sz w:val="22"/>
                <w:szCs w:val="22"/>
              </w:rPr>
            </w:pPr>
            <w:del w:id="3930" w:author="Author">
              <w:r w:rsidDel="006530DC">
                <w:rPr>
                  <w:rFonts w:ascii="Calibri" w:hAnsi="Calibri" w:cs="Calibri"/>
                  <w:color w:val="000000"/>
                  <w:sz w:val="22"/>
                  <w:szCs w:val="22"/>
                </w:rPr>
                <w:delText>4.52</w:delText>
              </w:r>
            </w:del>
          </w:p>
        </w:tc>
        <w:tc>
          <w:tcPr>
            <w:tcW w:w="1240" w:type="dxa"/>
            <w:vAlign w:val="bottom"/>
          </w:tcPr>
          <w:p w14:paraId="09AB1F61" w14:textId="77D0657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31" w:author="Author"/>
                <w:rFonts w:asciiTheme="minorHAnsi" w:hAnsiTheme="minorHAnsi" w:cstheme="minorHAnsi"/>
                <w:color w:val="000000"/>
                <w:sz w:val="22"/>
                <w:szCs w:val="22"/>
              </w:rPr>
            </w:pPr>
            <w:del w:id="3932" w:author="Author">
              <w:r w:rsidDel="006530DC">
                <w:rPr>
                  <w:rFonts w:ascii="Calibri" w:hAnsi="Calibri" w:cs="Calibri"/>
                  <w:color w:val="000000"/>
                  <w:sz w:val="22"/>
                  <w:szCs w:val="22"/>
                </w:rPr>
                <w:delText>99.50</w:delText>
              </w:r>
            </w:del>
          </w:p>
        </w:tc>
        <w:tc>
          <w:tcPr>
            <w:tcW w:w="851" w:type="dxa"/>
            <w:vAlign w:val="bottom"/>
          </w:tcPr>
          <w:p w14:paraId="04DF735B" w14:textId="684C172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33" w:author="Author"/>
                <w:rFonts w:asciiTheme="minorHAnsi" w:hAnsiTheme="minorHAnsi" w:cstheme="minorHAnsi"/>
                <w:color w:val="000000"/>
                <w:sz w:val="22"/>
                <w:szCs w:val="22"/>
              </w:rPr>
            </w:pPr>
            <w:del w:id="3934" w:author="Author">
              <w:r w:rsidDel="006530DC">
                <w:rPr>
                  <w:rFonts w:ascii="Calibri" w:hAnsi="Calibri" w:cs="Calibri"/>
                  <w:color w:val="000000"/>
                  <w:sz w:val="22"/>
                  <w:szCs w:val="22"/>
                </w:rPr>
                <w:delText>4.52</w:delText>
              </w:r>
            </w:del>
          </w:p>
        </w:tc>
        <w:tc>
          <w:tcPr>
            <w:tcW w:w="1240" w:type="dxa"/>
            <w:vAlign w:val="bottom"/>
          </w:tcPr>
          <w:p w14:paraId="0B59167F" w14:textId="6255A02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35" w:author="Author"/>
                <w:rFonts w:asciiTheme="minorHAnsi" w:hAnsiTheme="minorHAnsi" w:cstheme="minorHAnsi"/>
                <w:color w:val="000000"/>
                <w:sz w:val="22"/>
                <w:szCs w:val="22"/>
              </w:rPr>
            </w:pPr>
            <w:del w:id="3936" w:author="Author">
              <w:r w:rsidDel="006530DC">
                <w:rPr>
                  <w:rFonts w:ascii="Calibri" w:hAnsi="Calibri" w:cs="Calibri"/>
                  <w:color w:val="000000"/>
                  <w:sz w:val="22"/>
                  <w:szCs w:val="22"/>
                </w:rPr>
                <w:delText>99.42</w:delText>
              </w:r>
            </w:del>
          </w:p>
        </w:tc>
        <w:tc>
          <w:tcPr>
            <w:tcW w:w="886" w:type="dxa"/>
            <w:vAlign w:val="bottom"/>
          </w:tcPr>
          <w:p w14:paraId="73C0AE98" w14:textId="1B9D3408"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37" w:author="Author"/>
                <w:rFonts w:asciiTheme="minorHAnsi" w:hAnsiTheme="minorHAnsi" w:cstheme="minorHAnsi"/>
                <w:color w:val="000000"/>
                <w:sz w:val="22"/>
                <w:szCs w:val="22"/>
              </w:rPr>
            </w:pPr>
            <w:del w:id="3938" w:author="Author">
              <w:r w:rsidDel="006530DC">
                <w:rPr>
                  <w:rFonts w:ascii="Calibri" w:hAnsi="Calibri" w:cs="Calibri"/>
                  <w:color w:val="000000"/>
                  <w:sz w:val="22"/>
                  <w:szCs w:val="22"/>
                </w:rPr>
                <w:delText>4.50</w:delText>
              </w:r>
            </w:del>
          </w:p>
        </w:tc>
        <w:tc>
          <w:tcPr>
            <w:tcW w:w="1240" w:type="dxa"/>
            <w:vAlign w:val="bottom"/>
          </w:tcPr>
          <w:p w14:paraId="41F700B8" w14:textId="0B9366F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39" w:author="Author"/>
                <w:rFonts w:asciiTheme="minorHAnsi" w:hAnsiTheme="minorHAnsi" w:cstheme="minorHAnsi"/>
                <w:color w:val="000000"/>
                <w:sz w:val="22"/>
                <w:szCs w:val="22"/>
              </w:rPr>
            </w:pPr>
            <w:del w:id="3940" w:author="Author">
              <w:r w:rsidDel="006530DC">
                <w:rPr>
                  <w:rFonts w:ascii="Calibri" w:hAnsi="Calibri" w:cs="Calibri"/>
                  <w:color w:val="000000"/>
                  <w:sz w:val="22"/>
                  <w:szCs w:val="22"/>
                </w:rPr>
                <w:delText>99.10</w:delText>
              </w:r>
            </w:del>
          </w:p>
        </w:tc>
        <w:tc>
          <w:tcPr>
            <w:tcW w:w="886" w:type="dxa"/>
            <w:vAlign w:val="bottom"/>
          </w:tcPr>
          <w:p w14:paraId="3BE3644B" w14:textId="51C43BC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41" w:author="Author"/>
                <w:rFonts w:asciiTheme="minorHAnsi" w:hAnsiTheme="minorHAnsi" w:cstheme="minorHAnsi"/>
                <w:color w:val="000000"/>
                <w:sz w:val="22"/>
                <w:szCs w:val="22"/>
              </w:rPr>
            </w:pPr>
            <w:del w:id="3942" w:author="Author">
              <w:r w:rsidDel="006530DC">
                <w:rPr>
                  <w:rFonts w:ascii="Calibri" w:hAnsi="Calibri" w:cs="Calibri"/>
                  <w:color w:val="000000"/>
                  <w:sz w:val="22"/>
                  <w:szCs w:val="22"/>
                </w:rPr>
                <w:delText>4.53</w:delText>
              </w:r>
            </w:del>
          </w:p>
        </w:tc>
        <w:tc>
          <w:tcPr>
            <w:tcW w:w="1240" w:type="dxa"/>
            <w:vAlign w:val="bottom"/>
          </w:tcPr>
          <w:p w14:paraId="1D8B55BC" w14:textId="7A67D671"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43" w:author="Author"/>
                <w:rFonts w:asciiTheme="minorHAnsi" w:hAnsiTheme="minorHAnsi" w:cstheme="minorHAnsi"/>
                <w:color w:val="000000"/>
                <w:sz w:val="22"/>
                <w:szCs w:val="22"/>
              </w:rPr>
            </w:pPr>
            <w:del w:id="3944" w:author="Author">
              <w:r w:rsidDel="006530DC">
                <w:rPr>
                  <w:rFonts w:ascii="Calibri" w:hAnsi="Calibri" w:cs="Calibri"/>
                  <w:color w:val="000000"/>
                  <w:sz w:val="22"/>
                  <w:szCs w:val="22"/>
                </w:rPr>
                <w:delText>99.68</w:delText>
              </w:r>
            </w:del>
          </w:p>
        </w:tc>
      </w:tr>
      <w:tr w:rsidR="003D7677" w:rsidDel="006530DC" w14:paraId="02AC2BBC" w14:textId="21506025" w:rsidTr="004B4EE5">
        <w:trPr>
          <w:cnfStyle w:val="000000100000" w:firstRow="0" w:lastRow="0" w:firstColumn="0" w:lastColumn="0" w:oddVBand="0" w:evenVBand="0" w:oddHBand="1" w:evenHBand="0" w:firstRowFirstColumn="0" w:firstRowLastColumn="0" w:lastRowFirstColumn="0" w:lastRowLastColumn="0"/>
          <w:trHeight w:val="282"/>
          <w:del w:id="394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560FC50" w14:textId="5FFCC5A9" w:rsidR="003D7677" w:rsidDel="006530DC" w:rsidRDefault="003D7677" w:rsidP="003D7677">
            <w:pPr>
              <w:rPr>
                <w:del w:id="3946" w:author="Author"/>
                <w:rFonts w:ascii="Calibri" w:hAnsi="Calibri" w:cs="Calibri"/>
                <w:b w:val="0"/>
                <w:bCs w:val="0"/>
                <w:color w:val="000000"/>
                <w:sz w:val="22"/>
                <w:szCs w:val="22"/>
              </w:rPr>
            </w:pPr>
            <w:del w:id="3947" w:author="Author">
              <w:r w:rsidDel="006530DC">
                <w:rPr>
                  <w:rFonts w:ascii="Calibri" w:hAnsi="Calibri" w:cs="Calibri"/>
                  <w:b w:val="0"/>
                  <w:bCs w:val="0"/>
                  <w:color w:val="000000"/>
                  <w:sz w:val="22"/>
                  <w:szCs w:val="22"/>
                </w:rPr>
                <w:delText>2816</w:delText>
              </w:r>
            </w:del>
          </w:p>
        </w:tc>
        <w:tc>
          <w:tcPr>
            <w:tcW w:w="851" w:type="dxa"/>
            <w:vAlign w:val="bottom"/>
          </w:tcPr>
          <w:p w14:paraId="74BC393D" w14:textId="1CA8C602"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48" w:author="Author"/>
                <w:rFonts w:asciiTheme="minorHAnsi" w:hAnsiTheme="minorHAnsi" w:cstheme="minorHAnsi"/>
                <w:color w:val="000000"/>
                <w:sz w:val="22"/>
                <w:szCs w:val="22"/>
              </w:rPr>
            </w:pPr>
            <w:del w:id="3949" w:author="Author">
              <w:r w:rsidDel="006530DC">
                <w:rPr>
                  <w:rFonts w:ascii="Calibri" w:hAnsi="Calibri" w:cs="Calibri"/>
                  <w:color w:val="000000"/>
                  <w:sz w:val="22"/>
                  <w:szCs w:val="22"/>
                </w:rPr>
                <w:delText>4.43</w:delText>
              </w:r>
            </w:del>
          </w:p>
        </w:tc>
        <w:tc>
          <w:tcPr>
            <w:tcW w:w="1240" w:type="dxa"/>
            <w:vAlign w:val="bottom"/>
          </w:tcPr>
          <w:p w14:paraId="73ECD17E" w14:textId="34C0AD0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50" w:author="Author"/>
                <w:rFonts w:asciiTheme="minorHAnsi" w:hAnsiTheme="minorHAnsi" w:cstheme="minorHAnsi"/>
                <w:color w:val="000000"/>
                <w:sz w:val="22"/>
                <w:szCs w:val="22"/>
              </w:rPr>
            </w:pPr>
            <w:del w:id="3951" w:author="Author">
              <w:r w:rsidDel="006530DC">
                <w:rPr>
                  <w:rFonts w:ascii="Calibri" w:hAnsi="Calibri" w:cs="Calibri"/>
                  <w:color w:val="000000"/>
                  <w:sz w:val="22"/>
                  <w:szCs w:val="22"/>
                </w:rPr>
                <w:delText>99.82</w:delText>
              </w:r>
            </w:del>
          </w:p>
        </w:tc>
        <w:tc>
          <w:tcPr>
            <w:tcW w:w="851" w:type="dxa"/>
            <w:vAlign w:val="bottom"/>
          </w:tcPr>
          <w:p w14:paraId="5F2DC42F" w14:textId="6A595D6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52" w:author="Author"/>
                <w:rFonts w:asciiTheme="minorHAnsi" w:hAnsiTheme="minorHAnsi" w:cstheme="minorHAnsi"/>
                <w:color w:val="000000"/>
                <w:sz w:val="22"/>
                <w:szCs w:val="22"/>
              </w:rPr>
            </w:pPr>
            <w:del w:id="3953" w:author="Author">
              <w:r w:rsidDel="006530DC">
                <w:rPr>
                  <w:rFonts w:ascii="Calibri" w:hAnsi="Calibri" w:cs="Calibri"/>
                  <w:color w:val="000000"/>
                  <w:sz w:val="22"/>
                  <w:szCs w:val="22"/>
                </w:rPr>
                <w:delText>4.46</w:delText>
              </w:r>
            </w:del>
          </w:p>
        </w:tc>
        <w:tc>
          <w:tcPr>
            <w:tcW w:w="1240" w:type="dxa"/>
            <w:vAlign w:val="bottom"/>
          </w:tcPr>
          <w:p w14:paraId="79CC3130" w14:textId="1B167604"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54" w:author="Author"/>
                <w:rFonts w:asciiTheme="minorHAnsi" w:hAnsiTheme="minorHAnsi" w:cstheme="minorHAnsi"/>
                <w:color w:val="000000"/>
                <w:sz w:val="22"/>
                <w:szCs w:val="22"/>
              </w:rPr>
            </w:pPr>
            <w:del w:id="3955" w:author="Author">
              <w:r w:rsidDel="006530DC">
                <w:rPr>
                  <w:rFonts w:ascii="Calibri" w:hAnsi="Calibri" w:cs="Calibri"/>
                  <w:color w:val="000000"/>
                  <w:sz w:val="22"/>
                  <w:szCs w:val="22"/>
                </w:rPr>
                <w:delText>100.54</w:delText>
              </w:r>
            </w:del>
          </w:p>
        </w:tc>
        <w:tc>
          <w:tcPr>
            <w:tcW w:w="886" w:type="dxa"/>
            <w:vAlign w:val="bottom"/>
          </w:tcPr>
          <w:p w14:paraId="2987F0C8" w14:textId="4E07B2D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56" w:author="Author"/>
                <w:rFonts w:asciiTheme="minorHAnsi" w:hAnsiTheme="minorHAnsi" w:cstheme="minorHAnsi"/>
                <w:color w:val="000000"/>
                <w:sz w:val="22"/>
                <w:szCs w:val="22"/>
              </w:rPr>
            </w:pPr>
            <w:del w:id="3957" w:author="Author">
              <w:r w:rsidDel="006530DC">
                <w:rPr>
                  <w:rFonts w:ascii="Calibri" w:hAnsi="Calibri" w:cs="Calibri"/>
                  <w:color w:val="000000"/>
                  <w:sz w:val="22"/>
                  <w:szCs w:val="22"/>
                </w:rPr>
                <w:delText>4.45</w:delText>
              </w:r>
            </w:del>
          </w:p>
        </w:tc>
        <w:tc>
          <w:tcPr>
            <w:tcW w:w="1240" w:type="dxa"/>
            <w:vAlign w:val="bottom"/>
          </w:tcPr>
          <w:p w14:paraId="5F2CE353" w14:textId="1C323438"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58" w:author="Author"/>
                <w:rFonts w:asciiTheme="minorHAnsi" w:hAnsiTheme="minorHAnsi" w:cstheme="minorHAnsi"/>
                <w:color w:val="000000"/>
                <w:sz w:val="22"/>
                <w:szCs w:val="22"/>
              </w:rPr>
            </w:pPr>
            <w:del w:id="3959" w:author="Author">
              <w:r w:rsidDel="006530DC">
                <w:rPr>
                  <w:rFonts w:ascii="Calibri" w:hAnsi="Calibri" w:cs="Calibri"/>
                  <w:color w:val="000000"/>
                  <w:sz w:val="22"/>
                  <w:szCs w:val="22"/>
                </w:rPr>
                <w:delText>100.25</w:delText>
              </w:r>
            </w:del>
          </w:p>
        </w:tc>
        <w:tc>
          <w:tcPr>
            <w:tcW w:w="886" w:type="dxa"/>
            <w:vAlign w:val="bottom"/>
          </w:tcPr>
          <w:p w14:paraId="5819C99B" w14:textId="161975E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60" w:author="Author"/>
                <w:rFonts w:asciiTheme="minorHAnsi" w:hAnsiTheme="minorHAnsi" w:cstheme="minorHAnsi"/>
                <w:color w:val="000000"/>
                <w:sz w:val="22"/>
                <w:szCs w:val="22"/>
              </w:rPr>
            </w:pPr>
            <w:del w:id="3961" w:author="Author">
              <w:r w:rsidDel="006530DC">
                <w:rPr>
                  <w:rFonts w:ascii="Calibri" w:hAnsi="Calibri" w:cs="Calibri"/>
                  <w:color w:val="000000"/>
                  <w:sz w:val="22"/>
                  <w:szCs w:val="22"/>
                </w:rPr>
                <w:delText>4.48</w:delText>
              </w:r>
            </w:del>
          </w:p>
        </w:tc>
        <w:tc>
          <w:tcPr>
            <w:tcW w:w="1240" w:type="dxa"/>
            <w:vAlign w:val="bottom"/>
          </w:tcPr>
          <w:p w14:paraId="70583312" w14:textId="07FA1DA8"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62" w:author="Author"/>
                <w:rFonts w:asciiTheme="minorHAnsi" w:hAnsiTheme="minorHAnsi" w:cstheme="minorHAnsi"/>
                <w:color w:val="000000"/>
                <w:sz w:val="22"/>
                <w:szCs w:val="22"/>
              </w:rPr>
            </w:pPr>
            <w:del w:id="3963" w:author="Author">
              <w:r w:rsidDel="006530DC">
                <w:rPr>
                  <w:rFonts w:ascii="Calibri" w:hAnsi="Calibri" w:cs="Calibri"/>
                  <w:color w:val="000000"/>
                  <w:sz w:val="22"/>
                  <w:szCs w:val="22"/>
                </w:rPr>
                <w:delText>100.93</w:delText>
              </w:r>
            </w:del>
          </w:p>
        </w:tc>
      </w:tr>
      <w:tr w:rsidR="003D7677" w:rsidDel="006530DC" w14:paraId="6C30AF02" w14:textId="5544CA18" w:rsidTr="004B4EE5">
        <w:trPr>
          <w:trHeight w:val="282"/>
          <w:del w:id="396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21677E2" w14:textId="4578A99C" w:rsidR="003D7677" w:rsidDel="006530DC" w:rsidRDefault="003D7677" w:rsidP="003D7677">
            <w:pPr>
              <w:rPr>
                <w:del w:id="3965" w:author="Author"/>
                <w:rFonts w:ascii="Calibri" w:hAnsi="Calibri" w:cs="Calibri"/>
                <w:b w:val="0"/>
                <w:bCs w:val="0"/>
                <w:color w:val="000000"/>
                <w:sz w:val="22"/>
                <w:szCs w:val="22"/>
              </w:rPr>
            </w:pPr>
            <w:del w:id="3966" w:author="Author">
              <w:r w:rsidDel="006530DC">
                <w:rPr>
                  <w:rFonts w:ascii="Calibri" w:hAnsi="Calibri" w:cs="Calibri"/>
                  <w:b w:val="0"/>
                  <w:bCs w:val="0"/>
                  <w:color w:val="000000"/>
                  <w:sz w:val="22"/>
                  <w:szCs w:val="22"/>
                </w:rPr>
                <w:delText>2880</w:delText>
              </w:r>
            </w:del>
          </w:p>
        </w:tc>
        <w:tc>
          <w:tcPr>
            <w:tcW w:w="851" w:type="dxa"/>
            <w:vAlign w:val="bottom"/>
          </w:tcPr>
          <w:p w14:paraId="5301CF80" w14:textId="122496B6"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67" w:author="Author"/>
                <w:rFonts w:asciiTheme="minorHAnsi" w:hAnsiTheme="minorHAnsi" w:cstheme="minorHAnsi"/>
                <w:color w:val="000000"/>
                <w:sz w:val="22"/>
                <w:szCs w:val="22"/>
              </w:rPr>
            </w:pPr>
            <w:del w:id="3968" w:author="Author">
              <w:r w:rsidDel="006530DC">
                <w:rPr>
                  <w:rFonts w:ascii="Calibri" w:hAnsi="Calibri" w:cs="Calibri"/>
                  <w:color w:val="000000"/>
                  <w:sz w:val="22"/>
                  <w:szCs w:val="22"/>
                </w:rPr>
                <w:delText>4.36</w:delText>
              </w:r>
            </w:del>
          </w:p>
        </w:tc>
        <w:tc>
          <w:tcPr>
            <w:tcW w:w="1240" w:type="dxa"/>
            <w:vAlign w:val="bottom"/>
          </w:tcPr>
          <w:p w14:paraId="07824D67" w14:textId="11CF22A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69" w:author="Author"/>
                <w:rFonts w:asciiTheme="minorHAnsi" w:hAnsiTheme="minorHAnsi" w:cstheme="minorHAnsi"/>
                <w:color w:val="000000"/>
                <w:sz w:val="22"/>
                <w:szCs w:val="22"/>
              </w:rPr>
            </w:pPr>
            <w:del w:id="3970" w:author="Author">
              <w:r w:rsidDel="006530DC">
                <w:rPr>
                  <w:rFonts w:ascii="Calibri" w:hAnsi="Calibri" w:cs="Calibri"/>
                  <w:color w:val="000000"/>
                  <w:sz w:val="22"/>
                  <w:szCs w:val="22"/>
                </w:rPr>
                <w:delText>100.36</w:delText>
              </w:r>
            </w:del>
          </w:p>
        </w:tc>
        <w:tc>
          <w:tcPr>
            <w:tcW w:w="851" w:type="dxa"/>
            <w:vAlign w:val="bottom"/>
          </w:tcPr>
          <w:p w14:paraId="2CE00B1C" w14:textId="41789A7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71" w:author="Author"/>
                <w:rFonts w:asciiTheme="minorHAnsi" w:hAnsiTheme="minorHAnsi" w:cstheme="minorHAnsi"/>
                <w:color w:val="000000"/>
                <w:sz w:val="22"/>
                <w:szCs w:val="22"/>
              </w:rPr>
            </w:pPr>
            <w:del w:id="3972" w:author="Author">
              <w:r w:rsidDel="006530DC">
                <w:rPr>
                  <w:rFonts w:ascii="Calibri" w:hAnsi="Calibri" w:cs="Calibri"/>
                  <w:color w:val="000000"/>
                  <w:sz w:val="22"/>
                  <w:szCs w:val="22"/>
                </w:rPr>
                <w:delText>4.42</w:delText>
              </w:r>
            </w:del>
          </w:p>
        </w:tc>
        <w:tc>
          <w:tcPr>
            <w:tcW w:w="1240" w:type="dxa"/>
            <w:vAlign w:val="bottom"/>
          </w:tcPr>
          <w:p w14:paraId="2A170ED5" w14:textId="49E2816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73" w:author="Author"/>
                <w:rFonts w:asciiTheme="minorHAnsi" w:hAnsiTheme="minorHAnsi" w:cstheme="minorHAnsi"/>
                <w:color w:val="000000"/>
                <w:sz w:val="22"/>
                <w:szCs w:val="22"/>
              </w:rPr>
            </w:pPr>
            <w:del w:id="3974" w:author="Author">
              <w:r w:rsidDel="006530DC">
                <w:rPr>
                  <w:rFonts w:ascii="Calibri" w:hAnsi="Calibri" w:cs="Calibri"/>
                  <w:color w:val="000000"/>
                  <w:sz w:val="22"/>
                  <w:szCs w:val="22"/>
                </w:rPr>
                <w:delText>101.79</w:delText>
              </w:r>
            </w:del>
          </w:p>
        </w:tc>
        <w:tc>
          <w:tcPr>
            <w:tcW w:w="886" w:type="dxa"/>
            <w:vAlign w:val="bottom"/>
          </w:tcPr>
          <w:p w14:paraId="51A0DD2A" w14:textId="0ED4E3A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75" w:author="Author"/>
                <w:rFonts w:asciiTheme="minorHAnsi" w:hAnsiTheme="minorHAnsi" w:cstheme="minorHAnsi"/>
                <w:color w:val="000000"/>
                <w:sz w:val="22"/>
                <w:szCs w:val="22"/>
              </w:rPr>
            </w:pPr>
            <w:del w:id="3976" w:author="Author">
              <w:r w:rsidDel="006530DC">
                <w:rPr>
                  <w:rFonts w:ascii="Calibri" w:hAnsi="Calibri" w:cs="Calibri"/>
                  <w:color w:val="000000"/>
                  <w:sz w:val="22"/>
                  <w:szCs w:val="22"/>
                </w:rPr>
                <w:delText>4.41</w:delText>
              </w:r>
            </w:del>
          </w:p>
        </w:tc>
        <w:tc>
          <w:tcPr>
            <w:tcW w:w="1240" w:type="dxa"/>
            <w:vAlign w:val="bottom"/>
          </w:tcPr>
          <w:p w14:paraId="235181A8" w14:textId="33DFEBB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77" w:author="Author"/>
                <w:rFonts w:asciiTheme="minorHAnsi" w:hAnsiTheme="minorHAnsi" w:cstheme="minorHAnsi"/>
                <w:color w:val="000000"/>
                <w:sz w:val="22"/>
                <w:szCs w:val="22"/>
              </w:rPr>
            </w:pPr>
            <w:del w:id="3978" w:author="Author">
              <w:r w:rsidDel="006530DC">
                <w:rPr>
                  <w:rFonts w:ascii="Calibri" w:hAnsi="Calibri" w:cs="Calibri"/>
                  <w:color w:val="000000"/>
                  <w:sz w:val="22"/>
                  <w:szCs w:val="22"/>
                </w:rPr>
                <w:delText>101.50</w:delText>
              </w:r>
            </w:del>
          </w:p>
        </w:tc>
        <w:tc>
          <w:tcPr>
            <w:tcW w:w="886" w:type="dxa"/>
            <w:vAlign w:val="bottom"/>
          </w:tcPr>
          <w:p w14:paraId="08E7C501" w14:textId="3A462E27"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79" w:author="Author"/>
                <w:rFonts w:asciiTheme="minorHAnsi" w:hAnsiTheme="minorHAnsi" w:cstheme="minorHAnsi"/>
                <w:color w:val="000000"/>
                <w:sz w:val="22"/>
                <w:szCs w:val="22"/>
              </w:rPr>
            </w:pPr>
            <w:del w:id="3980" w:author="Author">
              <w:r w:rsidDel="006530DC">
                <w:rPr>
                  <w:rFonts w:ascii="Calibri" w:hAnsi="Calibri" w:cs="Calibri"/>
                  <w:color w:val="000000"/>
                  <w:sz w:val="22"/>
                  <w:szCs w:val="22"/>
                </w:rPr>
                <w:delText>4.42</w:delText>
              </w:r>
            </w:del>
          </w:p>
        </w:tc>
        <w:tc>
          <w:tcPr>
            <w:tcW w:w="1240" w:type="dxa"/>
            <w:vAlign w:val="bottom"/>
          </w:tcPr>
          <w:p w14:paraId="3E7D68F7" w14:textId="181AC002"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81" w:author="Author"/>
                <w:rFonts w:asciiTheme="minorHAnsi" w:hAnsiTheme="minorHAnsi" w:cstheme="minorHAnsi"/>
                <w:color w:val="000000"/>
                <w:sz w:val="22"/>
                <w:szCs w:val="22"/>
              </w:rPr>
            </w:pPr>
            <w:del w:id="3982" w:author="Author">
              <w:r w:rsidDel="006530DC">
                <w:rPr>
                  <w:rFonts w:ascii="Calibri" w:hAnsi="Calibri" w:cs="Calibri"/>
                  <w:color w:val="000000"/>
                  <w:sz w:val="22"/>
                  <w:szCs w:val="22"/>
                </w:rPr>
                <w:delText>101.82</w:delText>
              </w:r>
            </w:del>
          </w:p>
        </w:tc>
      </w:tr>
      <w:tr w:rsidR="003D7677" w:rsidDel="006530DC" w14:paraId="6502E8B2" w14:textId="74C6F7EC" w:rsidTr="004B4EE5">
        <w:trPr>
          <w:cnfStyle w:val="000000100000" w:firstRow="0" w:lastRow="0" w:firstColumn="0" w:lastColumn="0" w:oddVBand="0" w:evenVBand="0" w:oddHBand="1" w:evenHBand="0" w:firstRowFirstColumn="0" w:firstRowLastColumn="0" w:lastRowFirstColumn="0" w:lastRowLastColumn="0"/>
          <w:trHeight w:val="282"/>
          <w:del w:id="398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2B6D36B" w14:textId="51D07345" w:rsidR="003D7677" w:rsidDel="006530DC" w:rsidRDefault="003D7677" w:rsidP="003D7677">
            <w:pPr>
              <w:rPr>
                <w:del w:id="3984" w:author="Author"/>
                <w:rFonts w:ascii="Calibri" w:hAnsi="Calibri" w:cs="Calibri"/>
                <w:b w:val="0"/>
                <w:bCs w:val="0"/>
                <w:color w:val="000000"/>
                <w:sz w:val="22"/>
                <w:szCs w:val="22"/>
              </w:rPr>
            </w:pPr>
            <w:del w:id="3985" w:author="Author">
              <w:r w:rsidDel="006530DC">
                <w:rPr>
                  <w:rFonts w:ascii="Calibri" w:hAnsi="Calibri" w:cs="Calibri"/>
                  <w:b w:val="0"/>
                  <w:bCs w:val="0"/>
                  <w:color w:val="000000"/>
                  <w:sz w:val="22"/>
                  <w:szCs w:val="22"/>
                </w:rPr>
                <w:delText>2944</w:delText>
              </w:r>
            </w:del>
          </w:p>
        </w:tc>
        <w:tc>
          <w:tcPr>
            <w:tcW w:w="851" w:type="dxa"/>
            <w:vAlign w:val="bottom"/>
          </w:tcPr>
          <w:p w14:paraId="5AD974BB" w14:textId="523931DC"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86" w:author="Author"/>
                <w:rFonts w:asciiTheme="minorHAnsi" w:hAnsiTheme="minorHAnsi" w:cstheme="minorHAnsi"/>
                <w:color w:val="000000"/>
                <w:sz w:val="22"/>
                <w:szCs w:val="22"/>
              </w:rPr>
            </w:pPr>
            <w:del w:id="3987" w:author="Author">
              <w:r w:rsidDel="006530DC">
                <w:rPr>
                  <w:rFonts w:ascii="Calibri" w:hAnsi="Calibri" w:cs="Calibri"/>
                  <w:color w:val="000000"/>
                  <w:sz w:val="22"/>
                  <w:szCs w:val="22"/>
                </w:rPr>
                <w:delText>4.28</w:delText>
              </w:r>
            </w:del>
          </w:p>
        </w:tc>
        <w:tc>
          <w:tcPr>
            <w:tcW w:w="1240" w:type="dxa"/>
            <w:vAlign w:val="bottom"/>
          </w:tcPr>
          <w:p w14:paraId="63600100" w14:textId="1D6B21B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88" w:author="Author"/>
                <w:rFonts w:asciiTheme="minorHAnsi" w:hAnsiTheme="minorHAnsi" w:cstheme="minorHAnsi"/>
                <w:color w:val="000000"/>
                <w:sz w:val="22"/>
                <w:szCs w:val="22"/>
              </w:rPr>
            </w:pPr>
            <w:del w:id="3989" w:author="Author">
              <w:r w:rsidDel="006530DC">
                <w:rPr>
                  <w:rFonts w:ascii="Calibri" w:hAnsi="Calibri" w:cs="Calibri"/>
                  <w:color w:val="000000"/>
                  <w:sz w:val="22"/>
                  <w:szCs w:val="22"/>
                </w:rPr>
                <w:delText>100.70</w:delText>
              </w:r>
            </w:del>
          </w:p>
        </w:tc>
        <w:tc>
          <w:tcPr>
            <w:tcW w:w="851" w:type="dxa"/>
            <w:vAlign w:val="bottom"/>
          </w:tcPr>
          <w:p w14:paraId="75133962" w14:textId="3E70E25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90" w:author="Author"/>
                <w:rFonts w:asciiTheme="minorHAnsi" w:hAnsiTheme="minorHAnsi" w:cstheme="minorHAnsi"/>
                <w:color w:val="000000"/>
                <w:sz w:val="22"/>
                <w:szCs w:val="22"/>
              </w:rPr>
            </w:pPr>
            <w:del w:id="3991" w:author="Author">
              <w:r w:rsidDel="006530DC">
                <w:rPr>
                  <w:rFonts w:ascii="Calibri" w:hAnsi="Calibri" w:cs="Calibri"/>
                  <w:color w:val="000000"/>
                  <w:sz w:val="22"/>
                  <w:szCs w:val="22"/>
                </w:rPr>
                <w:delText>4.32</w:delText>
              </w:r>
            </w:del>
          </w:p>
        </w:tc>
        <w:tc>
          <w:tcPr>
            <w:tcW w:w="1240" w:type="dxa"/>
            <w:vAlign w:val="bottom"/>
          </w:tcPr>
          <w:p w14:paraId="7D8D6360" w14:textId="1CEDB12E"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92" w:author="Author"/>
                <w:rFonts w:asciiTheme="minorHAnsi" w:hAnsiTheme="minorHAnsi" w:cstheme="minorHAnsi"/>
                <w:color w:val="000000"/>
                <w:sz w:val="22"/>
                <w:szCs w:val="22"/>
              </w:rPr>
            </w:pPr>
            <w:del w:id="3993" w:author="Author">
              <w:r w:rsidDel="006530DC">
                <w:rPr>
                  <w:rFonts w:ascii="Calibri" w:hAnsi="Calibri" w:cs="Calibri"/>
                  <w:color w:val="000000"/>
                  <w:sz w:val="22"/>
                  <w:szCs w:val="22"/>
                </w:rPr>
                <w:delText>101.77</w:delText>
              </w:r>
            </w:del>
          </w:p>
        </w:tc>
        <w:tc>
          <w:tcPr>
            <w:tcW w:w="886" w:type="dxa"/>
            <w:vAlign w:val="bottom"/>
          </w:tcPr>
          <w:p w14:paraId="342A66F7" w14:textId="1E7ECC8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94" w:author="Author"/>
                <w:rFonts w:asciiTheme="minorHAnsi" w:hAnsiTheme="minorHAnsi" w:cstheme="minorHAnsi"/>
                <w:color w:val="000000"/>
                <w:sz w:val="22"/>
                <w:szCs w:val="22"/>
              </w:rPr>
            </w:pPr>
            <w:del w:id="3995" w:author="Author">
              <w:r w:rsidDel="006530DC">
                <w:rPr>
                  <w:rFonts w:ascii="Calibri" w:hAnsi="Calibri" w:cs="Calibri"/>
                  <w:color w:val="000000"/>
                  <w:sz w:val="22"/>
                  <w:szCs w:val="22"/>
                </w:rPr>
                <w:delText>4.32</w:delText>
              </w:r>
            </w:del>
          </w:p>
        </w:tc>
        <w:tc>
          <w:tcPr>
            <w:tcW w:w="1240" w:type="dxa"/>
            <w:vAlign w:val="bottom"/>
          </w:tcPr>
          <w:p w14:paraId="59BCECC4" w14:textId="2D811396"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96" w:author="Author"/>
                <w:rFonts w:asciiTheme="minorHAnsi" w:hAnsiTheme="minorHAnsi" w:cstheme="minorHAnsi"/>
                <w:color w:val="000000"/>
                <w:sz w:val="22"/>
                <w:szCs w:val="22"/>
              </w:rPr>
            </w:pPr>
            <w:del w:id="3997" w:author="Author">
              <w:r w:rsidDel="006530DC">
                <w:rPr>
                  <w:rFonts w:ascii="Calibri" w:hAnsi="Calibri" w:cs="Calibri"/>
                  <w:color w:val="000000"/>
                  <w:sz w:val="22"/>
                  <w:szCs w:val="22"/>
                </w:rPr>
                <w:delText>101.77</w:delText>
              </w:r>
            </w:del>
          </w:p>
        </w:tc>
        <w:tc>
          <w:tcPr>
            <w:tcW w:w="886" w:type="dxa"/>
            <w:vAlign w:val="bottom"/>
          </w:tcPr>
          <w:p w14:paraId="3FD40FA4" w14:textId="6525675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98" w:author="Author"/>
                <w:rFonts w:asciiTheme="minorHAnsi" w:hAnsiTheme="minorHAnsi" w:cstheme="minorHAnsi"/>
                <w:color w:val="000000"/>
                <w:sz w:val="22"/>
                <w:szCs w:val="22"/>
              </w:rPr>
            </w:pPr>
            <w:del w:id="3999" w:author="Author">
              <w:r w:rsidDel="006530DC">
                <w:rPr>
                  <w:rFonts w:ascii="Calibri" w:hAnsi="Calibri" w:cs="Calibri"/>
                  <w:color w:val="000000"/>
                  <w:sz w:val="22"/>
                  <w:szCs w:val="22"/>
                </w:rPr>
                <w:delText>4.33</w:delText>
              </w:r>
            </w:del>
          </w:p>
        </w:tc>
        <w:tc>
          <w:tcPr>
            <w:tcW w:w="1240" w:type="dxa"/>
            <w:vAlign w:val="bottom"/>
          </w:tcPr>
          <w:p w14:paraId="4568EAC2" w14:textId="064A8B1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00" w:author="Author"/>
                <w:rFonts w:asciiTheme="minorHAnsi" w:hAnsiTheme="minorHAnsi" w:cstheme="minorHAnsi"/>
                <w:color w:val="000000"/>
                <w:sz w:val="22"/>
                <w:szCs w:val="22"/>
              </w:rPr>
            </w:pPr>
            <w:del w:id="4001" w:author="Author">
              <w:r w:rsidDel="006530DC">
                <w:rPr>
                  <w:rFonts w:ascii="Calibri" w:hAnsi="Calibri" w:cs="Calibri"/>
                  <w:color w:val="000000"/>
                  <w:sz w:val="22"/>
                  <w:szCs w:val="22"/>
                </w:rPr>
                <w:delText>101.95</w:delText>
              </w:r>
            </w:del>
          </w:p>
        </w:tc>
      </w:tr>
      <w:tr w:rsidR="003D7677" w:rsidDel="006530DC" w14:paraId="7E1AD9AC" w14:textId="47F1BA19" w:rsidTr="004B4EE5">
        <w:trPr>
          <w:trHeight w:val="282"/>
          <w:del w:id="400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BA5D4CC" w14:textId="0870F1F0" w:rsidR="003D7677" w:rsidDel="006530DC" w:rsidRDefault="003D7677" w:rsidP="003D7677">
            <w:pPr>
              <w:rPr>
                <w:del w:id="4003" w:author="Author"/>
                <w:rFonts w:ascii="Calibri" w:hAnsi="Calibri" w:cs="Calibri"/>
                <w:b w:val="0"/>
                <w:bCs w:val="0"/>
                <w:color w:val="000000"/>
                <w:sz w:val="22"/>
                <w:szCs w:val="22"/>
              </w:rPr>
            </w:pPr>
            <w:del w:id="4004" w:author="Author">
              <w:r w:rsidDel="006530DC">
                <w:rPr>
                  <w:rFonts w:ascii="Calibri" w:hAnsi="Calibri" w:cs="Calibri"/>
                  <w:b w:val="0"/>
                  <w:bCs w:val="0"/>
                  <w:color w:val="000000"/>
                  <w:sz w:val="22"/>
                  <w:szCs w:val="22"/>
                </w:rPr>
                <w:delText>3008</w:delText>
              </w:r>
            </w:del>
          </w:p>
        </w:tc>
        <w:tc>
          <w:tcPr>
            <w:tcW w:w="851" w:type="dxa"/>
            <w:vAlign w:val="bottom"/>
          </w:tcPr>
          <w:p w14:paraId="63E171AB" w14:textId="04FDF9B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05" w:author="Author"/>
                <w:rFonts w:asciiTheme="minorHAnsi" w:hAnsiTheme="minorHAnsi" w:cstheme="minorHAnsi"/>
                <w:color w:val="000000"/>
                <w:sz w:val="22"/>
                <w:szCs w:val="22"/>
              </w:rPr>
            </w:pPr>
            <w:del w:id="4006" w:author="Author">
              <w:r w:rsidDel="006530DC">
                <w:rPr>
                  <w:rFonts w:ascii="Calibri" w:hAnsi="Calibri" w:cs="Calibri"/>
                  <w:color w:val="000000"/>
                  <w:sz w:val="22"/>
                  <w:szCs w:val="22"/>
                </w:rPr>
                <w:delText>4.20</w:delText>
              </w:r>
            </w:del>
          </w:p>
        </w:tc>
        <w:tc>
          <w:tcPr>
            <w:tcW w:w="1240" w:type="dxa"/>
            <w:vAlign w:val="bottom"/>
          </w:tcPr>
          <w:p w14:paraId="5AD2ABF9" w14:textId="0F57539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07" w:author="Author"/>
                <w:rFonts w:asciiTheme="minorHAnsi" w:hAnsiTheme="minorHAnsi" w:cstheme="minorHAnsi"/>
                <w:color w:val="000000"/>
                <w:sz w:val="22"/>
                <w:szCs w:val="22"/>
              </w:rPr>
            </w:pPr>
            <w:del w:id="4008" w:author="Author">
              <w:r w:rsidDel="006530DC">
                <w:rPr>
                  <w:rFonts w:ascii="Calibri" w:hAnsi="Calibri" w:cs="Calibri"/>
                  <w:color w:val="000000"/>
                  <w:sz w:val="22"/>
                  <w:szCs w:val="22"/>
                </w:rPr>
                <w:delText>101.08</w:delText>
              </w:r>
            </w:del>
          </w:p>
        </w:tc>
        <w:tc>
          <w:tcPr>
            <w:tcW w:w="851" w:type="dxa"/>
            <w:vAlign w:val="bottom"/>
          </w:tcPr>
          <w:p w14:paraId="5F1C5D27" w14:textId="1BE9B488"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09" w:author="Author"/>
                <w:rFonts w:asciiTheme="minorHAnsi" w:hAnsiTheme="minorHAnsi" w:cstheme="minorHAnsi"/>
                <w:color w:val="000000"/>
                <w:sz w:val="22"/>
                <w:szCs w:val="22"/>
              </w:rPr>
            </w:pPr>
            <w:del w:id="4010" w:author="Author">
              <w:r w:rsidDel="006530DC">
                <w:rPr>
                  <w:rFonts w:ascii="Calibri" w:hAnsi="Calibri" w:cs="Calibri"/>
                  <w:color w:val="000000"/>
                  <w:sz w:val="22"/>
                  <w:szCs w:val="22"/>
                </w:rPr>
                <w:delText>4.23</w:delText>
              </w:r>
            </w:del>
          </w:p>
        </w:tc>
        <w:tc>
          <w:tcPr>
            <w:tcW w:w="1240" w:type="dxa"/>
            <w:vAlign w:val="bottom"/>
          </w:tcPr>
          <w:p w14:paraId="5E2E7802" w14:textId="243ED1B8"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11" w:author="Author"/>
                <w:rFonts w:asciiTheme="minorHAnsi" w:hAnsiTheme="minorHAnsi" w:cstheme="minorHAnsi"/>
                <w:color w:val="000000"/>
                <w:sz w:val="22"/>
                <w:szCs w:val="22"/>
              </w:rPr>
            </w:pPr>
            <w:del w:id="4012" w:author="Author">
              <w:r w:rsidDel="006530DC">
                <w:rPr>
                  <w:rFonts w:ascii="Calibri" w:hAnsi="Calibri" w:cs="Calibri"/>
                  <w:color w:val="000000"/>
                  <w:sz w:val="22"/>
                  <w:szCs w:val="22"/>
                </w:rPr>
                <w:delText>101.87</w:delText>
              </w:r>
            </w:del>
          </w:p>
        </w:tc>
        <w:tc>
          <w:tcPr>
            <w:tcW w:w="886" w:type="dxa"/>
            <w:vAlign w:val="bottom"/>
          </w:tcPr>
          <w:p w14:paraId="37BED293" w14:textId="383C1CC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13" w:author="Author"/>
                <w:rFonts w:asciiTheme="minorHAnsi" w:hAnsiTheme="minorHAnsi" w:cstheme="minorHAnsi"/>
                <w:color w:val="000000"/>
                <w:sz w:val="22"/>
                <w:szCs w:val="22"/>
              </w:rPr>
            </w:pPr>
            <w:del w:id="4014" w:author="Author">
              <w:r w:rsidDel="006530DC">
                <w:rPr>
                  <w:rFonts w:ascii="Calibri" w:hAnsi="Calibri" w:cs="Calibri"/>
                  <w:color w:val="000000"/>
                  <w:sz w:val="22"/>
                  <w:szCs w:val="22"/>
                </w:rPr>
                <w:delText>4.23</w:delText>
              </w:r>
            </w:del>
          </w:p>
        </w:tc>
        <w:tc>
          <w:tcPr>
            <w:tcW w:w="1240" w:type="dxa"/>
            <w:vAlign w:val="bottom"/>
          </w:tcPr>
          <w:p w14:paraId="2EA10FD2" w14:textId="30FA1520"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15" w:author="Author"/>
                <w:rFonts w:asciiTheme="minorHAnsi" w:hAnsiTheme="minorHAnsi" w:cstheme="minorHAnsi"/>
                <w:color w:val="000000"/>
                <w:sz w:val="22"/>
                <w:szCs w:val="22"/>
              </w:rPr>
            </w:pPr>
            <w:del w:id="4016" w:author="Author">
              <w:r w:rsidDel="006530DC">
                <w:rPr>
                  <w:rFonts w:ascii="Calibri" w:hAnsi="Calibri" w:cs="Calibri"/>
                  <w:color w:val="000000"/>
                  <w:sz w:val="22"/>
                  <w:szCs w:val="22"/>
                </w:rPr>
                <w:delText>101.89</w:delText>
              </w:r>
            </w:del>
          </w:p>
        </w:tc>
        <w:tc>
          <w:tcPr>
            <w:tcW w:w="886" w:type="dxa"/>
            <w:vAlign w:val="bottom"/>
          </w:tcPr>
          <w:p w14:paraId="73E8AA87" w14:textId="4D8B2FC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17" w:author="Author"/>
                <w:rFonts w:asciiTheme="minorHAnsi" w:hAnsiTheme="minorHAnsi" w:cstheme="minorHAnsi"/>
                <w:color w:val="000000"/>
                <w:sz w:val="22"/>
                <w:szCs w:val="22"/>
              </w:rPr>
            </w:pPr>
            <w:del w:id="4018" w:author="Author">
              <w:r w:rsidDel="006530DC">
                <w:rPr>
                  <w:rFonts w:ascii="Calibri" w:hAnsi="Calibri" w:cs="Calibri"/>
                  <w:color w:val="000000"/>
                  <w:sz w:val="22"/>
                  <w:szCs w:val="22"/>
                </w:rPr>
                <w:delText>4.24</w:delText>
              </w:r>
            </w:del>
          </w:p>
        </w:tc>
        <w:tc>
          <w:tcPr>
            <w:tcW w:w="1240" w:type="dxa"/>
            <w:vAlign w:val="bottom"/>
          </w:tcPr>
          <w:p w14:paraId="3FE2E292" w14:textId="287C69C0"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19" w:author="Author"/>
                <w:rFonts w:asciiTheme="minorHAnsi" w:hAnsiTheme="minorHAnsi" w:cstheme="minorHAnsi"/>
                <w:color w:val="000000"/>
                <w:sz w:val="22"/>
                <w:szCs w:val="22"/>
              </w:rPr>
            </w:pPr>
            <w:del w:id="4020" w:author="Author">
              <w:r w:rsidDel="006530DC">
                <w:rPr>
                  <w:rFonts w:ascii="Calibri" w:hAnsi="Calibri" w:cs="Calibri"/>
                  <w:color w:val="000000"/>
                  <w:sz w:val="22"/>
                  <w:szCs w:val="22"/>
                </w:rPr>
                <w:delText>102.06</w:delText>
              </w:r>
            </w:del>
          </w:p>
        </w:tc>
      </w:tr>
      <w:tr w:rsidR="003D7677" w:rsidDel="006530DC" w14:paraId="3E07BA6B" w14:textId="75B18F90" w:rsidTr="004B4EE5">
        <w:trPr>
          <w:cnfStyle w:val="000000100000" w:firstRow="0" w:lastRow="0" w:firstColumn="0" w:lastColumn="0" w:oddVBand="0" w:evenVBand="0" w:oddHBand="1" w:evenHBand="0" w:firstRowFirstColumn="0" w:firstRowLastColumn="0" w:lastRowFirstColumn="0" w:lastRowLastColumn="0"/>
          <w:trHeight w:val="282"/>
          <w:del w:id="402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71D8522" w14:textId="21F279BE" w:rsidR="003D7677" w:rsidDel="006530DC" w:rsidRDefault="003D7677" w:rsidP="003D7677">
            <w:pPr>
              <w:rPr>
                <w:del w:id="4022" w:author="Author"/>
                <w:rFonts w:ascii="Calibri" w:hAnsi="Calibri" w:cs="Calibri"/>
                <w:b w:val="0"/>
                <w:bCs w:val="0"/>
                <w:color w:val="000000"/>
                <w:sz w:val="22"/>
                <w:szCs w:val="22"/>
              </w:rPr>
            </w:pPr>
            <w:del w:id="4023" w:author="Author">
              <w:r w:rsidDel="006530DC">
                <w:rPr>
                  <w:rFonts w:ascii="Calibri" w:hAnsi="Calibri" w:cs="Calibri"/>
                  <w:b w:val="0"/>
                  <w:bCs w:val="0"/>
                  <w:color w:val="000000"/>
                  <w:sz w:val="22"/>
                  <w:szCs w:val="22"/>
                </w:rPr>
                <w:delText>3072</w:delText>
              </w:r>
            </w:del>
          </w:p>
        </w:tc>
        <w:tc>
          <w:tcPr>
            <w:tcW w:w="851" w:type="dxa"/>
            <w:vAlign w:val="bottom"/>
          </w:tcPr>
          <w:p w14:paraId="728947AF" w14:textId="0938C752"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24" w:author="Author"/>
                <w:rFonts w:asciiTheme="minorHAnsi" w:hAnsiTheme="minorHAnsi" w:cstheme="minorHAnsi"/>
                <w:color w:val="000000"/>
                <w:sz w:val="22"/>
                <w:szCs w:val="22"/>
              </w:rPr>
            </w:pPr>
            <w:del w:id="4025" w:author="Author">
              <w:r w:rsidDel="006530DC">
                <w:rPr>
                  <w:rFonts w:ascii="Calibri" w:hAnsi="Calibri" w:cs="Calibri"/>
                  <w:color w:val="000000"/>
                  <w:sz w:val="22"/>
                  <w:szCs w:val="22"/>
                </w:rPr>
                <w:delText>4.12</w:delText>
              </w:r>
            </w:del>
          </w:p>
        </w:tc>
        <w:tc>
          <w:tcPr>
            <w:tcW w:w="1240" w:type="dxa"/>
            <w:vAlign w:val="bottom"/>
          </w:tcPr>
          <w:p w14:paraId="178FF8B7" w14:textId="4946B53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26" w:author="Author"/>
                <w:rFonts w:asciiTheme="minorHAnsi" w:hAnsiTheme="minorHAnsi" w:cstheme="minorHAnsi"/>
                <w:color w:val="000000"/>
                <w:sz w:val="22"/>
                <w:szCs w:val="22"/>
              </w:rPr>
            </w:pPr>
            <w:del w:id="4027" w:author="Author">
              <w:r w:rsidDel="006530DC">
                <w:rPr>
                  <w:rFonts w:ascii="Calibri" w:hAnsi="Calibri" w:cs="Calibri"/>
                  <w:color w:val="000000"/>
                  <w:sz w:val="22"/>
                  <w:szCs w:val="22"/>
                </w:rPr>
                <w:delText>101.24</w:delText>
              </w:r>
            </w:del>
          </w:p>
        </w:tc>
        <w:tc>
          <w:tcPr>
            <w:tcW w:w="851" w:type="dxa"/>
            <w:vAlign w:val="bottom"/>
          </w:tcPr>
          <w:p w14:paraId="09454CF1" w14:textId="7CF473E4"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28" w:author="Author"/>
                <w:rFonts w:asciiTheme="minorHAnsi" w:hAnsiTheme="minorHAnsi" w:cstheme="minorHAnsi"/>
                <w:color w:val="000000"/>
                <w:sz w:val="22"/>
                <w:szCs w:val="22"/>
              </w:rPr>
            </w:pPr>
            <w:del w:id="4029" w:author="Author">
              <w:r w:rsidDel="006530DC">
                <w:rPr>
                  <w:rFonts w:ascii="Calibri" w:hAnsi="Calibri" w:cs="Calibri"/>
                  <w:color w:val="000000"/>
                  <w:sz w:val="22"/>
                  <w:szCs w:val="22"/>
                </w:rPr>
                <w:delText>4.15</w:delText>
              </w:r>
            </w:del>
          </w:p>
        </w:tc>
        <w:tc>
          <w:tcPr>
            <w:tcW w:w="1240" w:type="dxa"/>
            <w:vAlign w:val="bottom"/>
          </w:tcPr>
          <w:p w14:paraId="42A55F77" w14:textId="5F61D7E4"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30" w:author="Author"/>
                <w:rFonts w:asciiTheme="minorHAnsi" w:hAnsiTheme="minorHAnsi" w:cstheme="minorHAnsi"/>
                <w:color w:val="000000"/>
                <w:sz w:val="22"/>
                <w:szCs w:val="22"/>
              </w:rPr>
            </w:pPr>
            <w:del w:id="4031" w:author="Author">
              <w:r w:rsidDel="006530DC">
                <w:rPr>
                  <w:rFonts w:ascii="Calibri" w:hAnsi="Calibri" w:cs="Calibri"/>
                  <w:color w:val="000000"/>
                  <w:sz w:val="22"/>
                  <w:szCs w:val="22"/>
                </w:rPr>
                <w:delText>101.97</w:delText>
              </w:r>
            </w:del>
          </w:p>
        </w:tc>
        <w:tc>
          <w:tcPr>
            <w:tcW w:w="886" w:type="dxa"/>
            <w:vAlign w:val="bottom"/>
          </w:tcPr>
          <w:p w14:paraId="5D4C2E9F" w14:textId="7FE3C35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32" w:author="Author"/>
                <w:rFonts w:asciiTheme="minorHAnsi" w:hAnsiTheme="minorHAnsi" w:cstheme="minorHAnsi"/>
                <w:color w:val="000000"/>
                <w:sz w:val="22"/>
                <w:szCs w:val="22"/>
              </w:rPr>
            </w:pPr>
            <w:del w:id="4033" w:author="Author">
              <w:r w:rsidDel="006530DC">
                <w:rPr>
                  <w:rFonts w:ascii="Calibri" w:hAnsi="Calibri" w:cs="Calibri"/>
                  <w:color w:val="000000"/>
                  <w:sz w:val="22"/>
                  <w:szCs w:val="22"/>
                </w:rPr>
                <w:delText>4.15</w:delText>
              </w:r>
            </w:del>
          </w:p>
        </w:tc>
        <w:tc>
          <w:tcPr>
            <w:tcW w:w="1240" w:type="dxa"/>
            <w:vAlign w:val="bottom"/>
          </w:tcPr>
          <w:p w14:paraId="4EA57429" w14:textId="504EBD5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34" w:author="Author"/>
                <w:rFonts w:asciiTheme="minorHAnsi" w:hAnsiTheme="minorHAnsi" w:cstheme="minorHAnsi"/>
                <w:color w:val="000000"/>
                <w:sz w:val="22"/>
                <w:szCs w:val="22"/>
              </w:rPr>
            </w:pPr>
            <w:del w:id="4035" w:author="Author">
              <w:r w:rsidDel="006530DC">
                <w:rPr>
                  <w:rFonts w:ascii="Calibri" w:hAnsi="Calibri" w:cs="Calibri"/>
                  <w:color w:val="000000"/>
                  <w:sz w:val="22"/>
                  <w:szCs w:val="22"/>
                </w:rPr>
                <w:delText>102.02</w:delText>
              </w:r>
            </w:del>
          </w:p>
        </w:tc>
        <w:tc>
          <w:tcPr>
            <w:tcW w:w="886" w:type="dxa"/>
            <w:vAlign w:val="bottom"/>
          </w:tcPr>
          <w:p w14:paraId="3C662009" w14:textId="56B622A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36" w:author="Author"/>
                <w:rFonts w:asciiTheme="minorHAnsi" w:hAnsiTheme="minorHAnsi" w:cstheme="minorHAnsi"/>
                <w:color w:val="000000"/>
                <w:sz w:val="22"/>
                <w:szCs w:val="22"/>
              </w:rPr>
            </w:pPr>
            <w:del w:id="4037" w:author="Author">
              <w:r w:rsidDel="006530DC">
                <w:rPr>
                  <w:rFonts w:ascii="Calibri" w:hAnsi="Calibri" w:cs="Calibri"/>
                  <w:color w:val="000000"/>
                  <w:sz w:val="22"/>
                  <w:szCs w:val="22"/>
                </w:rPr>
                <w:delText>4.16</w:delText>
              </w:r>
            </w:del>
          </w:p>
        </w:tc>
        <w:tc>
          <w:tcPr>
            <w:tcW w:w="1240" w:type="dxa"/>
            <w:vAlign w:val="bottom"/>
          </w:tcPr>
          <w:p w14:paraId="34E7DCA0" w14:textId="2DF39BE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38" w:author="Author"/>
                <w:rFonts w:asciiTheme="minorHAnsi" w:hAnsiTheme="minorHAnsi" w:cstheme="minorHAnsi"/>
                <w:color w:val="000000"/>
                <w:sz w:val="22"/>
                <w:szCs w:val="22"/>
              </w:rPr>
            </w:pPr>
            <w:del w:id="4039" w:author="Author">
              <w:r w:rsidDel="006530DC">
                <w:rPr>
                  <w:rFonts w:ascii="Calibri" w:hAnsi="Calibri" w:cs="Calibri"/>
                  <w:color w:val="000000"/>
                  <w:sz w:val="22"/>
                  <w:szCs w:val="22"/>
                </w:rPr>
                <w:delText>102.18</w:delText>
              </w:r>
            </w:del>
          </w:p>
        </w:tc>
      </w:tr>
      <w:tr w:rsidR="003D7677" w:rsidDel="006530DC" w14:paraId="1E6884E9" w14:textId="1EAE6B02" w:rsidTr="004B4EE5">
        <w:trPr>
          <w:trHeight w:val="282"/>
          <w:del w:id="404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98781F9" w14:textId="46406052" w:rsidR="003D7677" w:rsidDel="006530DC" w:rsidRDefault="003D7677" w:rsidP="003D7677">
            <w:pPr>
              <w:rPr>
                <w:del w:id="4041" w:author="Author"/>
                <w:rFonts w:ascii="Calibri" w:hAnsi="Calibri" w:cs="Calibri"/>
                <w:b w:val="0"/>
                <w:bCs w:val="0"/>
                <w:color w:val="000000"/>
                <w:sz w:val="22"/>
                <w:szCs w:val="22"/>
              </w:rPr>
            </w:pPr>
            <w:del w:id="4042" w:author="Author">
              <w:r w:rsidDel="006530DC">
                <w:rPr>
                  <w:rFonts w:ascii="Calibri" w:hAnsi="Calibri" w:cs="Calibri"/>
                  <w:b w:val="0"/>
                  <w:bCs w:val="0"/>
                  <w:color w:val="000000"/>
                  <w:sz w:val="22"/>
                  <w:szCs w:val="22"/>
                </w:rPr>
                <w:delText>3136</w:delText>
              </w:r>
            </w:del>
          </w:p>
        </w:tc>
        <w:tc>
          <w:tcPr>
            <w:tcW w:w="851" w:type="dxa"/>
            <w:vAlign w:val="bottom"/>
          </w:tcPr>
          <w:p w14:paraId="6E9204E5" w14:textId="7F3A19C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43" w:author="Author"/>
                <w:rFonts w:asciiTheme="minorHAnsi" w:hAnsiTheme="minorHAnsi" w:cstheme="minorHAnsi"/>
                <w:color w:val="000000"/>
                <w:sz w:val="22"/>
                <w:szCs w:val="22"/>
              </w:rPr>
            </w:pPr>
            <w:del w:id="4044" w:author="Author">
              <w:r w:rsidDel="006530DC">
                <w:rPr>
                  <w:rFonts w:ascii="Calibri" w:hAnsi="Calibri" w:cs="Calibri"/>
                  <w:color w:val="000000"/>
                  <w:sz w:val="22"/>
                  <w:szCs w:val="22"/>
                </w:rPr>
                <w:delText>4.05</w:delText>
              </w:r>
            </w:del>
          </w:p>
        </w:tc>
        <w:tc>
          <w:tcPr>
            <w:tcW w:w="1240" w:type="dxa"/>
            <w:vAlign w:val="bottom"/>
          </w:tcPr>
          <w:p w14:paraId="72D2C46B" w14:textId="34DB5DE0"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45" w:author="Author"/>
                <w:rFonts w:asciiTheme="minorHAnsi" w:hAnsiTheme="minorHAnsi" w:cstheme="minorHAnsi"/>
                <w:color w:val="000000"/>
                <w:sz w:val="22"/>
                <w:szCs w:val="22"/>
              </w:rPr>
            </w:pPr>
            <w:del w:id="4046" w:author="Author">
              <w:r w:rsidDel="006530DC">
                <w:rPr>
                  <w:rFonts w:ascii="Calibri" w:hAnsi="Calibri" w:cs="Calibri"/>
                  <w:color w:val="000000"/>
                  <w:sz w:val="22"/>
                  <w:szCs w:val="22"/>
                </w:rPr>
                <w:delText>101.60</w:delText>
              </w:r>
            </w:del>
          </w:p>
        </w:tc>
        <w:tc>
          <w:tcPr>
            <w:tcW w:w="851" w:type="dxa"/>
            <w:vAlign w:val="bottom"/>
          </w:tcPr>
          <w:p w14:paraId="1AC62732" w14:textId="340F86C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47" w:author="Author"/>
                <w:rFonts w:asciiTheme="minorHAnsi" w:hAnsiTheme="minorHAnsi" w:cstheme="minorHAnsi"/>
                <w:color w:val="000000"/>
                <w:sz w:val="22"/>
                <w:szCs w:val="22"/>
              </w:rPr>
            </w:pPr>
            <w:del w:id="4048" w:author="Author">
              <w:r w:rsidDel="006530DC">
                <w:rPr>
                  <w:rFonts w:ascii="Calibri" w:hAnsi="Calibri" w:cs="Calibri"/>
                  <w:color w:val="000000"/>
                  <w:sz w:val="22"/>
                  <w:szCs w:val="22"/>
                </w:rPr>
                <w:delText>4.07</w:delText>
              </w:r>
            </w:del>
          </w:p>
        </w:tc>
        <w:tc>
          <w:tcPr>
            <w:tcW w:w="1240" w:type="dxa"/>
            <w:vAlign w:val="bottom"/>
          </w:tcPr>
          <w:p w14:paraId="3EDA796A" w14:textId="3590DAA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49" w:author="Author"/>
                <w:rFonts w:asciiTheme="minorHAnsi" w:hAnsiTheme="minorHAnsi" w:cstheme="minorHAnsi"/>
                <w:color w:val="000000"/>
                <w:sz w:val="22"/>
                <w:szCs w:val="22"/>
              </w:rPr>
            </w:pPr>
            <w:del w:id="4050" w:author="Author">
              <w:r w:rsidDel="006530DC">
                <w:rPr>
                  <w:rFonts w:ascii="Calibri" w:hAnsi="Calibri" w:cs="Calibri"/>
                  <w:color w:val="000000"/>
                  <w:sz w:val="22"/>
                  <w:szCs w:val="22"/>
                </w:rPr>
                <w:delText>102.10</w:delText>
              </w:r>
            </w:del>
          </w:p>
        </w:tc>
        <w:tc>
          <w:tcPr>
            <w:tcW w:w="886" w:type="dxa"/>
            <w:vAlign w:val="bottom"/>
          </w:tcPr>
          <w:p w14:paraId="5E709F96" w14:textId="4F5101C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51" w:author="Author"/>
                <w:rFonts w:asciiTheme="minorHAnsi" w:hAnsiTheme="minorHAnsi" w:cstheme="minorHAnsi"/>
                <w:color w:val="000000"/>
                <w:sz w:val="22"/>
                <w:szCs w:val="22"/>
              </w:rPr>
            </w:pPr>
            <w:del w:id="4052" w:author="Author">
              <w:r w:rsidDel="006530DC">
                <w:rPr>
                  <w:rFonts w:ascii="Calibri" w:hAnsi="Calibri" w:cs="Calibri"/>
                  <w:color w:val="000000"/>
                  <w:sz w:val="22"/>
                  <w:szCs w:val="22"/>
                </w:rPr>
                <w:delText>4.07</w:delText>
              </w:r>
            </w:del>
          </w:p>
        </w:tc>
        <w:tc>
          <w:tcPr>
            <w:tcW w:w="1240" w:type="dxa"/>
            <w:vAlign w:val="bottom"/>
          </w:tcPr>
          <w:p w14:paraId="21A733A8" w14:textId="16B2764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53" w:author="Author"/>
                <w:rFonts w:asciiTheme="minorHAnsi" w:hAnsiTheme="minorHAnsi" w:cstheme="minorHAnsi"/>
                <w:color w:val="000000"/>
                <w:sz w:val="22"/>
                <w:szCs w:val="22"/>
              </w:rPr>
            </w:pPr>
            <w:del w:id="4054" w:author="Author">
              <w:r w:rsidDel="006530DC">
                <w:rPr>
                  <w:rFonts w:ascii="Calibri" w:hAnsi="Calibri" w:cs="Calibri"/>
                  <w:color w:val="000000"/>
                  <w:sz w:val="22"/>
                  <w:szCs w:val="22"/>
                </w:rPr>
                <w:delText>102.14</w:delText>
              </w:r>
            </w:del>
          </w:p>
        </w:tc>
        <w:tc>
          <w:tcPr>
            <w:tcW w:w="886" w:type="dxa"/>
            <w:vAlign w:val="bottom"/>
          </w:tcPr>
          <w:p w14:paraId="267578AB" w14:textId="2B3C452C"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55" w:author="Author"/>
                <w:rFonts w:asciiTheme="minorHAnsi" w:hAnsiTheme="minorHAnsi" w:cstheme="minorHAnsi"/>
                <w:color w:val="000000"/>
                <w:sz w:val="22"/>
                <w:szCs w:val="22"/>
              </w:rPr>
            </w:pPr>
            <w:del w:id="4056" w:author="Author">
              <w:r w:rsidDel="006530DC">
                <w:rPr>
                  <w:rFonts w:ascii="Calibri" w:hAnsi="Calibri" w:cs="Calibri"/>
                  <w:color w:val="000000"/>
                  <w:sz w:val="22"/>
                  <w:szCs w:val="22"/>
                </w:rPr>
                <w:delText>4.08</w:delText>
              </w:r>
            </w:del>
          </w:p>
        </w:tc>
        <w:tc>
          <w:tcPr>
            <w:tcW w:w="1240" w:type="dxa"/>
            <w:vAlign w:val="bottom"/>
          </w:tcPr>
          <w:p w14:paraId="03A2FA49" w14:textId="3E460158"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57" w:author="Author"/>
                <w:rFonts w:asciiTheme="minorHAnsi" w:hAnsiTheme="minorHAnsi" w:cstheme="minorHAnsi"/>
                <w:color w:val="000000"/>
                <w:sz w:val="22"/>
                <w:szCs w:val="22"/>
              </w:rPr>
            </w:pPr>
            <w:del w:id="4058" w:author="Author">
              <w:r w:rsidDel="006530DC">
                <w:rPr>
                  <w:rFonts w:ascii="Calibri" w:hAnsi="Calibri" w:cs="Calibri"/>
                  <w:color w:val="000000"/>
                  <w:sz w:val="22"/>
                  <w:szCs w:val="22"/>
                </w:rPr>
                <w:delText>102.27</w:delText>
              </w:r>
            </w:del>
          </w:p>
        </w:tc>
      </w:tr>
      <w:tr w:rsidR="003D7677" w:rsidDel="006530DC" w14:paraId="4ECEEDA6" w14:textId="2C7B0585" w:rsidTr="004B4EE5">
        <w:trPr>
          <w:cnfStyle w:val="000000100000" w:firstRow="0" w:lastRow="0" w:firstColumn="0" w:lastColumn="0" w:oddVBand="0" w:evenVBand="0" w:oddHBand="1" w:evenHBand="0" w:firstRowFirstColumn="0" w:firstRowLastColumn="0" w:lastRowFirstColumn="0" w:lastRowLastColumn="0"/>
          <w:trHeight w:val="282"/>
          <w:del w:id="405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ABF8F93" w14:textId="0D824248" w:rsidR="003D7677" w:rsidDel="006530DC" w:rsidRDefault="003D7677" w:rsidP="003D7677">
            <w:pPr>
              <w:rPr>
                <w:del w:id="4060" w:author="Author"/>
                <w:rFonts w:ascii="Calibri" w:hAnsi="Calibri" w:cs="Calibri"/>
                <w:b w:val="0"/>
                <w:bCs w:val="0"/>
                <w:color w:val="000000"/>
                <w:sz w:val="22"/>
                <w:szCs w:val="22"/>
              </w:rPr>
            </w:pPr>
            <w:del w:id="4061" w:author="Author">
              <w:r w:rsidDel="006530DC">
                <w:rPr>
                  <w:rFonts w:ascii="Calibri" w:hAnsi="Calibri" w:cs="Calibri"/>
                  <w:b w:val="0"/>
                  <w:bCs w:val="0"/>
                  <w:color w:val="000000"/>
                  <w:sz w:val="22"/>
                  <w:szCs w:val="22"/>
                </w:rPr>
                <w:delText>3200</w:delText>
              </w:r>
            </w:del>
          </w:p>
        </w:tc>
        <w:tc>
          <w:tcPr>
            <w:tcW w:w="851" w:type="dxa"/>
            <w:vAlign w:val="bottom"/>
          </w:tcPr>
          <w:p w14:paraId="11F3C555" w14:textId="74A2A35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62" w:author="Author"/>
                <w:rFonts w:asciiTheme="minorHAnsi" w:hAnsiTheme="minorHAnsi" w:cstheme="minorHAnsi"/>
                <w:color w:val="000000"/>
                <w:sz w:val="22"/>
                <w:szCs w:val="22"/>
              </w:rPr>
            </w:pPr>
            <w:del w:id="4063" w:author="Author">
              <w:r w:rsidDel="006530DC">
                <w:rPr>
                  <w:rFonts w:ascii="Calibri" w:hAnsi="Calibri" w:cs="Calibri"/>
                  <w:color w:val="000000"/>
                  <w:sz w:val="22"/>
                  <w:szCs w:val="22"/>
                </w:rPr>
                <w:delText>3.97</w:delText>
              </w:r>
            </w:del>
          </w:p>
        </w:tc>
        <w:tc>
          <w:tcPr>
            <w:tcW w:w="1240" w:type="dxa"/>
            <w:vAlign w:val="bottom"/>
          </w:tcPr>
          <w:p w14:paraId="4FE619EE" w14:textId="28784B43"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64" w:author="Author"/>
                <w:rFonts w:asciiTheme="minorHAnsi" w:hAnsiTheme="minorHAnsi" w:cstheme="minorHAnsi"/>
                <w:color w:val="000000"/>
                <w:sz w:val="22"/>
                <w:szCs w:val="22"/>
              </w:rPr>
            </w:pPr>
            <w:del w:id="4065" w:author="Author">
              <w:r w:rsidDel="006530DC">
                <w:rPr>
                  <w:rFonts w:ascii="Calibri" w:hAnsi="Calibri" w:cs="Calibri"/>
                  <w:color w:val="000000"/>
                  <w:sz w:val="22"/>
                  <w:szCs w:val="22"/>
                </w:rPr>
                <w:delText>101.68</w:delText>
              </w:r>
            </w:del>
          </w:p>
        </w:tc>
        <w:tc>
          <w:tcPr>
            <w:tcW w:w="851" w:type="dxa"/>
            <w:vAlign w:val="bottom"/>
          </w:tcPr>
          <w:p w14:paraId="497DA750" w14:textId="604E2D11"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66" w:author="Author"/>
                <w:rFonts w:asciiTheme="minorHAnsi" w:hAnsiTheme="minorHAnsi" w:cstheme="minorHAnsi"/>
                <w:color w:val="000000"/>
                <w:sz w:val="22"/>
                <w:szCs w:val="22"/>
              </w:rPr>
            </w:pPr>
            <w:del w:id="4067" w:author="Author">
              <w:r w:rsidDel="006530DC">
                <w:rPr>
                  <w:rFonts w:ascii="Calibri" w:hAnsi="Calibri" w:cs="Calibri"/>
                  <w:color w:val="000000"/>
                  <w:sz w:val="22"/>
                  <w:szCs w:val="22"/>
                </w:rPr>
                <w:delText>3.99</w:delText>
              </w:r>
            </w:del>
          </w:p>
        </w:tc>
        <w:tc>
          <w:tcPr>
            <w:tcW w:w="1240" w:type="dxa"/>
            <w:vAlign w:val="bottom"/>
          </w:tcPr>
          <w:p w14:paraId="74887875" w14:textId="222719D3"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68" w:author="Author"/>
                <w:rFonts w:asciiTheme="minorHAnsi" w:hAnsiTheme="minorHAnsi" w:cstheme="minorHAnsi"/>
                <w:color w:val="000000"/>
                <w:sz w:val="22"/>
                <w:szCs w:val="22"/>
              </w:rPr>
            </w:pPr>
            <w:del w:id="4069" w:author="Author">
              <w:r w:rsidDel="006530DC">
                <w:rPr>
                  <w:rFonts w:ascii="Calibri" w:hAnsi="Calibri" w:cs="Calibri"/>
                  <w:color w:val="000000"/>
                  <w:sz w:val="22"/>
                  <w:szCs w:val="22"/>
                </w:rPr>
                <w:delText>102.19</w:delText>
              </w:r>
            </w:del>
          </w:p>
        </w:tc>
        <w:tc>
          <w:tcPr>
            <w:tcW w:w="886" w:type="dxa"/>
            <w:vAlign w:val="bottom"/>
          </w:tcPr>
          <w:p w14:paraId="32821CE3" w14:textId="64344683"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70" w:author="Author"/>
                <w:rFonts w:asciiTheme="minorHAnsi" w:hAnsiTheme="minorHAnsi" w:cstheme="minorHAnsi"/>
                <w:color w:val="000000"/>
                <w:sz w:val="22"/>
                <w:szCs w:val="22"/>
              </w:rPr>
            </w:pPr>
            <w:del w:id="4071" w:author="Author">
              <w:r w:rsidDel="006530DC">
                <w:rPr>
                  <w:rFonts w:ascii="Calibri" w:hAnsi="Calibri" w:cs="Calibri"/>
                  <w:color w:val="000000"/>
                  <w:sz w:val="22"/>
                  <w:szCs w:val="22"/>
                </w:rPr>
                <w:delText>4.00</w:delText>
              </w:r>
            </w:del>
          </w:p>
        </w:tc>
        <w:tc>
          <w:tcPr>
            <w:tcW w:w="1240" w:type="dxa"/>
            <w:vAlign w:val="bottom"/>
          </w:tcPr>
          <w:p w14:paraId="449AF805" w14:textId="4829C40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72" w:author="Author"/>
                <w:rFonts w:asciiTheme="minorHAnsi" w:hAnsiTheme="minorHAnsi" w:cstheme="minorHAnsi"/>
                <w:color w:val="000000"/>
                <w:sz w:val="22"/>
                <w:szCs w:val="22"/>
              </w:rPr>
            </w:pPr>
            <w:del w:id="4073" w:author="Author">
              <w:r w:rsidDel="006530DC">
                <w:rPr>
                  <w:rFonts w:ascii="Calibri" w:hAnsi="Calibri" w:cs="Calibri"/>
                  <w:color w:val="000000"/>
                  <w:sz w:val="22"/>
                  <w:szCs w:val="22"/>
                </w:rPr>
                <w:delText>102.29</w:delText>
              </w:r>
            </w:del>
          </w:p>
        </w:tc>
        <w:tc>
          <w:tcPr>
            <w:tcW w:w="886" w:type="dxa"/>
            <w:vAlign w:val="bottom"/>
          </w:tcPr>
          <w:p w14:paraId="0829C391" w14:textId="2D6E21A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74" w:author="Author"/>
                <w:rFonts w:asciiTheme="minorHAnsi" w:hAnsiTheme="minorHAnsi" w:cstheme="minorHAnsi"/>
                <w:color w:val="000000"/>
                <w:sz w:val="22"/>
                <w:szCs w:val="22"/>
              </w:rPr>
            </w:pPr>
            <w:del w:id="4075" w:author="Author">
              <w:r w:rsidDel="006530DC">
                <w:rPr>
                  <w:rFonts w:ascii="Calibri" w:hAnsi="Calibri" w:cs="Calibri"/>
                  <w:color w:val="000000"/>
                  <w:sz w:val="22"/>
                  <w:szCs w:val="22"/>
                </w:rPr>
                <w:delText>4.00</w:delText>
              </w:r>
            </w:del>
          </w:p>
        </w:tc>
        <w:tc>
          <w:tcPr>
            <w:tcW w:w="1240" w:type="dxa"/>
            <w:vAlign w:val="bottom"/>
          </w:tcPr>
          <w:p w14:paraId="45404CCB" w14:textId="3CF5604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76" w:author="Author"/>
                <w:rFonts w:asciiTheme="minorHAnsi" w:hAnsiTheme="minorHAnsi" w:cstheme="minorHAnsi"/>
                <w:color w:val="000000"/>
                <w:sz w:val="22"/>
                <w:szCs w:val="22"/>
              </w:rPr>
            </w:pPr>
            <w:del w:id="4077" w:author="Author">
              <w:r w:rsidDel="006530DC">
                <w:rPr>
                  <w:rFonts w:ascii="Calibri" w:hAnsi="Calibri" w:cs="Calibri"/>
                  <w:color w:val="000000"/>
                  <w:sz w:val="22"/>
                  <w:szCs w:val="22"/>
                </w:rPr>
                <w:delText>102.40</w:delText>
              </w:r>
            </w:del>
          </w:p>
        </w:tc>
      </w:tr>
      <w:tr w:rsidR="003D7677" w:rsidDel="006530DC" w14:paraId="7EBA5EB6" w14:textId="73B22E22" w:rsidTr="004B4EE5">
        <w:trPr>
          <w:trHeight w:val="282"/>
          <w:del w:id="407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37FD457" w14:textId="49393BA6" w:rsidR="003D7677" w:rsidDel="006530DC" w:rsidRDefault="003D7677" w:rsidP="003D7677">
            <w:pPr>
              <w:rPr>
                <w:del w:id="4079" w:author="Author"/>
                <w:rFonts w:ascii="Calibri" w:hAnsi="Calibri" w:cs="Calibri"/>
                <w:b w:val="0"/>
                <w:bCs w:val="0"/>
                <w:color w:val="000000"/>
                <w:sz w:val="22"/>
                <w:szCs w:val="22"/>
              </w:rPr>
            </w:pPr>
            <w:del w:id="4080" w:author="Author">
              <w:r w:rsidDel="006530DC">
                <w:rPr>
                  <w:rFonts w:ascii="Calibri" w:hAnsi="Calibri" w:cs="Calibri"/>
                  <w:b w:val="0"/>
                  <w:bCs w:val="0"/>
                  <w:color w:val="000000"/>
                  <w:sz w:val="22"/>
                  <w:szCs w:val="22"/>
                </w:rPr>
                <w:delText>3264</w:delText>
              </w:r>
            </w:del>
          </w:p>
        </w:tc>
        <w:tc>
          <w:tcPr>
            <w:tcW w:w="851" w:type="dxa"/>
            <w:vAlign w:val="bottom"/>
          </w:tcPr>
          <w:p w14:paraId="0A02020C" w14:textId="561A940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81" w:author="Author"/>
                <w:rFonts w:asciiTheme="minorHAnsi" w:hAnsiTheme="minorHAnsi" w:cstheme="minorHAnsi"/>
                <w:color w:val="000000"/>
                <w:sz w:val="22"/>
                <w:szCs w:val="22"/>
              </w:rPr>
            </w:pPr>
            <w:del w:id="4082" w:author="Author">
              <w:r w:rsidDel="006530DC">
                <w:rPr>
                  <w:rFonts w:ascii="Calibri" w:hAnsi="Calibri" w:cs="Calibri"/>
                  <w:color w:val="000000"/>
                  <w:sz w:val="22"/>
                  <w:szCs w:val="22"/>
                </w:rPr>
                <w:delText>3.89</w:delText>
              </w:r>
            </w:del>
          </w:p>
        </w:tc>
        <w:tc>
          <w:tcPr>
            <w:tcW w:w="1240" w:type="dxa"/>
            <w:vAlign w:val="bottom"/>
          </w:tcPr>
          <w:p w14:paraId="0A154454" w14:textId="15CA176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83" w:author="Author"/>
                <w:rFonts w:asciiTheme="minorHAnsi" w:hAnsiTheme="minorHAnsi" w:cstheme="minorHAnsi"/>
                <w:color w:val="000000"/>
                <w:sz w:val="22"/>
                <w:szCs w:val="22"/>
              </w:rPr>
            </w:pPr>
            <w:del w:id="4084" w:author="Author">
              <w:r w:rsidDel="006530DC">
                <w:rPr>
                  <w:rFonts w:ascii="Calibri" w:hAnsi="Calibri" w:cs="Calibri"/>
                  <w:color w:val="000000"/>
                  <w:sz w:val="22"/>
                  <w:szCs w:val="22"/>
                </w:rPr>
                <w:delText>101.62</w:delText>
              </w:r>
            </w:del>
          </w:p>
        </w:tc>
        <w:tc>
          <w:tcPr>
            <w:tcW w:w="851" w:type="dxa"/>
            <w:vAlign w:val="bottom"/>
          </w:tcPr>
          <w:p w14:paraId="6CEB064E" w14:textId="3F33B510"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85" w:author="Author"/>
                <w:rFonts w:asciiTheme="minorHAnsi" w:hAnsiTheme="minorHAnsi" w:cstheme="minorHAnsi"/>
                <w:color w:val="000000"/>
                <w:sz w:val="22"/>
                <w:szCs w:val="22"/>
              </w:rPr>
            </w:pPr>
            <w:del w:id="4086" w:author="Author">
              <w:r w:rsidDel="006530DC">
                <w:rPr>
                  <w:rFonts w:ascii="Calibri" w:hAnsi="Calibri" w:cs="Calibri"/>
                  <w:color w:val="000000"/>
                  <w:sz w:val="22"/>
                  <w:szCs w:val="22"/>
                </w:rPr>
                <w:delText>3.92</w:delText>
              </w:r>
            </w:del>
          </w:p>
        </w:tc>
        <w:tc>
          <w:tcPr>
            <w:tcW w:w="1240" w:type="dxa"/>
            <w:vAlign w:val="bottom"/>
          </w:tcPr>
          <w:p w14:paraId="0F5DDC98" w14:textId="076C9910"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87" w:author="Author"/>
                <w:rFonts w:asciiTheme="minorHAnsi" w:hAnsiTheme="minorHAnsi" w:cstheme="minorHAnsi"/>
                <w:color w:val="000000"/>
                <w:sz w:val="22"/>
                <w:szCs w:val="22"/>
              </w:rPr>
            </w:pPr>
            <w:del w:id="4088" w:author="Author">
              <w:r w:rsidDel="006530DC">
                <w:rPr>
                  <w:rFonts w:ascii="Calibri" w:hAnsi="Calibri" w:cs="Calibri"/>
                  <w:color w:val="000000"/>
                  <w:sz w:val="22"/>
                  <w:szCs w:val="22"/>
                </w:rPr>
                <w:delText>102.31</w:delText>
              </w:r>
            </w:del>
          </w:p>
        </w:tc>
        <w:tc>
          <w:tcPr>
            <w:tcW w:w="886" w:type="dxa"/>
            <w:vAlign w:val="bottom"/>
          </w:tcPr>
          <w:p w14:paraId="1EE4693F" w14:textId="56777390"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89" w:author="Author"/>
                <w:rFonts w:asciiTheme="minorHAnsi" w:hAnsiTheme="minorHAnsi" w:cstheme="minorHAnsi"/>
                <w:color w:val="000000"/>
                <w:sz w:val="22"/>
                <w:szCs w:val="22"/>
              </w:rPr>
            </w:pPr>
            <w:del w:id="4090" w:author="Author">
              <w:r w:rsidDel="006530DC">
                <w:rPr>
                  <w:rFonts w:ascii="Calibri" w:hAnsi="Calibri" w:cs="Calibri"/>
                  <w:color w:val="000000"/>
                  <w:sz w:val="22"/>
                  <w:szCs w:val="22"/>
                </w:rPr>
                <w:delText>3.92</w:delText>
              </w:r>
            </w:del>
          </w:p>
        </w:tc>
        <w:tc>
          <w:tcPr>
            <w:tcW w:w="1240" w:type="dxa"/>
            <w:vAlign w:val="bottom"/>
          </w:tcPr>
          <w:p w14:paraId="3BA647F0" w14:textId="72C9F426"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91" w:author="Author"/>
                <w:rFonts w:asciiTheme="minorHAnsi" w:hAnsiTheme="minorHAnsi" w:cstheme="minorHAnsi"/>
                <w:color w:val="000000"/>
                <w:sz w:val="22"/>
                <w:szCs w:val="22"/>
              </w:rPr>
            </w:pPr>
            <w:del w:id="4092" w:author="Author">
              <w:r w:rsidDel="006530DC">
                <w:rPr>
                  <w:rFonts w:ascii="Calibri" w:hAnsi="Calibri" w:cs="Calibri"/>
                  <w:color w:val="000000"/>
                  <w:sz w:val="22"/>
                  <w:szCs w:val="22"/>
                </w:rPr>
                <w:delText>102.36</w:delText>
              </w:r>
            </w:del>
          </w:p>
        </w:tc>
        <w:tc>
          <w:tcPr>
            <w:tcW w:w="886" w:type="dxa"/>
            <w:vAlign w:val="bottom"/>
          </w:tcPr>
          <w:p w14:paraId="7522A8E9" w14:textId="7B602ED6"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93" w:author="Author"/>
                <w:rFonts w:asciiTheme="minorHAnsi" w:hAnsiTheme="minorHAnsi" w:cstheme="minorHAnsi"/>
                <w:color w:val="000000"/>
                <w:sz w:val="22"/>
                <w:szCs w:val="22"/>
              </w:rPr>
            </w:pPr>
            <w:del w:id="4094" w:author="Author">
              <w:r w:rsidDel="006530DC">
                <w:rPr>
                  <w:rFonts w:ascii="Calibri" w:hAnsi="Calibri" w:cs="Calibri"/>
                  <w:color w:val="000000"/>
                  <w:sz w:val="22"/>
                  <w:szCs w:val="22"/>
                </w:rPr>
                <w:delText>3.93</w:delText>
              </w:r>
            </w:del>
          </w:p>
        </w:tc>
        <w:tc>
          <w:tcPr>
            <w:tcW w:w="1240" w:type="dxa"/>
            <w:vAlign w:val="bottom"/>
          </w:tcPr>
          <w:p w14:paraId="4DB6F3F8" w14:textId="5A4066BC"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95" w:author="Author"/>
                <w:rFonts w:asciiTheme="minorHAnsi" w:hAnsiTheme="minorHAnsi" w:cstheme="minorHAnsi"/>
                <w:color w:val="000000"/>
                <w:sz w:val="22"/>
                <w:szCs w:val="22"/>
              </w:rPr>
            </w:pPr>
            <w:del w:id="4096" w:author="Author">
              <w:r w:rsidDel="006530DC">
                <w:rPr>
                  <w:rFonts w:ascii="Calibri" w:hAnsi="Calibri" w:cs="Calibri"/>
                  <w:color w:val="000000"/>
                  <w:sz w:val="22"/>
                  <w:szCs w:val="22"/>
                </w:rPr>
                <w:delText>102.51</w:delText>
              </w:r>
            </w:del>
          </w:p>
        </w:tc>
      </w:tr>
      <w:tr w:rsidR="003D7677" w:rsidDel="006530DC" w14:paraId="20C558F4" w14:textId="763B857C" w:rsidTr="004B4EE5">
        <w:trPr>
          <w:cnfStyle w:val="000000100000" w:firstRow="0" w:lastRow="0" w:firstColumn="0" w:lastColumn="0" w:oddVBand="0" w:evenVBand="0" w:oddHBand="1" w:evenHBand="0" w:firstRowFirstColumn="0" w:firstRowLastColumn="0" w:lastRowFirstColumn="0" w:lastRowLastColumn="0"/>
          <w:trHeight w:val="282"/>
          <w:del w:id="409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ED0625A" w14:textId="5412BB7D" w:rsidR="003D7677" w:rsidDel="006530DC" w:rsidRDefault="003D7677" w:rsidP="003D7677">
            <w:pPr>
              <w:rPr>
                <w:del w:id="4098" w:author="Author"/>
                <w:rFonts w:ascii="Calibri" w:hAnsi="Calibri" w:cs="Calibri"/>
                <w:b w:val="0"/>
                <w:bCs w:val="0"/>
                <w:color w:val="000000"/>
                <w:sz w:val="22"/>
                <w:szCs w:val="22"/>
              </w:rPr>
            </w:pPr>
            <w:del w:id="4099" w:author="Author">
              <w:r w:rsidDel="006530DC">
                <w:rPr>
                  <w:rFonts w:ascii="Calibri" w:hAnsi="Calibri" w:cs="Calibri"/>
                  <w:b w:val="0"/>
                  <w:bCs w:val="0"/>
                  <w:color w:val="000000"/>
                  <w:sz w:val="22"/>
                  <w:szCs w:val="22"/>
                </w:rPr>
                <w:delText>3328</w:delText>
              </w:r>
            </w:del>
          </w:p>
        </w:tc>
        <w:tc>
          <w:tcPr>
            <w:tcW w:w="851" w:type="dxa"/>
            <w:vAlign w:val="bottom"/>
          </w:tcPr>
          <w:p w14:paraId="2B5A08D0" w14:textId="02FB2B3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00" w:author="Author"/>
                <w:rFonts w:asciiTheme="minorHAnsi" w:hAnsiTheme="minorHAnsi" w:cstheme="minorHAnsi"/>
                <w:color w:val="000000"/>
                <w:sz w:val="22"/>
                <w:szCs w:val="22"/>
              </w:rPr>
            </w:pPr>
            <w:del w:id="4101" w:author="Author">
              <w:r w:rsidDel="006530DC">
                <w:rPr>
                  <w:rFonts w:ascii="Calibri" w:hAnsi="Calibri" w:cs="Calibri"/>
                  <w:color w:val="000000"/>
                  <w:sz w:val="22"/>
                  <w:szCs w:val="22"/>
                </w:rPr>
                <w:delText>3.83</w:delText>
              </w:r>
            </w:del>
          </w:p>
        </w:tc>
        <w:tc>
          <w:tcPr>
            <w:tcW w:w="1240" w:type="dxa"/>
            <w:vAlign w:val="bottom"/>
          </w:tcPr>
          <w:p w14:paraId="3810DF8A" w14:textId="5E869C8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02" w:author="Author"/>
                <w:rFonts w:asciiTheme="minorHAnsi" w:hAnsiTheme="minorHAnsi" w:cstheme="minorHAnsi"/>
                <w:color w:val="000000"/>
                <w:sz w:val="22"/>
                <w:szCs w:val="22"/>
              </w:rPr>
            </w:pPr>
            <w:del w:id="4103" w:author="Author">
              <w:r w:rsidDel="006530DC">
                <w:rPr>
                  <w:rFonts w:ascii="Calibri" w:hAnsi="Calibri" w:cs="Calibri"/>
                  <w:color w:val="000000"/>
                  <w:sz w:val="22"/>
                  <w:szCs w:val="22"/>
                </w:rPr>
                <w:delText>101.86</w:delText>
              </w:r>
            </w:del>
          </w:p>
        </w:tc>
        <w:tc>
          <w:tcPr>
            <w:tcW w:w="851" w:type="dxa"/>
            <w:vAlign w:val="bottom"/>
          </w:tcPr>
          <w:p w14:paraId="7A5C9203" w14:textId="36F3DAC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04" w:author="Author"/>
                <w:rFonts w:asciiTheme="minorHAnsi" w:hAnsiTheme="minorHAnsi" w:cstheme="minorHAnsi"/>
                <w:color w:val="000000"/>
                <w:sz w:val="22"/>
                <w:szCs w:val="22"/>
              </w:rPr>
            </w:pPr>
            <w:del w:id="4105" w:author="Author">
              <w:r w:rsidDel="006530DC">
                <w:rPr>
                  <w:rFonts w:ascii="Calibri" w:hAnsi="Calibri" w:cs="Calibri"/>
                  <w:color w:val="000000"/>
                  <w:sz w:val="22"/>
                  <w:szCs w:val="22"/>
                </w:rPr>
                <w:delText>3.85</w:delText>
              </w:r>
            </w:del>
          </w:p>
        </w:tc>
        <w:tc>
          <w:tcPr>
            <w:tcW w:w="1240" w:type="dxa"/>
            <w:vAlign w:val="bottom"/>
          </w:tcPr>
          <w:p w14:paraId="4C5A77F9" w14:textId="4EC0127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06" w:author="Author"/>
                <w:rFonts w:asciiTheme="minorHAnsi" w:hAnsiTheme="minorHAnsi" w:cstheme="minorHAnsi"/>
                <w:color w:val="000000"/>
                <w:sz w:val="22"/>
                <w:szCs w:val="22"/>
              </w:rPr>
            </w:pPr>
            <w:del w:id="4107" w:author="Author">
              <w:r w:rsidDel="006530DC">
                <w:rPr>
                  <w:rFonts w:ascii="Calibri" w:hAnsi="Calibri" w:cs="Calibri"/>
                  <w:color w:val="000000"/>
                  <w:sz w:val="22"/>
                  <w:szCs w:val="22"/>
                </w:rPr>
                <w:delText>102.43</w:delText>
              </w:r>
            </w:del>
          </w:p>
        </w:tc>
        <w:tc>
          <w:tcPr>
            <w:tcW w:w="886" w:type="dxa"/>
            <w:vAlign w:val="bottom"/>
          </w:tcPr>
          <w:p w14:paraId="45B9611A" w14:textId="28D0812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08" w:author="Author"/>
                <w:rFonts w:asciiTheme="minorHAnsi" w:hAnsiTheme="minorHAnsi" w:cstheme="minorHAnsi"/>
                <w:color w:val="000000"/>
                <w:sz w:val="22"/>
                <w:szCs w:val="22"/>
              </w:rPr>
            </w:pPr>
            <w:del w:id="4109" w:author="Author">
              <w:r w:rsidDel="006530DC">
                <w:rPr>
                  <w:rFonts w:ascii="Calibri" w:hAnsi="Calibri" w:cs="Calibri"/>
                  <w:color w:val="000000"/>
                  <w:sz w:val="22"/>
                  <w:szCs w:val="22"/>
                </w:rPr>
                <w:delText>3.85</w:delText>
              </w:r>
            </w:del>
          </w:p>
        </w:tc>
        <w:tc>
          <w:tcPr>
            <w:tcW w:w="1240" w:type="dxa"/>
            <w:vAlign w:val="bottom"/>
          </w:tcPr>
          <w:p w14:paraId="73CEED85" w14:textId="02304DD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10" w:author="Author"/>
                <w:rFonts w:asciiTheme="minorHAnsi" w:hAnsiTheme="minorHAnsi" w:cstheme="minorHAnsi"/>
                <w:color w:val="000000"/>
                <w:sz w:val="22"/>
                <w:szCs w:val="22"/>
              </w:rPr>
            </w:pPr>
            <w:del w:id="4111" w:author="Author">
              <w:r w:rsidDel="006530DC">
                <w:rPr>
                  <w:rFonts w:ascii="Calibri" w:hAnsi="Calibri" w:cs="Calibri"/>
                  <w:color w:val="000000"/>
                  <w:sz w:val="22"/>
                  <w:szCs w:val="22"/>
                </w:rPr>
                <w:delText>102.47</w:delText>
              </w:r>
            </w:del>
          </w:p>
        </w:tc>
        <w:tc>
          <w:tcPr>
            <w:tcW w:w="886" w:type="dxa"/>
            <w:vAlign w:val="bottom"/>
          </w:tcPr>
          <w:p w14:paraId="647B07AB" w14:textId="191C493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12" w:author="Author"/>
                <w:rFonts w:asciiTheme="minorHAnsi" w:hAnsiTheme="minorHAnsi" w:cstheme="minorHAnsi"/>
                <w:color w:val="000000"/>
                <w:sz w:val="22"/>
                <w:szCs w:val="22"/>
              </w:rPr>
            </w:pPr>
            <w:del w:id="4113" w:author="Author">
              <w:r w:rsidDel="006530DC">
                <w:rPr>
                  <w:rFonts w:ascii="Calibri" w:hAnsi="Calibri" w:cs="Calibri"/>
                  <w:color w:val="000000"/>
                  <w:sz w:val="22"/>
                  <w:szCs w:val="22"/>
                </w:rPr>
                <w:delText>3.85</w:delText>
              </w:r>
            </w:del>
          </w:p>
        </w:tc>
        <w:tc>
          <w:tcPr>
            <w:tcW w:w="1240" w:type="dxa"/>
            <w:vAlign w:val="bottom"/>
          </w:tcPr>
          <w:p w14:paraId="5EE20ACE" w14:textId="315A74B1"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14" w:author="Author"/>
                <w:rFonts w:asciiTheme="minorHAnsi" w:hAnsiTheme="minorHAnsi" w:cstheme="minorHAnsi"/>
                <w:color w:val="000000"/>
                <w:sz w:val="22"/>
                <w:szCs w:val="22"/>
              </w:rPr>
            </w:pPr>
            <w:del w:id="4115" w:author="Author">
              <w:r w:rsidDel="006530DC">
                <w:rPr>
                  <w:rFonts w:ascii="Calibri" w:hAnsi="Calibri" w:cs="Calibri"/>
                  <w:color w:val="000000"/>
                  <w:sz w:val="22"/>
                  <w:szCs w:val="22"/>
                </w:rPr>
                <w:delText>102.60</w:delText>
              </w:r>
            </w:del>
          </w:p>
        </w:tc>
      </w:tr>
      <w:tr w:rsidR="003D7677" w:rsidDel="006530DC" w14:paraId="1EC2B3A8" w14:textId="2A5680F4" w:rsidTr="004B4EE5">
        <w:trPr>
          <w:trHeight w:val="282"/>
          <w:del w:id="411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DF2537E" w14:textId="26ED532C" w:rsidR="003D7677" w:rsidDel="006530DC" w:rsidRDefault="003D7677" w:rsidP="003D7677">
            <w:pPr>
              <w:rPr>
                <w:del w:id="4117" w:author="Author"/>
                <w:rFonts w:ascii="Calibri" w:hAnsi="Calibri" w:cs="Calibri"/>
                <w:b w:val="0"/>
                <w:bCs w:val="0"/>
                <w:color w:val="000000"/>
                <w:sz w:val="22"/>
                <w:szCs w:val="22"/>
              </w:rPr>
            </w:pPr>
            <w:del w:id="4118" w:author="Author">
              <w:r w:rsidDel="006530DC">
                <w:rPr>
                  <w:rFonts w:ascii="Calibri" w:hAnsi="Calibri" w:cs="Calibri"/>
                  <w:b w:val="0"/>
                  <w:bCs w:val="0"/>
                  <w:color w:val="000000"/>
                  <w:sz w:val="22"/>
                  <w:szCs w:val="22"/>
                </w:rPr>
                <w:delText>3392</w:delText>
              </w:r>
            </w:del>
          </w:p>
        </w:tc>
        <w:tc>
          <w:tcPr>
            <w:tcW w:w="851" w:type="dxa"/>
            <w:vAlign w:val="bottom"/>
          </w:tcPr>
          <w:p w14:paraId="6479F438" w14:textId="06E4D0BC"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19" w:author="Author"/>
                <w:rFonts w:asciiTheme="minorHAnsi" w:hAnsiTheme="minorHAnsi" w:cstheme="minorHAnsi"/>
                <w:color w:val="000000"/>
                <w:sz w:val="22"/>
                <w:szCs w:val="22"/>
              </w:rPr>
            </w:pPr>
            <w:del w:id="4120" w:author="Author">
              <w:r w:rsidDel="006530DC">
                <w:rPr>
                  <w:rFonts w:ascii="Calibri" w:hAnsi="Calibri" w:cs="Calibri"/>
                  <w:color w:val="000000"/>
                  <w:sz w:val="22"/>
                  <w:szCs w:val="22"/>
                </w:rPr>
                <w:delText>3.76</w:delText>
              </w:r>
            </w:del>
          </w:p>
        </w:tc>
        <w:tc>
          <w:tcPr>
            <w:tcW w:w="1240" w:type="dxa"/>
            <w:vAlign w:val="bottom"/>
          </w:tcPr>
          <w:p w14:paraId="359AF451" w14:textId="112C926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21" w:author="Author"/>
                <w:rFonts w:asciiTheme="minorHAnsi" w:hAnsiTheme="minorHAnsi" w:cstheme="minorHAnsi"/>
                <w:color w:val="000000"/>
                <w:sz w:val="22"/>
                <w:szCs w:val="22"/>
              </w:rPr>
            </w:pPr>
            <w:del w:id="4122" w:author="Author">
              <w:r w:rsidDel="006530DC">
                <w:rPr>
                  <w:rFonts w:ascii="Calibri" w:hAnsi="Calibri" w:cs="Calibri"/>
                  <w:color w:val="000000"/>
                  <w:sz w:val="22"/>
                  <w:szCs w:val="22"/>
                </w:rPr>
                <w:delText>101.91</w:delText>
              </w:r>
            </w:del>
          </w:p>
        </w:tc>
        <w:tc>
          <w:tcPr>
            <w:tcW w:w="851" w:type="dxa"/>
            <w:vAlign w:val="bottom"/>
          </w:tcPr>
          <w:p w14:paraId="149B9774" w14:textId="074FB7A2"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23" w:author="Author"/>
                <w:rFonts w:asciiTheme="minorHAnsi" w:hAnsiTheme="minorHAnsi" w:cstheme="minorHAnsi"/>
                <w:color w:val="000000"/>
                <w:sz w:val="22"/>
                <w:szCs w:val="22"/>
              </w:rPr>
            </w:pPr>
            <w:del w:id="4124" w:author="Author">
              <w:r w:rsidDel="006530DC">
                <w:rPr>
                  <w:rFonts w:ascii="Calibri" w:hAnsi="Calibri" w:cs="Calibri"/>
                  <w:color w:val="000000"/>
                  <w:sz w:val="22"/>
                  <w:szCs w:val="22"/>
                </w:rPr>
                <w:delText>3.78</w:delText>
              </w:r>
            </w:del>
          </w:p>
        </w:tc>
        <w:tc>
          <w:tcPr>
            <w:tcW w:w="1240" w:type="dxa"/>
            <w:vAlign w:val="bottom"/>
          </w:tcPr>
          <w:p w14:paraId="300DF051" w14:textId="14E2EE5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25" w:author="Author"/>
                <w:rFonts w:asciiTheme="minorHAnsi" w:hAnsiTheme="minorHAnsi" w:cstheme="minorHAnsi"/>
                <w:color w:val="000000"/>
                <w:sz w:val="22"/>
                <w:szCs w:val="22"/>
              </w:rPr>
            </w:pPr>
            <w:del w:id="4126" w:author="Author">
              <w:r w:rsidDel="006530DC">
                <w:rPr>
                  <w:rFonts w:ascii="Calibri" w:hAnsi="Calibri" w:cs="Calibri"/>
                  <w:color w:val="000000"/>
                  <w:sz w:val="22"/>
                  <w:szCs w:val="22"/>
                </w:rPr>
                <w:delText>102.52</w:delText>
              </w:r>
            </w:del>
          </w:p>
        </w:tc>
        <w:tc>
          <w:tcPr>
            <w:tcW w:w="886" w:type="dxa"/>
            <w:vAlign w:val="bottom"/>
          </w:tcPr>
          <w:p w14:paraId="21C92F97" w14:textId="6B7C9E21"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27" w:author="Author"/>
                <w:rFonts w:asciiTheme="minorHAnsi" w:hAnsiTheme="minorHAnsi" w:cstheme="minorHAnsi"/>
                <w:color w:val="000000"/>
                <w:sz w:val="22"/>
                <w:szCs w:val="22"/>
              </w:rPr>
            </w:pPr>
            <w:del w:id="4128" w:author="Author">
              <w:r w:rsidDel="006530DC">
                <w:rPr>
                  <w:rFonts w:ascii="Calibri" w:hAnsi="Calibri" w:cs="Calibri"/>
                  <w:color w:val="000000"/>
                  <w:sz w:val="22"/>
                  <w:szCs w:val="22"/>
                </w:rPr>
                <w:delText>3.78</w:delText>
              </w:r>
            </w:del>
          </w:p>
        </w:tc>
        <w:tc>
          <w:tcPr>
            <w:tcW w:w="1240" w:type="dxa"/>
            <w:vAlign w:val="bottom"/>
          </w:tcPr>
          <w:p w14:paraId="3E33775E" w14:textId="5E03CF96"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29" w:author="Author"/>
                <w:rFonts w:asciiTheme="minorHAnsi" w:hAnsiTheme="minorHAnsi" w:cstheme="minorHAnsi"/>
                <w:color w:val="000000"/>
                <w:sz w:val="22"/>
                <w:szCs w:val="22"/>
              </w:rPr>
            </w:pPr>
            <w:del w:id="4130" w:author="Author">
              <w:r w:rsidDel="006530DC">
                <w:rPr>
                  <w:rFonts w:ascii="Calibri" w:hAnsi="Calibri" w:cs="Calibri"/>
                  <w:color w:val="000000"/>
                  <w:sz w:val="22"/>
                  <w:szCs w:val="22"/>
                </w:rPr>
                <w:delText>102.58</w:delText>
              </w:r>
            </w:del>
          </w:p>
        </w:tc>
        <w:tc>
          <w:tcPr>
            <w:tcW w:w="886" w:type="dxa"/>
            <w:vAlign w:val="bottom"/>
          </w:tcPr>
          <w:p w14:paraId="57771DE0" w14:textId="49961E4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31" w:author="Author"/>
                <w:rFonts w:asciiTheme="minorHAnsi" w:hAnsiTheme="minorHAnsi" w:cstheme="minorHAnsi"/>
                <w:color w:val="000000"/>
                <w:sz w:val="22"/>
                <w:szCs w:val="22"/>
              </w:rPr>
            </w:pPr>
            <w:del w:id="4132" w:author="Author">
              <w:r w:rsidDel="006530DC">
                <w:rPr>
                  <w:rFonts w:ascii="Calibri" w:hAnsi="Calibri" w:cs="Calibri"/>
                  <w:color w:val="000000"/>
                  <w:sz w:val="22"/>
                  <w:szCs w:val="22"/>
                </w:rPr>
                <w:delText>3.78</w:delText>
              </w:r>
            </w:del>
          </w:p>
        </w:tc>
        <w:tc>
          <w:tcPr>
            <w:tcW w:w="1240" w:type="dxa"/>
            <w:vAlign w:val="bottom"/>
          </w:tcPr>
          <w:p w14:paraId="0FC1F438" w14:textId="571A630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33" w:author="Author"/>
                <w:rFonts w:asciiTheme="minorHAnsi" w:hAnsiTheme="minorHAnsi" w:cstheme="minorHAnsi"/>
                <w:color w:val="000000"/>
                <w:sz w:val="22"/>
                <w:szCs w:val="22"/>
              </w:rPr>
            </w:pPr>
            <w:del w:id="4134" w:author="Author">
              <w:r w:rsidDel="006530DC">
                <w:rPr>
                  <w:rFonts w:ascii="Calibri" w:hAnsi="Calibri" w:cs="Calibri"/>
                  <w:color w:val="000000"/>
                  <w:sz w:val="22"/>
                  <w:szCs w:val="22"/>
                </w:rPr>
                <w:delText>102.68</w:delText>
              </w:r>
            </w:del>
          </w:p>
        </w:tc>
      </w:tr>
      <w:tr w:rsidR="003D7677" w:rsidDel="006530DC" w14:paraId="2CB30DB9" w14:textId="287B03BB" w:rsidTr="004B4EE5">
        <w:trPr>
          <w:cnfStyle w:val="000000100000" w:firstRow="0" w:lastRow="0" w:firstColumn="0" w:lastColumn="0" w:oddVBand="0" w:evenVBand="0" w:oddHBand="1" w:evenHBand="0" w:firstRowFirstColumn="0" w:firstRowLastColumn="0" w:lastRowFirstColumn="0" w:lastRowLastColumn="0"/>
          <w:trHeight w:val="282"/>
          <w:del w:id="413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E72E70F" w14:textId="683FB022" w:rsidR="003D7677" w:rsidDel="006530DC" w:rsidRDefault="003D7677" w:rsidP="003D7677">
            <w:pPr>
              <w:rPr>
                <w:del w:id="4136" w:author="Author"/>
                <w:rFonts w:ascii="Calibri" w:hAnsi="Calibri" w:cs="Calibri"/>
                <w:b w:val="0"/>
                <w:bCs w:val="0"/>
                <w:color w:val="000000"/>
                <w:sz w:val="22"/>
                <w:szCs w:val="22"/>
              </w:rPr>
            </w:pPr>
            <w:del w:id="4137" w:author="Author">
              <w:r w:rsidDel="006530DC">
                <w:rPr>
                  <w:rFonts w:ascii="Calibri" w:hAnsi="Calibri" w:cs="Calibri"/>
                  <w:b w:val="0"/>
                  <w:bCs w:val="0"/>
                  <w:color w:val="000000"/>
                  <w:sz w:val="22"/>
                  <w:szCs w:val="22"/>
                </w:rPr>
                <w:delText>3456</w:delText>
              </w:r>
            </w:del>
          </w:p>
        </w:tc>
        <w:tc>
          <w:tcPr>
            <w:tcW w:w="851" w:type="dxa"/>
            <w:vAlign w:val="bottom"/>
          </w:tcPr>
          <w:p w14:paraId="0916F8AE" w14:textId="4F4D003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38" w:author="Author"/>
                <w:rFonts w:asciiTheme="minorHAnsi" w:hAnsiTheme="minorHAnsi" w:cstheme="minorHAnsi"/>
                <w:color w:val="000000"/>
                <w:sz w:val="22"/>
                <w:szCs w:val="22"/>
              </w:rPr>
            </w:pPr>
            <w:del w:id="4139" w:author="Author">
              <w:r w:rsidDel="006530DC">
                <w:rPr>
                  <w:rFonts w:ascii="Calibri" w:hAnsi="Calibri" w:cs="Calibri"/>
                  <w:color w:val="000000"/>
                  <w:sz w:val="22"/>
                  <w:szCs w:val="22"/>
                </w:rPr>
                <w:delText>3.68</w:delText>
              </w:r>
            </w:del>
          </w:p>
        </w:tc>
        <w:tc>
          <w:tcPr>
            <w:tcW w:w="1240" w:type="dxa"/>
            <w:vAlign w:val="bottom"/>
          </w:tcPr>
          <w:p w14:paraId="514ED099" w14:textId="3BF797B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40" w:author="Author"/>
                <w:rFonts w:asciiTheme="minorHAnsi" w:hAnsiTheme="minorHAnsi" w:cstheme="minorHAnsi"/>
                <w:color w:val="000000"/>
                <w:sz w:val="22"/>
                <w:szCs w:val="22"/>
              </w:rPr>
            </w:pPr>
            <w:del w:id="4141" w:author="Author">
              <w:r w:rsidDel="006530DC">
                <w:rPr>
                  <w:rFonts w:ascii="Calibri" w:hAnsi="Calibri" w:cs="Calibri"/>
                  <w:color w:val="000000"/>
                  <w:sz w:val="22"/>
                  <w:szCs w:val="22"/>
                </w:rPr>
                <w:delText>101.76</w:delText>
              </w:r>
            </w:del>
          </w:p>
        </w:tc>
        <w:tc>
          <w:tcPr>
            <w:tcW w:w="851" w:type="dxa"/>
            <w:vAlign w:val="bottom"/>
          </w:tcPr>
          <w:p w14:paraId="57A56FEC" w14:textId="1CABE02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42" w:author="Author"/>
                <w:rFonts w:asciiTheme="minorHAnsi" w:hAnsiTheme="minorHAnsi" w:cstheme="minorHAnsi"/>
                <w:color w:val="000000"/>
                <w:sz w:val="22"/>
                <w:szCs w:val="22"/>
              </w:rPr>
            </w:pPr>
            <w:del w:id="4143" w:author="Author">
              <w:r w:rsidDel="006530DC">
                <w:rPr>
                  <w:rFonts w:ascii="Calibri" w:hAnsi="Calibri" w:cs="Calibri"/>
                  <w:color w:val="000000"/>
                  <w:sz w:val="22"/>
                  <w:szCs w:val="22"/>
                </w:rPr>
                <w:delText>3.71</w:delText>
              </w:r>
            </w:del>
          </w:p>
        </w:tc>
        <w:tc>
          <w:tcPr>
            <w:tcW w:w="1240" w:type="dxa"/>
            <w:vAlign w:val="bottom"/>
          </w:tcPr>
          <w:p w14:paraId="00C3919F" w14:textId="12D7A041"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44" w:author="Author"/>
                <w:rFonts w:asciiTheme="minorHAnsi" w:hAnsiTheme="minorHAnsi" w:cstheme="minorHAnsi"/>
                <w:color w:val="000000"/>
                <w:sz w:val="22"/>
                <w:szCs w:val="22"/>
              </w:rPr>
            </w:pPr>
            <w:del w:id="4145" w:author="Author">
              <w:r w:rsidDel="006530DC">
                <w:rPr>
                  <w:rFonts w:ascii="Calibri" w:hAnsi="Calibri" w:cs="Calibri"/>
                  <w:color w:val="000000"/>
                  <w:sz w:val="22"/>
                  <w:szCs w:val="22"/>
                </w:rPr>
                <w:delText>102.61</w:delText>
              </w:r>
            </w:del>
          </w:p>
        </w:tc>
        <w:tc>
          <w:tcPr>
            <w:tcW w:w="886" w:type="dxa"/>
            <w:vAlign w:val="bottom"/>
          </w:tcPr>
          <w:p w14:paraId="69B62EEA" w14:textId="264F8FA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46" w:author="Author"/>
                <w:rFonts w:asciiTheme="minorHAnsi" w:hAnsiTheme="minorHAnsi" w:cstheme="minorHAnsi"/>
                <w:color w:val="000000"/>
                <w:sz w:val="22"/>
                <w:szCs w:val="22"/>
              </w:rPr>
            </w:pPr>
            <w:del w:id="4147" w:author="Author">
              <w:r w:rsidDel="006530DC">
                <w:rPr>
                  <w:rFonts w:ascii="Calibri" w:hAnsi="Calibri" w:cs="Calibri"/>
                  <w:color w:val="000000"/>
                  <w:sz w:val="22"/>
                  <w:szCs w:val="22"/>
                </w:rPr>
                <w:delText>3.71</w:delText>
              </w:r>
            </w:del>
          </w:p>
        </w:tc>
        <w:tc>
          <w:tcPr>
            <w:tcW w:w="1240" w:type="dxa"/>
            <w:vAlign w:val="bottom"/>
          </w:tcPr>
          <w:p w14:paraId="0D32C305" w14:textId="263EDD5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48" w:author="Author"/>
                <w:rFonts w:asciiTheme="minorHAnsi" w:hAnsiTheme="minorHAnsi" w:cstheme="minorHAnsi"/>
                <w:color w:val="000000"/>
                <w:sz w:val="22"/>
                <w:szCs w:val="22"/>
              </w:rPr>
            </w:pPr>
            <w:del w:id="4149" w:author="Author">
              <w:r w:rsidDel="006530DC">
                <w:rPr>
                  <w:rFonts w:ascii="Calibri" w:hAnsi="Calibri" w:cs="Calibri"/>
                  <w:color w:val="000000"/>
                  <w:sz w:val="22"/>
                  <w:szCs w:val="22"/>
                </w:rPr>
                <w:delText>102.67</w:delText>
              </w:r>
            </w:del>
          </w:p>
        </w:tc>
        <w:tc>
          <w:tcPr>
            <w:tcW w:w="886" w:type="dxa"/>
            <w:vAlign w:val="bottom"/>
          </w:tcPr>
          <w:p w14:paraId="6F7046FE" w14:textId="40EF992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50" w:author="Author"/>
                <w:rFonts w:asciiTheme="minorHAnsi" w:hAnsiTheme="minorHAnsi" w:cstheme="minorHAnsi"/>
                <w:color w:val="000000"/>
                <w:sz w:val="22"/>
                <w:szCs w:val="22"/>
              </w:rPr>
            </w:pPr>
            <w:del w:id="4151" w:author="Author">
              <w:r w:rsidDel="006530DC">
                <w:rPr>
                  <w:rFonts w:ascii="Calibri" w:hAnsi="Calibri" w:cs="Calibri"/>
                  <w:color w:val="000000"/>
                  <w:sz w:val="22"/>
                  <w:szCs w:val="22"/>
                </w:rPr>
                <w:delText>3.72</w:delText>
              </w:r>
            </w:del>
          </w:p>
        </w:tc>
        <w:tc>
          <w:tcPr>
            <w:tcW w:w="1240" w:type="dxa"/>
            <w:vAlign w:val="bottom"/>
          </w:tcPr>
          <w:p w14:paraId="4160769C" w14:textId="48957374"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52" w:author="Author"/>
                <w:rFonts w:asciiTheme="minorHAnsi" w:hAnsiTheme="minorHAnsi" w:cstheme="minorHAnsi"/>
                <w:color w:val="000000"/>
                <w:sz w:val="22"/>
                <w:szCs w:val="22"/>
              </w:rPr>
            </w:pPr>
            <w:del w:id="4153" w:author="Author">
              <w:r w:rsidDel="006530DC">
                <w:rPr>
                  <w:rFonts w:ascii="Calibri" w:hAnsi="Calibri" w:cs="Calibri"/>
                  <w:color w:val="000000"/>
                  <w:sz w:val="22"/>
                  <w:szCs w:val="22"/>
                </w:rPr>
                <w:delText>102.78</w:delText>
              </w:r>
            </w:del>
          </w:p>
        </w:tc>
      </w:tr>
      <w:tr w:rsidR="003D7677" w:rsidDel="006530DC" w14:paraId="1E670DC3" w14:textId="77F47E5E" w:rsidTr="004B4EE5">
        <w:trPr>
          <w:trHeight w:val="282"/>
          <w:del w:id="415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C223DE2" w14:textId="5EA255DA" w:rsidR="003D7677" w:rsidDel="006530DC" w:rsidRDefault="003D7677" w:rsidP="003D7677">
            <w:pPr>
              <w:rPr>
                <w:del w:id="4155" w:author="Author"/>
                <w:rFonts w:ascii="Calibri" w:hAnsi="Calibri" w:cs="Calibri"/>
                <w:b w:val="0"/>
                <w:bCs w:val="0"/>
                <w:color w:val="000000"/>
                <w:sz w:val="22"/>
                <w:szCs w:val="22"/>
              </w:rPr>
            </w:pPr>
            <w:del w:id="4156" w:author="Author">
              <w:r w:rsidDel="006530DC">
                <w:rPr>
                  <w:rFonts w:ascii="Calibri" w:hAnsi="Calibri" w:cs="Calibri"/>
                  <w:b w:val="0"/>
                  <w:bCs w:val="0"/>
                  <w:color w:val="000000"/>
                  <w:sz w:val="22"/>
                  <w:szCs w:val="22"/>
                </w:rPr>
                <w:delText>3520</w:delText>
              </w:r>
            </w:del>
          </w:p>
        </w:tc>
        <w:tc>
          <w:tcPr>
            <w:tcW w:w="851" w:type="dxa"/>
            <w:vAlign w:val="bottom"/>
          </w:tcPr>
          <w:p w14:paraId="78ACF278" w14:textId="521D244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57" w:author="Author"/>
                <w:rFonts w:asciiTheme="minorHAnsi" w:hAnsiTheme="minorHAnsi" w:cstheme="minorHAnsi"/>
                <w:color w:val="000000"/>
                <w:sz w:val="22"/>
                <w:szCs w:val="22"/>
              </w:rPr>
            </w:pPr>
            <w:del w:id="4158" w:author="Author">
              <w:r w:rsidDel="006530DC">
                <w:rPr>
                  <w:rFonts w:ascii="Calibri" w:hAnsi="Calibri" w:cs="Calibri"/>
                  <w:color w:val="000000"/>
                  <w:sz w:val="22"/>
                  <w:szCs w:val="22"/>
                </w:rPr>
                <w:delText>3.62</w:delText>
              </w:r>
            </w:del>
          </w:p>
        </w:tc>
        <w:tc>
          <w:tcPr>
            <w:tcW w:w="1240" w:type="dxa"/>
            <w:vAlign w:val="bottom"/>
          </w:tcPr>
          <w:p w14:paraId="1DDEF10A" w14:textId="7178C44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59" w:author="Author"/>
                <w:rFonts w:asciiTheme="minorHAnsi" w:hAnsiTheme="minorHAnsi" w:cstheme="minorHAnsi"/>
                <w:color w:val="000000"/>
                <w:sz w:val="22"/>
                <w:szCs w:val="22"/>
              </w:rPr>
            </w:pPr>
            <w:del w:id="4160" w:author="Author">
              <w:r w:rsidDel="006530DC">
                <w:rPr>
                  <w:rFonts w:ascii="Calibri" w:hAnsi="Calibri" w:cs="Calibri"/>
                  <w:color w:val="000000"/>
                  <w:sz w:val="22"/>
                  <w:szCs w:val="22"/>
                </w:rPr>
                <w:delText>101.83</w:delText>
              </w:r>
            </w:del>
          </w:p>
        </w:tc>
        <w:tc>
          <w:tcPr>
            <w:tcW w:w="851" w:type="dxa"/>
            <w:vAlign w:val="bottom"/>
          </w:tcPr>
          <w:p w14:paraId="0CD1C176" w14:textId="0FCF6669"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61" w:author="Author"/>
                <w:rFonts w:asciiTheme="minorHAnsi" w:hAnsiTheme="minorHAnsi" w:cstheme="minorHAnsi"/>
                <w:color w:val="000000"/>
                <w:sz w:val="22"/>
                <w:szCs w:val="22"/>
              </w:rPr>
            </w:pPr>
            <w:del w:id="4162" w:author="Author">
              <w:r w:rsidDel="006530DC">
                <w:rPr>
                  <w:rFonts w:ascii="Calibri" w:hAnsi="Calibri" w:cs="Calibri"/>
                  <w:color w:val="000000"/>
                  <w:sz w:val="22"/>
                  <w:szCs w:val="22"/>
                </w:rPr>
                <w:delText>3.65</w:delText>
              </w:r>
            </w:del>
          </w:p>
        </w:tc>
        <w:tc>
          <w:tcPr>
            <w:tcW w:w="1240" w:type="dxa"/>
            <w:vAlign w:val="bottom"/>
          </w:tcPr>
          <w:p w14:paraId="65F78184" w14:textId="518212A1"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63" w:author="Author"/>
                <w:rFonts w:asciiTheme="minorHAnsi" w:hAnsiTheme="minorHAnsi" w:cstheme="minorHAnsi"/>
                <w:color w:val="000000"/>
                <w:sz w:val="22"/>
                <w:szCs w:val="22"/>
              </w:rPr>
            </w:pPr>
            <w:del w:id="4164" w:author="Author">
              <w:r w:rsidDel="006530DC">
                <w:rPr>
                  <w:rFonts w:ascii="Calibri" w:hAnsi="Calibri" w:cs="Calibri"/>
                  <w:color w:val="000000"/>
                  <w:sz w:val="22"/>
                  <w:szCs w:val="22"/>
                </w:rPr>
                <w:delText>102.69</w:delText>
              </w:r>
            </w:del>
          </w:p>
        </w:tc>
        <w:tc>
          <w:tcPr>
            <w:tcW w:w="886" w:type="dxa"/>
            <w:vAlign w:val="bottom"/>
          </w:tcPr>
          <w:p w14:paraId="633080E3" w14:textId="6870434C"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65" w:author="Author"/>
                <w:rFonts w:asciiTheme="minorHAnsi" w:hAnsiTheme="minorHAnsi" w:cstheme="minorHAnsi"/>
                <w:color w:val="000000"/>
                <w:sz w:val="22"/>
                <w:szCs w:val="22"/>
              </w:rPr>
            </w:pPr>
            <w:del w:id="4166" w:author="Author">
              <w:r w:rsidDel="006530DC">
                <w:rPr>
                  <w:rFonts w:ascii="Calibri" w:hAnsi="Calibri" w:cs="Calibri"/>
                  <w:color w:val="000000"/>
                  <w:sz w:val="22"/>
                  <w:szCs w:val="22"/>
                </w:rPr>
                <w:delText>3.65</w:delText>
              </w:r>
            </w:del>
          </w:p>
        </w:tc>
        <w:tc>
          <w:tcPr>
            <w:tcW w:w="1240" w:type="dxa"/>
            <w:vAlign w:val="bottom"/>
          </w:tcPr>
          <w:p w14:paraId="56CD7FCC" w14:textId="6FBD3616"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67" w:author="Author"/>
                <w:rFonts w:asciiTheme="minorHAnsi" w:hAnsiTheme="minorHAnsi" w:cstheme="minorHAnsi"/>
                <w:color w:val="000000"/>
                <w:sz w:val="22"/>
                <w:szCs w:val="22"/>
              </w:rPr>
            </w:pPr>
            <w:del w:id="4168" w:author="Author">
              <w:r w:rsidDel="006530DC">
                <w:rPr>
                  <w:rFonts w:ascii="Calibri" w:hAnsi="Calibri" w:cs="Calibri"/>
                  <w:color w:val="000000"/>
                  <w:sz w:val="22"/>
                  <w:szCs w:val="22"/>
                </w:rPr>
                <w:delText>102.76</w:delText>
              </w:r>
            </w:del>
          </w:p>
        </w:tc>
        <w:tc>
          <w:tcPr>
            <w:tcW w:w="886" w:type="dxa"/>
            <w:vAlign w:val="bottom"/>
          </w:tcPr>
          <w:p w14:paraId="24AC8E33" w14:textId="0FE0C6E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69" w:author="Author"/>
                <w:rFonts w:asciiTheme="minorHAnsi" w:hAnsiTheme="minorHAnsi" w:cstheme="minorHAnsi"/>
                <w:color w:val="000000"/>
                <w:sz w:val="22"/>
                <w:szCs w:val="22"/>
              </w:rPr>
            </w:pPr>
            <w:del w:id="4170" w:author="Author">
              <w:r w:rsidDel="006530DC">
                <w:rPr>
                  <w:rFonts w:ascii="Calibri" w:hAnsi="Calibri" w:cs="Calibri"/>
                  <w:color w:val="000000"/>
                  <w:sz w:val="22"/>
                  <w:szCs w:val="22"/>
                </w:rPr>
                <w:delText>3.65</w:delText>
              </w:r>
            </w:del>
          </w:p>
        </w:tc>
        <w:tc>
          <w:tcPr>
            <w:tcW w:w="1240" w:type="dxa"/>
            <w:vAlign w:val="bottom"/>
          </w:tcPr>
          <w:p w14:paraId="0AD8133F" w14:textId="3ED7CD87"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71" w:author="Author"/>
                <w:rFonts w:asciiTheme="minorHAnsi" w:hAnsiTheme="minorHAnsi" w:cstheme="minorHAnsi"/>
                <w:color w:val="000000"/>
                <w:sz w:val="22"/>
                <w:szCs w:val="22"/>
              </w:rPr>
            </w:pPr>
            <w:del w:id="4172" w:author="Author">
              <w:r w:rsidDel="006530DC">
                <w:rPr>
                  <w:rFonts w:ascii="Calibri" w:hAnsi="Calibri" w:cs="Calibri"/>
                  <w:color w:val="000000"/>
                  <w:sz w:val="22"/>
                  <w:szCs w:val="22"/>
                </w:rPr>
                <w:delText>102.88</w:delText>
              </w:r>
            </w:del>
          </w:p>
        </w:tc>
      </w:tr>
      <w:tr w:rsidR="003D7677" w:rsidDel="006530DC" w14:paraId="4532731C" w14:textId="65A9F7AF" w:rsidTr="004B4EE5">
        <w:trPr>
          <w:cnfStyle w:val="000000100000" w:firstRow="0" w:lastRow="0" w:firstColumn="0" w:lastColumn="0" w:oddVBand="0" w:evenVBand="0" w:oddHBand="1" w:evenHBand="0" w:firstRowFirstColumn="0" w:firstRowLastColumn="0" w:lastRowFirstColumn="0" w:lastRowLastColumn="0"/>
          <w:trHeight w:val="282"/>
          <w:del w:id="417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287BC51" w14:textId="2C462E07" w:rsidR="003D7677" w:rsidDel="006530DC" w:rsidRDefault="003D7677" w:rsidP="003D7677">
            <w:pPr>
              <w:rPr>
                <w:del w:id="4174" w:author="Author"/>
                <w:rFonts w:ascii="Calibri" w:hAnsi="Calibri" w:cs="Calibri"/>
                <w:b w:val="0"/>
                <w:bCs w:val="0"/>
                <w:color w:val="000000"/>
                <w:sz w:val="22"/>
                <w:szCs w:val="22"/>
              </w:rPr>
            </w:pPr>
            <w:del w:id="4175" w:author="Author">
              <w:r w:rsidDel="006530DC">
                <w:rPr>
                  <w:rFonts w:ascii="Calibri" w:hAnsi="Calibri" w:cs="Calibri"/>
                  <w:b w:val="0"/>
                  <w:bCs w:val="0"/>
                  <w:color w:val="000000"/>
                  <w:sz w:val="22"/>
                  <w:szCs w:val="22"/>
                </w:rPr>
                <w:delText>3584</w:delText>
              </w:r>
            </w:del>
          </w:p>
        </w:tc>
        <w:tc>
          <w:tcPr>
            <w:tcW w:w="851" w:type="dxa"/>
            <w:vAlign w:val="bottom"/>
          </w:tcPr>
          <w:p w14:paraId="5C505E65" w14:textId="638D369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76" w:author="Author"/>
                <w:rFonts w:asciiTheme="minorHAnsi" w:hAnsiTheme="minorHAnsi" w:cstheme="minorHAnsi"/>
                <w:color w:val="000000"/>
                <w:sz w:val="22"/>
                <w:szCs w:val="22"/>
              </w:rPr>
            </w:pPr>
            <w:del w:id="4177" w:author="Author">
              <w:r w:rsidDel="006530DC">
                <w:rPr>
                  <w:rFonts w:ascii="Calibri" w:hAnsi="Calibri" w:cs="Calibri"/>
                  <w:color w:val="000000"/>
                  <w:sz w:val="22"/>
                  <w:szCs w:val="22"/>
                </w:rPr>
                <w:delText>3.55</w:delText>
              </w:r>
            </w:del>
          </w:p>
        </w:tc>
        <w:tc>
          <w:tcPr>
            <w:tcW w:w="1240" w:type="dxa"/>
            <w:vAlign w:val="bottom"/>
          </w:tcPr>
          <w:p w14:paraId="124222FC" w14:textId="688C4AE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78" w:author="Author"/>
                <w:rFonts w:asciiTheme="minorHAnsi" w:hAnsiTheme="minorHAnsi" w:cstheme="minorHAnsi"/>
                <w:color w:val="000000"/>
                <w:sz w:val="22"/>
                <w:szCs w:val="22"/>
              </w:rPr>
            </w:pPr>
            <w:del w:id="4179" w:author="Author">
              <w:r w:rsidDel="006530DC">
                <w:rPr>
                  <w:rFonts w:ascii="Calibri" w:hAnsi="Calibri" w:cs="Calibri"/>
                  <w:color w:val="000000"/>
                  <w:sz w:val="22"/>
                  <w:szCs w:val="22"/>
                </w:rPr>
                <w:delText>101.85</w:delText>
              </w:r>
            </w:del>
          </w:p>
        </w:tc>
        <w:tc>
          <w:tcPr>
            <w:tcW w:w="851" w:type="dxa"/>
            <w:vAlign w:val="bottom"/>
          </w:tcPr>
          <w:p w14:paraId="0E44CC4E" w14:textId="787DE27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80" w:author="Author"/>
                <w:rFonts w:asciiTheme="minorHAnsi" w:hAnsiTheme="minorHAnsi" w:cstheme="minorHAnsi"/>
                <w:color w:val="000000"/>
                <w:sz w:val="22"/>
                <w:szCs w:val="22"/>
              </w:rPr>
            </w:pPr>
            <w:del w:id="4181" w:author="Author">
              <w:r w:rsidDel="006530DC">
                <w:rPr>
                  <w:rFonts w:ascii="Calibri" w:hAnsi="Calibri" w:cs="Calibri"/>
                  <w:color w:val="000000"/>
                  <w:sz w:val="22"/>
                  <w:szCs w:val="22"/>
                </w:rPr>
                <w:delText>3.58</w:delText>
              </w:r>
            </w:del>
          </w:p>
        </w:tc>
        <w:tc>
          <w:tcPr>
            <w:tcW w:w="1240" w:type="dxa"/>
            <w:vAlign w:val="bottom"/>
          </w:tcPr>
          <w:p w14:paraId="005E8D01" w14:textId="2FB69D0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82" w:author="Author"/>
                <w:rFonts w:asciiTheme="minorHAnsi" w:hAnsiTheme="minorHAnsi" w:cstheme="minorHAnsi"/>
                <w:color w:val="000000"/>
                <w:sz w:val="22"/>
                <w:szCs w:val="22"/>
              </w:rPr>
            </w:pPr>
            <w:del w:id="4183" w:author="Author">
              <w:r w:rsidDel="006530DC">
                <w:rPr>
                  <w:rFonts w:ascii="Calibri" w:hAnsi="Calibri" w:cs="Calibri"/>
                  <w:color w:val="000000"/>
                  <w:sz w:val="22"/>
                  <w:szCs w:val="22"/>
                </w:rPr>
                <w:delText>102.77</w:delText>
              </w:r>
            </w:del>
          </w:p>
        </w:tc>
        <w:tc>
          <w:tcPr>
            <w:tcW w:w="886" w:type="dxa"/>
            <w:vAlign w:val="bottom"/>
          </w:tcPr>
          <w:p w14:paraId="46540979" w14:textId="154FC831"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84" w:author="Author"/>
                <w:rFonts w:asciiTheme="minorHAnsi" w:hAnsiTheme="minorHAnsi" w:cstheme="minorHAnsi"/>
                <w:color w:val="000000"/>
                <w:sz w:val="22"/>
                <w:szCs w:val="22"/>
              </w:rPr>
            </w:pPr>
            <w:del w:id="4185" w:author="Author">
              <w:r w:rsidDel="006530DC">
                <w:rPr>
                  <w:rFonts w:ascii="Calibri" w:hAnsi="Calibri" w:cs="Calibri"/>
                  <w:color w:val="000000"/>
                  <w:sz w:val="22"/>
                  <w:szCs w:val="22"/>
                </w:rPr>
                <w:delText>3.59</w:delText>
              </w:r>
            </w:del>
          </w:p>
        </w:tc>
        <w:tc>
          <w:tcPr>
            <w:tcW w:w="1240" w:type="dxa"/>
            <w:vAlign w:val="bottom"/>
          </w:tcPr>
          <w:p w14:paraId="20FC43F2" w14:textId="46BA8C0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86" w:author="Author"/>
                <w:rFonts w:asciiTheme="minorHAnsi" w:hAnsiTheme="minorHAnsi" w:cstheme="minorHAnsi"/>
                <w:color w:val="000000"/>
                <w:sz w:val="22"/>
                <w:szCs w:val="22"/>
              </w:rPr>
            </w:pPr>
            <w:del w:id="4187" w:author="Author">
              <w:r w:rsidDel="006530DC">
                <w:rPr>
                  <w:rFonts w:ascii="Calibri" w:hAnsi="Calibri" w:cs="Calibri"/>
                  <w:color w:val="000000"/>
                  <w:sz w:val="22"/>
                  <w:szCs w:val="22"/>
                </w:rPr>
                <w:delText>102.86</w:delText>
              </w:r>
            </w:del>
          </w:p>
        </w:tc>
        <w:tc>
          <w:tcPr>
            <w:tcW w:w="886" w:type="dxa"/>
            <w:vAlign w:val="bottom"/>
          </w:tcPr>
          <w:p w14:paraId="08C76CBD" w14:textId="485BFDB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88" w:author="Author"/>
                <w:rFonts w:asciiTheme="minorHAnsi" w:hAnsiTheme="minorHAnsi" w:cstheme="minorHAnsi"/>
                <w:color w:val="000000"/>
                <w:sz w:val="22"/>
                <w:szCs w:val="22"/>
              </w:rPr>
            </w:pPr>
            <w:del w:id="4189" w:author="Author">
              <w:r w:rsidDel="006530DC">
                <w:rPr>
                  <w:rFonts w:ascii="Calibri" w:hAnsi="Calibri" w:cs="Calibri"/>
                  <w:color w:val="000000"/>
                  <w:sz w:val="22"/>
                  <w:szCs w:val="22"/>
                </w:rPr>
                <w:delText>3.59</w:delText>
              </w:r>
            </w:del>
          </w:p>
        </w:tc>
        <w:tc>
          <w:tcPr>
            <w:tcW w:w="1240" w:type="dxa"/>
            <w:vAlign w:val="bottom"/>
          </w:tcPr>
          <w:p w14:paraId="65A34F9F" w14:textId="127D22B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90" w:author="Author"/>
                <w:rFonts w:asciiTheme="minorHAnsi" w:hAnsiTheme="minorHAnsi" w:cstheme="minorHAnsi"/>
                <w:color w:val="000000"/>
                <w:sz w:val="22"/>
                <w:szCs w:val="22"/>
              </w:rPr>
            </w:pPr>
            <w:del w:id="4191" w:author="Author">
              <w:r w:rsidDel="006530DC">
                <w:rPr>
                  <w:rFonts w:ascii="Calibri" w:hAnsi="Calibri" w:cs="Calibri"/>
                  <w:color w:val="000000"/>
                  <w:sz w:val="22"/>
                  <w:szCs w:val="22"/>
                </w:rPr>
                <w:delText>102.97</w:delText>
              </w:r>
            </w:del>
          </w:p>
        </w:tc>
      </w:tr>
      <w:tr w:rsidR="003D7677" w:rsidDel="006530DC" w14:paraId="53FFB842" w14:textId="09FA56D0" w:rsidTr="004B4EE5">
        <w:trPr>
          <w:trHeight w:val="282"/>
          <w:del w:id="419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B76C5AD" w14:textId="5F4443C5" w:rsidR="003D7677" w:rsidDel="006530DC" w:rsidRDefault="003D7677" w:rsidP="003D7677">
            <w:pPr>
              <w:rPr>
                <w:del w:id="4193" w:author="Author"/>
                <w:rFonts w:ascii="Calibri" w:hAnsi="Calibri" w:cs="Calibri"/>
                <w:b w:val="0"/>
                <w:bCs w:val="0"/>
                <w:color w:val="000000"/>
                <w:sz w:val="22"/>
                <w:szCs w:val="22"/>
              </w:rPr>
            </w:pPr>
            <w:del w:id="4194" w:author="Author">
              <w:r w:rsidDel="006530DC">
                <w:rPr>
                  <w:rFonts w:ascii="Calibri" w:hAnsi="Calibri" w:cs="Calibri"/>
                  <w:b w:val="0"/>
                  <w:bCs w:val="0"/>
                  <w:color w:val="000000"/>
                  <w:sz w:val="22"/>
                  <w:szCs w:val="22"/>
                </w:rPr>
                <w:delText>3648</w:delText>
              </w:r>
            </w:del>
          </w:p>
        </w:tc>
        <w:tc>
          <w:tcPr>
            <w:tcW w:w="851" w:type="dxa"/>
            <w:vAlign w:val="bottom"/>
          </w:tcPr>
          <w:p w14:paraId="568A42C8" w14:textId="73261FE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95" w:author="Author"/>
                <w:rFonts w:asciiTheme="minorHAnsi" w:hAnsiTheme="minorHAnsi" w:cstheme="minorHAnsi"/>
                <w:color w:val="000000"/>
                <w:sz w:val="22"/>
                <w:szCs w:val="22"/>
              </w:rPr>
            </w:pPr>
            <w:del w:id="4196" w:author="Author">
              <w:r w:rsidDel="006530DC">
                <w:rPr>
                  <w:rFonts w:ascii="Calibri" w:hAnsi="Calibri" w:cs="Calibri"/>
                  <w:color w:val="000000"/>
                  <w:sz w:val="22"/>
                  <w:szCs w:val="22"/>
                </w:rPr>
                <w:delText>3.49</w:delText>
              </w:r>
            </w:del>
          </w:p>
        </w:tc>
        <w:tc>
          <w:tcPr>
            <w:tcW w:w="1240" w:type="dxa"/>
            <w:vAlign w:val="bottom"/>
          </w:tcPr>
          <w:p w14:paraId="1130D0B2" w14:textId="26C3845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97" w:author="Author"/>
                <w:rFonts w:asciiTheme="minorHAnsi" w:hAnsiTheme="minorHAnsi" w:cstheme="minorHAnsi"/>
                <w:color w:val="000000"/>
                <w:sz w:val="22"/>
                <w:szCs w:val="22"/>
              </w:rPr>
            </w:pPr>
            <w:del w:id="4198" w:author="Author">
              <w:r w:rsidDel="006530DC">
                <w:rPr>
                  <w:rFonts w:ascii="Calibri" w:hAnsi="Calibri" w:cs="Calibri"/>
                  <w:color w:val="000000"/>
                  <w:sz w:val="22"/>
                  <w:szCs w:val="22"/>
                </w:rPr>
                <w:delText>101.88</w:delText>
              </w:r>
            </w:del>
          </w:p>
        </w:tc>
        <w:tc>
          <w:tcPr>
            <w:tcW w:w="851" w:type="dxa"/>
            <w:vAlign w:val="bottom"/>
          </w:tcPr>
          <w:p w14:paraId="18C2EE92" w14:textId="1E9E704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99" w:author="Author"/>
                <w:rFonts w:asciiTheme="minorHAnsi" w:hAnsiTheme="minorHAnsi" w:cstheme="minorHAnsi"/>
                <w:color w:val="000000"/>
                <w:sz w:val="22"/>
                <w:szCs w:val="22"/>
              </w:rPr>
            </w:pPr>
            <w:del w:id="4200" w:author="Author">
              <w:r w:rsidDel="006530DC">
                <w:rPr>
                  <w:rFonts w:ascii="Calibri" w:hAnsi="Calibri" w:cs="Calibri"/>
                  <w:color w:val="000000"/>
                  <w:sz w:val="22"/>
                  <w:szCs w:val="22"/>
                </w:rPr>
                <w:delText>3.52</w:delText>
              </w:r>
            </w:del>
          </w:p>
        </w:tc>
        <w:tc>
          <w:tcPr>
            <w:tcW w:w="1240" w:type="dxa"/>
            <w:vAlign w:val="bottom"/>
          </w:tcPr>
          <w:p w14:paraId="09470978" w14:textId="6CF347A1"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01" w:author="Author"/>
                <w:rFonts w:asciiTheme="minorHAnsi" w:hAnsiTheme="minorHAnsi" w:cstheme="minorHAnsi"/>
                <w:color w:val="000000"/>
                <w:sz w:val="22"/>
                <w:szCs w:val="22"/>
              </w:rPr>
            </w:pPr>
            <w:del w:id="4202" w:author="Author">
              <w:r w:rsidDel="006530DC">
                <w:rPr>
                  <w:rFonts w:ascii="Calibri" w:hAnsi="Calibri" w:cs="Calibri"/>
                  <w:color w:val="000000"/>
                  <w:sz w:val="22"/>
                  <w:szCs w:val="22"/>
                </w:rPr>
                <w:delText>102.84</w:delText>
              </w:r>
            </w:del>
          </w:p>
        </w:tc>
        <w:tc>
          <w:tcPr>
            <w:tcW w:w="886" w:type="dxa"/>
            <w:vAlign w:val="bottom"/>
          </w:tcPr>
          <w:p w14:paraId="0542FD70" w14:textId="16707E0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03" w:author="Author"/>
                <w:rFonts w:asciiTheme="minorHAnsi" w:hAnsiTheme="minorHAnsi" w:cstheme="minorHAnsi"/>
                <w:color w:val="000000"/>
                <w:sz w:val="22"/>
                <w:szCs w:val="22"/>
              </w:rPr>
            </w:pPr>
            <w:del w:id="4204" w:author="Author">
              <w:r w:rsidDel="006530DC">
                <w:rPr>
                  <w:rFonts w:ascii="Calibri" w:hAnsi="Calibri" w:cs="Calibri"/>
                  <w:color w:val="000000"/>
                  <w:sz w:val="22"/>
                  <w:szCs w:val="22"/>
                </w:rPr>
                <w:delText>3.53</w:delText>
              </w:r>
            </w:del>
          </w:p>
        </w:tc>
        <w:tc>
          <w:tcPr>
            <w:tcW w:w="1240" w:type="dxa"/>
            <w:vAlign w:val="bottom"/>
          </w:tcPr>
          <w:p w14:paraId="7601780B" w14:textId="4D54A4C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05" w:author="Author"/>
                <w:rFonts w:asciiTheme="minorHAnsi" w:hAnsiTheme="minorHAnsi" w:cstheme="minorHAnsi"/>
                <w:color w:val="000000"/>
                <w:sz w:val="22"/>
                <w:szCs w:val="22"/>
              </w:rPr>
            </w:pPr>
            <w:del w:id="4206" w:author="Author">
              <w:r w:rsidDel="006530DC">
                <w:rPr>
                  <w:rFonts w:ascii="Calibri" w:hAnsi="Calibri" w:cs="Calibri"/>
                  <w:color w:val="000000"/>
                  <w:sz w:val="22"/>
                  <w:szCs w:val="22"/>
                </w:rPr>
                <w:delText>102.96</w:delText>
              </w:r>
            </w:del>
          </w:p>
        </w:tc>
        <w:tc>
          <w:tcPr>
            <w:tcW w:w="886" w:type="dxa"/>
            <w:vAlign w:val="bottom"/>
          </w:tcPr>
          <w:p w14:paraId="31672D57" w14:textId="098507A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07" w:author="Author"/>
                <w:rFonts w:asciiTheme="minorHAnsi" w:hAnsiTheme="minorHAnsi" w:cstheme="minorHAnsi"/>
                <w:color w:val="000000"/>
                <w:sz w:val="22"/>
                <w:szCs w:val="22"/>
              </w:rPr>
            </w:pPr>
            <w:del w:id="4208" w:author="Author">
              <w:r w:rsidDel="006530DC">
                <w:rPr>
                  <w:rFonts w:ascii="Calibri" w:hAnsi="Calibri" w:cs="Calibri"/>
                  <w:color w:val="000000"/>
                  <w:sz w:val="22"/>
                  <w:szCs w:val="22"/>
                </w:rPr>
                <w:delText>3.53</w:delText>
              </w:r>
            </w:del>
          </w:p>
        </w:tc>
        <w:tc>
          <w:tcPr>
            <w:tcW w:w="1240" w:type="dxa"/>
            <w:vAlign w:val="bottom"/>
          </w:tcPr>
          <w:p w14:paraId="5E433972" w14:textId="6A81A09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09" w:author="Author"/>
                <w:rFonts w:asciiTheme="minorHAnsi" w:hAnsiTheme="minorHAnsi" w:cstheme="minorHAnsi"/>
                <w:color w:val="000000"/>
                <w:sz w:val="22"/>
                <w:szCs w:val="22"/>
              </w:rPr>
            </w:pPr>
            <w:del w:id="4210" w:author="Author">
              <w:r w:rsidDel="006530DC">
                <w:rPr>
                  <w:rFonts w:ascii="Calibri" w:hAnsi="Calibri" w:cs="Calibri"/>
                  <w:color w:val="000000"/>
                  <w:sz w:val="22"/>
                  <w:szCs w:val="22"/>
                </w:rPr>
                <w:delText>103.03</w:delText>
              </w:r>
            </w:del>
          </w:p>
        </w:tc>
      </w:tr>
      <w:tr w:rsidR="003D7677" w:rsidDel="006530DC" w14:paraId="5992F0E0" w14:textId="2F5B604E" w:rsidTr="004B4EE5">
        <w:trPr>
          <w:cnfStyle w:val="000000100000" w:firstRow="0" w:lastRow="0" w:firstColumn="0" w:lastColumn="0" w:oddVBand="0" w:evenVBand="0" w:oddHBand="1" w:evenHBand="0" w:firstRowFirstColumn="0" w:firstRowLastColumn="0" w:lastRowFirstColumn="0" w:lastRowLastColumn="0"/>
          <w:trHeight w:val="282"/>
          <w:del w:id="421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44CA0C2" w14:textId="4F68ABB1" w:rsidR="003D7677" w:rsidDel="006530DC" w:rsidRDefault="003D7677" w:rsidP="003D7677">
            <w:pPr>
              <w:rPr>
                <w:del w:id="4212" w:author="Author"/>
                <w:rFonts w:ascii="Calibri" w:hAnsi="Calibri" w:cs="Calibri"/>
                <w:b w:val="0"/>
                <w:bCs w:val="0"/>
                <w:color w:val="000000"/>
                <w:sz w:val="22"/>
                <w:szCs w:val="22"/>
              </w:rPr>
            </w:pPr>
            <w:del w:id="4213" w:author="Author">
              <w:r w:rsidDel="006530DC">
                <w:rPr>
                  <w:rFonts w:ascii="Calibri" w:hAnsi="Calibri" w:cs="Calibri"/>
                  <w:b w:val="0"/>
                  <w:bCs w:val="0"/>
                  <w:color w:val="000000"/>
                  <w:sz w:val="22"/>
                  <w:szCs w:val="22"/>
                </w:rPr>
                <w:delText>3712</w:delText>
              </w:r>
            </w:del>
          </w:p>
        </w:tc>
        <w:tc>
          <w:tcPr>
            <w:tcW w:w="851" w:type="dxa"/>
            <w:vAlign w:val="bottom"/>
          </w:tcPr>
          <w:p w14:paraId="5ABFF1B7" w14:textId="043003B6"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14" w:author="Author"/>
                <w:rFonts w:asciiTheme="minorHAnsi" w:hAnsiTheme="minorHAnsi" w:cstheme="minorHAnsi"/>
                <w:color w:val="000000"/>
                <w:sz w:val="22"/>
                <w:szCs w:val="22"/>
              </w:rPr>
            </w:pPr>
            <w:del w:id="4215" w:author="Author">
              <w:r w:rsidDel="006530DC">
                <w:rPr>
                  <w:rFonts w:ascii="Calibri" w:hAnsi="Calibri" w:cs="Calibri"/>
                  <w:color w:val="000000"/>
                  <w:sz w:val="22"/>
                  <w:szCs w:val="22"/>
                </w:rPr>
                <w:delText>3.43</w:delText>
              </w:r>
            </w:del>
          </w:p>
        </w:tc>
        <w:tc>
          <w:tcPr>
            <w:tcW w:w="1240" w:type="dxa"/>
            <w:vAlign w:val="bottom"/>
          </w:tcPr>
          <w:p w14:paraId="10A8DF03" w14:textId="6209978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16" w:author="Author"/>
                <w:rFonts w:asciiTheme="minorHAnsi" w:hAnsiTheme="minorHAnsi" w:cstheme="minorHAnsi"/>
                <w:color w:val="000000"/>
                <w:sz w:val="22"/>
                <w:szCs w:val="22"/>
              </w:rPr>
            </w:pPr>
            <w:del w:id="4217" w:author="Author">
              <w:r w:rsidDel="006530DC">
                <w:rPr>
                  <w:rFonts w:ascii="Calibri" w:hAnsi="Calibri" w:cs="Calibri"/>
                  <w:color w:val="000000"/>
                  <w:sz w:val="22"/>
                  <w:szCs w:val="22"/>
                </w:rPr>
                <w:delText>101.73</w:delText>
              </w:r>
            </w:del>
          </w:p>
        </w:tc>
        <w:tc>
          <w:tcPr>
            <w:tcW w:w="851" w:type="dxa"/>
            <w:vAlign w:val="bottom"/>
          </w:tcPr>
          <w:p w14:paraId="39802E49" w14:textId="479549B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18" w:author="Author"/>
                <w:rFonts w:asciiTheme="minorHAnsi" w:hAnsiTheme="minorHAnsi" w:cstheme="minorHAnsi"/>
                <w:color w:val="000000"/>
                <w:sz w:val="22"/>
                <w:szCs w:val="22"/>
              </w:rPr>
            </w:pPr>
            <w:del w:id="4219" w:author="Author">
              <w:r w:rsidDel="006530DC">
                <w:rPr>
                  <w:rFonts w:ascii="Calibri" w:hAnsi="Calibri" w:cs="Calibri"/>
                  <w:color w:val="000000"/>
                  <w:sz w:val="22"/>
                  <w:szCs w:val="22"/>
                </w:rPr>
                <w:delText>3.47</w:delText>
              </w:r>
            </w:del>
          </w:p>
        </w:tc>
        <w:tc>
          <w:tcPr>
            <w:tcW w:w="1240" w:type="dxa"/>
            <w:vAlign w:val="bottom"/>
          </w:tcPr>
          <w:p w14:paraId="057C8934" w14:textId="79A0F72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20" w:author="Author"/>
                <w:rFonts w:asciiTheme="minorHAnsi" w:hAnsiTheme="minorHAnsi" w:cstheme="minorHAnsi"/>
                <w:color w:val="000000"/>
                <w:sz w:val="22"/>
                <w:szCs w:val="22"/>
              </w:rPr>
            </w:pPr>
            <w:del w:id="4221" w:author="Author">
              <w:r w:rsidDel="006530DC">
                <w:rPr>
                  <w:rFonts w:ascii="Calibri" w:hAnsi="Calibri" w:cs="Calibri"/>
                  <w:color w:val="000000"/>
                  <w:sz w:val="22"/>
                  <w:szCs w:val="22"/>
                </w:rPr>
                <w:delText>102.92</w:delText>
              </w:r>
            </w:del>
          </w:p>
        </w:tc>
        <w:tc>
          <w:tcPr>
            <w:tcW w:w="886" w:type="dxa"/>
            <w:vAlign w:val="bottom"/>
          </w:tcPr>
          <w:p w14:paraId="15A84BD6" w14:textId="082BF5A6"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22" w:author="Author"/>
                <w:rFonts w:asciiTheme="minorHAnsi" w:hAnsiTheme="minorHAnsi" w:cstheme="minorHAnsi"/>
                <w:color w:val="000000"/>
                <w:sz w:val="22"/>
                <w:szCs w:val="22"/>
              </w:rPr>
            </w:pPr>
            <w:del w:id="4223" w:author="Author">
              <w:r w:rsidDel="006530DC">
                <w:rPr>
                  <w:rFonts w:ascii="Calibri" w:hAnsi="Calibri" w:cs="Calibri"/>
                  <w:color w:val="000000"/>
                  <w:sz w:val="22"/>
                  <w:szCs w:val="22"/>
                </w:rPr>
                <w:delText>3.47</w:delText>
              </w:r>
            </w:del>
          </w:p>
        </w:tc>
        <w:tc>
          <w:tcPr>
            <w:tcW w:w="1240" w:type="dxa"/>
            <w:vAlign w:val="bottom"/>
          </w:tcPr>
          <w:p w14:paraId="74721034" w14:textId="363B207E"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24" w:author="Author"/>
                <w:rFonts w:asciiTheme="minorHAnsi" w:hAnsiTheme="minorHAnsi" w:cstheme="minorHAnsi"/>
                <w:color w:val="000000"/>
                <w:sz w:val="22"/>
                <w:szCs w:val="22"/>
              </w:rPr>
            </w:pPr>
            <w:del w:id="4225" w:author="Author">
              <w:r w:rsidDel="006530DC">
                <w:rPr>
                  <w:rFonts w:ascii="Calibri" w:hAnsi="Calibri" w:cs="Calibri"/>
                  <w:color w:val="000000"/>
                  <w:sz w:val="22"/>
                  <w:szCs w:val="22"/>
                </w:rPr>
                <w:delText>103.03</w:delText>
              </w:r>
            </w:del>
          </w:p>
        </w:tc>
        <w:tc>
          <w:tcPr>
            <w:tcW w:w="886" w:type="dxa"/>
            <w:vAlign w:val="bottom"/>
          </w:tcPr>
          <w:p w14:paraId="56E49553" w14:textId="4390E934"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26" w:author="Author"/>
                <w:rFonts w:asciiTheme="minorHAnsi" w:hAnsiTheme="minorHAnsi" w:cstheme="minorHAnsi"/>
                <w:color w:val="000000"/>
                <w:sz w:val="22"/>
                <w:szCs w:val="22"/>
              </w:rPr>
            </w:pPr>
            <w:del w:id="4227" w:author="Author">
              <w:r w:rsidDel="006530DC">
                <w:rPr>
                  <w:rFonts w:ascii="Calibri" w:hAnsi="Calibri" w:cs="Calibri"/>
                  <w:color w:val="000000"/>
                  <w:sz w:val="22"/>
                  <w:szCs w:val="22"/>
                </w:rPr>
                <w:delText>3.47</w:delText>
              </w:r>
            </w:del>
          </w:p>
        </w:tc>
        <w:tc>
          <w:tcPr>
            <w:tcW w:w="1240" w:type="dxa"/>
            <w:vAlign w:val="bottom"/>
          </w:tcPr>
          <w:p w14:paraId="1A416380" w14:textId="60B58926"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28" w:author="Author"/>
                <w:rFonts w:asciiTheme="minorHAnsi" w:hAnsiTheme="minorHAnsi" w:cstheme="minorHAnsi"/>
                <w:color w:val="000000"/>
                <w:sz w:val="22"/>
                <w:szCs w:val="22"/>
              </w:rPr>
            </w:pPr>
            <w:del w:id="4229" w:author="Author">
              <w:r w:rsidDel="006530DC">
                <w:rPr>
                  <w:rFonts w:ascii="Calibri" w:hAnsi="Calibri" w:cs="Calibri"/>
                  <w:color w:val="000000"/>
                  <w:sz w:val="22"/>
                  <w:szCs w:val="22"/>
                </w:rPr>
                <w:delText>103.11</w:delText>
              </w:r>
            </w:del>
          </w:p>
        </w:tc>
      </w:tr>
      <w:tr w:rsidR="003D7677" w:rsidDel="006530DC" w14:paraId="720C0625" w14:textId="289B3C86" w:rsidTr="004B4EE5">
        <w:trPr>
          <w:trHeight w:val="282"/>
          <w:del w:id="423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52FB73C" w14:textId="5AA82292" w:rsidR="003D7677" w:rsidDel="006530DC" w:rsidRDefault="003D7677" w:rsidP="003D7677">
            <w:pPr>
              <w:rPr>
                <w:del w:id="4231" w:author="Author"/>
                <w:rFonts w:ascii="Calibri" w:hAnsi="Calibri" w:cs="Calibri"/>
                <w:b w:val="0"/>
                <w:bCs w:val="0"/>
                <w:color w:val="000000"/>
                <w:sz w:val="22"/>
                <w:szCs w:val="22"/>
              </w:rPr>
            </w:pPr>
            <w:del w:id="4232" w:author="Author">
              <w:r w:rsidDel="006530DC">
                <w:rPr>
                  <w:rFonts w:ascii="Calibri" w:hAnsi="Calibri" w:cs="Calibri"/>
                  <w:b w:val="0"/>
                  <w:bCs w:val="0"/>
                  <w:color w:val="000000"/>
                  <w:sz w:val="22"/>
                  <w:szCs w:val="22"/>
                </w:rPr>
                <w:delText>3776</w:delText>
              </w:r>
            </w:del>
          </w:p>
        </w:tc>
        <w:tc>
          <w:tcPr>
            <w:tcW w:w="851" w:type="dxa"/>
            <w:vAlign w:val="bottom"/>
          </w:tcPr>
          <w:p w14:paraId="42956E49" w14:textId="4FC35C86"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33" w:author="Author"/>
                <w:rFonts w:asciiTheme="minorHAnsi" w:hAnsiTheme="minorHAnsi" w:cstheme="minorHAnsi"/>
                <w:color w:val="000000"/>
                <w:sz w:val="22"/>
                <w:szCs w:val="22"/>
              </w:rPr>
            </w:pPr>
            <w:del w:id="4234" w:author="Author">
              <w:r w:rsidDel="006530DC">
                <w:rPr>
                  <w:rFonts w:ascii="Calibri" w:hAnsi="Calibri" w:cs="Calibri"/>
                  <w:color w:val="000000"/>
                  <w:sz w:val="22"/>
                  <w:szCs w:val="22"/>
                </w:rPr>
                <w:delText>3.37</w:delText>
              </w:r>
            </w:del>
          </w:p>
        </w:tc>
        <w:tc>
          <w:tcPr>
            <w:tcW w:w="1240" w:type="dxa"/>
            <w:vAlign w:val="bottom"/>
          </w:tcPr>
          <w:p w14:paraId="79B4B92A" w14:textId="5AEDD8A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35" w:author="Author"/>
                <w:rFonts w:asciiTheme="minorHAnsi" w:hAnsiTheme="minorHAnsi" w:cstheme="minorHAnsi"/>
                <w:color w:val="000000"/>
                <w:sz w:val="22"/>
                <w:szCs w:val="22"/>
              </w:rPr>
            </w:pPr>
            <w:del w:id="4236" w:author="Author">
              <w:r w:rsidDel="006530DC">
                <w:rPr>
                  <w:rFonts w:ascii="Calibri" w:hAnsi="Calibri" w:cs="Calibri"/>
                  <w:color w:val="000000"/>
                  <w:sz w:val="22"/>
                  <w:szCs w:val="22"/>
                </w:rPr>
                <w:delText>101.67</w:delText>
              </w:r>
            </w:del>
          </w:p>
        </w:tc>
        <w:tc>
          <w:tcPr>
            <w:tcW w:w="851" w:type="dxa"/>
            <w:vAlign w:val="bottom"/>
          </w:tcPr>
          <w:p w14:paraId="25306783" w14:textId="2AB84FF1"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37" w:author="Author"/>
                <w:rFonts w:asciiTheme="minorHAnsi" w:hAnsiTheme="minorHAnsi" w:cstheme="minorHAnsi"/>
                <w:color w:val="000000"/>
                <w:sz w:val="22"/>
                <w:szCs w:val="22"/>
              </w:rPr>
            </w:pPr>
            <w:del w:id="4238" w:author="Author">
              <w:r w:rsidDel="006530DC">
                <w:rPr>
                  <w:rFonts w:ascii="Calibri" w:hAnsi="Calibri" w:cs="Calibri"/>
                  <w:color w:val="000000"/>
                  <w:sz w:val="22"/>
                  <w:szCs w:val="22"/>
                </w:rPr>
                <w:delText>3.41</w:delText>
              </w:r>
            </w:del>
          </w:p>
        </w:tc>
        <w:tc>
          <w:tcPr>
            <w:tcW w:w="1240" w:type="dxa"/>
            <w:vAlign w:val="bottom"/>
          </w:tcPr>
          <w:p w14:paraId="4CFFCBC1" w14:textId="4C87A7CC"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39" w:author="Author"/>
                <w:rFonts w:asciiTheme="minorHAnsi" w:hAnsiTheme="minorHAnsi" w:cstheme="minorHAnsi"/>
                <w:color w:val="000000"/>
                <w:sz w:val="22"/>
                <w:szCs w:val="22"/>
              </w:rPr>
            </w:pPr>
            <w:del w:id="4240" w:author="Author">
              <w:r w:rsidDel="006530DC">
                <w:rPr>
                  <w:rFonts w:ascii="Calibri" w:hAnsi="Calibri" w:cs="Calibri"/>
                  <w:color w:val="000000"/>
                  <w:sz w:val="22"/>
                  <w:szCs w:val="22"/>
                </w:rPr>
                <w:delText>102.98</w:delText>
              </w:r>
            </w:del>
          </w:p>
        </w:tc>
        <w:tc>
          <w:tcPr>
            <w:tcW w:w="886" w:type="dxa"/>
            <w:vAlign w:val="bottom"/>
          </w:tcPr>
          <w:p w14:paraId="0C3889AD" w14:textId="4041C9FC"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41" w:author="Author"/>
                <w:rFonts w:asciiTheme="minorHAnsi" w:hAnsiTheme="minorHAnsi" w:cstheme="minorHAnsi"/>
                <w:color w:val="000000"/>
                <w:sz w:val="22"/>
                <w:szCs w:val="22"/>
              </w:rPr>
            </w:pPr>
            <w:del w:id="4242" w:author="Author">
              <w:r w:rsidDel="006530DC">
                <w:rPr>
                  <w:rFonts w:ascii="Calibri" w:hAnsi="Calibri" w:cs="Calibri"/>
                  <w:color w:val="000000"/>
                  <w:sz w:val="22"/>
                  <w:szCs w:val="22"/>
                </w:rPr>
                <w:delText>3.41</w:delText>
              </w:r>
            </w:del>
          </w:p>
        </w:tc>
        <w:tc>
          <w:tcPr>
            <w:tcW w:w="1240" w:type="dxa"/>
            <w:vAlign w:val="bottom"/>
          </w:tcPr>
          <w:p w14:paraId="70066E2A" w14:textId="7D9EAD3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43" w:author="Author"/>
                <w:rFonts w:asciiTheme="minorHAnsi" w:hAnsiTheme="minorHAnsi" w:cstheme="minorHAnsi"/>
                <w:color w:val="000000"/>
                <w:sz w:val="22"/>
                <w:szCs w:val="22"/>
              </w:rPr>
            </w:pPr>
            <w:del w:id="4244" w:author="Author">
              <w:r w:rsidDel="006530DC">
                <w:rPr>
                  <w:rFonts w:ascii="Calibri" w:hAnsi="Calibri" w:cs="Calibri"/>
                  <w:color w:val="000000"/>
                  <w:sz w:val="22"/>
                  <w:szCs w:val="22"/>
                </w:rPr>
                <w:delText>103.11</w:delText>
              </w:r>
            </w:del>
          </w:p>
        </w:tc>
        <w:tc>
          <w:tcPr>
            <w:tcW w:w="886" w:type="dxa"/>
            <w:vAlign w:val="bottom"/>
          </w:tcPr>
          <w:p w14:paraId="41BD2390" w14:textId="5C663FA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45" w:author="Author"/>
                <w:rFonts w:asciiTheme="minorHAnsi" w:hAnsiTheme="minorHAnsi" w:cstheme="minorHAnsi"/>
                <w:color w:val="000000"/>
                <w:sz w:val="22"/>
                <w:szCs w:val="22"/>
              </w:rPr>
            </w:pPr>
            <w:del w:id="4246" w:author="Author">
              <w:r w:rsidDel="006530DC">
                <w:rPr>
                  <w:rFonts w:ascii="Calibri" w:hAnsi="Calibri" w:cs="Calibri"/>
                  <w:color w:val="000000"/>
                  <w:sz w:val="22"/>
                  <w:szCs w:val="22"/>
                </w:rPr>
                <w:delText>3.42</w:delText>
              </w:r>
            </w:del>
          </w:p>
        </w:tc>
        <w:tc>
          <w:tcPr>
            <w:tcW w:w="1240" w:type="dxa"/>
            <w:vAlign w:val="bottom"/>
          </w:tcPr>
          <w:p w14:paraId="100A3125" w14:textId="1736B3C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47" w:author="Author"/>
                <w:rFonts w:asciiTheme="minorHAnsi" w:hAnsiTheme="minorHAnsi" w:cstheme="minorHAnsi"/>
                <w:color w:val="000000"/>
                <w:sz w:val="22"/>
                <w:szCs w:val="22"/>
              </w:rPr>
            </w:pPr>
            <w:del w:id="4248" w:author="Author">
              <w:r w:rsidDel="006530DC">
                <w:rPr>
                  <w:rFonts w:ascii="Calibri" w:hAnsi="Calibri" w:cs="Calibri"/>
                  <w:color w:val="000000"/>
                  <w:sz w:val="22"/>
                  <w:szCs w:val="22"/>
                </w:rPr>
                <w:delText>103.17</w:delText>
              </w:r>
            </w:del>
          </w:p>
        </w:tc>
      </w:tr>
      <w:tr w:rsidR="003D7677" w:rsidDel="006530DC" w14:paraId="7E990E48" w14:textId="50720477" w:rsidTr="004B4EE5">
        <w:trPr>
          <w:cnfStyle w:val="000000100000" w:firstRow="0" w:lastRow="0" w:firstColumn="0" w:lastColumn="0" w:oddVBand="0" w:evenVBand="0" w:oddHBand="1" w:evenHBand="0" w:firstRowFirstColumn="0" w:firstRowLastColumn="0" w:lastRowFirstColumn="0" w:lastRowLastColumn="0"/>
          <w:trHeight w:val="282"/>
          <w:del w:id="424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254B200" w14:textId="164983A7" w:rsidR="003D7677" w:rsidDel="006530DC" w:rsidRDefault="003D7677" w:rsidP="003D7677">
            <w:pPr>
              <w:rPr>
                <w:del w:id="4250" w:author="Author"/>
                <w:rFonts w:ascii="Calibri" w:hAnsi="Calibri" w:cs="Calibri"/>
                <w:b w:val="0"/>
                <w:bCs w:val="0"/>
                <w:color w:val="000000"/>
                <w:sz w:val="22"/>
                <w:szCs w:val="22"/>
              </w:rPr>
            </w:pPr>
            <w:del w:id="4251" w:author="Author">
              <w:r w:rsidDel="006530DC">
                <w:rPr>
                  <w:rFonts w:ascii="Calibri" w:hAnsi="Calibri" w:cs="Calibri"/>
                  <w:b w:val="0"/>
                  <w:bCs w:val="0"/>
                  <w:color w:val="000000"/>
                  <w:sz w:val="22"/>
                  <w:szCs w:val="22"/>
                </w:rPr>
                <w:delText>3840</w:delText>
              </w:r>
            </w:del>
          </w:p>
        </w:tc>
        <w:tc>
          <w:tcPr>
            <w:tcW w:w="851" w:type="dxa"/>
            <w:vAlign w:val="bottom"/>
          </w:tcPr>
          <w:p w14:paraId="163D8DE2" w14:textId="15307A5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52" w:author="Author"/>
                <w:rFonts w:asciiTheme="minorHAnsi" w:hAnsiTheme="minorHAnsi" w:cstheme="minorHAnsi"/>
                <w:color w:val="000000"/>
                <w:sz w:val="22"/>
                <w:szCs w:val="22"/>
              </w:rPr>
            </w:pPr>
            <w:del w:id="4253" w:author="Author">
              <w:r w:rsidDel="006530DC">
                <w:rPr>
                  <w:rFonts w:ascii="Calibri" w:hAnsi="Calibri" w:cs="Calibri"/>
                  <w:color w:val="000000"/>
                  <w:sz w:val="22"/>
                  <w:szCs w:val="22"/>
                </w:rPr>
                <w:delText>3.31</w:delText>
              </w:r>
            </w:del>
          </w:p>
        </w:tc>
        <w:tc>
          <w:tcPr>
            <w:tcW w:w="1240" w:type="dxa"/>
            <w:vAlign w:val="bottom"/>
          </w:tcPr>
          <w:p w14:paraId="5278CF72" w14:textId="37ECF21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54" w:author="Author"/>
                <w:rFonts w:asciiTheme="minorHAnsi" w:hAnsiTheme="minorHAnsi" w:cstheme="minorHAnsi"/>
                <w:color w:val="000000"/>
                <w:sz w:val="22"/>
                <w:szCs w:val="22"/>
              </w:rPr>
            </w:pPr>
            <w:del w:id="4255" w:author="Author">
              <w:r w:rsidDel="006530DC">
                <w:rPr>
                  <w:rFonts w:ascii="Calibri" w:hAnsi="Calibri" w:cs="Calibri"/>
                  <w:color w:val="000000"/>
                  <w:sz w:val="22"/>
                  <w:szCs w:val="22"/>
                </w:rPr>
                <w:delText>101.73</w:delText>
              </w:r>
            </w:del>
          </w:p>
        </w:tc>
        <w:tc>
          <w:tcPr>
            <w:tcW w:w="851" w:type="dxa"/>
            <w:vAlign w:val="bottom"/>
          </w:tcPr>
          <w:p w14:paraId="7FBB3907" w14:textId="1581E29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56" w:author="Author"/>
                <w:rFonts w:asciiTheme="minorHAnsi" w:hAnsiTheme="minorHAnsi" w:cstheme="minorHAnsi"/>
                <w:color w:val="000000"/>
                <w:sz w:val="22"/>
                <w:szCs w:val="22"/>
              </w:rPr>
            </w:pPr>
            <w:del w:id="4257" w:author="Author">
              <w:r w:rsidDel="006530DC">
                <w:rPr>
                  <w:rFonts w:ascii="Calibri" w:hAnsi="Calibri" w:cs="Calibri"/>
                  <w:color w:val="000000"/>
                  <w:sz w:val="22"/>
                  <w:szCs w:val="22"/>
                </w:rPr>
                <w:delText>3.35</w:delText>
              </w:r>
            </w:del>
          </w:p>
        </w:tc>
        <w:tc>
          <w:tcPr>
            <w:tcW w:w="1240" w:type="dxa"/>
            <w:vAlign w:val="bottom"/>
          </w:tcPr>
          <w:p w14:paraId="4C87C1F8" w14:textId="19CE4978"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58" w:author="Author"/>
                <w:rFonts w:asciiTheme="minorHAnsi" w:hAnsiTheme="minorHAnsi" w:cstheme="minorHAnsi"/>
                <w:color w:val="000000"/>
                <w:sz w:val="22"/>
                <w:szCs w:val="22"/>
              </w:rPr>
            </w:pPr>
            <w:del w:id="4259" w:author="Author">
              <w:r w:rsidDel="006530DC">
                <w:rPr>
                  <w:rFonts w:ascii="Calibri" w:hAnsi="Calibri" w:cs="Calibri"/>
                  <w:color w:val="000000"/>
                  <w:sz w:val="22"/>
                  <w:szCs w:val="22"/>
                </w:rPr>
                <w:delText>103.05</w:delText>
              </w:r>
            </w:del>
          </w:p>
        </w:tc>
        <w:tc>
          <w:tcPr>
            <w:tcW w:w="886" w:type="dxa"/>
            <w:vAlign w:val="bottom"/>
          </w:tcPr>
          <w:p w14:paraId="0F292DD3" w14:textId="0972E38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60" w:author="Author"/>
                <w:rFonts w:asciiTheme="minorHAnsi" w:hAnsiTheme="minorHAnsi" w:cstheme="minorHAnsi"/>
                <w:color w:val="000000"/>
                <w:sz w:val="22"/>
                <w:szCs w:val="22"/>
              </w:rPr>
            </w:pPr>
            <w:del w:id="4261" w:author="Author">
              <w:r w:rsidDel="006530DC">
                <w:rPr>
                  <w:rFonts w:ascii="Calibri" w:hAnsi="Calibri" w:cs="Calibri"/>
                  <w:color w:val="000000"/>
                  <w:sz w:val="22"/>
                  <w:szCs w:val="22"/>
                </w:rPr>
                <w:delText>3.36</w:delText>
              </w:r>
            </w:del>
          </w:p>
        </w:tc>
        <w:tc>
          <w:tcPr>
            <w:tcW w:w="1240" w:type="dxa"/>
            <w:vAlign w:val="bottom"/>
          </w:tcPr>
          <w:p w14:paraId="39CFAC41" w14:textId="21E69741"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62" w:author="Author"/>
                <w:rFonts w:asciiTheme="minorHAnsi" w:hAnsiTheme="minorHAnsi" w:cstheme="minorHAnsi"/>
                <w:color w:val="000000"/>
                <w:sz w:val="22"/>
                <w:szCs w:val="22"/>
              </w:rPr>
            </w:pPr>
            <w:del w:id="4263" w:author="Author">
              <w:r w:rsidDel="006530DC">
                <w:rPr>
                  <w:rFonts w:ascii="Calibri" w:hAnsi="Calibri" w:cs="Calibri"/>
                  <w:color w:val="000000"/>
                  <w:sz w:val="22"/>
                  <w:szCs w:val="22"/>
                </w:rPr>
                <w:delText>103.19</w:delText>
              </w:r>
            </w:del>
          </w:p>
        </w:tc>
        <w:tc>
          <w:tcPr>
            <w:tcW w:w="886" w:type="dxa"/>
            <w:vAlign w:val="bottom"/>
          </w:tcPr>
          <w:p w14:paraId="6F1000B8" w14:textId="4D67CA4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64" w:author="Author"/>
                <w:rFonts w:asciiTheme="minorHAnsi" w:hAnsiTheme="minorHAnsi" w:cstheme="minorHAnsi"/>
                <w:color w:val="000000"/>
                <w:sz w:val="22"/>
                <w:szCs w:val="22"/>
              </w:rPr>
            </w:pPr>
            <w:del w:id="4265" w:author="Author">
              <w:r w:rsidDel="006530DC">
                <w:rPr>
                  <w:rFonts w:ascii="Calibri" w:hAnsi="Calibri" w:cs="Calibri"/>
                  <w:color w:val="000000"/>
                  <w:sz w:val="22"/>
                  <w:szCs w:val="22"/>
                </w:rPr>
                <w:delText>3.36</w:delText>
              </w:r>
            </w:del>
          </w:p>
        </w:tc>
        <w:tc>
          <w:tcPr>
            <w:tcW w:w="1240" w:type="dxa"/>
            <w:vAlign w:val="bottom"/>
          </w:tcPr>
          <w:p w14:paraId="53F87B25" w14:textId="2E03521E"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66" w:author="Author"/>
                <w:rFonts w:asciiTheme="minorHAnsi" w:hAnsiTheme="minorHAnsi" w:cstheme="minorHAnsi"/>
                <w:color w:val="000000"/>
                <w:sz w:val="22"/>
                <w:szCs w:val="22"/>
              </w:rPr>
            </w:pPr>
            <w:del w:id="4267" w:author="Author">
              <w:r w:rsidDel="006530DC">
                <w:rPr>
                  <w:rFonts w:ascii="Calibri" w:hAnsi="Calibri" w:cs="Calibri"/>
                  <w:color w:val="000000"/>
                  <w:sz w:val="22"/>
                  <w:szCs w:val="22"/>
                </w:rPr>
                <w:delText>103.22</w:delText>
              </w:r>
            </w:del>
          </w:p>
        </w:tc>
      </w:tr>
      <w:tr w:rsidR="003D7677" w:rsidDel="006530DC" w14:paraId="53813261" w14:textId="34C4D572" w:rsidTr="004B4EE5">
        <w:trPr>
          <w:trHeight w:val="282"/>
          <w:del w:id="426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0C5EA2C" w14:textId="57FB4070" w:rsidR="003D7677" w:rsidDel="006530DC" w:rsidRDefault="003D7677" w:rsidP="003D7677">
            <w:pPr>
              <w:rPr>
                <w:del w:id="4269" w:author="Author"/>
                <w:rFonts w:ascii="Calibri" w:hAnsi="Calibri" w:cs="Calibri"/>
                <w:b w:val="0"/>
                <w:bCs w:val="0"/>
                <w:color w:val="000000"/>
                <w:sz w:val="22"/>
                <w:szCs w:val="22"/>
              </w:rPr>
            </w:pPr>
            <w:del w:id="4270" w:author="Author">
              <w:r w:rsidDel="006530DC">
                <w:rPr>
                  <w:rFonts w:ascii="Calibri" w:hAnsi="Calibri" w:cs="Calibri"/>
                  <w:b w:val="0"/>
                  <w:bCs w:val="0"/>
                  <w:color w:val="000000"/>
                  <w:sz w:val="22"/>
                  <w:szCs w:val="22"/>
                </w:rPr>
                <w:lastRenderedPageBreak/>
                <w:delText>3904</w:delText>
              </w:r>
            </w:del>
          </w:p>
        </w:tc>
        <w:tc>
          <w:tcPr>
            <w:tcW w:w="851" w:type="dxa"/>
            <w:vAlign w:val="bottom"/>
          </w:tcPr>
          <w:p w14:paraId="53B58A4D" w14:textId="31C8D4E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71" w:author="Author"/>
                <w:rFonts w:asciiTheme="minorHAnsi" w:hAnsiTheme="minorHAnsi" w:cstheme="minorHAnsi"/>
                <w:color w:val="000000"/>
                <w:sz w:val="22"/>
                <w:szCs w:val="22"/>
              </w:rPr>
            </w:pPr>
            <w:del w:id="4272" w:author="Author">
              <w:r w:rsidDel="006530DC">
                <w:rPr>
                  <w:rFonts w:ascii="Calibri" w:hAnsi="Calibri" w:cs="Calibri"/>
                  <w:color w:val="000000"/>
                  <w:sz w:val="22"/>
                  <w:szCs w:val="22"/>
                </w:rPr>
                <w:delText>3.26</w:delText>
              </w:r>
            </w:del>
          </w:p>
        </w:tc>
        <w:tc>
          <w:tcPr>
            <w:tcW w:w="1240" w:type="dxa"/>
            <w:vAlign w:val="bottom"/>
          </w:tcPr>
          <w:p w14:paraId="76879086" w14:textId="2EA3BE4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73" w:author="Author"/>
                <w:rFonts w:asciiTheme="minorHAnsi" w:hAnsiTheme="minorHAnsi" w:cstheme="minorHAnsi"/>
                <w:color w:val="000000"/>
                <w:sz w:val="22"/>
                <w:szCs w:val="22"/>
              </w:rPr>
            </w:pPr>
            <w:del w:id="4274" w:author="Author">
              <w:r w:rsidDel="006530DC">
                <w:rPr>
                  <w:rFonts w:ascii="Calibri" w:hAnsi="Calibri" w:cs="Calibri"/>
                  <w:color w:val="000000"/>
                  <w:sz w:val="22"/>
                  <w:szCs w:val="22"/>
                </w:rPr>
                <w:delText>101.71</w:delText>
              </w:r>
            </w:del>
          </w:p>
        </w:tc>
        <w:tc>
          <w:tcPr>
            <w:tcW w:w="851" w:type="dxa"/>
            <w:vAlign w:val="bottom"/>
          </w:tcPr>
          <w:p w14:paraId="49C05BBE" w14:textId="573C7A77"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75" w:author="Author"/>
                <w:rFonts w:asciiTheme="minorHAnsi" w:hAnsiTheme="minorHAnsi" w:cstheme="minorHAnsi"/>
                <w:color w:val="000000"/>
                <w:sz w:val="22"/>
                <w:szCs w:val="22"/>
              </w:rPr>
            </w:pPr>
            <w:del w:id="4276" w:author="Author">
              <w:r w:rsidDel="006530DC">
                <w:rPr>
                  <w:rFonts w:ascii="Calibri" w:hAnsi="Calibri" w:cs="Calibri"/>
                  <w:color w:val="000000"/>
                  <w:sz w:val="22"/>
                  <w:szCs w:val="22"/>
                </w:rPr>
                <w:delText>3.30</w:delText>
              </w:r>
            </w:del>
          </w:p>
        </w:tc>
        <w:tc>
          <w:tcPr>
            <w:tcW w:w="1240" w:type="dxa"/>
            <w:vAlign w:val="bottom"/>
          </w:tcPr>
          <w:p w14:paraId="738C53A0" w14:textId="2FD66907"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77" w:author="Author"/>
                <w:rFonts w:asciiTheme="minorHAnsi" w:hAnsiTheme="minorHAnsi" w:cstheme="minorHAnsi"/>
                <w:color w:val="000000"/>
                <w:sz w:val="22"/>
                <w:szCs w:val="22"/>
              </w:rPr>
            </w:pPr>
            <w:del w:id="4278" w:author="Author">
              <w:r w:rsidDel="006530DC">
                <w:rPr>
                  <w:rFonts w:ascii="Calibri" w:hAnsi="Calibri" w:cs="Calibri"/>
                  <w:color w:val="000000"/>
                  <w:sz w:val="22"/>
                  <w:szCs w:val="22"/>
                </w:rPr>
                <w:delText>103.12</w:delText>
              </w:r>
            </w:del>
          </w:p>
        </w:tc>
        <w:tc>
          <w:tcPr>
            <w:tcW w:w="886" w:type="dxa"/>
            <w:vAlign w:val="bottom"/>
          </w:tcPr>
          <w:p w14:paraId="69710587" w14:textId="3096E6DF"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79" w:author="Author"/>
                <w:rFonts w:asciiTheme="minorHAnsi" w:hAnsiTheme="minorHAnsi" w:cstheme="minorHAnsi"/>
                <w:color w:val="000000"/>
                <w:sz w:val="22"/>
                <w:szCs w:val="22"/>
              </w:rPr>
            </w:pPr>
            <w:del w:id="4280" w:author="Author">
              <w:r w:rsidDel="006530DC">
                <w:rPr>
                  <w:rFonts w:ascii="Calibri" w:hAnsi="Calibri" w:cs="Calibri"/>
                  <w:color w:val="000000"/>
                  <w:sz w:val="22"/>
                  <w:szCs w:val="22"/>
                </w:rPr>
                <w:delText>3.31</w:delText>
              </w:r>
            </w:del>
          </w:p>
        </w:tc>
        <w:tc>
          <w:tcPr>
            <w:tcW w:w="1240" w:type="dxa"/>
            <w:vAlign w:val="bottom"/>
          </w:tcPr>
          <w:p w14:paraId="2FEDF52B" w14:textId="7E4C0A2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81" w:author="Author"/>
                <w:rFonts w:asciiTheme="minorHAnsi" w:hAnsiTheme="minorHAnsi" w:cstheme="minorHAnsi"/>
                <w:color w:val="000000"/>
                <w:sz w:val="22"/>
                <w:szCs w:val="22"/>
              </w:rPr>
            </w:pPr>
            <w:del w:id="4282" w:author="Author">
              <w:r w:rsidDel="006530DC">
                <w:rPr>
                  <w:rFonts w:ascii="Calibri" w:hAnsi="Calibri" w:cs="Calibri"/>
                  <w:color w:val="000000"/>
                  <w:sz w:val="22"/>
                  <w:szCs w:val="22"/>
                </w:rPr>
                <w:delText>103.26</w:delText>
              </w:r>
            </w:del>
          </w:p>
        </w:tc>
        <w:tc>
          <w:tcPr>
            <w:tcW w:w="886" w:type="dxa"/>
            <w:vAlign w:val="bottom"/>
          </w:tcPr>
          <w:p w14:paraId="56E34664" w14:textId="18E72281"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83" w:author="Author"/>
                <w:rFonts w:asciiTheme="minorHAnsi" w:hAnsiTheme="minorHAnsi" w:cstheme="minorHAnsi"/>
                <w:color w:val="000000"/>
                <w:sz w:val="22"/>
                <w:szCs w:val="22"/>
              </w:rPr>
            </w:pPr>
            <w:del w:id="4284" w:author="Author">
              <w:r w:rsidDel="006530DC">
                <w:rPr>
                  <w:rFonts w:ascii="Calibri" w:hAnsi="Calibri" w:cs="Calibri"/>
                  <w:color w:val="000000"/>
                  <w:sz w:val="22"/>
                  <w:szCs w:val="22"/>
                </w:rPr>
                <w:delText>3.31</w:delText>
              </w:r>
            </w:del>
          </w:p>
        </w:tc>
        <w:tc>
          <w:tcPr>
            <w:tcW w:w="1240" w:type="dxa"/>
            <w:vAlign w:val="bottom"/>
          </w:tcPr>
          <w:p w14:paraId="68104703" w14:textId="4A7CE75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85" w:author="Author"/>
                <w:rFonts w:asciiTheme="minorHAnsi" w:hAnsiTheme="minorHAnsi" w:cstheme="minorHAnsi"/>
                <w:color w:val="000000"/>
                <w:sz w:val="22"/>
                <w:szCs w:val="22"/>
              </w:rPr>
            </w:pPr>
            <w:del w:id="4286" w:author="Author">
              <w:r w:rsidDel="006530DC">
                <w:rPr>
                  <w:rFonts w:ascii="Calibri" w:hAnsi="Calibri" w:cs="Calibri"/>
                  <w:color w:val="000000"/>
                  <w:sz w:val="22"/>
                  <w:szCs w:val="22"/>
                </w:rPr>
                <w:delText>103.27</w:delText>
              </w:r>
            </w:del>
          </w:p>
        </w:tc>
      </w:tr>
      <w:tr w:rsidR="003D7677" w:rsidDel="006530DC" w14:paraId="2B8CC9C9" w14:textId="15AFE60A" w:rsidTr="004B4EE5">
        <w:trPr>
          <w:cnfStyle w:val="000000100000" w:firstRow="0" w:lastRow="0" w:firstColumn="0" w:lastColumn="0" w:oddVBand="0" w:evenVBand="0" w:oddHBand="1" w:evenHBand="0" w:firstRowFirstColumn="0" w:firstRowLastColumn="0" w:lastRowFirstColumn="0" w:lastRowLastColumn="0"/>
          <w:trHeight w:val="282"/>
          <w:del w:id="428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E76897C" w14:textId="0D79AA9D" w:rsidR="003D7677" w:rsidDel="006530DC" w:rsidRDefault="003D7677" w:rsidP="003D7677">
            <w:pPr>
              <w:rPr>
                <w:del w:id="4288" w:author="Author"/>
                <w:rFonts w:ascii="Calibri" w:hAnsi="Calibri" w:cs="Calibri"/>
                <w:b w:val="0"/>
                <w:bCs w:val="0"/>
                <w:color w:val="000000"/>
                <w:sz w:val="22"/>
                <w:szCs w:val="22"/>
              </w:rPr>
            </w:pPr>
            <w:del w:id="4289" w:author="Author">
              <w:r w:rsidDel="006530DC">
                <w:rPr>
                  <w:rFonts w:ascii="Calibri" w:hAnsi="Calibri" w:cs="Calibri"/>
                  <w:b w:val="0"/>
                  <w:bCs w:val="0"/>
                  <w:color w:val="000000"/>
                  <w:sz w:val="22"/>
                  <w:szCs w:val="22"/>
                </w:rPr>
                <w:delText>3968</w:delText>
              </w:r>
            </w:del>
          </w:p>
        </w:tc>
        <w:tc>
          <w:tcPr>
            <w:tcW w:w="851" w:type="dxa"/>
            <w:vAlign w:val="bottom"/>
          </w:tcPr>
          <w:p w14:paraId="44851025" w14:textId="14CB80D1"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90" w:author="Author"/>
                <w:rFonts w:asciiTheme="minorHAnsi" w:hAnsiTheme="minorHAnsi" w:cstheme="minorHAnsi"/>
                <w:color w:val="000000"/>
                <w:sz w:val="22"/>
                <w:szCs w:val="22"/>
              </w:rPr>
            </w:pPr>
            <w:del w:id="4291" w:author="Author">
              <w:r w:rsidDel="006530DC">
                <w:rPr>
                  <w:rFonts w:ascii="Calibri" w:hAnsi="Calibri" w:cs="Calibri"/>
                  <w:color w:val="000000"/>
                  <w:sz w:val="22"/>
                  <w:szCs w:val="22"/>
                </w:rPr>
                <w:delText>3.20</w:delText>
              </w:r>
            </w:del>
          </w:p>
        </w:tc>
        <w:tc>
          <w:tcPr>
            <w:tcW w:w="1240" w:type="dxa"/>
            <w:vAlign w:val="bottom"/>
          </w:tcPr>
          <w:p w14:paraId="3FC93AD3" w14:textId="15B7BFB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92" w:author="Author"/>
                <w:rFonts w:asciiTheme="minorHAnsi" w:hAnsiTheme="minorHAnsi" w:cstheme="minorHAnsi"/>
                <w:color w:val="000000"/>
                <w:sz w:val="22"/>
                <w:szCs w:val="22"/>
              </w:rPr>
            </w:pPr>
            <w:del w:id="4293" w:author="Author">
              <w:r w:rsidDel="006530DC">
                <w:rPr>
                  <w:rFonts w:ascii="Calibri" w:hAnsi="Calibri" w:cs="Calibri"/>
                  <w:color w:val="000000"/>
                  <w:sz w:val="22"/>
                  <w:szCs w:val="22"/>
                </w:rPr>
                <w:delText>101.68</w:delText>
              </w:r>
            </w:del>
          </w:p>
        </w:tc>
        <w:tc>
          <w:tcPr>
            <w:tcW w:w="851" w:type="dxa"/>
            <w:vAlign w:val="bottom"/>
          </w:tcPr>
          <w:p w14:paraId="25E29343" w14:textId="391ECB68"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94" w:author="Author"/>
                <w:rFonts w:asciiTheme="minorHAnsi" w:hAnsiTheme="minorHAnsi" w:cstheme="minorHAnsi"/>
                <w:color w:val="000000"/>
                <w:sz w:val="22"/>
                <w:szCs w:val="22"/>
              </w:rPr>
            </w:pPr>
            <w:del w:id="4295" w:author="Author">
              <w:r w:rsidDel="006530DC">
                <w:rPr>
                  <w:rFonts w:ascii="Calibri" w:hAnsi="Calibri" w:cs="Calibri"/>
                  <w:color w:val="000000"/>
                  <w:sz w:val="22"/>
                  <w:szCs w:val="22"/>
                </w:rPr>
                <w:delText>3.25</w:delText>
              </w:r>
            </w:del>
          </w:p>
        </w:tc>
        <w:tc>
          <w:tcPr>
            <w:tcW w:w="1240" w:type="dxa"/>
            <w:vAlign w:val="bottom"/>
          </w:tcPr>
          <w:p w14:paraId="00382652" w14:textId="34AF3613"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96" w:author="Author"/>
                <w:rFonts w:asciiTheme="minorHAnsi" w:hAnsiTheme="minorHAnsi" w:cstheme="minorHAnsi"/>
                <w:color w:val="000000"/>
                <w:sz w:val="22"/>
                <w:szCs w:val="22"/>
              </w:rPr>
            </w:pPr>
            <w:del w:id="4297" w:author="Author">
              <w:r w:rsidDel="006530DC">
                <w:rPr>
                  <w:rFonts w:ascii="Calibri" w:hAnsi="Calibri" w:cs="Calibri"/>
                  <w:color w:val="000000"/>
                  <w:sz w:val="22"/>
                  <w:szCs w:val="22"/>
                </w:rPr>
                <w:delText>103.19</w:delText>
              </w:r>
            </w:del>
          </w:p>
        </w:tc>
        <w:tc>
          <w:tcPr>
            <w:tcW w:w="886" w:type="dxa"/>
            <w:vAlign w:val="bottom"/>
          </w:tcPr>
          <w:p w14:paraId="0522B504" w14:textId="4764D2F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98" w:author="Author"/>
                <w:rFonts w:asciiTheme="minorHAnsi" w:hAnsiTheme="minorHAnsi" w:cstheme="minorHAnsi"/>
                <w:color w:val="000000"/>
                <w:sz w:val="22"/>
                <w:szCs w:val="22"/>
              </w:rPr>
            </w:pPr>
            <w:del w:id="4299" w:author="Author">
              <w:r w:rsidDel="006530DC">
                <w:rPr>
                  <w:rFonts w:ascii="Calibri" w:hAnsi="Calibri" w:cs="Calibri"/>
                  <w:color w:val="000000"/>
                  <w:sz w:val="22"/>
                  <w:szCs w:val="22"/>
                </w:rPr>
                <w:delText>3.26</w:delText>
              </w:r>
            </w:del>
          </w:p>
        </w:tc>
        <w:tc>
          <w:tcPr>
            <w:tcW w:w="1240" w:type="dxa"/>
            <w:vAlign w:val="bottom"/>
          </w:tcPr>
          <w:p w14:paraId="1F8707CA" w14:textId="63620B7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300" w:author="Author"/>
                <w:rFonts w:asciiTheme="minorHAnsi" w:hAnsiTheme="minorHAnsi" w:cstheme="minorHAnsi"/>
                <w:color w:val="000000"/>
                <w:sz w:val="22"/>
                <w:szCs w:val="22"/>
              </w:rPr>
            </w:pPr>
            <w:del w:id="4301" w:author="Author">
              <w:r w:rsidDel="006530DC">
                <w:rPr>
                  <w:rFonts w:ascii="Calibri" w:hAnsi="Calibri" w:cs="Calibri"/>
                  <w:color w:val="000000"/>
                  <w:sz w:val="22"/>
                  <w:szCs w:val="22"/>
                </w:rPr>
                <w:delText>103.34</w:delText>
              </w:r>
            </w:del>
          </w:p>
        </w:tc>
        <w:tc>
          <w:tcPr>
            <w:tcW w:w="886" w:type="dxa"/>
            <w:vAlign w:val="bottom"/>
          </w:tcPr>
          <w:p w14:paraId="1A428E1D" w14:textId="3440024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302" w:author="Author"/>
                <w:rFonts w:asciiTheme="minorHAnsi" w:hAnsiTheme="minorHAnsi" w:cstheme="minorHAnsi"/>
                <w:color w:val="000000"/>
                <w:sz w:val="22"/>
                <w:szCs w:val="22"/>
              </w:rPr>
            </w:pPr>
            <w:del w:id="4303" w:author="Author">
              <w:r w:rsidDel="006530DC">
                <w:rPr>
                  <w:rFonts w:ascii="Calibri" w:hAnsi="Calibri" w:cs="Calibri"/>
                  <w:color w:val="000000"/>
                  <w:sz w:val="22"/>
                  <w:szCs w:val="22"/>
                </w:rPr>
                <w:delText>3.25</w:delText>
              </w:r>
            </w:del>
          </w:p>
        </w:tc>
        <w:tc>
          <w:tcPr>
            <w:tcW w:w="1240" w:type="dxa"/>
            <w:vAlign w:val="bottom"/>
          </w:tcPr>
          <w:p w14:paraId="0652A4E6" w14:textId="4B40F2D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304" w:author="Author"/>
                <w:rFonts w:asciiTheme="minorHAnsi" w:hAnsiTheme="minorHAnsi" w:cstheme="minorHAnsi"/>
                <w:color w:val="000000"/>
                <w:sz w:val="22"/>
                <w:szCs w:val="22"/>
              </w:rPr>
            </w:pPr>
            <w:del w:id="4305" w:author="Author">
              <w:r w:rsidDel="006530DC">
                <w:rPr>
                  <w:rFonts w:ascii="Calibri" w:hAnsi="Calibri" w:cs="Calibri"/>
                  <w:color w:val="000000"/>
                  <w:sz w:val="22"/>
                  <w:szCs w:val="22"/>
                </w:rPr>
                <w:delText>103.32</w:delText>
              </w:r>
            </w:del>
          </w:p>
        </w:tc>
      </w:tr>
      <w:tr w:rsidR="003D7677" w:rsidDel="006530DC" w14:paraId="4FDE148E" w14:textId="4D095B54" w:rsidTr="004B4EE5">
        <w:trPr>
          <w:trHeight w:val="282"/>
          <w:del w:id="430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325E505" w14:textId="092DDB6A" w:rsidR="003D7677" w:rsidDel="006530DC" w:rsidRDefault="003D7677" w:rsidP="003D7677">
            <w:pPr>
              <w:rPr>
                <w:del w:id="4307" w:author="Author"/>
                <w:rFonts w:ascii="Calibri" w:hAnsi="Calibri" w:cs="Calibri"/>
                <w:b w:val="0"/>
                <w:bCs w:val="0"/>
                <w:color w:val="000000"/>
                <w:sz w:val="22"/>
                <w:szCs w:val="22"/>
              </w:rPr>
            </w:pPr>
            <w:del w:id="4308" w:author="Author">
              <w:r w:rsidDel="006530DC">
                <w:rPr>
                  <w:rFonts w:ascii="Calibri" w:hAnsi="Calibri" w:cs="Calibri"/>
                  <w:b w:val="0"/>
                  <w:bCs w:val="0"/>
                  <w:color w:val="000000"/>
                  <w:sz w:val="22"/>
                  <w:szCs w:val="22"/>
                </w:rPr>
                <w:delText>4032</w:delText>
              </w:r>
            </w:del>
          </w:p>
        </w:tc>
        <w:tc>
          <w:tcPr>
            <w:tcW w:w="851" w:type="dxa"/>
            <w:vAlign w:val="bottom"/>
          </w:tcPr>
          <w:p w14:paraId="6FCFCD76" w14:textId="2A2009A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309" w:author="Author"/>
                <w:rFonts w:asciiTheme="minorHAnsi" w:hAnsiTheme="minorHAnsi" w:cstheme="minorHAnsi"/>
                <w:color w:val="000000"/>
                <w:sz w:val="22"/>
                <w:szCs w:val="22"/>
              </w:rPr>
            </w:pPr>
            <w:del w:id="4310" w:author="Author">
              <w:r w:rsidDel="006530DC">
                <w:rPr>
                  <w:rFonts w:ascii="Calibri" w:hAnsi="Calibri" w:cs="Calibri"/>
                  <w:color w:val="000000"/>
                  <w:sz w:val="22"/>
                  <w:szCs w:val="22"/>
                </w:rPr>
                <w:delText>3.14</w:delText>
              </w:r>
            </w:del>
          </w:p>
        </w:tc>
        <w:tc>
          <w:tcPr>
            <w:tcW w:w="1240" w:type="dxa"/>
            <w:vAlign w:val="bottom"/>
          </w:tcPr>
          <w:p w14:paraId="120A2BE5" w14:textId="17E64600"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311" w:author="Author"/>
                <w:rFonts w:asciiTheme="minorHAnsi" w:hAnsiTheme="minorHAnsi" w:cstheme="minorHAnsi"/>
                <w:color w:val="000000"/>
                <w:sz w:val="22"/>
                <w:szCs w:val="22"/>
              </w:rPr>
            </w:pPr>
            <w:del w:id="4312" w:author="Author">
              <w:r w:rsidDel="006530DC">
                <w:rPr>
                  <w:rFonts w:ascii="Calibri" w:hAnsi="Calibri" w:cs="Calibri"/>
                  <w:color w:val="000000"/>
                  <w:sz w:val="22"/>
                  <w:szCs w:val="22"/>
                </w:rPr>
                <w:delText>101.26</w:delText>
              </w:r>
            </w:del>
          </w:p>
        </w:tc>
        <w:tc>
          <w:tcPr>
            <w:tcW w:w="851" w:type="dxa"/>
            <w:vAlign w:val="bottom"/>
          </w:tcPr>
          <w:p w14:paraId="2B42A5C4" w14:textId="52220779"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313" w:author="Author"/>
                <w:rFonts w:asciiTheme="minorHAnsi" w:hAnsiTheme="minorHAnsi" w:cstheme="minorHAnsi"/>
                <w:color w:val="000000"/>
                <w:sz w:val="22"/>
                <w:szCs w:val="22"/>
              </w:rPr>
            </w:pPr>
            <w:del w:id="4314" w:author="Author">
              <w:r w:rsidDel="006530DC">
                <w:rPr>
                  <w:rFonts w:ascii="Calibri" w:hAnsi="Calibri" w:cs="Calibri"/>
                  <w:color w:val="000000"/>
                  <w:sz w:val="22"/>
                  <w:szCs w:val="22"/>
                </w:rPr>
                <w:delText>3.21</w:delText>
              </w:r>
            </w:del>
          </w:p>
        </w:tc>
        <w:tc>
          <w:tcPr>
            <w:tcW w:w="1240" w:type="dxa"/>
            <w:vAlign w:val="bottom"/>
          </w:tcPr>
          <w:p w14:paraId="36DE252C" w14:textId="64268B0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315" w:author="Author"/>
                <w:rFonts w:asciiTheme="minorHAnsi" w:hAnsiTheme="minorHAnsi" w:cstheme="minorHAnsi"/>
                <w:color w:val="000000"/>
                <w:sz w:val="22"/>
                <w:szCs w:val="22"/>
              </w:rPr>
            </w:pPr>
            <w:del w:id="4316" w:author="Author">
              <w:r w:rsidDel="006530DC">
                <w:rPr>
                  <w:rFonts w:ascii="Calibri" w:hAnsi="Calibri" w:cs="Calibri"/>
                  <w:color w:val="000000"/>
                  <w:sz w:val="22"/>
                  <w:szCs w:val="22"/>
                </w:rPr>
                <w:delText>103.41</w:delText>
              </w:r>
            </w:del>
          </w:p>
        </w:tc>
        <w:tc>
          <w:tcPr>
            <w:tcW w:w="886" w:type="dxa"/>
            <w:vAlign w:val="bottom"/>
          </w:tcPr>
          <w:p w14:paraId="0344E214" w14:textId="75C247D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317" w:author="Author"/>
                <w:rFonts w:asciiTheme="minorHAnsi" w:hAnsiTheme="minorHAnsi" w:cstheme="minorHAnsi"/>
                <w:color w:val="000000"/>
                <w:sz w:val="22"/>
                <w:szCs w:val="22"/>
              </w:rPr>
            </w:pPr>
            <w:del w:id="4318" w:author="Author">
              <w:r w:rsidDel="006530DC">
                <w:rPr>
                  <w:rFonts w:ascii="Calibri" w:hAnsi="Calibri" w:cs="Calibri"/>
                  <w:color w:val="000000"/>
                  <w:sz w:val="22"/>
                  <w:szCs w:val="22"/>
                </w:rPr>
                <w:delText>3.21</w:delText>
              </w:r>
            </w:del>
          </w:p>
        </w:tc>
        <w:tc>
          <w:tcPr>
            <w:tcW w:w="1240" w:type="dxa"/>
            <w:vAlign w:val="bottom"/>
          </w:tcPr>
          <w:p w14:paraId="04A1CB9F" w14:textId="33FDC77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319" w:author="Author"/>
                <w:rFonts w:asciiTheme="minorHAnsi" w:hAnsiTheme="minorHAnsi" w:cstheme="minorHAnsi"/>
                <w:color w:val="000000"/>
                <w:sz w:val="22"/>
                <w:szCs w:val="22"/>
              </w:rPr>
            </w:pPr>
            <w:del w:id="4320" w:author="Author">
              <w:r w:rsidDel="006530DC">
                <w:rPr>
                  <w:rFonts w:ascii="Calibri" w:hAnsi="Calibri" w:cs="Calibri"/>
                  <w:color w:val="000000"/>
                  <w:sz w:val="22"/>
                  <w:szCs w:val="22"/>
                </w:rPr>
                <w:delText>103.41</w:delText>
              </w:r>
            </w:del>
          </w:p>
        </w:tc>
        <w:tc>
          <w:tcPr>
            <w:tcW w:w="886" w:type="dxa"/>
            <w:vAlign w:val="bottom"/>
          </w:tcPr>
          <w:p w14:paraId="4E0D48A3" w14:textId="3FBF3FD8"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321" w:author="Author"/>
                <w:rFonts w:asciiTheme="minorHAnsi" w:hAnsiTheme="minorHAnsi" w:cstheme="minorHAnsi"/>
                <w:color w:val="000000"/>
                <w:sz w:val="22"/>
                <w:szCs w:val="22"/>
              </w:rPr>
            </w:pPr>
            <w:del w:id="4322" w:author="Author">
              <w:r w:rsidDel="006530DC">
                <w:rPr>
                  <w:rFonts w:ascii="Calibri" w:hAnsi="Calibri" w:cs="Calibri"/>
                  <w:color w:val="000000"/>
                  <w:sz w:val="22"/>
                  <w:szCs w:val="22"/>
                </w:rPr>
                <w:delText>3.20</w:delText>
              </w:r>
            </w:del>
          </w:p>
        </w:tc>
        <w:tc>
          <w:tcPr>
            <w:tcW w:w="1240" w:type="dxa"/>
            <w:vAlign w:val="bottom"/>
          </w:tcPr>
          <w:p w14:paraId="6EA876AF" w14:textId="72840038"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323" w:author="Author"/>
                <w:rFonts w:asciiTheme="minorHAnsi" w:hAnsiTheme="minorHAnsi" w:cstheme="minorHAnsi"/>
                <w:color w:val="000000"/>
                <w:sz w:val="22"/>
                <w:szCs w:val="22"/>
              </w:rPr>
            </w:pPr>
            <w:del w:id="4324" w:author="Author">
              <w:r w:rsidDel="006530DC">
                <w:rPr>
                  <w:rFonts w:ascii="Calibri" w:hAnsi="Calibri" w:cs="Calibri"/>
                  <w:color w:val="000000"/>
                  <w:sz w:val="22"/>
                  <w:szCs w:val="22"/>
                </w:rPr>
                <w:delText>103.38</w:delText>
              </w:r>
            </w:del>
          </w:p>
        </w:tc>
      </w:tr>
      <w:tr w:rsidR="003D7677" w:rsidDel="006530DC" w14:paraId="3F6D9D99" w14:textId="2E766E4B" w:rsidTr="004B4EE5">
        <w:trPr>
          <w:cnfStyle w:val="000000100000" w:firstRow="0" w:lastRow="0" w:firstColumn="0" w:lastColumn="0" w:oddVBand="0" w:evenVBand="0" w:oddHBand="1" w:evenHBand="0" w:firstRowFirstColumn="0" w:firstRowLastColumn="0" w:lastRowFirstColumn="0" w:lastRowLastColumn="0"/>
          <w:trHeight w:val="282"/>
          <w:del w:id="432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5C76487" w14:textId="060EFA3F" w:rsidR="003D7677" w:rsidDel="006530DC" w:rsidRDefault="003D7677" w:rsidP="003D7677">
            <w:pPr>
              <w:rPr>
                <w:del w:id="4326" w:author="Author"/>
                <w:rFonts w:ascii="Calibri" w:hAnsi="Calibri" w:cs="Calibri"/>
                <w:b w:val="0"/>
                <w:bCs w:val="0"/>
                <w:color w:val="000000"/>
                <w:sz w:val="22"/>
                <w:szCs w:val="22"/>
              </w:rPr>
            </w:pPr>
            <w:del w:id="4327" w:author="Author">
              <w:r w:rsidDel="006530DC">
                <w:rPr>
                  <w:rFonts w:ascii="Calibri" w:hAnsi="Calibri" w:cs="Calibri"/>
                  <w:b w:val="0"/>
                  <w:bCs w:val="0"/>
                  <w:color w:val="000000"/>
                  <w:sz w:val="22"/>
                  <w:szCs w:val="22"/>
                </w:rPr>
                <w:delText>4096</w:delText>
              </w:r>
            </w:del>
          </w:p>
        </w:tc>
        <w:tc>
          <w:tcPr>
            <w:tcW w:w="851" w:type="dxa"/>
            <w:vAlign w:val="bottom"/>
          </w:tcPr>
          <w:p w14:paraId="1D6859D3" w14:textId="14B1FE5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328" w:author="Author"/>
                <w:rFonts w:asciiTheme="minorHAnsi" w:hAnsiTheme="minorHAnsi" w:cstheme="minorHAnsi"/>
                <w:color w:val="000000"/>
                <w:sz w:val="22"/>
                <w:szCs w:val="22"/>
              </w:rPr>
            </w:pPr>
            <w:del w:id="4329" w:author="Author">
              <w:r w:rsidDel="006530DC">
                <w:rPr>
                  <w:rFonts w:ascii="Calibri" w:hAnsi="Calibri" w:cs="Calibri"/>
                  <w:color w:val="000000"/>
                  <w:sz w:val="22"/>
                  <w:szCs w:val="22"/>
                </w:rPr>
                <w:delText>3.09</w:delText>
              </w:r>
            </w:del>
          </w:p>
        </w:tc>
        <w:tc>
          <w:tcPr>
            <w:tcW w:w="1240" w:type="dxa"/>
            <w:vAlign w:val="bottom"/>
          </w:tcPr>
          <w:p w14:paraId="474AB1C5" w14:textId="03CBE754"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330" w:author="Author"/>
                <w:rFonts w:asciiTheme="minorHAnsi" w:hAnsiTheme="minorHAnsi" w:cstheme="minorHAnsi"/>
                <w:color w:val="000000"/>
                <w:sz w:val="22"/>
                <w:szCs w:val="22"/>
              </w:rPr>
            </w:pPr>
            <w:del w:id="4331" w:author="Author">
              <w:r w:rsidDel="006530DC">
                <w:rPr>
                  <w:rFonts w:ascii="Calibri" w:hAnsi="Calibri" w:cs="Calibri"/>
                  <w:color w:val="000000"/>
                  <w:sz w:val="22"/>
                  <w:szCs w:val="22"/>
                </w:rPr>
                <w:delText>101.27</w:delText>
              </w:r>
            </w:del>
          </w:p>
        </w:tc>
        <w:tc>
          <w:tcPr>
            <w:tcW w:w="851" w:type="dxa"/>
            <w:vAlign w:val="bottom"/>
          </w:tcPr>
          <w:p w14:paraId="17929C4C" w14:textId="129F3D2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332" w:author="Author"/>
                <w:rFonts w:asciiTheme="minorHAnsi" w:hAnsiTheme="minorHAnsi" w:cstheme="minorHAnsi"/>
                <w:color w:val="000000"/>
                <w:sz w:val="22"/>
                <w:szCs w:val="22"/>
              </w:rPr>
            </w:pPr>
            <w:del w:id="4333" w:author="Author">
              <w:r w:rsidDel="006530DC">
                <w:rPr>
                  <w:rFonts w:ascii="Calibri" w:hAnsi="Calibri" w:cs="Calibri"/>
                  <w:color w:val="000000"/>
                  <w:sz w:val="22"/>
                  <w:szCs w:val="22"/>
                </w:rPr>
                <w:delText>3.14</w:delText>
              </w:r>
            </w:del>
          </w:p>
        </w:tc>
        <w:tc>
          <w:tcPr>
            <w:tcW w:w="1240" w:type="dxa"/>
            <w:vAlign w:val="bottom"/>
          </w:tcPr>
          <w:p w14:paraId="6E82DF41" w14:textId="6782025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334" w:author="Author"/>
                <w:rFonts w:asciiTheme="minorHAnsi" w:hAnsiTheme="minorHAnsi" w:cstheme="minorHAnsi"/>
                <w:color w:val="000000"/>
                <w:sz w:val="22"/>
                <w:szCs w:val="22"/>
              </w:rPr>
            </w:pPr>
            <w:del w:id="4335" w:author="Author">
              <w:r w:rsidDel="006530DC">
                <w:rPr>
                  <w:rFonts w:ascii="Calibri" w:hAnsi="Calibri" w:cs="Calibri"/>
                  <w:color w:val="000000"/>
                  <w:sz w:val="22"/>
                  <w:szCs w:val="22"/>
                </w:rPr>
                <w:delText>103.03</w:delText>
              </w:r>
            </w:del>
          </w:p>
        </w:tc>
        <w:tc>
          <w:tcPr>
            <w:tcW w:w="886" w:type="dxa"/>
            <w:vAlign w:val="bottom"/>
          </w:tcPr>
          <w:p w14:paraId="2DBBC40A" w14:textId="178368CC"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336" w:author="Author"/>
                <w:rFonts w:asciiTheme="minorHAnsi" w:hAnsiTheme="minorHAnsi" w:cstheme="minorHAnsi"/>
                <w:color w:val="000000"/>
                <w:sz w:val="22"/>
                <w:szCs w:val="22"/>
              </w:rPr>
            </w:pPr>
            <w:del w:id="4337" w:author="Author">
              <w:r w:rsidDel="006530DC">
                <w:rPr>
                  <w:rFonts w:ascii="Calibri" w:hAnsi="Calibri" w:cs="Calibri"/>
                  <w:color w:val="000000"/>
                  <w:sz w:val="22"/>
                  <w:szCs w:val="22"/>
                </w:rPr>
                <w:delText>3.16</w:delText>
              </w:r>
            </w:del>
          </w:p>
        </w:tc>
        <w:tc>
          <w:tcPr>
            <w:tcW w:w="1240" w:type="dxa"/>
            <w:vAlign w:val="bottom"/>
          </w:tcPr>
          <w:p w14:paraId="175C7E30" w14:textId="7997DEF2"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338" w:author="Author"/>
                <w:rFonts w:asciiTheme="minorHAnsi" w:hAnsiTheme="minorHAnsi" w:cstheme="minorHAnsi"/>
                <w:color w:val="000000"/>
                <w:sz w:val="22"/>
                <w:szCs w:val="22"/>
              </w:rPr>
            </w:pPr>
            <w:del w:id="4339" w:author="Author">
              <w:r w:rsidDel="006530DC">
                <w:rPr>
                  <w:rFonts w:ascii="Calibri" w:hAnsi="Calibri" w:cs="Calibri"/>
                  <w:color w:val="000000"/>
                  <w:sz w:val="22"/>
                  <w:szCs w:val="22"/>
                </w:rPr>
                <w:delText>103.48</w:delText>
              </w:r>
            </w:del>
          </w:p>
        </w:tc>
        <w:tc>
          <w:tcPr>
            <w:tcW w:w="886" w:type="dxa"/>
            <w:vAlign w:val="bottom"/>
          </w:tcPr>
          <w:p w14:paraId="5261C703" w14:textId="03341991"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340" w:author="Author"/>
                <w:rFonts w:asciiTheme="minorHAnsi" w:hAnsiTheme="minorHAnsi" w:cstheme="minorHAnsi"/>
                <w:color w:val="000000"/>
                <w:sz w:val="22"/>
                <w:szCs w:val="22"/>
              </w:rPr>
            </w:pPr>
            <w:del w:id="4341" w:author="Author">
              <w:r w:rsidDel="006530DC">
                <w:rPr>
                  <w:rFonts w:ascii="Calibri" w:hAnsi="Calibri" w:cs="Calibri"/>
                  <w:color w:val="000000"/>
                  <w:sz w:val="22"/>
                  <w:szCs w:val="22"/>
                </w:rPr>
                <w:delText>3.16</w:delText>
              </w:r>
            </w:del>
          </w:p>
        </w:tc>
        <w:tc>
          <w:tcPr>
            <w:tcW w:w="1240" w:type="dxa"/>
            <w:vAlign w:val="bottom"/>
          </w:tcPr>
          <w:p w14:paraId="0C1C9430" w14:textId="351CD72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342" w:author="Author"/>
                <w:rFonts w:asciiTheme="minorHAnsi" w:hAnsiTheme="minorHAnsi" w:cstheme="minorHAnsi"/>
                <w:color w:val="000000"/>
                <w:sz w:val="22"/>
                <w:szCs w:val="22"/>
              </w:rPr>
            </w:pPr>
            <w:del w:id="4343" w:author="Author">
              <w:r w:rsidDel="006530DC">
                <w:rPr>
                  <w:rFonts w:ascii="Calibri" w:hAnsi="Calibri" w:cs="Calibri"/>
                  <w:color w:val="000000"/>
                  <w:sz w:val="22"/>
                  <w:szCs w:val="22"/>
                </w:rPr>
                <w:delText>103.44</w:delText>
              </w:r>
            </w:del>
          </w:p>
        </w:tc>
      </w:tr>
    </w:tbl>
    <w:p w14:paraId="6B43DE35" w14:textId="58756B40" w:rsidR="00D437AF" w:rsidRPr="00453431" w:rsidDel="006530DC" w:rsidRDefault="00D437AF" w:rsidP="00D437AF">
      <w:pPr>
        <w:pStyle w:val="Caption"/>
        <w:jc w:val="center"/>
        <w:rPr>
          <w:del w:id="4344" w:author="Author"/>
        </w:rPr>
      </w:pPr>
      <w:del w:id="4345" w:author="Author">
        <w:r w:rsidDel="006530DC">
          <w:delText xml:space="preserve">Table </w:delText>
        </w:r>
        <w:r w:rsidDel="006530DC">
          <w:fldChar w:fldCharType="begin"/>
        </w:r>
        <w:r w:rsidDel="006530DC">
          <w:delInstrText xml:space="preserve"> SEQ Table \* ARABIC </w:delInstrText>
        </w:r>
        <w:r w:rsidDel="006530DC">
          <w:fldChar w:fldCharType="separate"/>
        </w:r>
      </w:del>
      <w:ins w:id="4346" w:author="Author">
        <w:del w:id="4347" w:author="Author">
          <w:r w:rsidR="00102D4C" w:rsidDel="006530DC">
            <w:rPr>
              <w:noProof/>
            </w:rPr>
            <w:delText>6</w:delText>
          </w:r>
        </w:del>
      </w:ins>
      <w:del w:id="4348" w:author="Author">
        <w:r w:rsidR="006D23F5" w:rsidDel="006530DC">
          <w:rPr>
            <w:noProof/>
          </w:rPr>
          <w:delText>5</w:delText>
        </w:r>
        <w:r w:rsidDel="006530DC">
          <w:fldChar w:fldCharType="end"/>
        </w:r>
        <w:r w:rsidDel="006530DC">
          <w:delText>:</w:delText>
        </w:r>
        <w:r w:rsidRPr="00453431" w:rsidDel="006530DC">
          <w:delText xml:space="preserve"> </w:delText>
        </w:r>
        <w:r w:rsidDel="006530DC">
          <w:delText>DPDK Driver – QDMA</w:delText>
        </w:r>
      </w:del>
      <w:ins w:id="4349" w:author="Author">
        <w:del w:id="4350" w:author="Author">
          <w:r w:rsidR="006A7F6D" w:rsidDel="006530DC">
            <w:delText>5</w:delText>
          </w:r>
        </w:del>
      </w:ins>
      <w:del w:id="4351" w:author="Author">
        <w:r w:rsidDel="006530DC">
          <w:delText xml:space="preserve">4.0 </w:delText>
        </w:r>
        <w:r w:rsidR="00286D52" w:rsidDel="006530DC">
          <w:delText xml:space="preserve">PF </w:delText>
        </w:r>
        <w:r w:rsidDel="006530DC">
          <w:delText>Forwarding performance test results</w:delText>
        </w:r>
      </w:del>
    </w:p>
    <w:p w14:paraId="49E866FA" w14:textId="6C4EDE25" w:rsidR="00D437AF" w:rsidRPr="0049153C" w:rsidDel="00BA22D7" w:rsidRDefault="00922EAC" w:rsidP="006530DC">
      <w:pPr>
        <w:pStyle w:val="Heading4"/>
        <w:jc w:val="left"/>
        <w:rPr>
          <w:del w:id="4352" w:author="Author"/>
          <w:rFonts w:ascii="Segoe UI" w:hAnsi="Segoe UI" w:cs="Segoe UI"/>
          <w:sz w:val="14"/>
          <w:szCs w:val="14"/>
        </w:rPr>
      </w:pPr>
      <w:r>
        <w:br w:type="page"/>
      </w:r>
      <w:del w:id="4353" w:author="Author">
        <w:r w:rsidDel="00BA22D7">
          <w:lastRenderedPageBreak/>
          <w:delText>VF Performance</w:delText>
        </w:r>
        <w:r w:rsidR="0080060D" w:rsidDel="00BA22D7">
          <w:rPr>
            <w:noProof/>
          </w:rPr>
          <w:drawing>
            <wp:inline distT="0" distB="0" distL="0" distR="0" wp14:anchorId="18F864E7" wp14:editId="2CCD4A30">
              <wp:extent cx="5943600" cy="3596005"/>
              <wp:effectExtent l="0" t="0" r="0" b="4445"/>
              <wp:docPr id="30" name="Chart 30">
                <a:extLst xmlns:a="http://schemas.openxmlformats.org/drawingml/2006/main">
                  <a:ext uri="{FF2B5EF4-FFF2-40B4-BE49-F238E27FC236}">
                    <a16:creationId xmlns:a16="http://schemas.microsoft.com/office/drawing/2014/main" id="{FB56762D-A1EB-4941-A637-ED3BEE0CD7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del>
    </w:p>
    <w:p w14:paraId="73C37057" w14:textId="1BF7AD58" w:rsidR="00D437AF" w:rsidDel="00BA22D7" w:rsidRDefault="00D437AF" w:rsidP="00BA22D7">
      <w:pPr>
        <w:pStyle w:val="Heading4"/>
        <w:jc w:val="left"/>
        <w:rPr>
          <w:del w:id="4354" w:author="Author"/>
        </w:rPr>
        <w:pPrChange w:id="4355" w:author="Sangani, Suryanarayana" w:date="2023-02-22T18:19:00Z">
          <w:pPr>
            <w:pStyle w:val="Caption"/>
            <w:jc w:val="center"/>
          </w:pPr>
        </w:pPrChange>
      </w:pPr>
      <w:del w:id="4356" w:author="Author">
        <w:r w:rsidDel="00BA22D7">
          <w:delText xml:space="preserve">Figure </w:delText>
        </w:r>
        <w:r w:rsidDel="00BA22D7">
          <w:fldChar w:fldCharType="begin"/>
        </w:r>
        <w:r w:rsidDel="00BA22D7">
          <w:delInstrText xml:space="preserve"> SEQ Figure \* ARABIC </w:delInstrText>
        </w:r>
        <w:r w:rsidDel="00BA22D7">
          <w:fldChar w:fldCharType="separate"/>
        </w:r>
      </w:del>
      <w:ins w:id="4357" w:author="Author">
        <w:del w:id="4358" w:author="Author">
          <w:r w:rsidR="00102D4C" w:rsidDel="00BA22D7">
            <w:rPr>
              <w:noProof/>
            </w:rPr>
            <w:delText>21</w:delText>
          </w:r>
        </w:del>
      </w:ins>
      <w:del w:id="4359" w:author="Author">
        <w:r w:rsidR="00922EAC" w:rsidDel="00BA22D7">
          <w:rPr>
            <w:noProof/>
          </w:rPr>
          <w:delText>13</w:delText>
        </w:r>
        <w:r w:rsidDel="00BA22D7">
          <w:rPr>
            <w:noProof/>
          </w:rPr>
          <w:fldChar w:fldCharType="end"/>
        </w:r>
        <w:r w:rsidDel="00BA22D7">
          <w:delText>: DPDK Driver – QDMA</w:delText>
        </w:r>
      </w:del>
      <w:ins w:id="4360" w:author="Author">
        <w:del w:id="4361" w:author="Author">
          <w:r w:rsidR="006A7F6D" w:rsidDel="00BA22D7">
            <w:delText>5</w:delText>
          </w:r>
        </w:del>
      </w:ins>
      <w:del w:id="4362" w:author="Author">
        <w:r w:rsidR="00286D52" w:rsidDel="00BA22D7">
          <w:delText>4.0 VF</w:delText>
        </w:r>
        <w:r w:rsidDel="00BA22D7">
          <w:delText xml:space="preserve"> Forwarding performance</w:delText>
        </w:r>
        <w:r w:rsidR="00A62301" w:rsidDel="00BA22D7">
          <w:delText xml:space="preserve"> in Gbps</w:delText>
        </w:r>
      </w:del>
    </w:p>
    <w:p w14:paraId="20DD5971" w14:textId="07C1DC4B" w:rsidR="00A62301" w:rsidDel="00BA22D7" w:rsidRDefault="00A62301" w:rsidP="00BA22D7">
      <w:pPr>
        <w:pStyle w:val="Heading4"/>
        <w:jc w:val="left"/>
        <w:rPr>
          <w:del w:id="4363" w:author="Author"/>
        </w:rPr>
        <w:pPrChange w:id="4364" w:author="Sangani, Suryanarayana" w:date="2023-02-22T18:19:00Z">
          <w:pPr/>
        </w:pPrChange>
      </w:pPr>
    </w:p>
    <w:p w14:paraId="0E6CE249" w14:textId="6B881105" w:rsidR="00A62301" w:rsidRPr="0049153C" w:rsidDel="00BA22D7" w:rsidRDefault="0031484B" w:rsidP="00BA22D7">
      <w:pPr>
        <w:pStyle w:val="Heading4"/>
        <w:jc w:val="left"/>
        <w:rPr>
          <w:del w:id="4365" w:author="Author"/>
          <w:rFonts w:ascii="Segoe UI" w:hAnsi="Segoe UI" w:cs="Segoe UI"/>
          <w:sz w:val="14"/>
          <w:szCs w:val="14"/>
        </w:rPr>
        <w:pPrChange w:id="4366" w:author="Sangani, Suryanarayana" w:date="2023-02-22T18:19:00Z">
          <w:pPr>
            <w:jc w:val="center"/>
          </w:pPr>
        </w:pPrChange>
      </w:pPr>
      <w:del w:id="4367" w:author="Author">
        <w:r w:rsidDel="00BA22D7">
          <w:rPr>
            <w:noProof/>
          </w:rPr>
          <w:drawing>
            <wp:inline distT="0" distB="0" distL="0" distR="0" wp14:anchorId="34F260E8" wp14:editId="33FB7532">
              <wp:extent cx="5943600" cy="3596005"/>
              <wp:effectExtent l="0" t="0" r="0" b="4445"/>
              <wp:docPr id="545" name="Chart 545">
                <a:extLst xmlns:a="http://schemas.openxmlformats.org/drawingml/2006/main">
                  <a:ext uri="{FF2B5EF4-FFF2-40B4-BE49-F238E27FC236}">
                    <a16:creationId xmlns:a16="http://schemas.microsoft.com/office/drawing/2014/main" id="{0C49F7C7-50CC-4389-812E-AA7E029FD3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del>
    </w:p>
    <w:p w14:paraId="0231CBC9" w14:textId="35DAFB48" w:rsidR="00A62301" w:rsidRPr="00007B8F" w:rsidDel="00BA22D7" w:rsidRDefault="00A62301" w:rsidP="00BA22D7">
      <w:pPr>
        <w:pStyle w:val="Heading4"/>
        <w:jc w:val="left"/>
        <w:rPr>
          <w:del w:id="4368" w:author="Author"/>
          <w:rFonts w:ascii="Segoe UI" w:hAnsi="Segoe UI" w:cs="Segoe UI"/>
          <w:sz w:val="22"/>
          <w:szCs w:val="22"/>
        </w:rPr>
        <w:pPrChange w:id="4369" w:author="Sangani, Suryanarayana" w:date="2023-02-22T18:19:00Z">
          <w:pPr>
            <w:pStyle w:val="Caption"/>
            <w:jc w:val="center"/>
          </w:pPr>
        </w:pPrChange>
      </w:pPr>
      <w:del w:id="4370" w:author="Author">
        <w:r w:rsidDel="00BA22D7">
          <w:delText xml:space="preserve">Figure </w:delText>
        </w:r>
        <w:r w:rsidDel="00BA22D7">
          <w:fldChar w:fldCharType="begin"/>
        </w:r>
        <w:r w:rsidDel="00BA22D7">
          <w:delInstrText xml:space="preserve"> SEQ Figure \* ARABIC </w:delInstrText>
        </w:r>
        <w:r w:rsidDel="00BA22D7">
          <w:fldChar w:fldCharType="separate"/>
        </w:r>
      </w:del>
      <w:ins w:id="4371" w:author="Author">
        <w:del w:id="4372" w:author="Author">
          <w:r w:rsidR="00102D4C" w:rsidDel="00BA22D7">
            <w:rPr>
              <w:noProof/>
            </w:rPr>
            <w:delText>22</w:delText>
          </w:r>
        </w:del>
      </w:ins>
      <w:del w:id="4373" w:author="Author">
        <w:r w:rsidR="00922EAC" w:rsidDel="00BA22D7">
          <w:rPr>
            <w:noProof/>
          </w:rPr>
          <w:delText>14</w:delText>
        </w:r>
        <w:r w:rsidDel="00BA22D7">
          <w:rPr>
            <w:noProof/>
          </w:rPr>
          <w:fldChar w:fldCharType="end"/>
        </w:r>
        <w:r w:rsidDel="00BA22D7">
          <w:delText>: DPDK Driver – QDMA</w:delText>
        </w:r>
      </w:del>
      <w:ins w:id="4374" w:author="Author">
        <w:del w:id="4375" w:author="Author">
          <w:r w:rsidR="006A7F6D" w:rsidDel="00BA22D7">
            <w:delText>5</w:delText>
          </w:r>
        </w:del>
      </w:ins>
      <w:del w:id="4376" w:author="Author">
        <w:r w:rsidDel="00BA22D7">
          <w:delText>4.0 VF Forwarding performance in Mpps</w:delText>
        </w:r>
      </w:del>
    </w:p>
    <w:p w14:paraId="7C5971BA" w14:textId="2CE6CC41" w:rsidR="00A62301" w:rsidRPr="00940A29" w:rsidDel="00BA22D7" w:rsidRDefault="00A62301" w:rsidP="00BA22D7">
      <w:pPr>
        <w:pStyle w:val="Heading4"/>
        <w:jc w:val="left"/>
        <w:rPr>
          <w:del w:id="4377" w:author="Author"/>
        </w:rPr>
        <w:pPrChange w:id="4378" w:author="Sangani, Suryanarayana" w:date="2023-02-22T18:19:00Z">
          <w:pPr/>
        </w:pPrChange>
      </w:pPr>
    </w:p>
    <w:tbl>
      <w:tblPr>
        <w:tblStyle w:val="GridTable4-Accent1"/>
        <w:tblW w:w="9337" w:type="dxa"/>
        <w:tblLayout w:type="fixed"/>
        <w:tblLook w:val="04A0" w:firstRow="1" w:lastRow="0" w:firstColumn="1" w:lastColumn="0" w:noHBand="0" w:noVBand="1"/>
      </w:tblPr>
      <w:tblGrid>
        <w:gridCol w:w="903"/>
        <w:gridCol w:w="851"/>
        <w:gridCol w:w="1240"/>
        <w:gridCol w:w="851"/>
        <w:gridCol w:w="1240"/>
        <w:gridCol w:w="886"/>
        <w:gridCol w:w="1240"/>
        <w:gridCol w:w="886"/>
        <w:gridCol w:w="1240"/>
      </w:tblGrid>
      <w:tr w:rsidR="0072448F" w:rsidDel="00BA22D7" w14:paraId="506AC8DE" w14:textId="177E7CD1" w:rsidTr="00670E42">
        <w:trPr>
          <w:cnfStyle w:val="100000000000" w:firstRow="1" w:lastRow="0" w:firstColumn="0" w:lastColumn="0" w:oddVBand="0" w:evenVBand="0" w:oddHBand="0" w:evenHBand="0" w:firstRowFirstColumn="0" w:firstRowLastColumn="0" w:lastRowFirstColumn="0" w:lastRowLastColumn="0"/>
          <w:trHeight w:val="282"/>
          <w:del w:id="4379" w:author="Author"/>
        </w:trPr>
        <w:tc>
          <w:tcPr>
            <w:cnfStyle w:val="001000000000" w:firstRow="0" w:lastRow="0" w:firstColumn="1" w:lastColumn="0" w:oddVBand="0" w:evenVBand="0" w:oddHBand="0" w:evenHBand="0" w:firstRowFirstColumn="0" w:firstRowLastColumn="0" w:lastRowFirstColumn="0" w:lastRowLastColumn="0"/>
            <w:tcW w:w="903" w:type="dxa"/>
            <w:vMerge w:val="restart"/>
            <w:vAlign w:val="center"/>
          </w:tcPr>
          <w:p w14:paraId="50404D08" w14:textId="23563FEE" w:rsidR="0072448F" w:rsidRPr="00444C46" w:rsidDel="00BA22D7" w:rsidRDefault="0072448F" w:rsidP="00BA22D7">
            <w:pPr>
              <w:pStyle w:val="Heading4"/>
              <w:jc w:val="left"/>
              <w:rPr>
                <w:del w:id="4380" w:author="Author"/>
                <w:color w:val="auto"/>
              </w:rPr>
              <w:pPrChange w:id="4381" w:author="Sangani, Suryanarayana" w:date="2023-02-22T18:19:00Z">
                <w:pPr/>
              </w:pPrChange>
            </w:pPr>
            <w:del w:id="4382" w:author="Author">
              <w:r w:rsidRPr="00444C46" w:rsidDel="00BA22D7">
                <w:rPr>
                  <w:color w:val="auto"/>
                </w:rPr>
                <w:lastRenderedPageBreak/>
                <w:delText>Packet Size (Bytes)</w:delText>
              </w:r>
            </w:del>
          </w:p>
        </w:tc>
        <w:tc>
          <w:tcPr>
            <w:tcW w:w="2091" w:type="dxa"/>
            <w:gridSpan w:val="2"/>
            <w:vAlign w:val="center"/>
          </w:tcPr>
          <w:p w14:paraId="4DD812EF" w14:textId="1A7F72AD" w:rsidR="0072448F" w:rsidRPr="00444C46" w:rsidDel="00BA22D7" w:rsidRDefault="0072448F" w:rsidP="00BA22D7">
            <w:pPr>
              <w:pStyle w:val="Heading4"/>
              <w:jc w:val="left"/>
              <w:cnfStyle w:val="100000000000" w:firstRow="1" w:lastRow="0" w:firstColumn="0" w:lastColumn="0" w:oddVBand="0" w:evenVBand="0" w:oddHBand="0" w:evenHBand="0" w:firstRowFirstColumn="0" w:firstRowLastColumn="0" w:lastRowFirstColumn="0" w:lastRowLastColumn="0"/>
              <w:rPr>
                <w:del w:id="4383" w:author="Author"/>
                <w:b/>
                <w:bCs w:val="0"/>
              </w:rPr>
              <w:pPrChange w:id="4384" w:author="Sangani, Suryanarayana" w:date="2023-02-22T18:19:00Z">
                <w:pPr>
                  <w:jc w:val="center"/>
                  <w:cnfStyle w:val="100000000000" w:firstRow="1" w:lastRow="0" w:firstColumn="0" w:lastColumn="0" w:oddVBand="0" w:evenVBand="0" w:oddHBand="0" w:evenHBand="0" w:firstRowFirstColumn="0" w:firstRowLastColumn="0" w:lastRowFirstColumn="0" w:lastRowLastColumn="0"/>
                </w:pPr>
              </w:pPrChange>
            </w:pPr>
            <w:del w:id="4385" w:author="Author">
              <w:r w:rsidDel="00BA22D7">
                <w:rPr>
                  <w:color w:val="auto"/>
                </w:rPr>
                <w:delText>8 queues</w:delText>
              </w:r>
            </w:del>
          </w:p>
          <w:p w14:paraId="755B2B4B" w14:textId="265F0980" w:rsidR="0072448F" w:rsidRPr="00444C46" w:rsidDel="00BA22D7" w:rsidRDefault="0072448F" w:rsidP="00BA22D7">
            <w:pPr>
              <w:pStyle w:val="Heading4"/>
              <w:jc w:val="left"/>
              <w:cnfStyle w:val="100000000000" w:firstRow="1" w:lastRow="0" w:firstColumn="0" w:lastColumn="0" w:oddVBand="0" w:evenVBand="0" w:oddHBand="0" w:evenHBand="0" w:firstRowFirstColumn="0" w:firstRowLastColumn="0" w:lastRowFirstColumn="0" w:lastRowLastColumn="0"/>
              <w:rPr>
                <w:del w:id="4386" w:author="Author"/>
                <w:color w:val="auto"/>
              </w:rPr>
              <w:pPrChange w:id="4387" w:author="Sangani, Suryanarayana" w:date="2023-02-22T18:19:00Z">
                <w:pPr>
                  <w:cnfStyle w:val="100000000000" w:firstRow="1" w:lastRow="0" w:firstColumn="0" w:lastColumn="0" w:oddVBand="0" w:evenVBand="0" w:oddHBand="0" w:evenHBand="0" w:firstRowFirstColumn="0" w:firstRowLastColumn="0" w:lastRowFirstColumn="0" w:lastRowLastColumn="0"/>
                </w:pPr>
              </w:pPrChange>
            </w:pPr>
          </w:p>
        </w:tc>
        <w:tc>
          <w:tcPr>
            <w:tcW w:w="2091" w:type="dxa"/>
            <w:gridSpan w:val="2"/>
            <w:vAlign w:val="center"/>
          </w:tcPr>
          <w:p w14:paraId="4598DF98" w14:textId="36F9623F" w:rsidR="0072448F" w:rsidRPr="00444C46" w:rsidDel="00BA22D7" w:rsidRDefault="0072448F" w:rsidP="00BA22D7">
            <w:pPr>
              <w:pStyle w:val="Heading4"/>
              <w:jc w:val="left"/>
              <w:cnfStyle w:val="100000000000" w:firstRow="1" w:lastRow="0" w:firstColumn="0" w:lastColumn="0" w:oddVBand="0" w:evenVBand="0" w:oddHBand="0" w:evenHBand="0" w:firstRowFirstColumn="0" w:firstRowLastColumn="0" w:lastRowFirstColumn="0" w:lastRowLastColumn="0"/>
              <w:rPr>
                <w:del w:id="4388" w:author="Author"/>
                <w:b/>
                <w:bCs w:val="0"/>
              </w:rPr>
              <w:pPrChange w:id="4389" w:author="Sangani, Suryanarayana" w:date="2023-02-22T18:19:00Z">
                <w:pPr>
                  <w:jc w:val="center"/>
                  <w:cnfStyle w:val="100000000000" w:firstRow="1" w:lastRow="0" w:firstColumn="0" w:lastColumn="0" w:oddVBand="0" w:evenVBand="0" w:oddHBand="0" w:evenHBand="0" w:firstRowFirstColumn="0" w:firstRowLastColumn="0" w:lastRowFirstColumn="0" w:lastRowLastColumn="0"/>
                </w:pPr>
              </w:pPrChange>
            </w:pPr>
            <w:del w:id="4390" w:author="Author">
              <w:r w:rsidDel="00BA22D7">
                <w:rPr>
                  <w:color w:val="auto"/>
                </w:rPr>
                <w:delText>4 queues</w:delText>
              </w:r>
            </w:del>
          </w:p>
          <w:p w14:paraId="14C6B418" w14:textId="183AD4FE" w:rsidR="0072448F" w:rsidDel="00BA22D7" w:rsidRDefault="0072448F" w:rsidP="00BA22D7">
            <w:pPr>
              <w:pStyle w:val="Heading4"/>
              <w:jc w:val="left"/>
              <w:cnfStyle w:val="100000000000" w:firstRow="1" w:lastRow="0" w:firstColumn="0" w:lastColumn="0" w:oddVBand="0" w:evenVBand="0" w:oddHBand="0" w:evenHBand="0" w:firstRowFirstColumn="0" w:firstRowLastColumn="0" w:lastRowFirstColumn="0" w:lastRowLastColumn="0"/>
              <w:rPr>
                <w:del w:id="4391" w:author="Author"/>
              </w:rPr>
              <w:pPrChange w:id="4392" w:author="Sangani, Suryanarayana" w:date="2023-02-22T18:19:00Z">
                <w:pPr>
                  <w:jc w:val="center"/>
                  <w:cnfStyle w:val="100000000000" w:firstRow="1" w:lastRow="0" w:firstColumn="0" w:lastColumn="0" w:oddVBand="0" w:evenVBand="0" w:oddHBand="0" w:evenHBand="0" w:firstRowFirstColumn="0" w:firstRowLastColumn="0" w:lastRowFirstColumn="0" w:lastRowLastColumn="0"/>
                </w:pPr>
              </w:pPrChange>
            </w:pPr>
          </w:p>
        </w:tc>
        <w:tc>
          <w:tcPr>
            <w:tcW w:w="2126" w:type="dxa"/>
            <w:gridSpan w:val="2"/>
            <w:vAlign w:val="center"/>
          </w:tcPr>
          <w:p w14:paraId="25F7C972" w14:textId="29F297E0" w:rsidR="0072448F" w:rsidRPr="00444C46" w:rsidDel="00BA22D7" w:rsidRDefault="0072448F" w:rsidP="00BA22D7">
            <w:pPr>
              <w:pStyle w:val="Heading4"/>
              <w:jc w:val="left"/>
              <w:cnfStyle w:val="100000000000" w:firstRow="1" w:lastRow="0" w:firstColumn="0" w:lastColumn="0" w:oddVBand="0" w:evenVBand="0" w:oddHBand="0" w:evenHBand="0" w:firstRowFirstColumn="0" w:firstRowLastColumn="0" w:lastRowFirstColumn="0" w:lastRowLastColumn="0"/>
              <w:rPr>
                <w:del w:id="4393" w:author="Author"/>
                <w:b/>
                <w:bCs w:val="0"/>
              </w:rPr>
              <w:pPrChange w:id="4394" w:author="Sangani, Suryanarayana" w:date="2023-02-22T18:19:00Z">
                <w:pPr>
                  <w:jc w:val="center"/>
                  <w:cnfStyle w:val="100000000000" w:firstRow="1" w:lastRow="0" w:firstColumn="0" w:lastColumn="0" w:oddVBand="0" w:evenVBand="0" w:oddHBand="0" w:evenHBand="0" w:firstRowFirstColumn="0" w:firstRowLastColumn="0" w:lastRowFirstColumn="0" w:lastRowLastColumn="0"/>
                </w:pPr>
              </w:pPrChange>
            </w:pPr>
            <w:del w:id="4395" w:author="Author">
              <w:r w:rsidDel="00BA22D7">
                <w:rPr>
                  <w:color w:val="auto"/>
                </w:rPr>
                <w:delText>2 queues</w:delText>
              </w:r>
            </w:del>
          </w:p>
          <w:p w14:paraId="2DF7F441" w14:textId="5AB938A7" w:rsidR="0072448F" w:rsidDel="00BA22D7" w:rsidRDefault="0072448F" w:rsidP="00BA22D7">
            <w:pPr>
              <w:pStyle w:val="Heading4"/>
              <w:jc w:val="left"/>
              <w:cnfStyle w:val="100000000000" w:firstRow="1" w:lastRow="0" w:firstColumn="0" w:lastColumn="0" w:oddVBand="0" w:evenVBand="0" w:oddHBand="0" w:evenHBand="0" w:firstRowFirstColumn="0" w:firstRowLastColumn="0" w:lastRowFirstColumn="0" w:lastRowLastColumn="0"/>
              <w:rPr>
                <w:del w:id="4396" w:author="Author"/>
              </w:rPr>
              <w:pPrChange w:id="4397" w:author="Sangani, Suryanarayana" w:date="2023-02-22T18:19:00Z">
                <w:pPr>
                  <w:jc w:val="center"/>
                  <w:cnfStyle w:val="100000000000" w:firstRow="1" w:lastRow="0" w:firstColumn="0" w:lastColumn="0" w:oddVBand="0" w:evenVBand="0" w:oddHBand="0" w:evenHBand="0" w:firstRowFirstColumn="0" w:firstRowLastColumn="0" w:lastRowFirstColumn="0" w:lastRowLastColumn="0"/>
                </w:pPr>
              </w:pPrChange>
            </w:pPr>
          </w:p>
        </w:tc>
        <w:tc>
          <w:tcPr>
            <w:tcW w:w="2126" w:type="dxa"/>
            <w:gridSpan w:val="2"/>
            <w:vAlign w:val="center"/>
          </w:tcPr>
          <w:p w14:paraId="1C62334A" w14:textId="58636AD9" w:rsidR="0072448F" w:rsidRPr="00444C46" w:rsidDel="00BA22D7" w:rsidRDefault="0072448F" w:rsidP="00BA22D7">
            <w:pPr>
              <w:pStyle w:val="Heading4"/>
              <w:jc w:val="left"/>
              <w:cnfStyle w:val="100000000000" w:firstRow="1" w:lastRow="0" w:firstColumn="0" w:lastColumn="0" w:oddVBand="0" w:evenVBand="0" w:oddHBand="0" w:evenHBand="0" w:firstRowFirstColumn="0" w:firstRowLastColumn="0" w:lastRowFirstColumn="0" w:lastRowLastColumn="0"/>
              <w:rPr>
                <w:del w:id="4398" w:author="Author"/>
                <w:b/>
                <w:bCs w:val="0"/>
              </w:rPr>
              <w:pPrChange w:id="4399" w:author="Sangani, Suryanarayana" w:date="2023-02-22T18:19:00Z">
                <w:pPr>
                  <w:jc w:val="center"/>
                  <w:cnfStyle w:val="100000000000" w:firstRow="1" w:lastRow="0" w:firstColumn="0" w:lastColumn="0" w:oddVBand="0" w:evenVBand="0" w:oddHBand="0" w:evenHBand="0" w:firstRowFirstColumn="0" w:firstRowLastColumn="0" w:lastRowFirstColumn="0" w:lastRowLastColumn="0"/>
                </w:pPr>
              </w:pPrChange>
            </w:pPr>
            <w:del w:id="4400" w:author="Author">
              <w:r w:rsidDel="00BA22D7">
                <w:rPr>
                  <w:color w:val="auto"/>
                </w:rPr>
                <w:delText>1 queue</w:delText>
              </w:r>
            </w:del>
          </w:p>
          <w:p w14:paraId="7E5650E8" w14:textId="7906DDF8" w:rsidR="0072448F" w:rsidDel="00BA22D7" w:rsidRDefault="0072448F" w:rsidP="00BA22D7">
            <w:pPr>
              <w:pStyle w:val="Heading4"/>
              <w:jc w:val="left"/>
              <w:cnfStyle w:val="100000000000" w:firstRow="1" w:lastRow="0" w:firstColumn="0" w:lastColumn="0" w:oddVBand="0" w:evenVBand="0" w:oddHBand="0" w:evenHBand="0" w:firstRowFirstColumn="0" w:firstRowLastColumn="0" w:lastRowFirstColumn="0" w:lastRowLastColumn="0"/>
              <w:rPr>
                <w:del w:id="4401" w:author="Author"/>
              </w:rPr>
              <w:pPrChange w:id="4402" w:author="Sangani, Suryanarayana" w:date="2023-02-22T18:19:00Z">
                <w:pPr>
                  <w:jc w:val="center"/>
                  <w:cnfStyle w:val="100000000000" w:firstRow="1" w:lastRow="0" w:firstColumn="0" w:lastColumn="0" w:oddVBand="0" w:evenVBand="0" w:oddHBand="0" w:evenHBand="0" w:firstRowFirstColumn="0" w:firstRowLastColumn="0" w:lastRowFirstColumn="0" w:lastRowLastColumn="0"/>
                </w:pPr>
              </w:pPrChange>
            </w:pPr>
          </w:p>
        </w:tc>
      </w:tr>
      <w:tr w:rsidR="0072448F" w:rsidDel="00BA22D7" w14:paraId="5521BA0A" w14:textId="700BACE4" w:rsidTr="00670E42">
        <w:trPr>
          <w:cnfStyle w:val="000000100000" w:firstRow="0" w:lastRow="0" w:firstColumn="0" w:lastColumn="0" w:oddVBand="0" w:evenVBand="0" w:oddHBand="1" w:evenHBand="0" w:firstRowFirstColumn="0" w:firstRowLastColumn="0" w:lastRowFirstColumn="0" w:lastRowLastColumn="0"/>
          <w:trHeight w:val="188"/>
          <w:del w:id="4403" w:author="Author"/>
        </w:trPr>
        <w:tc>
          <w:tcPr>
            <w:cnfStyle w:val="001000000000" w:firstRow="0" w:lastRow="0" w:firstColumn="1" w:lastColumn="0" w:oddVBand="0" w:evenVBand="0" w:oddHBand="0" w:evenHBand="0" w:firstRowFirstColumn="0" w:firstRowLastColumn="0" w:lastRowFirstColumn="0" w:lastRowLastColumn="0"/>
            <w:tcW w:w="903" w:type="dxa"/>
            <w:vMerge/>
            <w:vAlign w:val="center"/>
          </w:tcPr>
          <w:p w14:paraId="2BA8DEC4" w14:textId="6A870C01" w:rsidR="0072448F" w:rsidRPr="00444C46" w:rsidDel="00BA22D7" w:rsidRDefault="0072448F" w:rsidP="00BA22D7">
            <w:pPr>
              <w:pStyle w:val="Heading4"/>
              <w:jc w:val="left"/>
              <w:rPr>
                <w:del w:id="4404" w:author="Author"/>
              </w:rPr>
              <w:pPrChange w:id="4405" w:author="Sangani, Suryanarayana" w:date="2023-02-22T18:19:00Z">
                <w:pPr/>
              </w:pPrChange>
            </w:pPr>
          </w:p>
        </w:tc>
        <w:tc>
          <w:tcPr>
            <w:tcW w:w="851" w:type="dxa"/>
            <w:vAlign w:val="center"/>
          </w:tcPr>
          <w:p w14:paraId="0876D12F" w14:textId="2CC5799E" w:rsidR="0072448F" w:rsidRPr="00A67B15" w:rsidDel="00BA22D7" w:rsidRDefault="0072448F" w:rsidP="00BA22D7">
            <w:pPr>
              <w:pStyle w:val="Heading4"/>
              <w:jc w:val="left"/>
              <w:cnfStyle w:val="000000100000" w:firstRow="0" w:lastRow="0" w:firstColumn="0" w:lastColumn="0" w:oddVBand="0" w:evenVBand="0" w:oddHBand="1" w:evenHBand="0" w:firstRowFirstColumn="0" w:firstRowLastColumn="0" w:lastRowFirstColumn="0" w:lastRowLastColumn="0"/>
              <w:rPr>
                <w:del w:id="4406" w:author="Author"/>
                <w:b w:val="0"/>
                <w:sz w:val="16"/>
                <w:szCs w:val="16"/>
              </w:rPr>
              <w:pPrChange w:id="440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408" w:author="Author">
              <w:r w:rsidRPr="00A67B15" w:rsidDel="00BA22D7">
                <w:rPr>
                  <w:sz w:val="16"/>
                  <w:szCs w:val="16"/>
                </w:rPr>
                <w:delText>Packet rate (Mpps)</w:delText>
              </w:r>
            </w:del>
          </w:p>
        </w:tc>
        <w:tc>
          <w:tcPr>
            <w:tcW w:w="1240" w:type="dxa"/>
            <w:vAlign w:val="center"/>
          </w:tcPr>
          <w:p w14:paraId="5143B298" w14:textId="1BBD6239" w:rsidR="0072448F" w:rsidRPr="00A67B15" w:rsidDel="00BA22D7" w:rsidRDefault="0072448F" w:rsidP="00BA22D7">
            <w:pPr>
              <w:pStyle w:val="Heading4"/>
              <w:jc w:val="left"/>
              <w:cnfStyle w:val="000000100000" w:firstRow="0" w:lastRow="0" w:firstColumn="0" w:lastColumn="0" w:oddVBand="0" w:evenVBand="0" w:oddHBand="1" w:evenHBand="0" w:firstRowFirstColumn="0" w:firstRowLastColumn="0" w:lastRowFirstColumn="0" w:lastRowLastColumn="0"/>
              <w:rPr>
                <w:del w:id="4409" w:author="Author"/>
                <w:b w:val="0"/>
                <w:sz w:val="16"/>
                <w:szCs w:val="16"/>
              </w:rPr>
              <w:pPrChange w:id="441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411" w:author="Author">
              <w:r w:rsidRPr="00A67B15" w:rsidDel="00BA22D7">
                <w:rPr>
                  <w:sz w:val="16"/>
                  <w:szCs w:val="16"/>
                </w:rPr>
                <w:delText>Throughput (Gbps)</w:delText>
              </w:r>
            </w:del>
          </w:p>
        </w:tc>
        <w:tc>
          <w:tcPr>
            <w:tcW w:w="851" w:type="dxa"/>
            <w:vAlign w:val="center"/>
          </w:tcPr>
          <w:p w14:paraId="2D2745BD" w14:textId="51D4602F" w:rsidR="0072448F" w:rsidRPr="00A67B15" w:rsidDel="00BA22D7" w:rsidRDefault="0072448F" w:rsidP="00BA22D7">
            <w:pPr>
              <w:pStyle w:val="Heading4"/>
              <w:jc w:val="left"/>
              <w:cnfStyle w:val="000000100000" w:firstRow="0" w:lastRow="0" w:firstColumn="0" w:lastColumn="0" w:oddVBand="0" w:evenVBand="0" w:oddHBand="1" w:evenHBand="0" w:firstRowFirstColumn="0" w:firstRowLastColumn="0" w:lastRowFirstColumn="0" w:lastRowLastColumn="0"/>
              <w:rPr>
                <w:del w:id="4412" w:author="Author"/>
                <w:b w:val="0"/>
                <w:sz w:val="16"/>
                <w:szCs w:val="16"/>
              </w:rPr>
              <w:pPrChange w:id="441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414" w:author="Author">
              <w:r w:rsidRPr="00A67B15" w:rsidDel="00BA22D7">
                <w:rPr>
                  <w:sz w:val="16"/>
                  <w:szCs w:val="16"/>
                </w:rPr>
                <w:delText>Packet rate (Mpps)</w:delText>
              </w:r>
            </w:del>
          </w:p>
        </w:tc>
        <w:tc>
          <w:tcPr>
            <w:tcW w:w="1240" w:type="dxa"/>
            <w:vAlign w:val="center"/>
          </w:tcPr>
          <w:p w14:paraId="56AB394D" w14:textId="0F59FCC3" w:rsidR="0072448F" w:rsidRPr="00A67B15" w:rsidDel="00BA22D7" w:rsidRDefault="0072448F" w:rsidP="00BA22D7">
            <w:pPr>
              <w:pStyle w:val="Heading4"/>
              <w:jc w:val="left"/>
              <w:cnfStyle w:val="000000100000" w:firstRow="0" w:lastRow="0" w:firstColumn="0" w:lastColumn="0" w:oddVBand="0" w:evenVBand="0" w:oddHBand="1" w:evenHBand="0" w:firstRowFirstColumn="0" w:firstRowLastColumn="0" w:lastRowFirstColumn="0" w:lastRowLastColumn="0"/>
              <w:rPr>
                <w:del w:id="4415" w:author="Author"/>
                <w:b w:val="0"/>
                <w:sz w:val="16"/>
                <w:szCs w:val="16"/>
              </w:rPr>
              <w:pPrChange w:id="441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417" w:author="Author">
              <w:r w:rsidRPr="00A67B15" w:rsidDel="00BA22D7">
                <w:rPr>
                  <w:sz w:val="16"/>
                  <w:szCs w:val="16"/>
                </w:rPr>
                <w:delText>Throughput (Gbps)</w:delText>
              </w:r>
            </w:del>
          </w:p>
        </w:tc>
        <w:tc>
          <w:tcPr>
            <w:tcW w:w="886" w:type="dxa"/>
            <w:vAlign w:val="center"/>
          </w:tcPr>
          <w:p w14:paraId="01C2306B" w14:textId="33452AA4" w:rsidR="0072448F" w:rsidRPr="00A67B15" w:rsidDel="00BA22D7" w:rsidRDefault="0072448F" w:rsidP="00BA22D7">
            <w:pPr>
              <w:pStyle w:val="Heading4"/>
              <w:jc w:val="left"/>
              <w:cnfStyle w:val="000000100000" w:firstRow="0" w:lastRow="0" w:firstColumn="0" w:lastColumn="0" w:oddVBand="0" w:evenVBand="0" w:oddHBand="1" w:evenHBand="0" w:firstRowFirstColumn="0" w:firstRowLastColumn="0" w:lastRowFirstColumn="0" w:lastRowLastColumn="0"/>
              <w:rPr>
                <w:del w:id="4418" w:author="Author"/>
                <w:b w:val="0"/>
                <w:sz w:val="16"/>
                <w:szCs w:val="16"/>
              </w:rPr>
              <w:pPrChange w:id="441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420" w:author="Author">
              <w:r w:rsidRPr="00A67B15" w:rsidDel="00BA22D7">
                <w:rPr>
                  <w:sz w:val="16"/>
                  <w:szCs w:val="16"/>
                </w:rPr>
                <w:delText>Packet rate (Mpps)</w:delText>
              </w:r>
            </w:del>
          </w:p>
        </w:tc>
        <w:tc>
          <w:tcPr>
            <w:tcW w:w="1240" w:type="dxa"/>
            <w:vAlign w:val="center"/>
          </w:tcPr>
          <w:p w14:paraId="11C82C80" w14:textId="2CE5D109" w:rsidR="0072448F" w:rsidRPr="00A67B15" w:rsidDel="00BA22D7" w:rsidRDefault="0072448F" w:rsidP="00BA22D7">
            <w:pPr>
              <w:pStyle w:val="Heading4"/>
              <w:jc w:val="left"/>
              <w:cnfStyle w:val="000000100000" w:firstRow="0" w:lastRow="0" w:firstColumn="0" w:lastColumn="0" w:oddVBand="0" w:evenVBand="0" w:oddHBand="1" w:evenHBand="0" w:firstRowFirstColumn="0" w:firstRowLastColumn="0" w:lastRowFirstColumn="0" w:lastRowLastColumn="0"/>
              <w:rPr>
                <w:del w:id="4421" w:author="Author"/>
                <w:b w:val="0"/>
                <w:sz w:val="16"/>
                <w:szCs w:val="16"/>
              </w:rPr>
              <w:pPrChange w:id="442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423" w:author="Author">
              <w:r w:rsidRPr="00A67B15" w:rsidDel="00BA22D7">
                <w:rPr>
                  <w:sz w:val="16"/>
                  <w:szCs w:val="16"/>
                </w:rPr>
                <w:delText>Throughput (Gbps)</w:delText>
              </w:r>
            </w:del>
          </w:p>
        </w:tc>
        <w:tc>
          <w:tcPr>
            <w:tcW w:w="886" w:type="dxa"/>
            <w:vAlign w:val="center"/>
          </w:tcPr>
          <w:p w14:paraId="475FE3BF" w14:textId="64E8AB16" w:rsidR="0072448F" w:rsidRPr="00A67B15" w:rsidDel="00BA22D7" w:rsidRDefault="0072448F" w:rsidP="00BA22D7">
            <w:pPr>
              <w:pStyle w:val="Heading4"/>
              <w:jc w:val="left"/>
              <w:cnfStyle w:val="000000100000" w:firstRow="0" w:lastRow="0" w:firstColumn="0" w:lastColumn="0" w:oddVBand="0" w:evenVBand="0" w:oddHBand="1" w:evenHBand="0" w:firstRowFirstColumn="0" w:firstRowLastColumn="0" w:lastRowFirstColumn="0" w:lastRowLastColumn="0"/>
              <w:rPr>
                <w:del w:id="4424" w:author="Author"/>
                <w:b w:val="0"/>
                <w:sz w:val="16"/>
                <w:szCs w:val="16"/>
              </w:rPr>
              <w:pPrChange w:id="442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426" w:author="Author">
              <w:r w:rsidRPr="00A67B15" w:rsidDel="00BA22D7">
                <w:rPr>
                  <w:sz w:val="16"/>
                  <w:szCs w:val="16"/>
                </w:rPr>
                <w:delText>Packet rate (Mpps)</w:delText>
              </w:r>
            </w:del>
          </w:p>
        </w:tc>
        <w:tc>
          <w:tcPr>
            <w:tcW w:w="1240" w:type="dxa"/>
            <w:vAlign w:val="center"/>
          </w:tcPr>
          <w:p w14:paraId="44B0FE89" w14:textId="6B7B30CA" w:rsidR="0072448F" w:rsidRPr="00A67B15" w:rsidDel="00BA22D7" w:rsidRDefault="0072448F" w:rsidP="00BA22D7">
            <w:pPr>
              <w:pStyle w:val="Heading4"/>
              <w:jc w:val="left"/>
              <w:cnfStyle w:val="000000100000" w:firstRow="0" w:lastRow="0" w:firstColumn="0" w:lastColumn="0" w:oddVBand="0" w:evenVBand="0" w:oddHBand="1" w:evenHBand="0" w:firstRowFirstColumn="0" w:firstRowLastColumn="0" w:lastRowFirstColumn="0" w:lastRowLastColumn="0"/>
              <w:rPr>
                <w:del w:id="4427" w:author="Author"/>
                <w:b w:val="0"/>
                <w:sz w:val="16"/>
                <w:szCs w:val="16"/>
              </w:rPr>
              <w:pPrChange w:id="442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429" w:author="Author">
              <w:r w:rsidRPr="00A67B15" w:rsidDel="00BA22D7">
                <w:rPr>
                  <w:sz w:val="16"/>
                  <w:szCs w:val="16"/>
                </w:rPr>
                <w:delText>Throughput (Gbps)</w:delText>
              </w:r>
            </w:del>
          </w:p>
        </w:tc>
      </w:tr>
      <w:tr w:rsidR="0039456A" w:rsidDel="00BA22D7" w14:paraId="2E1B79B4" w14:textId="3FD516D1" w:rsidTr="00670E42">
        <w:trPr>
          <w:trHeight w:val="282"/>
          <w:del w:id="4430" w:author="Author"/>
        </w:trPr>
        <w:tc>
          <w:tcPr>
            <w:cnfStyle w:val="001000000000" w:firstRow="0" w:lastRow="0" w:firstColumn="1" w:lastColumn="0" w:oddVBand="0" w:evenVBand="0" w:oddHBand="0" w:evenHBand="0" w:firstRowFirstColumn="0" w:firstRowLastColumn="0" w:lastRowFirstColumn="0" w:lastRowLastColumn="0"/>
            <w:tcW w:w="903" w:type="dxa"/>
            <w:vAlign w:val="center"/>
          </w:tcPr>
          <w:p w14:paraId="09EAFD88" w14:textId="651AC246" w:rsidR="0039456A" w:rsidDel="00BA22D7" w:rsidRDefault="0039456A" w:rsidP="00BA22D7">
            <w:pPr>
              <w:pStyle w:val="Heading4"/>
              <w:jc w:val="left"/>
              <w:rPr>
                <w:del w:id="4431" w:author="Author"/>
              </w:rPr>
              <w:pPrChange w:id="4432" w:author="Sangani, Suryanarayana" w:date="2023-02-22T18:19:00Z">
                <w:pPr/>
              </w:pPrChange>
            </w:pPr>
            <w:del w:id="4433" w:author="Author">
              <w:r w:rsidDel="00BA22D7">
                <w:rPr>
                  <w:rFonts w:ascii="Calibri" w:hAnsi="Calibri" w:cs="Calibri"/>
                  <w:bCs w:val="0"/>
                  <w:color w:val="000000"/>
                  <w:sz w:val="22"/>
                  <w:szCs w:val="22"/>
                </w:rPr>
                <w:delText>64</w:delText>
              </w:r>
            </w:del>
          </w:p>
        </w:tc>
        <w:tc>
          <w:tcPr>
            <w:tcW w:w="851" w:type="dxa"/>
            <w:vAlign w:val="bottom"/>
          </w:tcPr>
          <w:p w14:paraId="170D1377" w14:textId="4E640B73"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434" w:author="Author"/>
                <w:rFonts w:asciiTheme="minorHAnsi" w:hAnsiTheme="minorHAnsi" w:cstheme="minorHAnsi"/>
                <w:color w:val="000000"/>
                <w:sz w:val="22"/>
                <w:szCs w:val="22"/>
              </w:rPr>
              <w:pPrChange w:id="443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436" w:author="Author">
              <w:r w:rsidDel="00BA22D7">
                <w:rPr>
                  <w:rFonts w:ascii="Calibri" w:hAnsi="Calibri" w:cs="Calibri"/>
                  <w:color w:val="000000"/>
                  <w:sz w:val="22"/>
                  <w:szCs w:val="22"/>
                </w:rPr>
                <w:delText>83.00</w:delText>
              </w:r>
            </w:del>
          </w:p>
        </w:tc>
        <w:tc>
          <w:tcPr>
            <w:tcW w:w="1240" w:type="dxa"/>
            <w:vAlign w:val="bottom"/>
          </w:tcPr>
          <w:p w14:paraId="6BB07386" w14:textId="090FAC42"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437" w:author="Author"/>
                <w:rFonts w:asciiTheme="minorHAnsi" w:hAnsiTheme="minorHAnsi" w:cstheme="minorHAnsi"/>
                <w:sz w:val="22"/>
                <w:szCs w:val="22"/>
              </w:rPr>
              <w:pPrChange w:id="443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439" w:author="Author">
              <w:r w:rsidDel="00BA22D7">
                <w:rPr>
                  <w:rFonts w:ascii="Calibri" w:hAnsi="Calibri" w:cs="Calibri"/>
                  <w:color w:val="000000"/>
                  <w:sz w:val="22"/>
                  <w:szCs w:val="22"/>
                </w:rPr>
                <w:delText>42.50</w:delText>
              </w:r>
            </w:del>
          </w:p>
        </w:tc>
        <w:tc>
          <w:tcPr>
            <w:tcW w:w="851" w:type="dxa"/>
            <w:vAlign w:val="bottom"/>
          </w:tcPr>
          <w:p w14:paraId="6B4CDDD4" w14:textId="4DD3B429"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440" w:author="Author"/>
                <w:rFonts w:asciiTheme="minorHAnsi" w:hAnsiTheme="minorHAnsi" w:cstheme="minorHAnsi"/>
                <w:sz w:val="22"/>
                <w:szCs w:val="22"/>
              </w:rPr>
              <w:pPrChange w:id="444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442" w:author="Author">
              <w:r w:rsidDel="00BA22D7">
                <w:rPr>
                  <w:rFonts w:ascii="Calibri" w:hAnsi="Calibri" w:cs="Calibri"/>
                  <w:color w:val="000000"/>
                  <w:sz w:val="22"/>
                  <w:szCs w:val="22"/>
                </w:rPr>
                <w:delText>97.77</w:delText>
              </w:r>
            </w:del>
          </w:p>
        </w:tc>
        <w:tc>
          <w:tcPr>
            <w:tcW w:w="1240" w:type="dxa"/>
            <w:vAlign w:val="bottom"/>
          </w:tcPr>
          <w:p w14:paraId="7EE6FB7B" w14:textId="761ED51F"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443" w:author="Author"/>
                <w:rFonts w:asciiTheme="minorHAnsi" w:hAnsiTheme="minorHAnsi" w:cstheme="minorHAnsi"/>
                <w:sz w:val="22"/>
                <w:szCs w:val="22"/>
              </w:rPr>
              <w:pPrChange w:id="444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445" w:author="Author">
              <w:r w:rsidDel="00BA22D7">
                <w:rPr>
                  <w:rFonts w:ascii="Calibri" w:hAnsi="Calibri" w:cs="Calibri"/>
                  <w:color w:val="000000"/>
                  <w:sz w:val="22"/>
                  <w:szCs w:val="22"/>
                </w:rPr>
                <w:delText>50.06</w:delText>
              </w:r>
            </w:del>
          </w:p>
        </w:tc>
        <w:tc>
          <w:tcPr>
            <w:tcW w:w="886" w:type="dxa"/>
            <w:vAlign w:val="bottom"/>
          </w:tcPr>
          <w:p w14:paraId="7E4AAC6B" w14:textId="7953EDCE"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446" w:author="Author"/>
                <w:rFonts w:asciiTheme="minorHAnsi" w:hAnsiTheme="minorHAnsi" w:cstheme="minorHAnsi"/>
                <w:sz w:val="22"/>
                <w:szCs w:val="22"/>
              </w:rPr>
              <w:pPrChange w:id="444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448" w:author="Author">
              <w:r w:rsidDel="00BA22D7">
                <w:rPr>
                  <w:rFonts w:ascii="Calibri" w:hAnsi="Calibri" w:cs="Calibri"/>
                  <w:color w:val="000000"/>
                  <w:sz w:val="22"/>
                  <w:szCs w:val="22"/>
                </w:rPr>
                <w:delText>71.39</w:delText>
              </w:r>
            </w:del>
          </w:p>
        </w:tc>
        <w:tc>
          <w:tcPr>
            <w:tcW w:w="1240" w:type="dxa"/>
            <w:vAlign w:val="bottom"/>
          </w:tcPr>
          <w:p w14:paraId="11C58620" w14:textId="07C8970A"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449" w:author="Author"/>
                <w:rFonts w:asciiTheme="minorHAnsi" w:hAnsiTheme="minorHAnsi" w:cstheme="minorHAnsi"/>
                <w:sz w:val="22"/>
                <w:szCs w:val="22"/>
              </w:rPr>
              <w:pPrChange w:id="445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451" w:author="Author">
              <w:r w:rsidDel="00BA22D7">
                <w:rPr>
                  <w:rFonts w:ascii="Calibri" w:hAnsi="Calibri" w:cs="Calibri"/>
                  <w:color w:val="000000"/>
                  <w:sz w:val="22"/>
                  <w:szCs w:val="22"/>
                </w:rPr>
                <w:delText>36.55</w:delText>
              </w:r>
            </w:del>
          </w:p>
        </w:tc>
        <w:tc>
          <w:tcPr>
            <w:tcW w:w="886" w:type="dxa"/>
            <w:vAlign w:val="bottom"/>
          </w:tcPr>
          <w:p w14:paraId="61B739D6" w14:textId="65A5D249"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452" w:author="Author"/>
                <w:rFonts w:asciiTheme="minorHAnsi" w:hAnsiTheme="minorHAnsi" w:cstheme="minorHAnsi"/>
                <w:sz w:val="22"/>
                <w:szCs w:val="22"/>
              </w:rPr>
              <w:pPrChange w:id="445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454" w:author="Author">
              <w:r w:rsidDel="00BA22D7">
                <w:rPr>
                  <w:rFonts w:ascii="Calibri" w:hAnsi="Calibri" w:cs="Calibri"/>
                  <w:color w:val="000000"/>
                  <w:sz w:val="22"/>
                  <w:szCs w:val="22"/>
                </w:rPr>
                <w:delText>35.70</w:delText>
              </w:r>
            </w:del>
          </w:p>
        </w:tc>
        <w:tc>
          <w:tcPr>
            <w:tcW w:w="1240" w:type="dxa"/>
            <w:vAlign w:val="bottom"/>
          </w:tcPr>
          <w:p w14:paraId="4D32BA22" w14:textId="65A32BD2"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455" w:author="Author"/>
                <w:rFonts w:asciiTheme="minorHAnsi" w:hAnsiTheme="minorHAnsi" w:cstheme="minorHAnsi"/>
                <w:sz w:val="22"/>
                <w:szCs w:val="22"/>
              </w:rPr>
              <w:pPrChange w:id="445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457" w:author="Author">
              <w:r w:rsidDel="00BA22D7">
                <w:rPr>
                  <w:rFonts w:ascii="Calibri" w:hAnsi="Calibri" w:cs="Calibri"/>
                  <w:color w:val="000000"/>
                  <w:sz w:val="22"/>
                  <w:szCs w:val="22"/>
                </w:rPr>
                <w:delText>18.28</w:delText>
              </w:r>
            </w:del>
          </w:p>
        </w:tc>
      </w:tr>
      <w:tr w:rsidR="0039456A" w:rsidDel="00BA22D7" w14:paraId="26A7B14D" w14:textId="7E31B0C1" w:rsidTr="00670E42">
        <w:trPr>
          <w:cnfStyle w:val="000000100000" w:firstRow="0" w:lastRow="0" w:firstColumn="0" w:lastColumn="0" w:oddVBand="0" w:evenVBand="0" w:oddHBand="1" w:evenHBand="0" w:firstRowFirstColumn="0" w:firstRowLastColumn="0" w:lastRowFirstColumn="0" w:lastRowLastColumn="0"/>
          <w:trHeight w:val="282"/>
          <w:del w:id="445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F18AF93" w14:textId="63044BC9" w:rsidR="0039456A" w:rsidDel="00BA22D7" w:rsidRDefault="0039456A" w:rsidP="00BA22D7">
            <w:pPr>
              <w:pStyle w:val="Heading4"/>
              <w:jc w:val="left"/>
              <w:rPr>
                <w:del w:id="4459" w:author="Author"/>
              </w:rPr>
              <w:pPrChange w:id="4460" w:author="Sangani, Suryanarayana" w:date="2023-02-22T18:19:00Z">
                <w:pPr/>
              </w:pPrChange>
            </w:pPr>
            <w:del w:id="4461" w:author="Author">
              <w:r w:rsidDel="00BA22D7">
                <w:rPr>
                  <w:rFonts w:ascii="Calibri" w:hAnsi="Calibri" w:cs="Calibri"/>
                  <w:bCs w:val="0"/>
                  <w:color w:val="000000"/>
                  <w:sz w:val="22"/>
                  <w:szCs w:val="22"/>
                </w:rPr>
                <w:delText>128</w:delText>
              </w:r>
            </w:del>
          </w:p>
        </w:tc>
        <w:tc>
          <w:tcPr>
            <w:tcW w:w="851" w:type="dxa"/>
            <w:vAlign w:val="bottom"/>
          </w:tcPr>
          <w:p w14:paraId="21149BA8" w14:textId="3CD89C3F"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462" w:author="Author"/>
                <w:rFonts w:asciiTheme="minorHAnsi" w:hAnsiTheme="minorHAnsi" w:cstheme="minorHAnsi"/>
                <w:sz w:val="22"/>
                <w:szCs w:val="22"/>
              </w:rPr>
              <w:pPrChange w:id="446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464" w:author="Author">
              <w:r w:rsidDel="00BA22D7">
                <w:rPr>
                  <w:rFonts w:ascii="Calibri" w:hAnsi="Calibri" w:cs="Calibri"/>
                  <w:color w:val="000000"/>
                  <w:sz w:val="22"/>
                  <w:szCs w:val="22"/>
                </w:rPr>
                <w:delText>65.72</w:delText>
              </w:r>
            </w:del>
          </w:p>
        </w:tc>
        <w:tc>
          <w:tcPr>
            <w:tcW w:w="1240" w:type="dxa"/>
            <w:vAlign w:val="bottom"/>
          </w:tcPr>
          <w:p w14:paraId="2EA43C3F" w14:textId="5373F229"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465" w:author="Author"/>
                <w:rFonts w:asciiTheme="minorHAnsi" w:hAnsiTheme="minorHAnsi" w:cstheme="minorHAnsi"/>
                <w:sz w:val="22"/>
                <w:szCs w:val="22"/>
              </w:rPr>
              <w:pPrChange w:id="446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467" w:author="Author">
              <w:r w:rsidDel="00BA22D7">
                <w:rPr>
                  <w:rFonts w:ascii="Calibri" w:hAnsi="Calibri" w:cs="Calibri"/>
                  <w:color w:val="000000"/>
                  <w:sz w:val="22"/>
                  <w:szCs w:val="22"/>
                </w:rPr>
                <w:delText>67.29</w:delText>
              </w:r>
            </w:del>
          </w:p>
        </w:tc>
        <w:tc>
          <w:tcPr>
            <w:tcW w:w="851" w:type="dxa"/>
            <w:vAlign w:val="bottom"/>
          </w:tcPr>
          <w:p w14:paraId="6DA809E9" w14:textId="706AC67C"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468" w:author="Author"/>
                <w:rFonts w:asciiTheme="minorHAnsi" w:hAnsiTheme="minorHAnsi" w:cstheme="minorHAnsi"/>
                <w:sz w:val="22"/>
                <w:szCs w:val="22"/>
              </w:rPr>
              <w:pPrChange w:id="446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470" w:author="Author">
              <w:r w:rsidDel="00BA22D7">
                <w:rPr>
                  <w:rFonts w:ascii="Calibri" w:hAnsi="Calibri" w:cs="Calibri"/>
                  <w:color w:val="000000"/>
                  <w:sz w:val="22"/>
                  <w:szCs w:val="22"/>
                </w:rPr>
                <w:delText>66.03</w:delText>
              </w:r>
            </w:del>
          </w:p>
        </w:tc>
        <w:tc>
          <w:tcPr>
            <w:tcW w:w="1240" w:type="dxa"/>
            <w:vAlign w:val="bottom"/>
          </w:tcPr>
          <w:p w14:paraId="6291255B" w14:textId="74586688"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471" w:author="Author"/>
                <w:rFonts w:asciiTheme="minorHAnsi" w:hAnsiTheme="minorHAnsi" w:cstheme="minorHAnsi"/>
                <w:sz w:val="22"/>
                <w:szCs w:val="22"/>
              </w:rPr>
              <w:pPrChange w:id="447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473" w:author="Author">
              <w:r w:rsidDel="00BA22D7">
                <w:rPr>
                  <w:rFonts w:ascii="Calibri" w:hAnsi="Calibri" w:cs="Calibri"/>
                  <w:color w:val="000000"/>
                  <w:sz w:val="22"/>
                  <w:szCs w:val="22"/>
                </w:rPr>
                <w:delText>67.62</w:delText>
              </w:r>
            </w:del>
          </w:p>
        </w:tc>
        <w:tc>
          <w:tcPr>
            <w:tcW w:w="886" w:type="dxa"/>
            <w:vAlign w:val="bottom"/>
          </w:tcPr>
          <w:p w14:paraId="7552FBAE" w14:textId="226BD952"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474" w:author="Author"/>
                <w:rFonts w:asciiTheme="minorHAnsi" w:hAnsiTheme="minorHAnsi" w:cstheme="minorHAnsi"/>
                <w:sz w:val="22"/>
                <w:szCs w:val="22"/>
              </w:rPr>
              <w:pPrChange w:id="447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476" w:author="Author">
              <w:r w:rsidDel="00BA22D7">
                <w:rPr>
                  <w:rFonts w:ascii="Calibri" w:hAnsi="Calibri" w:cs="Calibri"/>
                  <w:color w:val="000000"/>
                  <w:sz w:val="22"/>
                  <w:szCs w:val="22"/>
                </w:rPr>
                <w:delText>62.49</w:delText>
              </w:r>
            </w:del>
          </w:p>
        </w:tc>
        <w:tc>
          <w:tcPr>
            <w:tcW w:w="1240" w:type="dxa"/>
            <w:vAlign w:val="bottom"/>
          </w:tcPr>
          <w:p w14:paraId="0B8E4A6F" w14:textId="359B4C60"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477" w:author="Author"/>
                <w:rFonts w:asciiTheme="minorHAnsi" w:hAnsiTheme="minorHAnsi" w:cstheme="minorHAnsi"/>
                <w:sz w:val="22"/>
                <w:szCs w:val="22"/>
              </w:rPr>
              <w:pPrChange w:id="447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479" w:author="Author">
              <w:r w:rsidDel="00BA22D7">
                <w:rPr>
                  <w:rFonts w:ascii="Calibri" w:hAnsi="Calibri" w:cs="Calibri"/>
                  <w:color w:val="000000"/>
                  <w:sz w:val="22"/>
                  <w:szCs w:val="22"/>
                </w:rPr>
                <w:delText>63.99</w:delText>
              </w:r>
            </w:del>
          </w:p>
        </w:tc>
        <w:tc>
          <w:tcPr>
            <w:tcW w:w="886" w:type="dxa"/>
            <w:vAlign w:val="bottom"/>
          </w:tcPr>
          <w:p w14:paraId="6CCA407D" w14:textId="70EE76ED"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480" w:author="Author"/>
                <w:rFonts w:asciiTheme="minorHAnsi" w:hAnsiTheme="minorHAnsi" w:cstheme="minorHAnsi"/>
                <w:sz w:val="22"/>
                <w:szCs w:val="22"/>
              </w:rPr>
              <w:pPrChange w:id="448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482" w:author="Author">
              <w:r w:rsidDel="00BA22D7">
                <w:rPr>
                  <w:rFonts w:ascii="Calibri" w:hAnsi="Calibri" w:cs="Calibri"/>
                  <w:color w:val="000000"/>
                  <w:sz w:val="22"/>
                  <w:szCs w:val="22"/>
                </w:rPr>
                <w:delText>31.24</w:delText>
              </w:r>
            </w:del>
          </w:p>
        </w:tc>
        <w:tc>
          <w:tcPr>
            <w:tcW w:w="1240" w:type="dxa"/>
            <w:vAlign w:val="bottom"/>
          </w:tcPr>
          <w:p w14:paraId="2618F625" w14:textId="6F8C8E08"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483" w:author="Author"/>
                <w:rFonts w:asciiTheme="minorHAnsi" w:hAnsiTheme="minorHAnsi" w:cstheme="minorHAnsi"/>
                <w:sz w:val="22"/>
                <w:szCs w:val="22"/>
              </w:rPr>
              <w:pPrChange w:id="448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485" w:author="Author">
              <w:r w:rsidDel="00BA22D7">
                <w:rPr>
                  <w:rFonts w:ascii="Calibri" w:hAnsi="Calibri" w:cs="Calibri"/>
                  <w:color w:val="000000"/>
                  <w:sz w:val="22"/>
                  <w:szCs w:val="22"/>
                </w:rPr>
                <w:delText>31.99</w:delText>
              </w:r>
            </w:del>
          </w:p>
        </w:tc>
      </w:tr>
      <w:tr w:rsidR="0039456A" w:rsidDel="00BA22D7" w14:paraId="23B89A19" w14:textId="6379D029" w:rsidTr="00670E42">
        <w:trPr>
          <w:trHeight w:val="282"/>
          <w:del w:id="448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A4991DF" w14:textId="44EA7135" w:rsidR="0039456A" w:rsidDel="00BA22D7" w:rsidRDefault="0039456A" w:rsidP="00BA22D7">
            <w:pPr>
              <w:pStyle w:val="Heading4"/>
              <w:jc w:val="left"/>
              <w:rPr>
                <w:del w:id="4487" w:author="Author"/>
              </w:rPr>
              <w:pPrChange w:id="4488" w:author="Sangani, Suryanarayana" w:date="2023-02-22T18:19:00Z">
                <w:pPr/>
              </w:pPrChange>
            </w:pPr>
            <w:del w:id="4489" w:author="Author">
              <w:r w:rsidDel="00BA22D7">
                <w:rPr>
                  <w:rFonts w:ascii="Calibri" w:hAnsi="Calibri" w:cs="Calibri"/>
                  <w:bCs w:val="0"/>
                  <w:color w:val="000000"/>
                  <w:sz w:val="22"/>
                  <w:szCs w:val="22"/>
                </w:rPr>
                <w:delText>192</w:delText>
              </w:r>
            </w:del>
          </w:p>
        </w:tc>
        <w:tc>
          <w:tcPr>
            <w:tcW w:w="851" w:type="dxa"/>
            <w:vAlign w:val="bottom"/>
          </w:tcPr>
          <w:p w14:paraId="436DC2A5" w14:textId="0B1161EF"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490" w:author="Author"/>
                <w:rFonts w:asciiTheme="minorHAnsi" w:hAnsiTheme="minorHAnsi" w:cstheme="minorHAnsi"/>
                <w:sz w:val="22"/>
                <w:szCs w:val="22"/>
              </w:rPr>
              <w:pPrChange w:id="449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492" w:author="Author">
              <w:r w:rsidDel="00BA22D7">
                <w:rPr>
                  <w:rFonts w:ascii="Calibri" w:hAnsi="Calibri" w:cs="Calibri"/>
                  <w:color w:val="000000"/>
                  <w:sz w:val="22"/>
                  <w:szCs w:val="22"/>
                </w:rPr>
                <w:delText>49.55</w:delText>
              </w:r>
            </w:del>
          </w:p>
        </w:tc>
        <w:tc>
          <w:tcPr>
            <w:tcW w:w="1240" w:type="dxa"/>
            <w:vAlign w:val="bottom"/>
          </w:tcPr>
          <w:p w14:paraId="64D11B57" w14:textId="13BAB6D6"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493" w:author="Author"/>
                <w:rFonts w:asciiTheme="minorHAnsi" w:hAnsiTheme="minorHAnsi" w:cstheme="minorHAnsi"/>
                <w:sz w:val="22"/>
                <w:szCs w:val="22"/>
              </w:rPr>
              <w:pPrChange w:id="449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495" w:author="Author">
              <w:r w:rsidDel="00BA22D7">
                <w:rPr>
                  <w:rFonts w:ascii="Calibri" w:hAnsi="Calibri" w:cs="Calibri"/>
                  <w:color w:val="000000"/>
                  <w:sz w:val="22"/>
                  <w:szCs w:val="22"/>
                </w:rPr>
                <w:delText>76.11</w:delText>
              </w:r>
            </w:del>
          </w:p>
        </w:tc>
        <w:tc>
          <w:tcPr>
            <w:tcW w:w="851" w:type="dxa"/>
            <w:vAlign w:val="bottom"/>
          </w:tcPr>
          <w:p w14:paraId="4512CBEC" w14:textId="42568CF1"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496" w:author="Author"/>
                <w:rFonts w:asciiTheme="minorHAnsi" w:hAnsiTheme="minorHAnsi" w:cstheme="minorHAnsi"/>
                <w:sz w:val="22"/>
                <w:szCs w:val="22"/>
              </w:rPr>
              <w:pPrChange w:id="449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498" w:author="Author">
              <w:r w:rsidDel="00BA22D7">
                <w:rPr>
                  <w:rFonts w:ascii="Calibri" w:hAnsi="Calibri" w:cs="Calibri"/>
                  <w:color w:val="000000"/>
                  <w:sz w:val="22"/>
                  <w:szCs w:val="22"/>
                </w:rPr>
                <w:delText>49.92</w:delText>
              </w:r>
            </w:del>
          </w:p>
        </w:tc>
        <w:tc>
          <w:tcPr>
            <w:tcW w:w="1240" w:type="dxa"/>
            <w:vAlign w:val="bottom"/>
          </w:tcPr>
          <w:p w14:paraId="7D25E51D" w14:textId="31E4DDB9"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499" w:author="Author"/>
                <w:rFonts w:asciiTheme="minorHAnsi" w:hAnsiTheme="minorHAnsi" w:cstheme="minorHAnsi"/>
                <w:sz w:val="22"/>
                <w:szCs w:val="22"/>
              </w:rPr>
              <w:pPrChange w:id="450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501" w:author="Author">
              <w:r w:rsidDel="00BA22D7">
                <w:rPr>
                  <w:rFonts w:ascii="Calibri" w:hAnsi="Calibri" w:cs="Calibri"/>
                  <w:color w:val="000000"/>
                  <w:sz w:val="22"/>
                  <w:szCs w:val="22"/>
                </w:rPr>
                <w:delText>76.67</w:delText>
              </w:r>
            </w:del>
          </w:p>
        </w:tc>
        <w:tc>
          <w:tcPr>
            <w:tcW w:w="886" w:type="dxa"/>
            <w:vAlign w:val="bottom"/>
          </w:tcPr>
          <w:p w14:paraId="31D37535" w14:textId="0378E10E"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502" w:author="Author"/>
                <w:rFonts w:asciiTheme="minorHAnsi" w:hAnsiTheme="minorHAnsi" w:cstheme="minorHAnsi"/>
                <w:sz w:val="22"/>
                <w:szCs w:val="22"/>
              </w:rPr>
              <w:pPrChange w:id="450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504" w:author="Author">
              <w:r w:rsidDel="00BA22D7">
                <w:rPr>
                  <w:rFonts w:ascii="Calibri" w:hAnsi="Calibri" w:cs="Calibri"/>
                  <w:color w:val="000000"/>
                  <w:sz w:val="22"/>
                  <w:szCs w:val="22"/>
                </w:rPr>
                <w:delText>50.00</w:delText>
              </w:r>
            </w:del>
          </w:p>
        </w:tc>
        <w:tc>
          <w:tcPr>
            <w:tcW w:w="1240" w:type="dxa"/>
            <w:vAlign w:val="bottom"/>
          </w:tcPr>
          <w:p w14:paraId="18444CD8" w14:textId="797123BD"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505" w:author="Author"/>
                <w:rFonts w:asciiTheme="minorHAnsi" w:hAnsiTheme="minorHAnsi" w:cstheme="minorHAnsi"/>
                <w:sz w:val="22"/>
                <w:szCs w:val="22"/>
              </w:rPr>
              <w:pPrChange w:id="450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507" w:author="Author">
              <w:r w:rsidDel="00BA22D7">
                <w:rPr>
                  <w:rFonts w:ascii="Calibri" w:hAnsi="Calibri" w:cs="Calibri"/>
                  <w:color w:val="000000"/>
                  <w:sz w:val="22"/>
                  <w:szCs w:val="22"/>
                </w:rPr>
                <w:delText>76.81</w:delText>
              </w:r>
            </w:del>
          </w:p>
        </w:tc>
        <w:tc>
          <w:tcPr>
            <w:tcW w:w="886" w:type="dxa"/>
            <w:vAlign w:val="bottom"/>
          </w:tcPr>
          <w:p w14:paraId="0F44C51A" w14:textId="18DFF6D8"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508" w:author="Author"/>
                <w:rFonts w:asciiTheme="minorHAnsi" w:hAnsiTheme="minorHAnsi" w:cstheme="minorHAnsi"/>
                <w:sz w:val="22"/>
                <w:szCs w:val="22"/>
              </w:rPr>
              <w:pPrChange w:id="450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510" w:author="Author">
              <w:r w:rsidDel="00BA22D7">
                <w:rPr>
                  <w:rFonts w:ascii="Calibri" w:hAnsi="Calibri" w:cs="Calibri"/>
                  <w:color w:val="000000"/>
                  <w:sz w:val="22"/>
                  <w:szCs w:val="22"/>
                </w:rPr>
                <w:delText>27.78</w:delText>
              </w:r>
            </w:del>
          </w:p>
        </w:tc>
        <w:tc>
          <w:tcPr>
            <w:tcW w:w="1240" w:type="dxa"/>
            <w:vAlign w:val="bottom"/>
          </w:tcPr>
          <w:p w14:paraId="5C4A269F" w14:textId="196C1BF9"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511" w:author="Author"/>
                <w:rFonts w:asciiTheme="minorHAnsi" w:hAnsiTheme="minorHAnsi" w:cstheme="minorHAnsi"/>
                <w:sz w:val="22"/>
                <w:szCs w:val="22"/>
              </w:rPr>
              <w:pPrChange w:id="451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513" w:author="Author">
              <w:r w:rsidDel="00BA22D7">
                <w:rPr>
                  <w:rFonts w:ascii="Calibri" w:hAnsi="Calibri" w:cs="Calibri"/>
                  <w:color w:val="000000"/>
                  <w:sz w:val="22"/>
                  <w:szCs w:val="22"/>
                </w:rPr>
                <w:delText>42.66</w:delText>
              </w:r>
            </w:del>
          </w:p>
        </w:tc>
      </w:tr>
      <w:tr w:rsidR="0039456A" w:rsidDel="00BA22D7" w14:paraId="7D803262" w14:textId="68C12B62" w:rsidTr="00670E42">
        <w:trPr>
          <w:cnfStyle w:val="000000100000" w:firstRow="0" w:lastRow="0" w:firstColumn="0" w:lastColumn="0" w:oddVBand="0" w:evenVBand="0" w:oddHBand="1" w:evenHBand="0" w:firstRowFirstColumn="0" w:firstRowLastColumn="0" w:lastRowFirstColumn="0" w:lastRowLastColumn="0"/>
          <w:trHeight w:val="282"/>
          <w:del w:id="451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BFC7FFA" w14:textId="7C594F91" w:rsidR="0039456A" w:rsidDel="00BA22D7" w:rsidRDefault="0039456A" w:rsidP="00BA22D7">
            <w:pPr>
              <w:pStyle w:val="Heading4"/>
              <w:jc w:val="left"/>
              <w:rPr>
                <w:del w:id="4515" w:author="Author"/>
              </w:rPr>
              <w:pPrChange w:id="4516" w:author="Sangani, Suryanarayana" w:date="2023-02-22T18:19:00Z">
                <w:pPr/>
              </w:pPrChange>
            </w:pPr>
            <w:del w:id="4517" w:author="Author">
              <w:r w:rsidDel="00BA22D7">
                <w:rPr>
                  <w:rFonts w:ascii="Calibri" w:hAnsi="Calibri" w:cs="Calibri"/>
                  <w:bCs w:val="0"/>
                  <w:color w:val="000000"/>
                  <w:sz w:val="22"/>
                  <w:szCs w:val="22"/>
                </w:rPr>
                <w:delText>256</w:delText>
              </w:r>
            </w:del>
          </w:p>
        </w:tc>
        <w:tc>
          <w:tcPr>
            <w:tcW w:w="851" w:type="dxa"/>
            <w:vAlign w:val="bottom"/>
          </w:tcPr>
          <w:p w14:paraId="20C6A44A" w14:textId="22C88C3E"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518" w:author="Author"/>
                <w:rFonts w:asciiTheme="minorHAnsi" w:hAnsiTheme="minorHAnsi" w:cstheme="minorHAnsi"/>
                <w:sz w:val="22"/>
                <w:szCs w:val="22"/>
              </w:rPr>
              <w:pPrChange w:id="451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520" w:author="Author">
              <w:r w:rsidDel="00BA22D7">
                <w:rPr>
                  <w:rFonts w:ascii="Calibri" w:hAnsi="Calibri" w:cs="Calibri"/>
                  <w:color w:val="000000"/>
                  <w:sz w:val="22"/>
                  <w:szCs w:val="22"/>
                </w:rPr>
                <w:delText>39.68</w:delText>
              </w:r>
            </w:del>
          </w:p>
        </w:tc>
        <w:tc>
          <w:tcPr>
            <w:tcW w:w="1240" w:type="dxa"/>
            <w:vAlign w:val="bottom"/>
          </w:tcPr>
          <w:p w14:paraId="7F997821" w14:textId="0C8C75C4"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521" w:author="Author"/>
                <w:rFonts w:asciiTheme="minorHAnsi" w:hAnsiTheme="minorHAnsi" w:cstheme="minorHAnsi"/>
                <w:sz w:val="22"/>
                <w:szCs w:val="22"/>
              </w:rPr>
              <w:pPrChange w:id="452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523" w:author="Author">
              <w:r w:rsidDel="00BA22D7">
                <w:rPr>
                  <w:rFonts w:ascii="Calibri" w:hAnsi="Calibri" w:cs="Calibri"/>
                  <w:color w:val="000000"/>
                  <w:sz w:val="22"/>
                  <w:szCs w:val="22"/>
                </w:rPr>
                <w:delText>81.26</w:delText>
              </w:r>
            </w:del>
          </w:p>
        </w:tc>
        <w:tc>
          <w:tcPr>
            <w:tcW w:w="851" w:type="dxa"/>
            <w:vAlign w:val="bottom"/>
          </w:tcPr>
          <w:p w14:paraId="3DA2949B" w14:textId="0EECCC94"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524" w:author="Author"/>
                <w:rFonts w:asciiTheme="minorHAnsi" w:hAnsiTheme="minorHAnsi" w:cstheme="minorHAnsi"/>
                <w:sz w:val="22"/>
                <w:szCs w:val="22"/>
              </w:rPr>
              <w:pPrChange w:id="452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526" w:author="Author">
              <w:r w:rsidDel="00BA22D7">
                <w:rPr>
                  <w:rFonts w:ascii="Calibri" w:hAnsi="Calibri" w:cs="Calibri"/>
                  <w:color w:val="000000"/>
                  <w:sz w:val="22"/>
                  <w:szCs w:val="22"/>
                </w:rPr>
                <w:delText>40.08</w:delText>
              </w:r>
            </w:del>
          </w:p>
        </w:tc>
        <w:tc>
          <w:tcPr>
            <w:tcW w:w="1240" w:type="dxa"/>
            <w:vAlign w:val="bottom"/>
          </w:tcPr>
          <w:p w14:paraId="212BD9A6" w14:textId="650CBDFF"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527" w:author="Author"/>
                <w:rFonts w:asciiTheme="minorHAnsi" w:hAnsiTheme="minorHAnsi" w:cstheme="minorHAnsi"/>
                <w:sz w:val="22"/>
                <w:szCs w:val="22"/>
              </w:rPr>
              <w:pPrChange w:id="452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529" w:author="Author">
              <w:r w:rsidDel="00BA22D7">
                <w:rPr>
                  <w:rFonts w:ascii="Calibri" w:hAnsi="Calibri" w:cs="Calibri"/>
                  <w:color w:val="000000"/>
                  <w:sz w:val="22"/>
                  <w:szCs w:val="22"/>
                </w:rPr>
                <w:delText>82.08</w:delText>
              </w:r>
            </w:del>
          </w:p>
        </w:tc>
        <w:tc>
          <w:tcPr>
            <w:tcW w:w="886" w:type="dxa"/>
            <w:vAlign w:val="bottom"/>
          </w:tcPr>
          <w:p w14:paraId="2A4978E4" w14:textId="54F3D3B4"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530" w:author="Author"/>
                <w:rFonts w:asciiTheme="minorHAnsi" w:hAnsiTheme="minorHAnsi" w:cstheme="minorHAnsi"/>
                <w:sz w:val="22"/>
                <w:szCs w:val="22"/>
              </w:rPr>
              <w:pPrChange w:id="453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532" w:author="Author">
              <w:r w:rsidDel="00BA22D7">
                <w:rPr>
                  <w:rFonts w:ascii="Calibri" w:hAnsi="Calibri" w:cs="Calibri"/>
                  <w:color w:val="000000"/>
                  <w:sz w:val="22"/>
                  <w:szCs w:val="22"/>
                </w:rPr>
                <w:delText>39.94</w:delText>
              </w:r>
            </w:del>
          </w:p>
        </w:tc>
        <w:tc>
          <w:tcPr>
            <w:tcW w:w="1240" w:type="dxa"/>
            <w:vAlign w:val="bottom"/>
          </w:tcPr>
          <w:p w14:paraId="5FAF9685" w14:textId="06F145C5"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533" w:author="Author"/>
                <w:rFonts w:asciiTheme="minorHAnsi" w:hAnsiTheme="minorHAnsi" w:cstheme="minorHAnsi"/>
                <w:sz w:val="22"/>
                <w:szCs w:val="22"/>
              </w:rPr>
              <w:pPrChange w:id="453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535" w:author="Author">
              <w:r w:rsidDel="00BA22D7">
                <w:rPr>
                  <w:rFonts w:ascii="Calibri" w:hAnsi="Calibri" w:cs="Calibri"/>
                  <w:color w:val="000000"/>
                  <w:sz w:val="22"/>
                  <w:szCs w:val="22"/>
                </w:rPr>
                <w:delText>81.81</w:delText>
              </w:r>
            </w:del>
          </w:p>
        </w:tc>
        <w:tc>
          <w:tcPr>
            <w:tcW w:w="886" w:type="dxa"/>
            <w:vAlign w:val="bottom"/>
          </w:tcPr>
          <w:p w14:paraId="6E2E6865" w14:textId="4DBF6835"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536" w:author="Author"/>
                <w:rFonts w:asciiTheme="minorHAnsi" w:hAnsiTheme="minorHAnsi" w:cstheme="minorHAnsi"/>
                <w:sz w:val="22"/>
                <w:szCs w:val="22"/>
              </w:rPr>
              <w:pPrChange w:id="453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538" w:author="Author">
              <w:r w:rsidDel="00BA22D7">
                <w:rPr>
                  <w:rFonts w:ascii="Calibri" w:hAnsi="Calibri" w:cs="Calibri"/>
                  <w:color w:val="000000"/>
                  <w:sz w:val="22"/>
                  <w:szCs w:val="22"/>
                </w:rPr>
                <w:delText>25.00</w:delText>
              </w:r>
            </w:del>
          </w:p>
        </w:tc>
        <w:tc>
          <w:tcPr>
            <w:tcW w:w="1240" w:type="dxa"/>
            <w:vAlign w:val="bottom"/>
          </w:tcPr>
          <w:p w14:paraId="0567E31B" w14:textId="7D9F710E"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539" w:author="Author"/>
                <w:rFonts w:asciiTheme="minorHAnsi" w:hAnsiTheme="minorHAnsi" w:cstheme="minorHAnsi"/>
                <w:sz w:val="22"/>
                <w:szCs w:val="22"/>
              </w:rPr>
              <w:pPrChange w:id="454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541" w:author="Author">
              <w:r w:rsidDel="00BA22D7">
                <w:rPr>
                  <w:rFonts w:ascii="Calibri" w:hAnsi="Calibri" w:cs="Calibri"/>
                  <w:color w:val="000000"/>
                  <w:sz w:val="22"/>
                  <w:szCs w:val="22"/>
                </w:rPr>
                <w:delText>51.20</w:delText>
              </w:r>
            </w:del>
          </w:p>
        </w:tc>
      </w:tr>
      <w:tr w:rsidR="0039456A" w:rsidDel="00BA22D7" w14:paraId="00B7FB89" w14:textId="4953AC88" w:rsidTr="00670E42">
        <w:trPr>
          <w:trHeight w:val="282"/>
          <w:del w:id="454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A19E6EB" w14:textId="7CAD3F68" w:rsidR="0039456A" w:rsidDel="00BA22D7" w:rsidRDefault="0039456A" w:rsidP="00BA22D7">
            <w:pPr>
              <w:pStyle w:val="Heading4"/>
              <w:jc w:val="left"/>
              <w:rPr>
                <w:del w:id="4543" w:author="Author"/>
              </w:rPr>
              <w:pPrChange w:id="4544" w:author="Sangani, Suryanarayana" w:date="2023-02-22T18:19:00Z">
                <w:pPr/>
              </w:pPrChange>
            </w:pPr>
            <w:del w:id="4545" w:author="Author">
              <w:r w:rsidDel="00BA22D7">
                <w:rPr>
                  <w:rFonts w:ascii="Calibri" w:hAnsi="Calibri" w:cs="Calibri"/>
                  <w:bCs w:val="0"/>
                  <w:color w:val="000000"/>
                  <w:sz w:val="22"/>
                  <w:szCs w:val="22"/>
                </w:rPr>
                <w:delText>320</w:delText>
              </w:r>
            </w:del>
          </w:p>
        </w:tc>
        <w:tc>
          <w:tcPr>
            <w:tcW w:w="851" w:type="dxa"/>
            <w:vAlign w:val="bottom"/>
          </w:tcPr>
          <w:p w14:paraId="0EBC8F07" w14:textId="00B1DC7C"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546" w:author="Author"/>
                <w:rFonts w:asciiTheme="minorHAnsi" w:hAnsiTheme="minorHAnsi" w:cstheme="minorHAnsi"/>
                <w:sz w:val="22"/>
                <w:szCs w:val="22"/>
              </w:rPr>
              <w:pPrChange w:id="454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548" w:author="Author">
              <w:r w:rsidDel="00BA22D7">
                <w:rPr>
                  <w:rFonts w:ascii="Calibri" w:hAnsi="Calibri" w:cs="Calibri"/>
                  <w:color w:val="000000"/>
                  <w:sz w:val="22"/>
                  <w:szCs w:val="22"/>
                </w:rPr>
                <w:delText>33.15</w:delText>
              </w:r>
            </w:del>
          </w:p>
        </w:tc>
        <w:tc>
          <w:tcPr>
            <w:tcW w:w="1240" w:type="dxa"/>
            <w:vAlign w:val="bottom"/>
          </w:tcPr>
          <w:p w14:paraId="72C7C838" w14:textId="1A6D9CC7"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549" w:author="Author"/>
                <w:rFonts w:asciiTheme="minorHAnsi" w:hAnsiTheme="minorHAnsi" w:cstheme="minorHAnsi"/>
                <w:sz w:val="22"/>
                <w:szCs w:val="22"/>
              </w:rPr>
              <w:pPrChange w:id="455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551" w:author="Author">
              <w:r w:rsidDel="00BA22D7">
                <w:rPr>
                  <w:rFonts w:ascii="Calibri" w:hAnsi="Calibri" w:cs="Calibri"/>
                  <w:color w:val="000000"/>
                  <w:sz w:val="22"/>
                  <w:szCs w:val="22"/>
                </w:rPr>
                <w:delText>84.86</w:delText>
              </w:r>
            </w:del>
          </w:p>
        </w:tc>
        <w:tc>
          <w:tcPr>
            <w:tcW w:w="851" w:type="dxa"/>
            <w:vAlign w:val="bottom"/>
          </w:tcPr>
          <w:p w14:paraId="755913E3" w14:textId="59A1A3B8"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552" w:author="Author"/>
                <w:rFonts w:asciiTheme="minorHAnsi" w:hAnsiTheme="minorHAnsi" w:cstheme="minorHAnsi"/>
                <w:sz w:val="22"/>
                <w:szCs w:val="22"/>
              </w:rPr>
              <w:pPrChange w:id="455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554" w:author="Author">
              <w:r w:rsidDel="00BA22D7">
                <w:rPr>
                  <w:rFonts w:ascii="Calibri" w:hAnsi="Calibri" w:cs="Calibri"/>
                  <w:color w:val="000000"/>
                  <w:sz w:val="22"/>
                  <w:szCs w:val="22"/>
                </w:rPr>
                <w:delText>33.39</w:delText>
              </w:r>
            </w:del>
          </w:p>
        </w:tc>
        <w:tc>
          <w:tcPr>
            <w:tcW w:w="1240" w:type="dxa"/>
            <w:vAlign w:val="bottom"/>
          </w:tcPr>
          <w:p w14:paraId="755CDBEE" w14:textId="4E5A1D00"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555" w:author="Author"/>
                <w:rFonts w:asciiTheme="minorHAnsi" w:hAnsiTheme="minorHAnsi" w:cstheme="minorHAnsi"/>
                <w:sz w:val="22"/>
                <w:szCs w:val="22"/>
              </w:rPr>
              <w:pPrChange w:id="455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557" w:author="Author">
              <w:r w:rsidDel="00BA22D7">
                <w:rPr>
                  <w:rFonts w:ascii="Calibri" w:hAnsi="Calibri" w:cs="Calibri"/>
                  <w:color w:val="000000"/>
                  <w:sz w:val="22"/>
                  <w:szCs w:val="22"/>
                </w:rPr>
                <w:delText>85.48</w:delText>
              </w:r>
            </w:del>
          </w:p>
        </w:tc>
        <w:tc>
          <w:tcPr>
            <w:tcW w:w="886" w:type="dxa"/>
            <w:vAlign w:val="bottom"/>
          </w:tcPr>
          <w:p w14:paraId="066E2C08" w14:textId="0682606B"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558" w:author="Author"/>
                <w:rFonts w:asciiTheme="minorHAnsi" w:hAnsiTheme="minorHAnsi" w:cstheme="minorHAnsi"/>
                <w:sz w:val="22"/>
                <w:szCs w:val="22"/>
              </w:rPr>
              <w:pPrChange w:id="455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560" w:author="Author">
              <w:r w:rsidDel="00BA22D7">
                <w:rPr>
                  <w:rFonts w:ascii="Calibri" w:hAnsi="Calibri" w:cs="Calibri"/>
                  <w:color w:val="000000"/>
                  <w:sz w:val="22"/>
                  <w:szCs w:val="22"/>
                </w:rPr>
                <w:delText>33.46</w:delText>
              </w:r>
            </w:del>
          </w:p>
        </w:tc>
        <w:tc>
          <w:tcPr>
            <w:tcW w:w="1240" w:type="dxa"/>
            <w:vAlign w:val="bottom"/>
          </w:tcPr>
          <w:p w14:paraId="4B9BD80B" w14:textId="36CF4712"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561" w:author="Author"/>
                <w:rFonts w:asciiTheme="minorHAnsi" w:hAnsiTheme="minorHAnsi" w:cstheme="minorHAnsi"/>
                <w:sz w:val="22"/>
                <w:szCs w:val="22"/>
              </w:rPr>
              <w:pPrChange w:id="456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563" w:author="Author">
              <w:r w:rsidDel="00BA22D7">
                <w:rPr>
                  <w:rFonts w:ascii="Calibri" w:hAnsi="Calibri" w:cs="Calibri"/>
                  <w:color w:val="000000"/>
                  <w:sz w:val="22"/>
                  <w:szCs w:val="22"/>
                </w:rPr>
                <w:delText>85.67</w:delText>
              </w:r>
            </w:del>
          </w:p>
        </w:tc>
        <w:tc>
          <w:tcPr>
            <w:tcW w:w="886" w:type="dxa"/>
            <w:vAlign w:val="bottom"/>
          </w:tcPr>
          <w:p w14:paraId="34BBED1F" w14:textId="491D259D"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564" w:author="Author"/>
                <w:rFonts w:asciiTheme="minorHAnsi" w:hAnsiTheme="minorHAnsi" w:cstheme="minorHAnsi"/>
                <w:sz w:val="22"/>
                <w:szCs w:val="22"/>
              </w:rPr>
              <w:pPrChange w:id="456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566" w:author="Author">
              <w:r w:rsidDel="00BA22D7">
                <w:rPr>
                  <w:rFonts w:ascii="Calibri" w:hAnsi="Calibri" w:cs="Calibri"/>
                  <w:color w:val="000000"/>
                  <w:sz w:val="22"/>
                  <w:szCs w:val="22"/>
                </w:rPr>
                <w:delText>22.73</w:delText>
              </w:r>
            </w:del>
          </w:p>
        </w:tc>
        <w:tc>
          <w:tcPr>
            <w:tcW w:w="1240" w:type="dxa"/>
            <w:vAlign w:val="bottom"/>
          </w:tcPr>
          <w:p w14:paraId="288490E9" w14:textId="6773320B"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567" w:author="Author"/>
                <w:rFonts w:asciiTheme="minorHAnsi" w:hAnsiTheme="minorHAnsi" w:cstheme="minorHAnsi"/>
                <w:sz w:val="22"/>
                <w:szCs w:val="22"/>
              </w:rPr>
              <w:pPrChange w:id="456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569" w:author="Author">
              <w:r w:rsidDel="00BA22D7">
                <w:rPr>
                  <w:rFonts w:ascii="Calibri" w:hAnsi="Calibri" w:cs="Calibri"/>
                  <w:color w:val="000000"/>
                  <w:sz w:val="22"/>
                  <w:szCs w:val="22"/>
                </w:rPr>
                <w:delText>58.18</w:delText>
              </w:r>
            </w:del>
          </w:p>
        </w:tc>
      </w:tr>
      <w:tr w:rsidR="0039456A" w:rsidDel="00BA22D7" w14:paraId="2C74034B" w14:textId="40FC1A7A" w:rsidTr="00670E42">
        <w:trPr>
          <w:cnfStyle w:val="000000100000" w:firstRow="0" w:lastRow="0" w:firstColumn="0" w:lastColumn="0" w:oddVBand="0" w:evenVBand="0" w:oddHBand="1" w:evenHBand="0" w:firstRowFirstColumn="0" w:firstRowLastColumn="0" w:lastRowFirstColumn="0" w:lastRowLastColumn="0"/>
          <w:trHeight w:val="282"/>
          <w:del w:id="457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D3975C9" w14:textId="1378C7F7" w:rsidR="0039456A" w:rsidDel="00BA22D7" w:rsidRDefault="0039456A" w:rsidP="00BA22D7">
            <w:pPr>
              <w:pStyle w:val="Heading4"/>
              <w:jc w:val="left"/>
              <w:rPr>
                <w:del w:id="4571" w:author="Author"/>
              </w:rPr>
              <w:pPrChange w:id="4572" w:author="Sangani, Suryanarayana" w:date="2023-02-22T18:19:00Z">
                <w:pPr/>
              </w:pPrChange>
            </w:pPr>
            <w:del w:id="4573" w:author="Author">
              <w:r w:rsidDel="00BA22D7">
                <w:rPr>
                  <w:rFonts w:ascii="Calibri" w:hAnsi="Calibri" w:cs="Calibri"/>
                  <w:bCs w:val="0"/>
                  <w:color w:val="000000"/>
                  <w:sz w:val="22"/>
                  <w:szCs w:val="22"/>
                </w:rPr>
                <w:delText>384</w:delText>
              </w:r>
            </w:del>
          </w:p>
        </w:tc>
        <w:tc>
          <w:tcPr>
            <w:tcW w:w="851" w:type="dxa"/>
            <w:vAlign w:val="bottom"/>
          </w:tcPr>
          <w:p w14:paraId="106870A6" w14:textId="4B5559B1"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574" w:author="Author"/>
                <w:rFonts w:asciiTheme="minorHAnsi" w:hAnsiTheme="minorHAnsi" w:cstheme="minorHAnsi"/>
                <w:sz w:val="22"/>
                <w:szCs w:val="22"/>
              </w:rPr>
              <w:pPrChange w:id="457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576" w:author="Author">
              <w:r w:rsidDel="00BA22D7">
                <w:rPr>
                  <w:rFonts w:ascii="Calibri" w:hAnsi="Calibri" w:cs="Calibri"/>
                  <w:color w:val="000000"/>
                  <w:sz w:val="22"/>
                  <w:szCs w:val="22"/>
                </w:rPr>
                <w:delText>28.41</w:delText>
              </w:r>
            </w:del>
          </w:p>
        </w:tc>
        <w:tc>
          <w:tcPr>
            <w:tcW w:w="1240" w:type="dxa"/>
            <w:vAlign w:val="bottom"/>
          </w:tcPr>
          <w:p w14:paraId="11B63A01" w14:textId="621583B4"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577" w:author="Author"/>
                <w:rFonts w:asciiTheme="minorHAnsi" w:hAnsiTheme="minorHAnsi" w:cstheme="minorHAnsi"/>
                <w:sz w:val="22"/>
                <w:szCs w:val="22"/>
              </w:rPr>
              <w:pPrChange w:id="457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579" w:author="Author">
              <w:r w:rsidDel="00BA22D7">
                <w:rPr>
                  <w:rFonts w:ascii="Calibri" w:hAnsi="Calibri" w:cs="Calibri"/>
                  <w:color w:val="000000"/>
                  <w:sz w:val="22"/>
                  <w:szCs w:val="22"/>
                </w:rPr>
                <w:delText>87.26</w:delText>
              </w:r>
            </w:del>
          </w:p>
        </w:tc>
        <w:tc>
          <w:tcPr>
            <w:tcW w:w="851" w:type="dxa"/>
            <w:vAlign w:val="bottom"/>
          </w:tcPr>
          <w:p w14:paraId="16DC0235" w14:textId="056B74BC"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580" w:author="Author"/>
                <w:rFonts w:asciiTheme="minorHAnsi" w:hAnsiTheme="minorHAnsi" w:cstheme="minorHAnsi"/>
                <w:sz w:val="22"/>
                <w:szCs w:val="22"/>
              </w:rPr>
              <w:pPrChange w:id="458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582" w:author="Author">
              <w:r w:rsidDel="00BA22D7">
                <w:rPr>
                  <w:rFonts w:ascii="Calibri" w:hAnsi="Calibri" w:cs="Calibri"/>
                  <w:color w:val="000000"/>
                  <w:sz w:val="22"/>
                  <w:szCs w:val="22"/>
                </w:rPr>
                <w:delText>28.76</w:delText>
              </w:r>
            </w:del>
          </w:p>
        </w:tc>
        <w:tc>
          <w:tcPr>
            <w:tcW w:w="1240" w:type="dxa"/>
            <w:vAlign w:val="bottom"/>
          </w:tcPr>
          <w:p w14:paraId="114D722D" w14:textId="2E7579B4"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583" w:author="Author"/>
                <w:rFonts w:asciiTheme="minorHAnsi" w:hAnsiTheme="minorHAnsi" w:cstheme="minorHAnsi"/>
                <w:sz w:val="22"/>
                <w:szCs w:val="22"/>
              </w:rPr>
              <w:pPrChange w:id="458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585" w:author="Author">
              <w:r w:rsidDel="00BA22D7">
                <w:rPr>
                  <w:rFonts w:ascii="Calibri" w:hAnsi="Calibri" w:cs="Calibri"/>
                  <w:color w:val="000000"/>
                  <w:sz w:val="22"/>
                  <w:szCs w:val="22"/>
                </w:rPr>
                <w:delText>88.34</w:delText>
              </w:r>
            </w:del>
          </w:p>
        </w:tc>
        <w:tc>
          <w:tcPr>
            <w:tcW w:w="886" w:type="dxa"/>
            <w:vAlign w:val="bottom"/>
          </w:tcPr>
          <w:p w14:paraId="6321EC0B" w14:textId="5B6528A4"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586" w:author="Author"/>
                <w:rFonts w:asciiTheme="minorHAnsi" w:hAnsiTheme="minorHAnsi" w:cstheme="minorHAnsi"/>
                <w:sz w:val="22"/>
                <w:szCs w:val="22"/>
              </w:rPr>
              <w:pPrChange w:id="458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588" w:author="Author">
              <w:r w:rsidDel="00BA22D7">
                <w:rPr>
                  <w:rFonts w:ascii="Calibri" w:hAnsi="Calibri" w:cs="Calibri"/>
                  <w:color w:val="000000"/>
                  <w:sz w:val="22"/>
                  <w:szCs w:val="22"/>
                </w:rPr>
                <w:delText>28.56</w:delText>
              </w:r>
            </w:del>
          </w:p>
        </w:tc>
        <w:tc>
          <w:tcPr>
            <w:tcW w:w="1240" w:type="dxa"/>
            <w:vAlign w:val="bottom"/>
          </w:tcPr>
          <w:p w14:paraId="27695354" w14:textId="51F137D9"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589" w:author="Author"/>
                <w:rFonts w:asciiTheme="minorHAnsi" w:hAnsiTheme="minorHAnsi" w:cstheme="minorHAnsi"/>
                <w:sz w:val="22"/>
                <w:szCs w:val="22"/>
              </w:rPr>
              <w:pPrChange w:id="459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591" w:author="Author">
              <w:r w:rsidDel="00BA22D7">
                <w:rPr>
                  <w:rFonts w:ascii="Calibri" w:hAnsi="Calibri" w:cs="Calibri"/>
                  <w:color w:val="000000"/>
                  <w:sz w:val="22"/>
                  <w:szCs w:val="22"/>
                </w:rPr>
                <w:delText>87.74</w:delText>
              </w:r>
            </w:del>
          </w:p>
        </w:tc>
        <w:tc>
          <w:tcPr>
            <w:tcW w:w="886" w:type="dxa"/>
            <w:vAlign w:val="bottom"/>
          </w:tcPr>
          <w:p w14:paraId="0EAE79E9" w14:textId="2D8916A8"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592" w:author="Author"/>
                <w:rFonts w:asciiTheme="minorHAnsi" w:hAnsiTheme="minorHAnsi" w:cstheme="minorHAnsi"/>
                <w:sz w:val="22"/>
                <w:szCs w:val="22"/>
              </w:rPr>
              <w:pPrChange w:id="459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594" w:author="Author">
              <w:r w:rsidDel="00BA22D7">
                <w:rPr>
                  <w:rFonts w:ascii="Calibri" w:hAnsi="Calibri" w:cs="Calibri"/>
                  <w:color w:val="000000"/>
                  <w:sz w:val="22"/>
                  <w:szCs w:val="22"/>
                </w:rPr>
                <w:delText>20.83</w:delText>
              </w:r>
            </w:del>
          </w:p>
        </w:tc>
        <w:tc>
          <w:tcPr>
            <w:tcW w:w="1240" w:type="dxa"/>
            <w:vAlign w:val="bottom"/>
          </w:tcPr>
          <w:p w14:paraId="5687A28E" w14:textId="78B7DF3D"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595" w:author="Author"/>
                <w:rFonts w:asciiTheme="minorHAnsi" w:hAnsiTheme="minorHAnsi" w:cstheme="minorHAnsi"/>
                <w:sz w:val="22"/>
                <w:szCs w:val="22"/>
              </w:rPr>
              <w:pPrChange w:id="459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597" w:author="Author">
              <w:r w:rsidDel="00BA22D7">
                <w:rPr>
                  <w:rFonts w:ascii="Calibri" w:hAnsi="Calibri" w:cs="Calibri"/>
                  <w:color w:val="000000"/>
                  <w:sz w:val="22"/>
                  <w:szCs w:val="22"/>
                </w:rPr>
                <w:delText>64.00</w:delText>
              </w:r>
            </w:del>
          </w:p>
        </w:tc>
      </w:tr>
      <w:tr w:rsidR="0039456A" w:rsidDel="00BA22D7" w14:paraId="00A70352" w14:textId="6DEBD1FF" w:rsidTr="00670E42">
        <w:trPr>
          <w:trHeight w:val="282"/>
          <w:del w:id="459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9AF28B0" w14:textId="1CF5D893" w:rsidR="0039456A" w:rsidDel="00BA22D7" w:rsidRDefault="0039456A" w:rsidP="00BA22D7">
            <w:pPr>
              <w:pStyle w:val="Heading4"/>
              <w:jc w:val="left"/>
              <w:rPr>
                <w:del w:id="4599" w:author="Author"/>
              </w:rPr>
              <w:pPrChange w:id="4600" w:author="Sangani, Suryanarayana" w:date="2023-02-22T18:19:00Z">
                <w:pPr/>
              </w:pPrChange>
            </w:pPr>
            <w:del w:id="4601" w:author="Author">
              <w:r w:rsidDel="00BA22D7">
                <w:rPr>
                  <w:rFonts w:ascii="Calibri" w:hAnsi="Calibri" w:cs="Calibri"/>
                  <w:bCs w:val="0"/>
                  <w:color w:val="000000"/>
                  <w:sz w:val="22"/>
                  <w:szCs w:val="22"/>
                </w:rPr>
                <w:delText>448</w:delText>
              </w:r>
            </w:del>
          </w:p>
        </w:tc>
        <w:tc>
          <w:tcPr>
            <w:tcW w:w="851" w:type="dxa"/>
            <w:vAlign w:val="bottom"/>
          </w:tcPr>
          <w:p w14:paraId="4FB8DCFA" w14:textId="0362795D"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602" w:author="Author"/>
                <w:rFonts w:asciiTheme="minorHAnsi" w:hAnsiTheme="minorHAnsi" w:cstheme="minorHAnsi"/>
                <w:sz w:val="22"/>
                <w:szCs w:val="22"/>
              </w:rPr>
              <w:pPrChange w:id="460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604" w:author="Author">
              <w:r w:rsidDel="00BA22D7">
                <w:rPr>
                  <w:rFonts w:ascii="Calibri" w:hAnsi="Calibri" w:cs="Calibri"/>
                  <w:color w:val="000000"/>
                  <w:sz w:val="22"/>
                  <w:szCs w:val="22"/>
                </w:rPr>
                <w:delText>24.86</w:delText>
              </w:r>
            </w:del>
          </w:p>
        </w:tc>
        <w:tc>
          <w:tcPr>
            <w:tcW w:w="1240" w:type="dxa"/>
            <w:vAlign w:val="bottom"/>
          </w:tcPr>
          <w:p w14:paraId="0202322C" w14:textId="0A3498AC"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605" w:author="Author"/>
                <w:rFonts w:asciiTheme="minorHAnsi" w:hAnsiTheme="minorHAnsi" w:cstheme="minorHAnsi"/>
                <w:sz w:val="22"/>
                <w:szCs w:val="22"/>
              </w:rPr>
              <w:pPrChange w:id="460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607" w:author="Author">
              <w:r w:rsidDel="00BA22D7">
                <w:rPr>
                  <w:rFonts w:ascii="Calibri" w:hAnsi="Calibri" w:cs="Calibri"/>
                  <w:color w:val="000000"/>
                  <w:sz w:val="22"/>
                  <w:szCs w:val="22"/>
                </w:rPr>
                <w:delText>89.10</w:delText>
              </w:r>
            </w:del>
          </w:p>
        </w:tc>
        <w:tc>
          <w:tcPr>
            <w:tcW w:w="851" w:type="dxa"/>
            <w:vAlign w:val="bottom"/>
          </w:tcPr>
          <w:p w14:paraId="294B832C" w14:textId="6CD60559"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608" w:author="Author"/>
                <w:rFonts w:asciiTheme="minorHAnsi" w:hAnsiTheme="minorHAnsi" w:cstheme="minorHAnsi"/>
                <w:sz w:val="22"/>
                <w:szCs w:val="22"/>
              </w:rPr>
              <w:pPrChange w:id="460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610" w:author="Author">
              <w:r w:rsidDel="00BA22D7">
                <w:rPr>
                  <w:rFonts w:ascii="Calibri" w:hAnsi="Calibri" w:cs="Calibri"/>
                  <w:color w:val="000000"/>
                  <w:sz w:val="22"/>
                  <w:szCs w:val="22"/>
                </w:rPr>
                <w:delText>25.26</w:delText>
              </w:r>
            </w:del>
          </w:p>
        </w:tc>
        <w:tc>
          <w:tcPr>
            <w:tcW w:w="1240" w:type="dxa"/>
            <w:vAlign w:val="bottom"/>
          </w:tcPr>
          <w:p w14:paraId="50F409E0" w14:textId="0B9956E2"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611" w:author="Author"/>
                <w:rFonts w:asciiTheme="minorHAnsi" w:hAnsiTheme="minorHAnsi" w:cstheme="minorHAnsi"/>
                <w:sz w:val="22"/>
                <w:szCs w:val="22"/>
              </w:rPr>
              <w:pPrChange w:id="461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613" w:author="Author">
              <w:r w:rsidDel="00BA22D7">
                <w:rPr>
                  <w:rFonts w:ascii="Calibri" w:hAnsi="Calibri" w:cs="Calibri"/>
                  <w:color w:val="000000"/>
                  <w:sz w:val="22"/>
                  <w:szCs w:val="22"/>
                </w:rPr>
                <w:delText>90.52</w:delText>
              </w:r>
            </w:del>
          </w:p>
        </w:tc>
        <w:tc>
          <w:tcPr>
            <w:tcW w:w="886" w:type="dxa"/>
            <w:vAlign w:val="bottom"/>
          </w:tcPr>
          <w:p w14:paraId="3D2BAD84" w14:textId="60E5F65F"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614" w:author="Author"/>
                <w:rFonts w:asciiTheme="minorHAnsi" w:hAnsiTheme="minorHAnsi" w:cstheme="minorHAnsi"/>
                <w:sz w:val="22"/>
                <w:szCs w:val="22"/>
              </w:rPr>
              <w:pPrChange w:id="461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616" w:author="Author">
              <w:r w:rsidDel="00BA22D7">
                <w:rPr>
                  <w:rFonts w:ascii="Calibri" w:hAnsi="Calibri" w:cs="Calibri"/>
                  <w:color w:val="000000"/>
                  <w:sz w:val="22"/>
                  <w:szCs w:val="22"/>
                </w:rPr>
                <w:delText>25.16</w:delText>
              </w:r>
            </w:del>
          </w:p>
        </w:tc>
        <w:tc>
          <w:tcPr>
            <w:tcW w:w="1240" w:type="dxa"/>
            <w:vAlign w:val="bottom"/>
          </w:tcPr>
          <w:p w14:paraId="4FAC844F" w14:textId="6246E57D"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617" w:author="Author"/>
                <w:rFonts w:asciiTheme="minorHAnsi" w:hAnsiTheme="minorHAnsi" w:cstheme="minorHAnsi"/>
                <w:sz w:val="22"/>
                <w:szCs w:val="22"/>
              </w:rPr>
              <w:pPrChange w:id="461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619" w:author="Author">
              <w:r w:rsidDel="00BA22D7">
                <w:rPr>
                  <w:rFonts w:ascii="Calibri" w:hAnsi="Calibri" w:cs="Calibri"/>
                  <w:color w:val="000000"/>
                  <w:sz w:val="22"/>
                  <w:szCs w:val="22"/>
                </w:rPr>
                <w:delText>90.17</w:delText>
              </w:r>
            </w:del>
          </w:p>
        </w:tc>
        <w:tc>
          <w:tcPr>
            <w:tcW w:w="886" w:type="dxa"/>
            <w:vAlign w:val="bottom"/>
          </w:tcPr>
          <w:p w14:paraId="285C9EFF" w14:textId="05846798"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620" w:author="Author"/>
                <w:rFonts w:asciiTheme="minorHAnsi" w:hAnsiTheme="minorHAnsi" w:cstheme="minorHAnsi"/>
                <w:sz w:val="22"/>
                <w:szCs w:val="22"/>
              </w:rPr>
              <w:pPrChange w:id="462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622" w:author="Author">
              <w:r w:rsidDel="00BA22D7">
                <w:rPr>
                  <w:rFonts w:ascii="Calibri" w:hAnsi="Calibri" w:cs="Calibri"/>
                  <w:color w:val="000000"/>
                  <w:sz w:val="22"/>
                  <w:szCs w:val="22"/>
                </w:rPr>
                <w:delText>19.23</w:delText>
              </w:r>
            </w:del>
          </w:p>
        </w:tc>
        <w:tc>
          <w:tcPr>
            <w:tcW w:w="1240" w:type="dxa"/>
            <w:vAlign w:val="bottom"/>
          </w:tcPr>
          <w:p w14:paraId="044C5D61" w14:textId="2743C511"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623" w:author="Author"/>
                <w:rFonts w:asciiTheme="minorHAnsi" w:hAnsiTheme="minorHAnsi" w:cstheme="minorHAnsi"/>
                <w:sz w:val="22"/>
                <w:szCs w:val="22"/>
              </w:rPr>
              <w:pPrChange w:id="462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625" w:author="Author">
              <w:r w:rsidDel="00BA22D7">
                <w:rPr>
                  <w:rFonts w:ascii="Calibri" w:hAnsi="Calibri" w:cs="Calibri"/>
                  <w:color w:val="000000"/>
                  <w:sz w:val="22"/>
                  <w:szCs w:val="22"/>
                </w:rPr>
                <w:delText>68.92</w:delText>
              </w:r>
            </w:del>
          </w:p>
        </w:tc>
      </w:tr>
      <w:tr w:rsidR="0039456A" w:rsidDel="00BA22D7" w14:paraId="7F2FC70E" w14:textId="231F9DA6" w:rsidTr="00670E42">
        <w:trPr>
          <w:cnfStyle w:val="000000100000" w:firstRow="0" w:lastRow="0" w:firstColumn="0" w:lastColumn="0" w:oddVBand="0" w:evenVBand="0" w:oddHBand="1" w:evenHBand="0" w:firstRowFirstColumn="0" w:firstRowLastColumn="0" w:lastRowFirstColumn="0" w:lastRowLastColumn="0"/>
          <w:trHeight w:val="282"/>
          <w:del w:id="462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237134B" w14:textId="6D931D06" w:rsidR="0039456A" w:rsidDel="00BA22D7" w:rsidRDefault="0039456A" w:rsidP="00BA22D7">
            <w:pPr>
              <w:pStyle w:val="Heading4"/>
              <w:jc w:val="left"/>
              <w:rPr>
                <w:del w:id="4627" w:author="Author"/>
                <w:rFonts w:ascii="Calibri" w:hAnsi="Calibri" w:cs="Calibri"/>
                <w:b/>
                <w:bCs w:val="0"/>
                <w:color w:val="000000"/>
                <w:sz w:val="22"/>
                <w:szCs w:val="22"/>
              </w:rPr>
              <w:pPrChange w:id="4628" w:author="Sangani, Suryanarayana" w:date="2023-02-22T18:19:00Z">
                <w:pPr/>
              </w:pPrChange>
            </w:pPr>
            <w:del w:id="4629" w:author="Author">
              <w:r w:rsidDel="00BA22D7">
                <w:rPr>
                  <w:rFonts w:ascii="Calibri" w:hAnsi="Calibri" w:cs="Calibri"/>
                  <w:bCs w:val="0"/>
                  <w:color w:val="000000"/>
                  <w:sz w:val="22"/>
                  <w:szCs w:val="22"/>
                </w:rPr>
                <w:delText>512</w:delText>
              </w:r>
            </w:del>
          </w:p>
        </w:tc>
        <w:tc>
          <w:tcPr>
            <w:tcW w:w="851" w:type="dxa"/>
            <w:vAlign w:val="bottom"/>
          </w:tcPr>
          <w:p w14:paraId="35EBE80F" w14:textId="467BFCD4"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630" w:author="Author"/>
                <w:rFonts w:asciiTheme="minorHAnsi" w:hAnsiTheme="minorHAnsi" w:cstheme="minorHAnsi"/>
                <w:color w:val="000000"/>
                <w:sz w:val="22"/>
                <w:szCs w:val="22"/>
              </w:rPr>
              <w:pPrChange w:id="463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632" w:author="Author">
              <w:r w:rsidDel="00BA22D7">
                <w:rPr>
                  <w:rFonts w:ascii="Calibri" w:hAnsi="Calibri" w:cs="Calibri"/>
                  <w:color w:val="000000"/>
                  <w:sz w:val="22"/>
                  <w:szCs w:val="22"/>
                </w:rPr>
                <w:delText>22.08</w:delText>
              </w:r>
            </w:del>
          </w:p>
        </w:tc>
        <w:tc>
          <w:tcPr>
            <w:tcW w:w="1240" w:type="dxa"/>
            <w:vAlign w:val="bottom"/>
          </w:tcPr>
          <w:p w14:paraId="36325530" w14:textId="00276F1F"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633" w:author="Author"/>
                <w:rFonts w:asciiTheme="minorHAnsi" w:hAnsiTheme="minorHAnsi" w:cstheme="minorHAnsi"/>
                <w:color w:val="000000"/>
                <w:sz w:val="22"/>
                <w:szCs w:val="22"/>
              </w:rPr>
              <w:pPrChange w:id="463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635" w:author="Author">
              <w:r w:rsidDel="00BA22D7">
                <w:rPr>
                  <w:rFonts w:ascii="Calibri" w:hAnsi="Calibri" w:cs="Calibri"/>
                  <w:color w:val="000000"/>
                  <w:sz w:val="22"/>
                  <w:szCs w:val="22"/>
                </w:rPr>
                <w:delText>90.45</w:delText>
              </w:r>
            </w:del>
          </w:p>
        </w:tc>
        <w:tc>
          <w:tcPr>
            <w:tcW w:w="851" w:type="dxa"/>
            <w:vAlign w:val="bottom"/>
          </w:tcPr>
          <w:p w14:paraId="43FAEA67" w14:textId="0E3EBC8E"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636" w:author="Author"/>
                <w:rFonts w:asciiTheme="minorHAnsi" w:hAnsiTheme="minorHAnsi" w:cstheme="minorHAnsi"/>
                <w:color w:val="000000"/>
                <w:sz w:val="22"/>
                <w:szCs w:val="22"/>
              </w:rPr>
              <w:pPrChange w:id="463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638" w:author="Author">
              <w:r w:rsidDel="00BA22D7">
                <w:rPr>
                  <w:rFonts w:ascii="Calibri" w:hAnsi="Calibri" w:cs="Calibri"/>
                  <w:color w:val="000000"/>
                  <w:sz w:val="22"/>
                  <w:szCs w:val="22"/>
                </w:rPr>
                <w:delText>22.41</w:delText>
              </w:r>
            </w:del>
          </w:p>
        </w:tc>
        <w:tc>
          <w:tcPr>
            <w:tcW w:w="1240" w:type="dxa"/>
            <w:vAlign w:val="bottom"/>
          </w:tcPr>
          <w:p w14:paraId="0BFF54B4" w14:textId="477F83F1"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639" w:author="Author"/>
                <w:rFonts w:asciiTheme="minorHAnsi" w:hAnsiTheme="minorHAnsi" w:cstheme="minorHAnsi"/>
                <w:color w:val="000000"/>
                <w:sz w:val="22"/>
                <w:szCs w:val="22"/>
              </w:rPr>
              <w:pPrChange w:id="464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641" w:author="Author">
              <w:r w:rsidDel="00BA22D7">
                <w:rPr>
                  <w:rFonts w:ascii="Calibri" w:hAnsi="Calibri" w:cs="Calibri"/>
                  <w:color w:val="000000"/>
                  <w:sz w:val="22"/>
                  <w:szCs w:val="22"/>
                </w:rPr>
                <w:delText>91.80</w:delText>
              </w:r>
            </w:del>
          </w:p>
        </w:tc>
        <w:tc>
          <w:tcPr>
            <w:tcW w:w="886" w:type="dxa"/>
            <w:vAlign w:val="bottom"/>
          </w:tcPr>
          <w:p w14:paraId="5D61245A" w14:textId="43EA3989"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642" w:author="Author"/>
                <w:rFonts w:asciiTheme="minorHAnsi" w:hAnsiTheme="minorHAnsi" w:cstheme="minorHAnsi"/>
                <w:color w:val="000000"/>
                <w:sz w:val="22"/>
                <w:szCs w:val="22"/>
              </w:rPr>
              <w:pPrChange w:id="464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644" w:author="Author">
              <w:r w:rsidDel="00BA22D7">
                <w:rPr>
                  <w:rFonts w:ascii="Calibri" w:hAnsi="Calibri" w:cs="Calibri"/>
                  <w:color w:val="000000"/>
                  <w:sz w:val="22"/>
                  <w:szCs w:val="22"/>
                </w:rPr>
                <w:delText>22.39</w:delText>
              </w:r>
            </w:del>
          </w:p>
        </w:tc>
        <w:tc>
          <w:tcPr>
            <w:tcW w:w="1240" w:type="dxa"/>
            <w:vAlign w:val="bottom"/>
          </w:tcPr>
          <w:p w14:paraId="72BC7BEA" w14:textId="2E9B1EE3"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645" w:author="Author"/>
                <w:rFonts w:asciiTheme="minorHAnsi" w:hAnsiTheme="minorHAnsi" w:cstheme="minorHAnsi"/>
                <w:color w:val="000000"/>
                <w:sz w:val="22"/>
                <w:szCs w:val="22"/>
              </w:rPr>
              <w:pPrChange w:id="464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647" w:author="Author">
              <w:r w:rsidDel="00BA22D7">
                <w:rPr>
                  <w:rFonts w:ascii="Calibri" w:hAnsi="Calibri" w:cs="Calibri"/>
                  <w:color w:val="000000"/>
                  <w:sz w:val="22"/>
                  <w:szCs w:val="22"/>
                </w:rPr>
                <w:delText>91.73</w:delText>
              </w:r>
            </w:del>
          </w:p>
        </w:tc>
        <w:tc>
          <w:tcPr>
            <w:tcW w:w="886" w:type="dxa"/>
            <w:vAlign w:val="bottom"/>
          </w:tcPr>
          <w:p w14:paraId="43EABD70" w14:textId="6B01842D"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648" w:author="Author"/>
                <w:rFonts w:asciiTheme="minorHAnsi" w:hAnsiTheme="minorHAnsi" w:cstheme="minorHAnsi"/>
                <w:color w:val="000000"/>
                <w:sz w:val="22"/>
                <w:szCs w:val="22"/>
              </w:rPr>
              <w:pPrChange w:id="464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650" w:author="Author">
              <w:r w:rsidDel="00BA22D7">
                <w:rPr>
                  <w:rFonts w:ascii="Calibri" w:hAnsi="Calibri" w:cs="Calibri"/>
                  <w:color w:val="000000"/>
                  <w:sz w:val="22"/>
                  <w:szCs w:val="22"/>
                </w:rPr>
                <w:delText>17.86</w:delText>
              </w:r>
            </w:del>
          </w:p>
        </w:tc>
        <w:tc>
          <w:tcPr>
            <w:tcW w:w="1240" w:type="dxa"/>
            <w:vAlign w:val="bottom"/>
          </w:tcPr>
          <w:p w14:paraId="1F724E3A" w14:textId="7A5828BC"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651" w:author="Author"/>
                <w:rFonts w:asciiTheme="minorHAnsi" w:hAnsiTheme="minorHAnsi" w:cstheme="minorHAnsi"/>
                <w:color w:val="000000"/>
                <w:sz w:val="22"/>
                <w:szCs w:val="22"/>
              </w:rPr>
              <w:pPrChange w:id="465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653" w:author="Author">
              <w:r w:rsidDel="00BA22D7">
                <w:rPr>
                  <w:rFonts w:ascii="Calibri" w:hAnsi="Calibri" w:cs="Calibri"/>
                  <w:color w:val="000000"/>
                  <w:sz w:val="22"/>
                  <w:szCs w:val="22"/>
                </w:rPr>
                <w:delText>73.14</w:delText>
              </w:r>
            </w:del>
          </w:p>
        </w:tc>
      </w:tr>
      <w:tr w:rsidR="0039456A" w:rsidDel="00BA22D7" w14:paraId="574887F4" w14:textId="60C95E5B" w:rsidTr="00670E42">
        <w:trPr>
          <w:trHeight w:val="282"/>
          <w:del w:id="465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6F468EF" w14:textId="1B9D5C77" w:rsidR="0039456A" w:rsidDel="00BA22D7" w:rsidRDefault="0039456A" w:rsidP="00BA22D7">
            <w:pPr>
              <w:pStyle w:val="Heading4"/>
              <w:jc w:val="left"/>
              <w:rPr>
                <w:del w:id="4655" w:author="Author"/>
                <w:rFonts w:ascii="Calibri" w:hAnsi="Calibri" w:cs="Calibri"/>
                <w:b/>
                <w:bCs w:val="0"/>
                <w:color w:val="000000"/>
                <w:sz w:val="22"/>
                <w:szCs w:val="22"/>
              </w:rPr>
              <w:pPrChange w:id="4656" w:author="Sangani, Suryanarayana" w:date="2023-02-22T18:19:00Z">
                <w:pPr/>
              </w:pPrChange>
            </w:pPr>
            <w:del w:id="4657" w:author="Author">
              <w:r w:rsidDel="00BA22D7">
                <w:rPr>
                  <w:rFonts w:ascii="Calibri" w:hAnsi="Calibri" w:cs="Calibri"/>
                  <w:bCs w:val="0"/>
                  <w:color w:val="000000"/>
                  <w:sz w:val="22"/>
                  <w:szCs w:val="22"/>
                </w:rPr>
                <w:delText>576</w:delText>
              </w:r>
            </w:del>
          </w:p>
        </w:tc>
        <w:tc>
          <w:tcPr>
            <w:tcW w:w="851" w:type="dxa"/>
            <w:vAlign w:val="bottom"/>
          </w:tcPr>
          <w:p w14:paraId="496A749C" w14:textId="7FCE340E"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658" w:author="Author"/>
                <w:rFonts w:asciiTheme="minorHAnsi" w:hAnsiTheme="minorHAnsi" w:cstheme="minorHAnsi"/>
                <w:color w:val="000000"/>
                <w:sz w:val="22"/>
                <w:szCs w:val="22"/>
              </w:rPr>
              <w:pPrChange w:id="465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660" w:author="Author">
              <w:r w:rsidDel="00BA22D7">
                <w:rPr>
                  <w:rFonts w:ascii="Calibri" w:hAnsi="Calibri" w:cs="Calibri"/>
                  <w:color w:val="000000"/>
                  <w:sz w:val="22"/>
                  <w:szCs w:val="22"/>
                </w:rPr>
                <w:delText>19.83</w:delText>
              </w:r>
            </w:del>
          </w:p>
        </w:tc>
        <w:tc>
          <w:tcPr>
            <w:tcW w:w="1240" w:type="dxa"/>
            <w:vAlign w:val="bottom"/>
          </w:tcPr>
          <w:p w14:paraId="14087212" w14:textId="10273F87"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661" w:author="Author"/>
                <w:rFonts w:asciiTheme="minorHAnsi" w:hAnsiTheme="minorHAnsi" w:cstheme="minorHAnsi"/>
                <w:color w:val="000000"/>
                <w:sz w:val="22"/>
                <w:szCs w:val="22"/>
              </w:rPr>
              <w:pPrChange w:id="466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663" w:author="Author">
              <w:r w:rsidDel="00BA22D7">
                <w:rPr>
                  <w:rFonts w:ascii="Calibri" w:hAnsi="Calibri" w:cs="Calibri"/>
                  <w:color w:val="000000"/>
                  <w:sz w:val="22"/>
                  <w:szCs w:val="22"/>
                </w:rPr>
                <w:delText>91.39</w:delText>
              </w:r>
            </w:del>
          </w:p>
        </w:tc>
        <w:tc>
          <w:tcPr>
            <w:tcW w:w="851" w:type="dxa"/>
            <w:vAlign w:val="bottom"/>
          </w:tcPr>
          <w:p w14:paraId="230CD782" w14:textId="037F4454"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664" w:author="Author"/>
                <w:rFonts w:asciiTheme="minorHAnsi" w:hAnsiTheme="minorHAnsi" w:cstheme="minorHAnsi"/>
                <w:color w:val="000000"/>
                <w:sz w:val="22"/>
                <w:szCs w:val="22"/>
              </w:rPr>
              <w:pPrChange w:id="466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666" w:author="Author">
              <w:r w:rsidDel="00BA22D7">
                <w:rPr>
                  <w:rFonts w:ascii="Calibri" w:hAnsi="Calibri" w:cs="Calibri"/>
                  <w:color w:val="000000"/>
                  <w:sz w:val="22"/>
                  <w:szCs w:val="22"/>
                </w:rPr>
                <w:delText>20.18</w:delText>
              </w:r>
            </w:del>
          </w:p>
        </w:tc>
        <w:tc>
          <w:tcPr>
            <w:tcW w:w="1240" w:type="dxa"/>
            <w:vAlign w:val="bottom"/>
          </w:tcPr>
          <w:p w14:paraId="3EB46E31" w14:textId="232538C9"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667" w:author="Author"/>
                <w:rFonts w:asciiTheme="minorHAnsi" w:hAnsiTheme="minorHAnsi" w:cstheme="minorHAnsi"/>
                <w:color w:val="000000"/>
                <w:sz w:val="22"/>
                <w:szCs w:val="22"/>
              </w:rPr>
              <w:pPrChange w:id="466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669" w:author="Author">
              <w:r w:rsidDel="00BA22D7">
                <w:rPr>
                  <w:rFonts w:ascii="Calibri" w:hAnsi="Calibri" w:cs="Calibri"/>
                  <w:color w:val="000000"/>
                  <w:sz w:val="22"/>
                  <w:szCs w:val="22"/>
                </w:rPr>
                <w:delText>92.99</w:delText>
              </w:r>
            </w:del>
          </w:p>
        </w:tc>
        <w:tc>
          <w:tcPr>
            <w:tcW w:w="886" w:type="dxa"/>
            <w:vAlign w:val="bottom"/>
          </w:tcPr>
          <w:p w14:paraId="2AF43115" w14:textId="32311BDE"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670" w:author="Author"/>
                <w:rFonts w:asciiTheme="minorHAnsi" w:hAnsiTheme="minorHAnsi" w:cstheme="minorHAnsi"/>
                <w:color w:val="000000"/>
                <w:sz w:val="22"/>
                <w:szCs w:val="22"/>
              </w:rPr>
              <w:pPrChange w:id="467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672" w:author="Author">
              <w:r w:rsidDel="00BA22D7">
                <w:rPr>
                  <w:rFonts w:ascii="Calibri" w:hAnsi="Calibri" w:cs="Calibri"/>
                  <w:color w:val="000000"/>
                  <w:sz w:val="22"/>
                  <w:szCs w:val="22"/>
                </w:rPr>
                <w:delText>20.06</w:delText>
              </w:r>
            </w:del>
          </w:p>
        </w:tc>
        <w:tc>
          <w:tcPr>
            <w:tcW w:w="1240" w:type="dxa"/>
            <w:vAlign w:val="bottom"/>
          </w:tcPr>
          <w:p w14:paraId="750BBFF4" w14:textId="1EAFAA2B"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673" w:author="Author"/>
                <w:rFonts w:asciiTheme="minorHAnsi" w:hAnsiTheme="minorHAnsi" w:cstheme="minorHAnsi"/>
                <w:color w:val="000000"/>
                <w:sz w:val="22"/>
                <w:szCs w:val="22"/>
              </w:rPr>
              <w:pPrChange w:id="467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675" w:author="Author">
              <w:r w:rsidDel="00BA22D7">
                <w:rPr>
                  <w:rFonts w:ascii="Calibri" w:hAnsi="Calibri" w:cs="Calibri"/>
                  <w:color w:val="000000"/>
                  <w:sz w:val="22"/>
                  <w:szCs w:val="22"/>
                </w:rPr>
                <w:delText>92.44</w:delText>
              </w:r>
            </w:del>
          </w:p>
        </w:tc>
        <w:tc>
          <w:tcPr>
            <w:tcW w:w="886" w:type="dxa"/>
            <w:vAlign w:val="bottom"/>
          </w:tcPr>
          <w:p w14:paraId="5ECFDEDD" w14:textId="66B51E78"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676" w:author="Author"/>
                <w:rFonts w:asciiTheme="minorHAnsi" w:hAnsiTheme="minorHAnsi" w:cstheme="minorHAnsi"/>
                <w:color w:val="000000"/>
                <w:sz w:val="22"/>
                <w:szCs w:val="22"/>
              </w:rPr>
              <w:pPrChange w:id="467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678" w:author="Author">
              <w:r w:rsidDel="00BA22D7">
                <w:rPr>
                  <w:rFonts w:ascii="Calibri" w:hAnsi="Calibri" w:cs="Calibri"/>
                  <w:color w:val="000000"/>
                  <w:sz w:val="22"/>
                  <w:szCs w:val="22"/>
                </w:rPr>
                <w:delText>16.67</w:delText>
              </w:r>
            </w:del>
          </w:p>
        </w:tc>
        <w:tc>
          <w:tcPr>
            <w:tcW w:w="1240" w:type="dxa"/>
            <w:vAlign w:val="bottom"/>
          </w:tcPr>
          <w:p w14:paraId="67A59B6D" w14:textId="47B0B2D5"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679" w:author="Author"/>
                <w:rFonts w:asciiTheme="minorHAnsi" w:hAnsiTheme="minorHAnsi" w:cstheme="minorHAnsi"/>
                <w:color w:val="000000"/>
                <w:sz w:val="22"/>
                <w:szCs w:val="22"/>
              </w:rPr>
              <w:pPrChange w:id="468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681" w:author="Author">
              <w:r w:rsidDel="00BA22D7">
                <w:rPr>
                  <w:rFonts w:ascii="Calibri" w:hAnsi="Calibri" w:cs="Calibri"/>
                  <w:color w:val="000000"/>
                  <w:sz w:val="22"/>
                  <w:szCs w:val="22"/>
                </w:rPr>
                <w:delText>76.80</w:delText>
              </w:r>
            </w:del>
          </w:p>
        </w:tc>
      </w:tr>
      <w:tr w:rsidR="0039456A" w:rsidDel="00BA22D7" w14:paraId="0E5C9E8F" w14:textId="3A825635" w:rsidTr="00670E42">
        <w:trPr>
          <w:cnfStyle w:val="000000100000" w:firstRow="0" w:lastRow="0" w:firstColumn="0" w:lastColumn="0" w:oddVBand="0" w:evenVBand="0" w:oddHBand="1" w:evenHBand="0" w:firstRowFirstColumn="0" w:firstRowLastColumn="0" w:lastRowFirstColumn="0" w:lastRowLastColumn="0"/>
          <w:trHeight w:val="282"/>
          <w:del w:id="468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4946FF0" w14:textId="31FE2672" w:rsidR="0039456A" w:rsidDel="00BA22D7" w:rsidRDefault="0039456A" w:rsidP="00BA22D7">
            <w:pPr>
              <w:pStyle w:val="Heading4"/>
              <w:jc w:val="left"/>
              <w:rPr>
                <w:del w:id="4683" w:author="Author"/>
                <w:rFonts w:ascii="Calibri" w:hAnsi="Calibri" w:cs="Calibri"/>
                <w:b/>
                <w:bCs w:val="0"/>
                <w:color w:val="000000"/>
                <w:sz w:val="22"/>
                <w:szCs w:val="22"/>
              </w:rPr>
              <w:pPrChange w:id="4684" w:author="Sangani, Suryanarayana" w:date="2023-02-22T18:19:00Z">
                <w:pPr/>
              </w:pPrChange>
            </w:pPr>
            <w:del w:id="4685" w:author="Author">
              <w:r w:rsidDel="00BA22D7">
                <w:rPr>
                  <w:rFonts w:ascii="Calibri" w:hAnsi="Calibri" w:cs="Calibri"/>
                  <w:bCs w:val="0"/>
                  <w:color w:val="000000"/>
                  <w:sz w:val="22"/>
                  <w:szCs w:val="22"/>
                </w:rPr>
                <w:delText>640</w:delText>
              </w:r>
            </w:del>
          </w:p>
        </w:tc>
        <w:tc>
          <w:tcPr>
            <w:tcW w:w="851" w:type="dxa"/>
            <w:vAlign w:val="bottom"/>
          </w:tcPr>
          <w:p w14:paraId="1D970AEE" w14:textId="202A5965"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686" w:author="Author"/>
                <w:rFonts w:asciiTheme="minorHAnsi" w:hAnsiTheme="minorHAnsi" w:cstheme="minorHAnsi"/>
                <w:color w:val="000000"/>
                <w:sz w:val="22"/>
                <w:szCs w:val="22"/>
              </w:rPr>
              <w:pPrChange w:id="468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688" w:author="Author">
              <w:r w:rsidDel="00BA22D7">
                <w:rPr>
                  <w:rFonts w:ascii="Calibri" w:hAnsi="Calibri" w:cs="Calibri"/>
                  <w:color w:val="000000"/>
                  <w:sz w:val="22"/>
                  <w:szCs w:val="22"/>
                </w:rPr>
                <w:delText>17.95</w:delText>
              </w:r>
            </w:del>
          </w:p>
        </w:tc>
        <w:tc>
          <w:tcPr>
            <w:tcW w:w="1240" w:type="dxa"/>
            <w:vAlign w:val="bottom"/>
          </w:tcPr>
          <w:p w14:paraId="468AFD8A" w14:textId="04BD41B5"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689" w:author="Author"/>
                <w:rFonts w:asciiTheme="minorHAnsi" w:hAnsiTheme="minorHAnsi" w:cstheme="minorHAnsi"/>
                <w:color w:val="000000"/>
                <w:sz w:val="22"/>
                <w:szCs w:val="22"/>
              </w:rPr>
              <w:pPrChange w:id="469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691" w:author="Author">
              <w:r w:rsidDel="00BA22D7">
                <w:rPr>
                  <w:rFonts w:ascii="Calibri" w:hAnsi="Calibri" w:cs="Calibri"/>
                  <w:color w:val="000000"/>
                  <w:sz w:val="22"/>
                  <w:szCs w:val="22"/>
                </w:rPr>
                <w:delText>91.92</w:delText>
              </w:r>
            </w:del>
          </w:p>
        </w:tc>
        <w:tc>
          <w:tcPr>
            <w:tcW w:w="851" w:type="dxa"/>
            <w:vAlign w:val="bottom"/>
          </w:tcPr>
          <w:p w14:paraId="5D2D6FFF" w14:textId="51FB9E89"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692" w:author="Author"/>
                <w:rFonts w:asciiTheme="minorHAnsi" w:hAnsiTheme="minorHAnsi" w:cstheme="minorHAnsi"/>
                <w:color w:val="000000"/>
                <w:sz w:val="22"/>
                <w:szCs w:val="22"/>
              </w:rPr>
              <w:pPrChange w:id="469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694" w:author="Author">
              <w:r w:rsidDel="00BA22D7">
                <w:rPr>
                  <w:rFonts w:ascii="Calibri" w:hAnsi="Calibri" w:cs="Calibri"/>
                  <w:color w:val="000000"/>
                  <w:sz w:val="22"/>
                  <w:szCs w:val="22"/>
                </w:rPr>
                <w:delText>18.38</w:delText>
              </w:r>
            </w:del>
          </w:p>
        </w:tc>
        <w:tc>
          <w:tcPr>
            <w:tcW w:w="1240" w:type="dxa"/>
            <w:vAlign w:val="bottom"/>
          </w:tcPr>
          <w:p w14:paraId="332E73D0" w14:textId="71BF5C3C"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695" w:author="Author"/>
                <w:rFonts w:asciiTheme="minorHAnsi" w:hAnsiTheme="minorHAnsi" w:cstheme="minorHAnsi"/>
                <w:color w:val="000000"/>
                <w:sz w:val="22"/>
                <w:szCs w:val="22"/>
              </w:rPr>
              <w:pPrChange w:id="469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697" w:author="Author">
              <w:r w:rsidDel="00BA22D7">
                <w:rPr>
                  <w:rFonts w:ascii="Calibri" w:hAnsi="Calibri" w:cs="Calibri"/>
                  <w:color w:val="000000"/>
                  <w:sz w:val="22"/>
                  <w:szCs w:val="22"/>
                </w:rPr>
                <w:delText>94.12</w:delText>
              </w:r>
            </w:del>
          </w:p>
        </w:tc>
        <w:tc>
          <w:tcPr>
            <w:tcW w:w="886" w:type="dxa"/>
            <w:vAlign w:val="bottom"/>
          </w:tcPr>
          <w:p w14:paraId="181DB4CD" w14:textId="6CF835A1"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698" w:author="Author"/>
                <w:rFonts w:asciiTheme="minorHAnsi" w:hAnsiTheme="minorHAnsi" w:cstheme="minorHAnsi"/>
                <w:color w:val="000000"/>
                <w:sz w:val="22"/>
                <w:szCs w:val="22"/>
              </w:rPr>
              <w:pPrChange w:id="469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700" w:author="Author">
              <w:r w:rsidDel="00BA22D7">
                <w:rPr>
                  <w:rFonts w:ascii="Calibri" w:hAnsi="Calibri" w:cs="Calibri"/>
                  <w:color w:val="000000"/>
                  <w:sz w:val="22"/>
                  <w:szCs w:val="22"/>
                </w:rPr>
                <w:delText>18.35</w:delText>
              </w:r>
            </w:del>
          </w:p>
        </w:tc>
        <w:tc>
          <w:tcPr>
            <w:tcW w:w="1240" w:type="dxa"/>
            <w:vAlign w:val="bottom"/>
          </w:tcPr>
          <w:p w14:paraId="46ADE5D4" w14:textId="4F75A25E"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701" w:author="Author"/>
                <w:rFonts w:asciiTheme="minorHAnsi" w:hAnsiTheme="minorHAnsi" w:cstheme="minorHAnsi"/>
                <w:color w:val="000000"/>
                <w:sz w:val="22"/>
                <w:szCs w:val="22"/>
              </w:rPr>
              <w:pPrChange w:id="470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703" w:author="Author">
              <w:r w:rsidDel="00BA22D7">
                <w:rPr>
                  <w:rFonts w:ascii="Calibri" w:hAnsi="Calibri" w:cs="Calibri"/>
                  <w:color w:val="000000"/>
                  <w:sz w:val="22"/>
                  <w:szCs w:val="22"/>
                </w:rPr>
                <w:delText>93.94</w:delText>
              </w:r>
            </w:del>
          </w:p>
        </w:tc>
        <w:tc>
          <w:tcPr>
            <w:tcW w:w="886" w:type="dxa"/>
            <w:vAlign w:val="bottom"/>
          </w:tcPr>
          <w:p w14:paraId="1856C930" w14:textId="0BA874E4"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704" w:author="Author"/>
                <w:rFonts w:asciiTheme="minorHAnsi" w:hAnsiTheme="minorHAnsi" w:cstheme="minorHAnsi"/>
                <w:color w:val="000000"/>
                <w:sz w:val="22"/>
                <w:szCs w:val="22"/>
              </w:rPr>
              <w:pPrChange w:id="470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706" w:author="Author">
              <w:r w:rsidDel="00BA22D7">
                <w:rPr>
                  <w:rFonts w:ascii="Calibri" w:hAnsi="Calibri" w:cs="Calibri"/>
                  <w:color w:val="000000"/>
                  <w:sz w:val="22"/>
                  <w:szCs w:val="22"/>
                </w:rPr>
                <w:delText>15.62</w:delText>
              </w:r>
            </w:del>
          </w:p>
        </w:tc>
        <w:tc>
          <w:tcPr>
            <w:tcW w:w="1240" w:type="dxa"/>
            <w:vAlign w:val="bottom"/>
          </w:tcPr>
          <w:p w14:paraId="547101BD" w14:textId="00258595"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707" w:author="Author"/>
                <w:rFonts w:asciiTheme="minorHAnsi" w:hAnsiTheme="minorHAnsi" w:cstheme="minorHAnsi"/>
                <w:color w:val="000000"/>
                <w:sz w:val="22"/>
                <w:szCs w:val="22"/>
              </w:rPr>
              <w:pPrChange w:id="470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709" w:author="Author">
              <w:r w:rsidDel="00BA22D7">
                <w:rPr>
                  <w:rFonts w:ascii="Calibri" w:hAnsi="Calibri" w:cs="Calibri"/>
                  <w:color w:val="000000"/>
                  <w:sz w:val="22"/>
                  <w:szCs w:val="22"/>
                </w:rPr>
                <w:delText>80.00</w:delText>
              </w:r>
            </w:del>
          </w:p>
        </w:tc>
      </w:tr>
      <w:tr w:rsidR="0039456A" w:rsidDel="00BA22D7" w14:paraId="4278E310" w14:textId="03CA5F2C" w:rsidTr="00670E42">
        <w:trPr>
          <w:trHeight w:val="282"/>
          <w:del w:id="471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23B80D6" w14:textId="5B6E5F75" w:rsidR="0039456A" w:rsidDel="00BA22D7" w:rsidRDefault="0039456A" w:rsidP="00BA22D7">
            <w:pPr>
              <w:pStyle w:val="Heading4"/>
              <w:jc w:val="left"/>
              <w:rPr>
                <w:del w:id="4711" w:author="Author"/>
                <w:rFonts w:ascii="Calibri" w:hAnsi="Calibri" w:cs="Calibri"/>
                <w:b/>
                <w:bCs w:val="0"/>
                <w:color w:val="000000"/>
                <w:sz w:val="22"/>
                <w:szCs w:val="22"/>
              </w:rPr>
              <w:pPrChange w:id="4712" w:author="Sangani, Suryanarayana" w:date="2023-02-22T18:19:00Z">
                <w:pPr/>
              </w:pPrChange>
            </w:pPr>
            <w:del w:id="4713" w:author="Author">
              <w:r w:rsidDel="00BA22D7">
                <w:rPr>
                  <w:rFonts w:ascii="Calibri" w:hAnsi="Calibri" w:cs="Calibri"/>
                  <w:bCs w:val="0"/>
                  <w:color w:val="000000"/>
                  <w:sz w:val="22"/>
                  <w:szCs w:val="22"/>
                </w:rPr>
                <w:delText>704</w:delText>
              </w:r>
            </w:del>
          </w:p>
        </w:tc>
        <w:tc>
          <w:tcPr>
            <w:tcW w:w="851" w:type="dxa"/>
            <w:vAlign w:val="bottom"/>
          </w:tcPr>
          <w:p w14:paraId="0FCA3DA7" w14:textId="1FF98171"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714" w:author="Author"/>
                <w:rFonts w:asciiTheme="minorHAnsi" w:hAnsiTheme="minorHAnsi" w:cstheme="minorHAnsi"/>
                <w:color w:val="000000"/>
                <w:sz w:val="22"/>
                <w:szCs w:val="22"/>
              </w:rPr>
              <w:pPrChange w:id="471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716" w:author="Author">
              <w:r w:rsidDel="00BA22D7">
                <w:rPr>
                  <w:rFonts w:ascii="Calibri" w:hAnsi="Calibri" w:cs="Calibri"/>
                  <w:color w:val="000000"/>
                  <w:sz w:val="22"/>
                  <w:szCs w:val="22"/>
                </w:rPr>
                <w:delText>16.41</w:delText>
              </w:r>
            </w:del>
          </w:p>
        </w:tc>
        <w:tc>
          <w:tcPr>
            <w:tcW w:w="1240" w:type="dxa"/>
            <w:vAlign w:val="bottom"/>
          </w:tcPr>
          <w:p w14:paraId="5CABF413" w14:textId="6D1C2149"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717" w:author="Author"/>
                <w:rFonts w:asciiTheme="minorHAnsi" w:hAnsiTheme="minorHAnsi" w:cstheme="minorHAnsi"/>
                <w:color w:val="000000"/>
                <w:sz w:val="22"/>
                <w:szCs w:val="22"/>
              </w:rPr>
              <w:pPrChange w:id="471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719" w:author="Author">
              <w:r w:rsidDel="00BA22D7">
                <w:rPr>
                  <w:rFonts w:ascii="Calibri" w:hAnsi="Calibri" w:cs="Calibri"/>
                  <w:color w:val="000000"/>
                  <w:sz w:val="22"/>
                  <w:szCs w:val="22"/>
                </w:rPr>
                <w:delText>92.40</w:delText>
              </w:r>
            </w:del>
          </w:p>
        </w:tc>
        <w:tc>
          <w:tcPr>
            <w:tcW w:w="851" w:type="dxa"/>
            <w:vAlign w:val="bottom"/>
          </w:tcPr>
          <w:p w14:paraId="4BBF76E3" w14:textId="0B9DAA09"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720" w:author="Author"/>
                <w:rFonts w:asciiTheme="minorHAnsi" w:hAnsiTheme="minorHAnsi" w:cstheme="minorHAnsi"/>
                <w:color w:val="000000"/>
                <w:sz w:val="22"/>
                <w:szCs w:val="22"/>
              </w:rPr>
              <w:pPrChange w:id="472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722" w:author="Author">
              <w:r w:rsidDel="00BA22D7">
                <w:rPr>
                  <w:rFonts w:ascii="Calibri" w:hAnsi="Calibri" w:cs="Calibri"/>
                  <w:color w:val="000000"/>
                  <w:sz w:val="22"/>
                  <w:szCs w:val="22"/>
                </w:rPr>
                <w:delText>16.85</w:delText>
              </w:r>
            </w:del>
          </w:p>
        </w:tc>
        <w:tc>
          <w:tcPr>
            <w:tcW w:w="1240" w:type="dxa"/>
            <w:vAlign w:val="bottom"/>
          </w:tcPr>
          <w:p w14:paraId="0B40B138" w14:textId="5E80DC44"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723" w:author="Author"/>
                <w:rFonts w:asciiTheme="minorHAnsi" w:hAnsiTheme="minorHAnsi" w:cstheme="minorHAnsi"/>
                <w:color w:val="000000"/>
                <w:sz w:val="22"/>
                <w:szCs w:val="22"/>
              </w:rPr>
              <w:pPrChange w:id="472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725" w:author="Author">
              <w:r w:rsidDel="00BA22D7">
                <w:rPr>
                  <w:rFonts w:ascii="Calibri" w:hAnsi="Calibri" w:cs="Calibri"/>
                  <w:color w:val="000000"/>
                  <w:sz w:val="22"/>
                  <w:szCs w:val="22"/>
                </w:rPr>
                <w:delText>94.92</w:delText>
              </w:r>
            </w:del>
          </w:p>
        </w:tc>
        <w:tc>
          <w:tcPr>
            <w:tcW w:w="886" w:type="dxa"/>
            <w:vAlign w:val="bottom"/>
          </w:tcPr>
          <w:p w14:paraId="4BDB6126" w14:textId="5B101C13"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726" w:author="Author"/>
                <w:rFonts w:asciiTheme="minorHAnsi" w:hAnsiTheme="minorHAnsi" w:cstheme="minorHAnsi"/>
                <w:color w:val="000000"/>
                <w:sz w:val="22"/>
                <w:szCs w:val="22"/>
              </w:rPr>
              <w:pPrChange w:id="472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728" w:author="Author">
              <w:r w:rsidDel="00BA22D7">
                <w:rPr>
                  <w:rFonts w:ascii="Calibri" w:hAnsi="Calibri" w:cs="Calibri"/>
                  <w:color w:val="000000"/>
                  <w:sz w:val="22"/>
                  <w:szCs w:val="22"/>
                </w:rPr>
                <w:delText>16.81</w:delText>
              </w:r>
            </w:del>
          </w:p>
        </w:tc>
        <w:tc>
          <w:tcPr>
            <w:tcW w:w="1240" w:type="dxa"/>
            <w:vAlign w:val="bottom"/>
          </w:tcPr>
          <w:p w14:paraId="3A2AC44C" w14:textId="108EC32D"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729" w:author="Author"/>
                <w:rFonts w:asciiTheme="minorHAnsi" w:hAnsiTheme="minorHAnsi" w:cstheme="minorHAnsi"/>
                <w:color w:val="000000"/>
                <w:sz w:val="22"/>
                <w:szCs w:val="22"/>
              </w:rPr>
              <w:pPrChange w:id="473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731" w:author="Author">
              <w:r w:rsidDel="00BA22D7">
                <w:rPr>
                  <w:rFonts w:ascii="Calibri" w:hAnsi="Calibri" w:cs="Calibri"/>
                  <w:color w:val="000000"/>
                  <w:sz w:val="22"/>
                  <w:szCs w:val="22"/>
                </w:rPr>
                <w:delText>94.66</w:delText>
              </w:r>
            </w:del>
          </w:p>
        </w:tc>
        <w:tc>
          <w:tcPr>
            <w:tcW w:w="886" w:type="dxa"/>
            <w:vAlign w:val="bottom"/>
          </w:tcPr>
          <w:p w14:paraId="15B97B1E" w14:textId="38134CB0"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732" w:author="Author"/>
                <w:rFonts w:asciiTheme="minorHAnsi" w:hAnsiTheme="minorHAnsi" w:cstheme="minorHAnsi"/>
                <w:color w:val="000000"/>
                <w:sz w:val="22"/>
                <w:szCs w:val="22"/>
              </w:rPr>
              <w:pPrChange w:id="473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734" w:author="Author">
              <w:r w:rsidDel="00BA22D7">
                <w:rPr>
                  <w:rFonts w:ascii="Calibri" w:hAnsi="Calibri" w:cs="Calibri"/>
                  <w:color w:val="000000"/>
                  <w:sz w:val="22"/>
                  <w:szCs w:val="22"/>
                </w:rPr>
                <w:delText>14.71</w:delText>
              </w:r>
            </w:del>
          </w:p>
        </w:tc>
        <w:tc>
          <w:tcPr>
            <w:tcW w:w="1240" w:type="dxa"/>
            <w:vAlign w:val="bottom"/>
          </w:tcPr>
          <w:p w14:paraId="07B4E9C5" w14:textId="413AB1F8"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735" w:author="Author"/>
                <w:rFonts w:asciiTheme="minorHAnsi" w:hAnsiTheme="minorHAnsi" w:cstheme="minorHAnsi"/>
                <w:color w:val="000000"/>
                <w:sz w:val="22"/>
                <w:szCs w:val="22"/>
              </w:rPr>
              <w:pPrChange w:id="473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737" w:author="Author">
              <w:r w:rsidDel="00BA22D7">
                <w:rPr>
                  <w:rFonts w:ascii="Calibri" w:hAnsi="Calibri" w:cs="Calibri"/>
                  <w:color w:val="000000"/>
                  <w:sz w:val="22"/>
                  <w:szCs w:val="22"/>
                </w:rPr>
                <w:delText>82.82</w:delText>
              </w:r>
            </w:del>
          </w:p>
        </w:tc>
      </w:tr>
      <w:tr w:rsidR="0039456A" w:rsidDel="00BA22D7" w14:paraId="1DA547CC" w14:textId="121F2AE9" w:rsidTr="00670E42">
        <w:trPr>
          <w:cnfStyle w:val="000000100000" w:firstRow="0" w:lastRow="0" w:firstColumn="0" w:lastColumn="0" w:oddVBand="0" w:evenVBand="0" w:oddHBand="1" w:evenHBand="0" w:firstRowFirstColumn="0" w:firstRowLastColumn="0" w:lastRowFirstColumn="0" w:lastRowLastColumn="0"/>
          <w:trHeight w:val="282"/>
          <w:del w:id="473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2ABB501" w14:textId="130222C1" w:rsidR="0039456A" w:rsidDel="00BA22D7" w:rsidRDefault="0039456A" w:rsidP="00BA22D7">
            <w:pPr>
              <w:pStyle w:val="Heading4"/>
              <w:jc w:val="left"/>
              <w:rPr>
                <w:del w:id="4739" w:author="Author"/>
                <w:rFonts w:ascii="Calibri" w:hAnsi="Calibri" w:cs="Calibri"/>
                <w:b/>
                <w:bCs w:val="0"/>
                <w:color w:val="000000"/>
                <w:sz w:val="22"/>
                <w:szCs w:val="22"/>
              </w:rPr>
              <w:pPrChange w:id="4740" w:author="Sangani, Suryanarayana" w:date="2023-02-22T18:19:00Z">
                <w:pPr/>
              </w:pPrChange>
            </w:pPr>
            <w:del w:id="4741" w:author="Author">
              <w:r w:rsidDel="00BA22D7">
                <w:rPr>
                  <w:rFonts w:ascii="Calibri" w:hAnsi="Calibri" w:cs="Calibri"/>
                  <w:bCs w:val="0"/>
                  <w:color w:val="000000"/>
                  <w:sz w:val="22"/>
                  <w:szCs w:val="22"/>
                </w:rPr>
                <w:delText>768</w:delText>
              </w:r>
            </w:del>
          </w:p>
        </w:tc>
        <w:tc>
          <w:tcPr>
            <w:tcW w:w="851" w:type="dxa"/>
            <w:vAlign w:val="bottom"/>
          </w:tcPr>
          <w:p w14:paraId="004BB930" w14:textId="07D062EF"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742" w:author="Author"/>
                <w:rFonts w:asciiTheme="minorHAnsi" w:hAnsiTheme="minorHAnsi" w:cstheme="minorHAnsi"/>
                <w:color w:val="000000"/>
                <w:sz w:val="22"/>
                <w:szCs w:val="22"/>
              </w:rPr>
              <w:pPrChange w:id="474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744" w:author="Author">
              <w:r w:rsidDel="00BA22D7">
                <w:rPr>
                  <w:rFonts w:ascii="Calibri" w:hAnsi="Calibri" w:cs="Calibri"/>
                  <w:color w:val="000000"/>
                  <w:sz w:val="22"/>
                  <w:szCs w:val="22"/>
                </w:rPr>
                <w:delText>15.07</w:delText>
              </w:r>
            </w:del>
          </w:p>
        </w:tc>
        <w:tc>
          <w:tcPr>
            <w:tcW w:w="1240" w:type="dxa"/>
            <w:vAlign w:val="bottom"/>
          </w:tcPr>
          <w:p w14:paraId="740C2766" w14:textId="45E8BCEF"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745" w:author="Author"/>
                <w:rFonts w:asciiTheme="minorHAnsi" w:hAnsiTheme="minorHAnsi" w:cstheme="minorHAnsi"/>
                <w:color w:val="000000"/>
                <w:sz w:val="22"/>
                <w:szCs w:val="22"/>
              </w:rPr>
              <w:pPrChange w:id="474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747" w:author="Author">
              <w:r w:rsidDel="00BA22D7">
                <w:rPr>
                  <w:rFonts w:ascii="Calibri" w:hAnsi="Calibri" w:cs="Calibri"/>
                  <w:color w:val="000000"/>
                  <w:sz w:val="22"/>
                  <w:szCs w:val="22"/>
                </w:rPr>
                <w:delText>92.57</w:delText>
              </w:r>
            </w:del>
          </w:p>
        </w:tc>
        <w:tc>
          <w:tcPr>
            <w:tcW w:w="851" w:type="dxa"/>
            <w:vAlign w:val="bottom"/>
          </w:tcPr>
          <w:p w14:paraId="11506068" w14:textId="2D9AE052"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748" w:author="Author"/>
                <w:rFonts w:asciiTheme="minorHAnsi" w:hAnsiTheme="minorHAnsi" w:cstheme="minorHAnsi"/>
                <w:color w:val="000000"/>
                <w:sz w:val="22"/>
                <w:szCs w:val="22"/>
              </w:rPr>
              <w:pPrChange w:id="474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750" w:author="Author">
              <w:r w:rsidDel="00BA22D7">
                <w:rPr>
                  <w:rFonts w:ascii="Calibri" w:hAnsi="Calibri" w:cs="Calibri"/>
                  <w:color w:val="000000"/>
                  <w:sz w:val="22"/>
                  <w:szCs w:val="22"/>
                </w:rPr>
                <w:delText>15.54</w:delText>
              </w:r>
            </w:del>
          </w:p>
        </w:tc>
        <w:tc>
          <w:tcPr>
            <w:tcW w:w="1240" w:type="dxa"/>
            <w:vAlign w:val="bottom"/>
          </w:tcPr>
          <w:p w14:paraId="538F2A4E" w14:textId="74756907"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751" w:author="Author"/>
                <w:rFonts w:asciiTheme="minorHAnsi" w:hAnsiTheme="minorHAnsi" w:cstheme="minorHAnsi"/>
                <w:color w:val="000000"/>
                <w:sz w:val="22"/>
                <w:szCs w:val="22"/>
              </w:rPr>
              <w:pPrChange w:id="475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753" w:author="Author">
              <w:r w:rsidDel="00BA22D7">
                <w:rPr>
                  <w:rFonts w:ascii="Calibri" w:hAnsi="Calibri" w:cs="Calibri"/>
                  <w:color w:val="000000"/>
                  <w:sz w:val="22"/>
                  <w:szCs w:val="22"/>
                </w:rPr>
                <w:delText>95.46</w:delText>
              </w:r>
            </w:del>
          </w:p>
        </w:tc>
        <w:tc>
          <w:tcPr>
            <w:tcW w:w="886" w:type="dxa"/>
            <w:vAlign w:val="bottom"/>
          </w:tcPr>
          <w:p w14:paraId="3656D8D7" w14:textId="7A10E618"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754" w:author="Author"/>
                <w:rFonts w:asciiTheme="minorHAnsi" w:hAnsiTheme="minorHAnsi" w:cstheme="minorHAnsi"/>
                <w:color w:val="000000"/>
                <w:sz w:val="22"/>
                <w:szCs w:val="22"/>
              </w:rPr>
              <w:pPrChange w:id="475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756" w:author="Author">
              <w:r w:rsidDel="00BA22D7">
                <w:rPr>
                  <w:rFonts w:ascii="Calibri" w:hAnsi="Calibri" w:cs="Calibri"/>
                  <w:color w:val="000000"/>
                  <w:sz w:val="22"/>
                  <w:szCs w:val="22"/>
                </w:rPr>
                <w:delText>15.53</w:delText>
              </w:r>
            </w:del>
          </w:p>
        </w:tc>
        <w:tc>
          <w:tcPr>
            <w:tcW w:w="1240" w:type="dxa"/>
            <w:vAlign w:val="bottom"/>
          </w:tcPr>
          <w:p w14:paraId="3CC9762A" w14:textId="514D23E4"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757" w:author="Author"/>
                <w:rFonts w:asciiTheme="minorHAnsi" w:hAnsiTheme="minorHAnsi" w:cstheme="minorHAnsi"/>
                <w:color w:val="000000"/>
                <w:sz w:val="22"/>
                <w:szCs w:val="22"/>
              </w:rPr>
              <w:pPrChange w:id="475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759" w:author="Author">
              <w:r w:rsidDel="00BA22D7">
                <w:rPr>
                  <w:rFonts w:ascii="Calibri" w:hAnsi="Calibri" w:cs="Calibri"/>
                  <w:color w:val="000000"/>
                  <w:sz w:val="22"/>
                  <w:szCs w:val="22"/>
                </w:rPr>
                <w:delText>95.40</w:delText>
              </w:r>
            </w:del>
          </w:p>
        </w:tc>
        <w:tc>
          <w:tcPr>
            <w:tcW w:w="886" w:type="dxa"/>
            <w:vAlign w:val="bottom"/>
          </w:tcPr>
          <w:p w14:paraId="17C6FCBB" w14:textId="5EC6B7ED"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760" w:author="Author"/>
                <w:rFonts w:asciiTheme="minorHAnsi" w:hAnsiTheme="minorHAnsi" w:cstheme="minorHAnsi"/>
                <w:color w:val="000000"/>
                <w:sz w:val="22"/>
                <w:szCs w:val="22"/>
              </w:rPr>
              <w:pPrChange w:id="476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762" w:author="Author">
              <w:r w:rsidDel="00BA22D7">
                <w:rPr>
                  <w:rFonts w:ascii="Calibri" w:hAnsi="Calibri" w:cs="Calibri"/>
                  <w:color w:val="000000"/>
                  <w:sz w:val="22"/>
                  <w:szCs w:val="22"/>
                </w:rPr>
                <w:delText>13.89</w:delText>
              </w:r>
            </w:del>
          </w:p>
        </w:tc>
        <w:tc>
          <w:tcPr>
            <w:tcW w:w="1240" w:type="dxa"/>
            <w:vAlign w:val="bottom"/>
          </w:tcPr>
          <w:p w14:paraId="47DA52BF" w14:textId="51F07E03"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763" w:author="Author"/>
                <w:rFonts w:asciiTheme="minorHAnsi" w:hAnsiTheme="minorHAnsi" w:cstheme="minorHAnsi"/>
                <w:color w:val="000000"/>
                <w:sz w:val="22"/>
                <w:szCs w:val="22"/>
              </w:rPr>
              <w:pPrChange w:id="476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765" w:author="Author">
              <w:r w:rsidDel="00BA22D7">
                <w:rPr>
                  <w:rFonts w:ascii="Calibri" w:hAnsi="Calibri" w:cs="Calibri"/>
                  <w:color w:val="000000"/>
                  <w:sz w:val="22"/>
                  <w:szCs w:val="22"/>
                </w:rPr>
                <w:delText>85.33</w:delText>
              </w:r>
            </w:del>
          </w:p>
        </w:tc>
      </w:tr>
      <w:tr w:rsidR="0039456A" w:rsidDel="00BA22D7" w14:paraId="1BE82101" w14:textId="76B73644" w:rsidTr="00670E42">
        <w:trPr>
          <w:trHeight w:val="282"/>
          <w:del w:id="476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8C031DA" w14:textId="1ECA7CC1" w:rsidR="0039456A" w:rsidDel="00BA22D7" w:rsidRDefault="0039456A" w:rsidP="00BA22D7">
            <w:pPr>
              <w:pStyle w:val="Heading4"/>
              <w:jc w:val="left"/>
              <w:rPr>
                <w:del w:id="4767" w:author="Author"/>
                <w:rFonts w:ascii="Calibri" w:hAnsi="Calibri" w:cs="Calibri"/>
                <w:b/>
                <w:bCs w:val="0"/>
                <w:color w:val="000000"/>
                <w:sz w:val="22"/>
                <w:szCs w:val="22"/>
              </w:rPr>
              <w:pPrChange w:id="4768" w:author="Sangani, Suryanarayana" w:date="2023-02-22T18:19:00Z">
                <w:pPr/>
              </w:pPrChange>
            </w:pPr>
            <w:del w:id="4769" w:author="Author">
              <w:r w:rsidDel="00BA22D7">
                <w:rPr>
                  <w:rFonts w:ascii="Calibri" w:hAnsi="Calibri" w:cs="Calibri"/>
                  <w:bCs w:val="0"/>
                  <w:color w:val="000000"/>
                  <w:sz w:val="22"/>
                  <w:szCs w:val="22"/>
                </w:rPr>
                <w:delText>832</w:delText>
              </w:r>
            </w:del>
          </w:p>
        </w:tc>
        <w:tc>
          <w:tcPr>
            <w:tcW w:w="851" w:type="dxa"/>
            <w:vAlign w:val="bottom"/>
          </w:tcPr>
          <w:p w14:paraId="304562BF" w14:textId="5A1DBB14"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770" w:author="Author"/>
                <w:rFonts w:asciiTheme="minorHAnsi" w:hAnsiTheme="minorHAnsi" w:cstheme="minorHAnsi"/>
                <w:color w:val="000000"/>
                <w:sz w:val="22"/>
                <w:szCs w:val="22"/>
              </w:rPr>
              <w:pPrChange w:id="477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772" w:author="Author">
              <w:r w:rsidDel="00BA22D7">
                <w:rPr>
                  <w:rFonts w:ascii="Calibri" w:hAnsi="Calibri" w:cs="Calibri"/>
                  <w:color w:val="000000"/>
                  <w:sz w:val="22"/>
                  <w:szCs w:val="22"/>
                </w:rPr>
                <w:delText>13.95</w:delText>
              </w:r>
            </w:del>
          </w:p>
        </w:tc>
        <w:tc>
          <w:tcPr>
            <w:tcW w:w="1240" w:type="dxa"/>
            <w:vAlign w:val="bottom"/>
          </w:tcPr>
          <w:p w14:paraId="70E9F819" w14:textId="07D372EB"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773" w:author="Author"/>
                <w:rFonts w:asciiTheme="minorHAnsi" w:hAnsiTheme="minorHAnsi" w:cstheme="minorHAnsi"/>
                <w:color w:val="000000"/>
                <w:sz w:val="22"/>
                <w:szCs w:val="22"/>
              </w:rPr>
              <w:pPrChange w:id="477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775" w:author="Author">
              <w:r w:rsidDel="00BA22D7">
                <w:rPr>
                  <w:rFonts w:ascii="Calibri" w:hAnsi="Calibri" w:cs="Calibri"/>
                  <w:color w:val="000000"/>
                  <w:sz w:val="22"/>
                  <w:szCs w:val="22"/>
                </w:rPr>
                <w:delText>92.87</w:delText>
              </w:r>
            </w:del>
          </w:p>
        </w:tc>
        <w:tc>
          <w:tcPr>
            <w:tcW w:w="851" w:type="dxa"/>
            <w:vAlign w:val="bottom"/>
          </w:tcPr>
          <w:p w14:paraId="5ADFD88F" w14:textId="666BBB68"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776" w:author="Author"/>
                <w:rFonts w:asciiTheme="minorHAnsi" w:hAnsiTheme="minorHAnsi" w:cstheme="minorHAnsi"/>
                <w:color w:val="000000"/>
                <w:sz w:val="22"/>
                <w:szCs w:val="22"/>
              </w:rPr>
              <w:pPrChange w:id="477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778" w:author="Author">
              <w:r w:rsidDel="00BA22D7">
                <w:rPr>
                  <w:rFonts w:ascii="Calibri" w:hAnsi="Calibri" w:cs="Calibri"/>
                  <w:color w:val="000000"/>
                  <w:sz w:val="22"/>
                  <w:szCs w:val="22"/>
                </w:rPr>
                <w:delText>14.44</w:delText>
              </w:r>
            </w:del>
          </w:p>
        </w:tc>
        <w:tc>
          <w:tcPr>
            <w:tcW w:w="1240" w:type="dxa"/>
            <w:vAlign w:val="bottom"/>
          </w:tcPr>
          <w:p w14:paraId="5883BAFE" w14:textId="29D93A6C"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779" w:author="Author"/>
                <w:rFonts w:asciiTheme="minorHAnsi" w:hAnsiTheme="minorHAnsi" w:cstheme="minorHAnsi"/>
                <w:color w:val="000000"/>
                <w:sz w:val="22"/>
                <w:szCs w:val="22"/>
              </w:rPr>
              <w:pPrChange w:id="478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781" w:author="Author">
              <w:r w:rsidDel="00BA22D7">
                <w:rPr>
                  <w:rFonts w:ascii="Calibri" w:hAnsi="Calibri" w:cs="Calibri"/>
                  <w:color w:val="000000"/>
                  <w:sz w:val="22"/>
                  <w:szCs w:val="22"/>
                </w:rPr>
                <w:delText>96.14</w:delText>
              </w:r>
            </w:del>
          </w:p>
        </w:tc>
        <w:tc>
          <w:tcPr>
            <w:tcW w:w="886" w:type="dxa"/>
            <w:vAlign w:val="bottom"/>
          </w:tcPr>
          <w:p w14:paraId="50A98255" w14:textId="4128098E"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782" w:author="Author"/>
                <w:rFonts w:asciiTheme="minorHAnsi" w:hAnsiTheme="minorHAnsi" w:cstheme="minorHAnsi"/>
                <w:color w:val="000000"/>
                <w:sz w:val="22"/>
                <w:szCs w:val="22"/>
              </w:rPr>
              <w:pPrChange w:id="478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784" w:author="Author">
              <w:r w:rsidDel="00BA22D7">
                <w:rPr>
                  <w:rFonts w:ascii="Calibri" w:hAnsi="Calibri" w:cs="Calibri"/>
                  <w:color w:val="000000"/>
                  <w:sz w:val="22"/>
                  <w:szCs w:val="22"/>
                </w:rPr>
                <w:delText>14.44</w:delText>
              </w:r>
            </w:del>
          </w:p>
        </w:tc>
        <w:tc>
          <w:tcPr>
            <w:tcW w:w="1240" w:type="dxa"/>
            <w:vAlign w:val="bottom"/>
          </w:tcPr>
          <w:p w14:paraId="11F9CB7A" w14:textId="74945FBE"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785" w:author="Author"/>
                <w:rFonts w:asciiTheme="minorHAnsi" w:hAnsiTheme="minorHAnsi" w:cstheme="minorHAnsi"/>
                <w:color w:val="000000"/>
                <w:sz w:val="22"/>
                <w:szCs w:val="22"/>
              </w:rPr>
              <w:pPrChange w:id="478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787" w:author="Author">
              <w:r w:rsidDel="00BA22D7">
                <w:rPr>
                  <w:rFonts w:ascii="Calibri" w:hAnsi="Calibri" w:cs="Calibri"/>
                  <w:color w:val="000000"/>
                  <w:sz w:val="22"/>
                  <w:szCs w:val="22"/>
                </w:rPr>
                <w:delText>96.11</w:delText>
              </w:r>
            </w:del>
          </w:p>
        </w:tc>
        <w:tc>
          <w:tcPr>
            <w:tcW w:w="886" w:type="dxa"/>
            <w:vAlign w:val="bottom"/>
          </w:tcPr>
          <w:p w14:paraId="36FFBD92" w14:textId="12F5034F"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788" w:author="Author"/>
                <w:rFonts w:asciiTheme="minorHAnsi" w:hAnsiTheme="minorHAnsi" w:cstheme="minorHAnsi"/>
                <w:color w:val="000000"/>
                <w:sz w:val="22"/>
                <w:szCs w:val="22"/>
              </w:rPr>
              <w:pPrChange w:id="478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790" w:author="Author">
              <w:r w:rsidDel="00BA22D7">
                <w:rPr>
                  <w:rFonts w:ascii="Calibri" w:hAnsi="Calibri" w:cs="Calibri"/>
                  <w:color w:val="000000"/>
                  <w:sz w:val="22"/>
                  <w:szCs w:val="22"/>
                </w:rPr>
                <w:delText>13.16</w:delText>
              </w:r>
            </w:del>
          </w:p>
        </w:tc>
        <w:tc>
          <w:tcPr>
            <w:tcW w:w="1240" w:type="dxa"/>
            <w:vAlign w:val="bottom"/>
          </w:tcPr>
          <w:p w14:paraId="0C185100" w14:textId="1A77885E"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791" w:author="Author"/>
                <w:rFonts w:asciiTheme="minorHAnsi" w:hAnsiTheme="minorHAnsi" w:cstheme="minorHAnsi"/>
                <w:color w:val="000000"/>
                <w:sz w:val="22"/>
                <w:szCs w:val="22"/>
              </w:rPr>
              <w:pPrChange w:id="479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793" w:author="Author">
              <w:r w:rsidDel="00BA22D7">
                <w:rPr>
                  <w:rFonts w:ascii="Calibri" w:hAnsi="Calibri" w:cs="Calibri"/>
                  <w:color w:val="000000"/>
                  <w:sz w:val="22"/>
                  <w:szCs w:val="22"/>
                </w:rPr>
                <w:delText>87.58</w:delText>
              </w:r>
            </w:del>
          </w:p>
        </w:tc>
      </w:tr>
      <w:tr w:rsidR="0039456A" w:rsidDel="00BA22D7" w14:paraId="24CA43D0" w14:textId="4A83E64D" w:rsidTr="00670E42">
        <w:trPr>
          <w:cnfStyle w:val="000000100000" w:firstRow="0" w:lastRow="0" w:firstColumn="0" w:lastColumn="0" w:oddVBand="0" w:evenVBand="0" w:oddHBand="1" w:evenHBand="0" w:firstRowFirstColumn="0" w:firstRowLastColumn="0" w:lastRowFirstColumn="0" w:lastRowLastColumn="0"/>
          <w:trHeight w:val="282"/>
          <w:del w:id="479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346D917" w14:textId="26BB48B9" w:rsidR="0039456A" w:rsidDel="00BA22D7" w:rsidRDefault="0039456A" w:rsidP="00BA22D7">
            <w:pPr>
              <w:pStyle w:val="Heading4"/>
              <w:jc w:val="left"/>
              <w:rPr>
                <w:del w:id="4795" w:author="Author"/>
                <w:rFonts w:ascii="Calibri" w:hAnsi="Calibri" w:cs="Calibri"/>
                <w:b/>
                <w:bCs w:val="0"/>
                <w:color w:val="000000"/>
                <w:sz w:val="22"/>
                <w:szCs w:val="22"/>
              </w:rPr>
              <w:pPrChange w:id="4796" w:author="Sangani, Suryanarayana" w:date="2023-02-22T18:19:00Z">
                <w:pPr/>
              </w:pPrChange>
            </w:pPr>
            <w:del w:id="4797" w:author="Author">
              <w:r w:rsidDel="00BA22D7">
                <w:rPr>
                  <w:rFonts w:ascii="Calibri" w:hAnsi="Calibri" w:cs="Calibri"/>
                  <w:bCs w:val="0"/>
                  <w:color w:val="000000"/>
                  <w:sz w:val="22"/>
                  <w:szCs w:val="22"/>
                </w:rPr>
                <w:delText>896</w:delText>
              </w:r>
            </w:del>
          </w:p>
        </w:tc>
        <w:tc>
          <w:tcPr>
            <w:tcW w:w="851" w:type="dxa"/>
            <w:vAlign w:val="bottom"/>
          </w:tcPr>
          <w:p w14:paraId="400303E6" w14:textId="5FD23B12"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798" w:author="Author"/>
                <w:rFonts w:asciiTheme="minorHAnsi" w:hAnsiTheme="minorHAnsi" w:cstheme="minorHAnsi"/>
                <w:color w:val="000000"/>
                <w:sz w:val="22"/>
                <w:szCs w:val="22"/>
              </w:rPr>
              <w:pPrChange w:id="479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800" w:author="Author">
              <w:r w:rsidDel="00BA22D7">
                <w:rPr>
                  <w:rFonts w:ascii="Calibri" w:hAnsi="Calibri" w:cs="Calibri"/>
                  <w:color w:val="000000"/>
                  <w:sz w:val="22"/>
                  <w:szCs w:val="22"/>
                </w:rPr>
                <w:delText>13.00</w:delText>
              </w:r>
            </w:del>
          </w:p>
        </w:tc>
        <w:tc>
          <w:tcPr>
            <w:tcW w:w="1240" w:type="dxa"/>
            <w:vAlign w:val="bottom"/>
          </w:tcPr>
          <w:p w14:paraId="4EB95F67" w14:textId="36817A64"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801" w:author="Author"/>
                <w:rFonts w:asciiTheme="minorHAnsi" w:hAnsiTheme="minorHAnsi" w:cstheme="minorHAnsi"/>
                <w:color w:val="000000"/>
                <w:sz w:val="22"/>
                <w:szCs w:val="22"/>
              </w:rPr>
              <w:pPrChange w:id="480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803" w:author="Author">
              <w:r w:rsidDel="00BA22D7">
                <w:rPr>
                  <w:rFonts w:ascii="Calibri" w:hAnsi="Calibri" w:cs="Calibri"/>
                  <w:color w:val="000000"/>
                  <w:sz w:val="22"/>
                  <w:szCs w:val="22"/>
                </w:rPr>
                <w:delText>93.21</w:delText>
              </w:r>
            </w:del>
          </w:p>
        </w:tc>
        <w:tc>
          <w:tcPr>
            <w:tcW w:w="851" w:type="dxa"/>
            <w:vAlign w:val="bottom"/>
          </w:tcPr>
          <w:p w14:paraId="388DCBE2" w14:textId="7F3E84D3"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804" w:author="Author"/>
                <w:rFonts w:asciiTheme="minorHAnsi" w:hAnsiTheme="minorHAnsi" w:cstheme="minorHAnsi"/>
                <w:color w:val="000000"/>
                <w:sz w:val="22"/>
                <w:szCs w:val="22"/>
              </w:rPr>
              <w:pPrChange w:id="480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806" w:author="Author">
              <w:r w:rsidDel="00BA22D7">
                <w:rPr>
                  <w:rFonts w:ascii="Calibri" w:hAnsi="Calibri" w:cs="Calibri"/>
                  <w:color w:val="000000"/>
                  <w:sz w:val="22"/>
                  <w:szCs w:val="22"/>
                </w:rPr>
                <w:delText>13.49</w:delText>
              </w:r>
            </w:del>
          </w:p>
        </w:tc>
        <w:tc>
          <w:tcPr>
            <w:tcW w:w="1240" w:type="dxa"/>
            <w:vAlign w:val="bottom"/>
          </w:tcPr>
          <w:p w14:paraId="32D3724C" w14:textId="232D46A8"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807" w:author="Author"/>
                <w:rFonts w:asciiTheme="minorHAnsi" w:hAnsiTheme="minorHAnsi" w:cstheme="minorHAnsi"/>
                <w:color w:val="000000"/>
                <w:sz w:val="22"/>
                <w:szCs w:val="22"/>
              </w:rPr>
              <w:pPrChange w:id="480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809" w:author="Author">
              <w:r w:rsidDel="00BA22D7">
                <w:rPr>
                  <w:rFonts w:ascii="Calibri" w:hAnsi="Calibri" w:cs="Calibri"/>
                  <w:color w:val="000000"/>
                  <w:sz w:val="22"/>
                  <w:szCs w:val="22"/>
                </w:rPr>
                <w:delText>96.71</w:delText>
              </w:r>
            </w:del>
          </w:p>
        </w:tc>
        <w:tc>
          <w:tcPr>
            <w:tcW w:w="886" w:type="dxa"/>
            <w:vAlign w:val="bottom"/>
          </w:tcPr>
          <w:p w14:paraId="74D4953D" w14:textId="5DA73406"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810" w:author="Author"/>
                <w:rFonts w:asciiTheme="minorHAnsi" w:hAnsiTheme="minorHAnsi" w:cstheme="minorHAnsi"/>
                <w:color w:val="000000"/>
                <w:sz w:val="22"/>
                <w:szCs w:val="22"/>
              </w:rPr>
              <w:pPrChange w:id="481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812" w:author="Author">
              <w:r w:rsidDel="00BA22D7">
                <w:rPr>
                  <w:rFonts w:ascii="Calibri" w:hAnsi="Calibri" w:cs="Calibri"/>
                  <w:color w:val="000000"/>
                  <w:sz w:val="22"/>
                  <w:szCs w:val="22"/>
                </w:rPr>
                <w:delText>13.50</w:delText>
              </w:r>
            </w:del>
          </w:p>
        </w:tc>
        <w:tc>
          <w:tcPr>
            <w:tcW w:w="1240" w:type="dxa"/>
            <w:vAlign w:val="bottom"/>
          </w:tcPr>
          <w:p w14:paraId="1A6E37E1" w14:textId="42DE5B75"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813" w:author="Author"/>
                <w:rFonts w:asciiTheme="minorHAnsi" w:hAnsiTheme="minorHAnsi" w:cstheme="minorHAnsi"/>
                <w:color w:val="000000"/>
                <w:sz w:val="22"/>
                <w:szCs w:val="22"/>
              </w:rPr>
              <w:pPrChange w:id="481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815" w:author="Author">
              <w:r w:rsidDel="00BA22D7">
                <w:rPr>
                  <w:rFonts w:ascii="Calibri" w:hAnsi="Calibri" w:cs="Calibri"/>
                  <w:color w:val="000000"/>
                  <w:sz w:val="22"/>
                  <w:szCs w:val="22"/>
                </w:rPr>
                <w:delText>96.78</w:delText>
              </w:r>
            </w:del>
          </w:p>
        </w:tc>
        <w:tc>
          <w:tcPr>
            <w:tcW w:w="886" w:type="dxa"/>
            <w:vAlign w:val="bottom"/>
          </w:tcPr>
          <w:p w14:paraId="116269D0" w14:textId="06E70979"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816" w:author="Author"/>
                <w:rFonts w:asciiTheme="minorHAnsi" w:hAnsiTheme="minorHAnsi" w:cstheme="minorHAnsi"/>
                <w:color w:val="000000"/>
                <w:sz w:val="22"/>
                <w:szCs w:val="22"/>
              </w:rPr>
              <w:pPrChange w:id="481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818" w:author="Author">
              <w:r w:rsidDel="00BA22D7">
                <w:rPr>
                  <w:rFonts w:ascii="Calibri" w:hAnsi="Calibri" w:cs="Calibri"/>
                  <w:color w:val="000000"/>
                  <w:sz w:val="22"/>
                  <w:szCs w:val="22"/>
                </w:rPr>
                <w:delText>12.50</w:delText>
              </w:r>
            </w:del>
          </w:p>
        </w:tc>
        <w:tc>
          <w:tcPr>
            <w:tcW w:w="1240" w:type="dxa"/>
            <w:vAlign w:val="bottom"/>
          </w:tcPr>
          <w:p w14:paraId="07821773" w14:textId="3B33BA6E"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819" w:author="Author"/>
                <w:rFonts w:asciiTheme="minorHAnsi" w:hAnsiTheme="minorHAnsi" w:cstheme="minorHAnsi"/>
                <w:color w:val="000000"/>
                <w:sz w:val="22"/>
                <w:szCs w:val="22"/>
              </w:rPr>
              <w:pPrChange w:id="482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821" w:author="Author">
              <w:r w:rsidDel="00BA22D7">
                <w:rPr>
                  <w:rFonts w:ascii="Calibri" w:hAnsi="Calibri" w:cs="Calibri"/>
                  <w:color w:val="000000"/>
                  <w:sz w:val="22"/>
                  <w:szCs w:val="22"/>
                </w:rPr>
                <w:delText>89.60</w:delText>
              </w:r>
            </w:del>
          </w:p>
        </w:tc>
      </w:tr>
      <w:tr w:rsidR="0039456A" w:rsidDel="00BA22D7" w14:paraId="257F38E5" w14:textId="3553DC18" w:rsidTr="00670E42">
        <w:trPr>
          <w:trHeight w:val="282"/>
          <w:del w:id="482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E983C67" w14:textId="0EFAA005" w:rsidR="0039456A" w:rsidDel="00BA22D7" w:rsidRDefault="0039456A" w:rsidP="00BA22D7">
            <w:pPr>
              <w:pStyle w:val="Heading4"/>
              <w:jc w:val="left"/>
              <w:rPr>
                <w:del w:id="4823" w:author="Author"/>
                <w:rFonts w:ascii="Calibri" w:hAnsi="Calibri" w:cs="Calibri"/>
                <w:b/>
                <w:bCs w:val="0"/>
                <w:color w:val="000000"/>
                <w:sz w:val="22"/>
                <w:szCs w:val="22"/>
              </w:rPr>
              <w:pPrChange w:id="4824" w:author="Sangani, Suryanarayana" w:date="2023-02-22T18:19:00Z">
                <w:pPr/>
              </w:pPrChange>
            </w:pPr>
            <w:del w:id="4825" w:author="Author">
              <w:r w:rsidDel="00BA22D7">
                <w:rPr>
                  <w:rFonts w:ascii="Calibri" w:hAnsi="Calibri" w:cs="Calibri"/>
                  <w:bCs w:val="0"/>
                  <w:color w:val="000000"/>
                  <w:sz w:val="22"/>
                  <w:szCs w:val="22"/>
                </w:rPr>
                <w:delText>960</w:delText>
              </w:r>
            </w:del>
          </w:p>
        </w:tc>
        <w:tc>
          <w:tcPr>
            <w:tcW w:w="851" w:type="dxa"/>
            <w:vAlign w:val="bottom"/>
          </w:tcPr>
          <w:p w14:paraId="31524450" w14:textId="1BD734AF"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826" w:author="Author"/>
                <w:rFonts w:asciiTheme="minorHAnsi" w:hAnsiTheme="minorHAnsi" w:cstheme="minorHAnsi"/>
                <w:color w:val="000000"/>
                <w:sz w:val="22"/>
                <w:szCs w:val="22"/>
              </w:rPr>
              <w:pPrChange w:id="482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828" w:author="Author">
              <w:r w:rsidDel="00BA22D7">
                <w:rPr>
                  <w:rFonts w:ascii="Calibri" w:hAnsi="Calibri" w:cs="Calibri"/>
                  <w:color w:val="000000"/>
                  <w:sz w:val="22"/>
                  <w:szCs w:val="22"/>
                </w:rPr>
                <w:delText>12.13</w:delText>
              </w:r>
            </w:del>
          </w:p>
        </w:tc>
        <w:tc>
          <w:tcPr>
            <w:tcW w:w="1240" w:type="dxa"/>
            <w:vAlign w:val="bottom"/>
          </w:tcPr>
          <w:p w14:paraId="3C138582" w14:textId="4AED382D"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829" w:author="Author"/>
                <w:rFonts w:asciiTheme="minorHAnsi" w:hAnsiTheme="minorHAnsi" w:cstheme="minorHAnsi"/>
                <w:color w:val="000000"/>
                <w:sz w:val="22"/>
                <w:szCs w:val="22"/>
              </w:rPr>
              <w:pPrChange w:id="483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831" w:author="Author">
              <w:r w:rsidDel="00BA22D7">
                <w:rPr>
                  <w:rFonts w:ascii="Calibri" w:hAnsi="Calibri" w:cs="Calibri"/>
                  <w:color w:val="000000"/>
                  <w:sz w:val="22"/>
                  <w:szCs w:val="22"/>
                </w:rPr>
                <w:delText>93.19</w:delText>
              </w:r>
            </w:del>
          </w:p>
        </w:tc>
        <w:tc>
          <w:tcPr>
            <w:tcW w:w="851" w:type="dxa"/>
            <w:vAlign w:val="bottom"/>
          </w:tcPr>
          <w:p w14:paraId="53F59AE6" w14:textId="18979065"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832" w:author="Author"/>
                <w:rFonts w:asciiTheme="minorHAnsi" w:hAnsiTheme="minorHAnsi" w:cstheme="minorHAnsi"/>
                <w:color w:val="000000"/>
                <w:sz w:val="22"/>
                <w:szCs w:val="22"/>
              </w:rPr>
              <w:pPrChange w:id="483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834" w:author="Author">
              <w:r w:rsidDel="00BA22D7">
                <w:rPr>
                  <w:rFonts w:ascii="Calibri" w:hAnsi="Calibri" w:cs="Calibri"/>
                  <w:color w:val="000000"/>
                  <w:sz w:val="22"/>
                  <w:szCs w:val="22"/>
                </w:rPr>
                <w:delText>12.64</w:delText>
              </w:r>
            </w:del>
          </w:p>
        </w:tc>
        <w:tc>
          <w:tcPr>
            <w:tcW w:w="1240" w:type="dxa"/>
            <w:vAlign w:val="bottom"/>
          </w:tcPr>
          <w:p w14:paraId="10445F1F" w14:textId="3E7A00CC"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835" w:author="Author"/>
                <w:rFonts w:asciiTheme="minorHAnsi" w:hAnsiTheme="minorHAnsi" w:cstheme="minorHAnsi"/>
                <w:color w:val="000000"/>
                <w:sz w:val="22"/>
                <w:szCs w:val="22"/>
              </w:rPr>
              <w:pPrChange w:id="483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837" w:author="Author">
              <w:r w:rsidDel="00BA22D7">
                <w:rPr>
                  <w:rFonts w:ascii="Calibri" w:hAnsi="Calibri" w:cs="Calibri"/>
                  <w:color w:val="000000"/>
                  <w:sz w:val="22"/>
                  <w:szCs w:val="22"/>
                </w:rPr>
                <w:delText>97.09</w:delText>
              </w:r>
            </w:del>
          </w:p>
        </w:tc>
        <w:tc>
          <w:tcPr>
            <w:tcW w:w="886" w:type="dxa"/>
            <w:vAlign w:val="bottom"/>
          </w:tcPr>
          <w:p w14:paraId="2A01DB84" w14:textId="09F10E7B"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838" w:author="Author"/>
                <w:rFonts w:asciiTheme="minorHAnsi" w:hAnsiTheme="minorHAnsi" w:cstheme="minorHAnsi"/>
                <w:color w:val="000000"/>
                <w:sz w:val="22"/>
                <w:szCs w:val="22"/>
              </w:rPr>
              <w:pPrChange w:id="483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840" w:author="Author">
              <w:r w:rsidDel="00BA22D7">
                <w:rPr>
                  <w:rFonts w:ascii="Calibri" w:hAnsi="Calibri" w:cs="Calibri"/>
                  <w:color w:val="000000"/>
                  <w:sz w:val="22"/>
                  <w:szCs w:val="22"/>
                </w:rPr>
                <w:delText>12.67</w:delText>
              </w:r>
            </w:del>
          </w:p>
        </w:tc>
        <w:tc>
          <w:tcPr>
            <w:tcW w:w="1240" w:type="dxa"/>
            <w:vAlign w:val="bottom"/>
          </w:tcPr>
          <w:p w14:paraId="244F13B9" w14:textId="4D3BE0BA"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841" w:author="Author"/>
                <w:rFonts w:asciiTheme="minorHAnsi" w:hAnsiTheme="minorHAnsi" w:cstheme="minorHAnsi"/>
                <w:color w:val="000000"/>
                <w:sz w:val="22"/>
                <w:szCs w:val="22"/>
              </w:rPr>
              <w:pPrChange w:id="484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843" w:author="Author">
              <w:r w:rsidDel="00BA22D7">
                <w:rPr>
                  <w:rFonts w:ascii="Calibri" w:hAnsi="Calibri" w:cs="Calibri"/>
                  <w:color w:val="000000"/>
                  <w:sz w:val="22"/>
                  <w:szCs w:val="22"/>
                </w:rPr>
                <w:delText>97.30</w:delText>
              </w:r>
            </w:del>
          </w:p>
        </w:tc>
        <w:tc>
          <w:tcPr>
            <w:tcW w:w="886" w:type="dxa"/>
            <w:vAlign w:val="bottom"/>
          </w:tcPr>
          <w:p w14:paraId="08B45F9A" w14:textId="7F9AC1F7"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844" w:author="Author"/>
                <w:rFonts w:asciiTheme="minorHAnsi" w:hAnsiTheme="minorHAnsi" w:cstheme="minorHAnsi"/>
                <w:color w:val="000000"/>
                <w:sz w:val="22"/>
                <w:szCs w:val="22"/>
              </w:rPr>
              <w:pPrChange w:id="484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846" w:author="Author">
              <w:r w:rsidDel="00BA22D7">
                <w:rPr>
                  <w:rFonts w:ascii="Calibri" w:hAnsi="Calibri" w:cs="Calibri"/>
                  <w:color w:val="000000"/>
                  <w:sz w:val="22"/>
                  <w:szCs w:val="22"/>
                </w:rPr>
                <w:delText>11.90</w:delText>
              </w:r>
            </w:del>
          </w:p>
        </w:tc>
        <w:tc>
          <w:tcPr>
            <w:tcW w:w="1240" w:type="dxa"/>
            <w:vAlign w:val="bottom"/>
          </w:tcPr>
          <w:p w14:paraId="0AC43DB0" w14:textId="5717563A"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847" w:author="Author"/>
                <w:rFonts w:asciiTheme="minorHAnsi" w:hAnsiTheme="minorHAnsi" w:cstheme="minorHAnsi"/>
                <w:color w:val="000000"/>
                <w:sz w:val="22"/>
                <w:szCs w:val="22"/>
              </w:rPr>
              <w:pPrChange w:id="484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849" w:author="Author">
              <w:r w:rsidDel="00BA22D7">
                <w:rPr>
                  <w:rFonts w:ascii="Calibri" w:hAnsi="Calibri" w:cs="Calibri"/>
                  <w:color w:val="000000"/>
                  <w:sz w:val="22"/>
                  <w:szCs w:val="22"/>
                </w:rPr>
                <w:delText>91.43</w:delText>
              </w:r>
            </w:del>
          </w:p>
        </w:tc>
      </w:tr>
      <w:tr w:rsidR="0039456A" w:rsidDel="00BA22D7" w14:paraId="64F4C2EA" w14:textId="7C84BF1F" w:rsidTr="00670E42">
        <w:trPr>
          <w:cnfStyle w:val="000000100000" w:firstRow="0" w:lastRow="0" w:firstColumn="0" w:lastColumn="0" w:oddVBand="0" w:evenVBand="0" w:oddHBand="1" w:evenHBand="0" w:firstRowFirstColumn="0" w:firstRowLastColumn="0" w:lastRowFirstColumn="0" w:lastRowLastColumn="0"/>
          <w:trHeight w:val="282"/>
          <w:del w:id="485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CB66643" w14:textId="493234D3" w:rsidR="0039456A" w:rsidDel="00BA22D7" w:rsidRDefault="0039456A" w:rsidP="00BA22D7">
            <w:pPr>
              <w:pStyle w:val="Heading4"/>
              <w:jc w:val="left"/>
              <w:rPr>
                <w:del w:id="4851" w:author="Author"/>
                <w:rFonts w:ascii="Calibri" w:hAnsi="Calibri" w:cs="Calibri"/>
                <w:b/>
                <w:bCs w:val="0"/>
                <w:color w:val="000000"/>
                <w:sz w:val="22"/>
                <w:szCs w:val="22"/>
              </w:rPr>
              <w:pPrChange w:id="4852" w:author="Sangani, Suryanarayana" w:date="2023-02-22T18:19:00Z">
                <w:pPr/>
              </w:pPrChange>
            </w:pPr>
            <w:del w:id="4853" w:author="Author">
              <w:r w:rsidDel="00BA22D7">
                <w:rPr>
                  <w:rFonts w:ascii="Calibri" w:hAnsi="Calibri" w:cs="Calibri"/>
                  <w:bCs w:val="0"/>
                  <w:color w:val="000000"/>
                  <w:sz w:val="22"/>
                  <w:szCs w:val="22"/>
                </w:rPr>
                <w:delText>1024</w:delText>
              </w:r>
            </w:del>
          </w:p>
        </w:tc>
        <w:tc>
          <w:tcPr>
            <w:tcW w:w="851" w:type="dxa"/>
            <w:vAlign w:val="bottom"/>
          </w:tcPr>
          <w:p w14:paraId="1C7DCD3E" w14:textId="6A0B5240"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854" w:author="Author"/>
                <w:rFonts w:asciiTheme="minorHAnsi" w:hAnsiTheme="minorHAnsi" w:cstheme="minorHAnsi"/>
                <w:color w:val="000000"/>
                <w:sz w:val="22"/>
                <w:szCs w:val="22"/>
              </w:rPr>
              <w:pPrChange w:id="485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856" w:author="Author">
              <w:r w:rsidDel="00BA22D7">
                <w:rPr>
                  <w:rFonts w:ascii="Calibri" w:hAnsi="Calibri" w:cs="Calibri"/>
                  <w:color w:val="000000"/>
                  <w:sz w:val="22"/>
                  <w:szCs w:val="22"/>
                </w:rPr>
                <w:delText>11.40</w:delText>
              </w:r>
            </w:del>
          </w:p>
        </w:tc>
        <w:tc>
          <w:tcPr>
            <w:tcW w:w="1240" w:type="dxa"/>
            <w:vAlign w:val="bottom"/>
          </w:tcPr>
          <w:p w14:paraId="21378025" w14:textId="19586EBF"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857" w:author="Author"/>
                <w:rFonts w:asciiTheme="minorHAnsi" w:hAnsiTheme="minorHAnsi" w:cstheme="minorHAnsi"/>
                <w:color w:val="000000"/>
                <w:sz w:val="22"/>
                <w:szCs w:val="22"/>
              </w:rPr>
              <w:pPrChange w:id="485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859" w:author="Author">
              <w:r w:rsidDel="00BA22D7">
                <w:rPr>
                  <w:rFonts w:ascii="Calibri" w:hAnsi="Calibri" w:cs="Calibri"/>
                  <w:color w:val="000000"/>
                  <w:sz w:val="22"/>
                  <w:szCs w:val="22"/>
                </w:rPr>
                <w:delText>93.40</w:delText>
              </w:r>
            </w:del>
          </w:p>
        </w:tc>
        <w:tc>
          <w:tcPr>
            <w:tcW w:w="851" w:type="dxa"/>
            <w:vAlign w:val="bottom"/>
          </w:tcPr>
          <w:p w14:paraId="693BBCE4" w14:textId="5E8DC61C"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860" w:author="Author"/>
                <w:rFonts w:asciiTheme="minorHAnsi" w:hAnsiTheme="minorHAnsi" w:cstheme="minorHAnsi"/>
                <w:color w:val="000000"/>
                <w:sz w:val="22"/>
                <w:szCs w:val="22"/>
              </w:rPr>
              <w:pPrChange w:id="486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862" w:author="Author">
              <w:r w:rsidDel="00BA22D7">
                <w:rPr>
                  <w:rFonts w:ascii="Calibri" w:hAnsi="Calibri" w:cs="Calibri"/>
                  <w:color w:val="000000"/>
                  <w:sz w:val="22"/>
                  <w:szCs w:val="22"/>
                </w:rPr>
                <w:delText>11.90</w:delText>
              </w:r>
            </w:del>
          </w:p>
        </w:tc>
        <w:tc>
          <w:tcPr>
            <w:tcW w:w="1240" w:type="dxa"/>
            <w:vAlign w:val="bottom"/>
          </w:tcPr>
          <w:p w14:paraId="33CA7289" w14:textId="1B768BE7"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863" w:author="Author"/>
                <w:rFonts w:asciiTheme="minorHAnsi" w:hAnsiTheme="minorHAnsi" w:cstheme="minorHAnsi"/>
                <w:color w:val="000000"/>
                <w:sz w:val="22"/>
                <w:szCs w:val="22"/>
              </w:rPr>
              <w:pPrChange w:id="486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865" w:author="Author">
              <w:r w:rsidDel="00BA22D7">
                <w:rPr>
                  <w:rFonts w:ascii="Calibri" w:hAnsi="Calibri" w:cs="Calibri"/>
                  <w:color w:val="000000"/>
                  <w:sz w:val="22"/>
                  <w:szCs w:val="22"/>
                </w:rPr>
                <w:delText>97.51</w:delText>
              </w:r>
            </w:del>
          </w:p>
        </w:tc>
        <w:tc>
          <w:tcPr>
            <w:tcW w:w="886" w:type="dxa"/>
            <w:vAlign w:val="bottom"/>
          </w:tcPr>
          <w:p w14:paraId="7898C756" w14:textId="4AD6866F"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866" w:author="Author"/>
                <w:rFonts w:asciiTheme="minorHAnsi" w:hAnsiTheme="minorHAnsi" w:cstheme="minorHAnsi"/>
                <w:color w:val="000000"/>
                <w:sz w:val="22"/>
                <w:szCs w:val="22"/>
              </w:rPr>
              <w:pPrChange w:id="486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868" w:author="Author">
              <w:r w:rsidDel="00BA22D7">
                <w:rPr>
                  <w:rFonts w:ascii="Calibri" w:hAnsi="Calibri" w:cs="Calibri"/>
                  <w:color w:val="000000"/>
                  <w:sz w:val="22"/>
                  <w:szCs w:val="22"/>
                </w:rPr>
                <w:delText>11.92</w:delText>
              </w:r>
            </w:del>
          </w:p>
        </w:tc>
        <w:tc>
          <w:tcPr>
            <w:tcW w:w="1240" w:type="dxa"/>
            <w:vAlign w:val="bottom"/>
          </w:tcPr>
          <w:p w14:paraId="182418B8" w14:textId="70DF3253"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869" w:author="Author"/>
                <w:rFonts w:asciiTheme="minorHAnsi" w:hAnsiTheme="minorHAnsi" w:cstheme="minorHAnsi"/>
                <w:color w:val="000000"/>
                <w:sz w:val="22"/>
                <w:szCs w:val="22"/>
              </w:rPr>
              <w:pPrChange w:id="487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871" w:author="Author">
              <w:r w:rsidDel="00BA22D7">
                <w:rPr>
                  <w:rFonts w:ascii="Calibri" w:hAnsi="Calibri" w:cs="Calibri"/>
                  <w:color w:val="000000"/>
                  <w:sz w:val="22"/>
                  <w:szCs w:val="22"/>
                </w:rPr>
                <w:delText>97.61</w:delText>
              </w:r>
            </w:del>
          </w:p>
        </w:tc>
        <w:tc>
          <w:tcPr>
            <w:tcW w:w="886" w:type="dxa"/>
            <w:vAlign w:val="bottom"/>
          </w:tcPr>
          <w:p w14:paraId="3BD502AA" w14:textId="6FB5E014"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872" w:author="Author"/>
                <w:rFonts w:asciiTheme="minorHAnsi" w:hAnsiTheme="minorHAnsi" w:cstheme="minorHAnsi"/>
                <w:color w:val="000000"/>
                <w:sz w:val="22"/>
                <w:szCs w:val="22"/>
              </w:rPr>
              <w:pPrChange w:id="487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874" w:author="Author">
              <w:r w:rsidDel="00BA22D7">
                <w:rPr>
                  <w:rFonts w:ascii="Calibri" w:hAnsi="Calibri" w:cs="Calibri"/>
                  <w:color w:val="000000"/>
                  <w:sz w:val="22"/>
                  <w:szCs w:val="22"/>
                </w:rPr>
                <w:delText>11.36</w:delText>
              </w:r>
            </w:del>
          </w:p>
        </w:tc>
        <w:tc>
          <w:tcPr>
            <w:tcW w:w="1240" w:type="dxa"/>
            <w:vAlign w:val="bottom"/>
          </w:tcPr>
          <w:p w14:paraId="75D419F5" w14:textId="69910BF6"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875" w:author="Author"/>
                <w:rFonts w:asciiTheme="minorHAnsi" w:hAnsiTheme="minorHAnsi" w:cstheme="minorHAnsi"/>
                <w:color w:val="000000"/>
                <w:sz w:val="22"/>
                <w:szCs w:val="22"/>
              </w:rPr>
              <w:pPrChange w:id="487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877" w:author="Author">
              <w:r w:rsidDel="00BA22D7">
                <w:rPr>
                  <w:rFonts w:ascii="Calibri" w:hAnsi="Calibri" w:cs="Calibri"/>
                  <w:color w:val="000000"/>
                  <w:sz w:val="22"/>
                  <w:szCs w:val="22"/>
                </w:rPr>
                <w:delText>93.09</w:delText>
              </w:r>
            </w:del>
          </w:p>
        </w:tc>
      </w:tr>
      <w:tr w:rsidR="0039456A" w:rsidDel="00BA22D7" w14:paraId="4F83B670" w14:textId="16D17330" w:rsidTr="00670E42">
        <w:trPr>
          <w:trHeight w:val="282"/>
          <w:del w:id="487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CE66F0A" w14:textId="51D2F68D" w:rsidR="0039456A" w:rsidDel="00BA22D7" w:rsidRDefault="0039456A" w:rsidP="00BA22D7">
            <w:pPr>
              <w:pStyle w:val="Heading4"/>
              <w:jc w:val="left"/>
              <w:rPr>
                <w:del w:id="4879" w:author="Author"/>
                <w:rFonts w:ascii="Calibri" w:hAnsi="Calibri" w:cs="Calibri"/>
                <w:b/>
                <w:bCs w:val="0"/>
                <w:color w:val="000000"/>
                <w:sz w:val="22"/>
                <w:szCs w:val="22"/>
              </w:rPr>
              <w:pPrChange w:id="4880" w:author="Sangani, Suryanarayana" w:date="2023-02-22T18:19:00Z">
                <w:pPr/>
              </w:pPrChange>
            </w:pPr>
            <w:del w:id="4881" w:author="Author">
              <w:r w:rsidDel="00BA22D7">
                <w:rPr>
                  <w:rFonts w:ascii="Calibri" w:hAnsi="Calibri" w:cs="Calibri"/>
                  <w:bCs w:val="0"/>
                  <w:color w:val="000000"/>
                  <w:sz w:val="22"/>
                  <w:szCs w:val="22"/>
                </w:rPr>
                <w:delText>1088</w:delText>
              </w:r>
            </w:del>
          </w:p>
        </w:tc>
        <w:tc>
          <w:tcPr>
            <w:tcW w:w="851" w:type="dxa"/>
            <w:vAlign w:val="bottom"/>
          </w:tcPr>
          <w:p w14:paraId="4F3E98EA" w14:textId="0A26E9C6"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882" w:author="Author"/>
                <w:rFonts w:asciiTheme="minorHAnsi" w:hAnsiTheme="minorHAnsi" w:cstheme="minorHAnsi"/>
                <w:color w:val="000000"/>
                <w:sz w:val="22"/>
                <w:szCs w:val="22"/>
              </w:rPr>
              <w:pPrChange w:id="488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884" w:author="Author">
              <w:r w:rsidDel="00BA22D7">
                <w:rPr>
                  <w:rFonts w:ascii="Calibri" w:hAnsi="Calibri" w:cs="Calibri"/>
                  <w:color w:val="000000"/>
                  <w:sz w:val="22"/>
                  <w:szCs w:val="22"/>
                </w:rPr>
                <w:delText>10.81</w:delText>
              </w:r>
            </w:del>
          </w:p>
        </w:tc>
        <w:tc>
          <w:tcPr>
            <w:tcW w:w="1240" w:type="dxa"/>
            <w:vAlign w:val="bottom"/>
          </w:tcPr>
          <w:p w14:paraId="2F7D3162" w14:textId="4BA30D2C"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885" w:author="Author"/>
                <w:rFonts w:asciiTheme="minorHAnsi" w:hAnsiTheme="minorHAnsi" w:cstheme="minorHAnsi"/>
                <w:color w:val="000000"/>
                <w:sz w:val="22"/>
                <w:szCs w:val="22"/>
              </w:rPr>
              <w:pPrChange w:id="488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887" w:author="Author">
              <w:r w:rsidDel="00BA22D7">
                <w:rPr>
                  <w:rFonts w:ascii="Calibri" w:hAnsi="Calibri" w:cs="Calibri"/>
                  <w:color w:val="000000"/>
                  <w:sz w:val="22"/>
                  <w:szCs w:val="22"/>
                </w:rPr>
                <w:delText>94.08</w:delText>
              </w:r>
            </w:del>
          </w:p>
        </w:tc>
        <w:tc>
          <w:tcPr>
            <w:tcW w:w="851" w:type="dxa"/>
            <w:vAlign w:val="bottom"/>
          </w:tcPr>
          <w:p w14:paraId="70DC5769" w14:textId="48EEA5DA"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888" w:author="Author"/>
                <w:rFonts w:asciiTheme="minorHAnsi" w:hAnsiTheme="minorHAnsi" w:cstheme="minorHAnsi"/>
                <w:color w:val="000000"/>
                <w:sz w:val="22"/>
                <w:szCs w:val="22"/>
              </w:rPr>
              <w:pPrChange w:id="488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890" w:author="Author">
              <w:r w:rsidDel="00BA22D7">
                <w:rPr>
                  <w:rFonts w:ascii="Calibri" w:hAnsi="Calibri" w:cs="Calibri"/>
                  <w:color w:val="000000"/>
                  <w:sz w:val="22"/>
                  <w:szCs w:val="22"/>
                </w:rPr>
                <w:delText>11.26</w:delText>
              </w:r>
            </w:del>
          </w:p>
        </w:tc>
        <w:tc>
          <w:tcPr>
            <w:tcW w:w="1240" w:type="dxa"/>
            <w:vAlign w:val="bottom"/>
          </w:tcPr>
          <w:p w14:paraId="50125D0A" w14:textId="4BB99B1A"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891" w:author="Author"/>
                <w:rFonts w:asciiTheme="minorHAnsi" w:hAnsiTheme="minorHAnsi" w:cstheme="minorHAnsi"/>
                <w:color w:val="000000"/>
                <w:sz w:val="22"/>
                <w:szCs w:val="22"/>
              </w:rPr>
              <w:pPrChange w:id="489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893" w:author="Author">
              <w:r w:rsidDel="00BA22D7">
                <w:rPr>
                  <w:rFonts w:ascii="Calibri" w:hAnsi="Calibri" w:cs="Calibri"/>
                  <w:color w:val="000000"/>
                  <w:sz w:val="22"/>
                  <w:szCs w:val="22"/>
                </w:rPr>
                <w:delText>97.98</w:delText>
              </w:r>
            </w:del>
          </w:p>
        </w:tc>
        <w:tc>
          <w:tcPr>
            <w:tcW w:w="886" w:type="dxa"/>
            <w:vAlign w:val="bottom"/>
          </w:tcPr>
          <w:p w14:paraId="6B88393F" w14:textId="1088177A"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894" w:author="Author"/>
                <w:rFonts w:asciiTheme="minorHAnsi" w:hAnsiTheme="minorHAnsi" w:cstheme="minorHAnsi"/>
                <w:color w:val="000000"/>
                <w:sz w:val="22"/>
                <w:szCs w:val="22"/>
              </w:rPr>
              <w:pPrChange w:id="489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896" w:author="Author">
              <w:r w:rsidDel="00BA22D7">
                <w:rPr>
                  <w:rFonts w:ascii="Calibri" w:hAnsi="Calibri" w:cs="Calibri"/>
                  <w:color w:val="000000"/>
                  <w:sz w:val="22"/>
                  <w:szCs w:val="22"/>
                </w:rPr>
                <w:delText>11.24</w:delText>
              </w:r>
            </w:del>
          </w:p>
        </w:tc>
        <w:tc>
          <w:tcPr>
            <w:tcW w:w="1240" w:type="dxa"/>
            <w:vAlign w:val="bottom"/>
          </w:tcPr>
          <w:p w14:paraId="64092650" w14:textId="2A6CCE54"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897" w:author="Author"/>
                <w:rFonts w:asciiTheme="minorHAnsi" w:hAnsiTheme="minorHAnsi" w:cstheme="minorHAnsi"/>
                <w:color w:val="000000"/>
                <w:sz w:val="22"/>
                <w:szCs w:val="22"/>
              </w:rPr>
              <w:pPrChange w:id="489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899" w:author="Author">
              <w:r w:rsidDel="00BA22D7">
                <w:rPr>
                  <w:rFonts w:ascii="Calibri" w:hAnsi="Calibri" w:cs="Calibri"/>
                  <w:color w:val="000000"/>
                  <w:sz w:val="22"/>
                  <w:szCs w:val="22"/>
                </w:rPr>
                <w:delText>97.87</w:delText>
              </w:r>
            </w:del>
          </w:p>
        </w:tc>
        <w:tc>
          <w:tcPr>
            <w:tcW w:w="886" w:type="dxa"/>
            <w:vAlign w:val="bottom"/>
          </w:tcPr>
          <w:p w14:paraId="4E0FB1CA" w14:textId="0C14E9EB"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900" w:author="Author"/>
                <w:rFonts w:asciiTheme="minorHAnsi" w:hAnsiTheme="minorHAnsi" w:cstheme="minorHAnsi"/>
                <w:color w:val="000000"/>
                <w:sz w:val="22"/>
                <w:szCs w:val="22"/>
              </w:rPr>
              <w:pPrChange w:id="490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902" w:author="Author">
              <w:r w:rsidDel="00BA22D7">
                <w:rPr>
                  <w:rFonts w:ascii="Calibri" w:hAnsi="Calibri" w:cs="Calibri"/>
                  <w:color w:val="000000"/>
                  <w:sz w:val="22"/>
                  <w:szCs w:val="22"/>
                </w:rPr>
                <w:delText>10.87</w:delText>
              </w:r>
            </w:del>
          </w:p>
        </w:tc>
        <w:tc>
          <w:tcPr>
            <w:tcW w:w="1240" w:type="dxa"/>
            <w:vAlign w:val="bottom"/>
          </w:tcPr>
          <w:p w14:paraId="4B246D58" w14:textId="5ED7C5F0"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903" w:author="Author"/>
                <w:rFonts w:asciiTheme="minorHAnsi" w:hAnsiTheme="minorHAnsi" w:cstheme="minorHAnsi"/>
                <w:color w:val="000000"/>
                <w:sz w:val="22"/>
                <w:szCs w:val="22"/>
              </w:rPr>
              <w:pPrChange w:id="490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905" w:author="Author">
              <w:r w:rsidDel="00BA22D7">
                <w:rPr>
                  <w:rFonts w:ascii="Calibri" w:hAnsi="Calibri" w:cs="Calibri"/>
                  <w:color w:val="000000"/>
                  <w:sz w:val="22"/>
                  <w:szCs w:val="22"/>
                </w:rPr>
                <w:delText>94.61</w:delText>
              </w:r>
            </w:del>
          </w:p>
        </w:tc>
      </w:tr>
      <w:tr w:rsidR="0039456A" w:rsidDel="00BA22D7" w14:paraId="01F410D5" w14:textId="5AA2FAF2" w:rsidTr="00670E42">
        <w:trPr>
          <w:cnfStyle w:val="000000100000" w:firstRow="0" w:lastRow="0" w:firstColumn="0" w:lastColumn="0" w:oddVBand="0" w:evenVBand="0" w:oddHBand="1" w:evenHBand="0" w:firstRowFirstColumn="0" w:firstRowLastColumn="0" w:lastRowFirstColumn="0" w:lastRowLastColumn="0"/>
          <w:trHeight w:val="282"/>
          <w:del w:id="490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AFACEFE" w14:textId="40CF6855" w:rsidR="0039456A" w:rsidDel="00BA22D7" w:rsidRDefault="0039456A" w:rsidP="00BA22D7">
            <w:pPr>
              <w:pStyle w:val="Heading4"/>
              <w:jc w:val="left"/>
              <w:rPr>
                <w:del w:id="4907" w:author="Author"/>
                <w:rFonts w:ascii="Calibri" w:hAnsi="Calibri" w:cs="Calibri"/>
                <w:b/>
                <w:bCs w:val="0"/>
                <w:color w:val="000000"/>
                <w:sz w:val="22"/>
                <w:szCs w:val="22"/>
              </w:rPr>
              <w:pPrChange w:id="4908" w:author="Sangani, Suryanarayana" w:date="2023-02-22T18:19:00Z">
                <w:pPr/>
              </w:pPrChange>
            </w:pPr>
            <w:del w:id="4909" w:author="Author">
              <w:r w:rsidDel="00BA22D7">
                <w:rPr>
                  <w:rFonts w:ascii="Calibri" w:hAnsi="Calibri" w:cs="Calibri"/>
                  <w:bCs w:val="0"/>
                  <w:color w:val="000000"/>
                  <w:sz w:val="22"/>
                  <w:szCs w:val="22"/>
                </w:rPr>
                <w:delText>1152</w:delText>
              </w:r>
            </w:del>
          </w:p>
        </w:tc>
        <w:tc>
          <w:tcPr>
            <w:tcW w:w="851" w:type="dxa"/>
            <w:vAlign w:val="bottom"/>
          </w:tcPr>
          <w:p w14:paraId="52E393C1" w14:textId="59FC8EA7"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910" w:author="Author"/>
                <w:rFonts w:asciiTheme="minorHAnsi" w:hAnsiTheme="minorHAnsi" w:cstheme="minorHAnsi"/>
                <w:color w:val="000000"/>
                <w:sz w:val="22"/>
                <w:szCs w:val="22"/>
              </w:rPr>
              <w:pPrChange w:id="491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912" w:author="Author">
              <w:r w:rsidDel="00BA22D7">
                <w:rPr>
                  <w:rFonts w:ascii="Calibri" w:hAnsi="Calibri" w:cs="Calibri"/>
                  <w:color w:val="000000"/>
                  <w:sz w:val="22"/>
                  <w:szCs w:val="22"/>
                </w:rPr>
                <w:delText>10.16</w:delText>
              </w:r>
            </w:del>
          </w:p>
        </w:tc>
        <w:tc>
          <w:tcPr>
            <w:tcW w:w="1240" w:type="dxa"/>
            <w:vAlign w:val="bottom"/>
          </w:tcPr>
          <w:p w14:paraId="7FA836C4" w14:textId="27BC8E73"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913" w:author="Author"/>
                <w:rFonts w:asciiTheme="minorHAnsi" w:hAnsiTheme="minorHAnsi" w:cstheme="minorHAnsi"/>
                <w:color w:val="000000"/>
                <w:sz w:val="22"/>
                <w:szCs w:val="22"/>
              </w:rPr>
              <w:pPrChange w:id="491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915" w:author="Author">
              <w:r w:rsidDel="00BA22D7">
                <w:rPr>
                  <w:rFonts w:ascii="Calibri" w:hAnsi="Calibri" w:cs="Calibri"/>
                  <w:color w:val="000000"/>
                  <w:sz w:val="22"/>
                  <w:szCs w:val="22"/>
                </w:rPr>
                <w:delText>93.64</w:delText>
              </w:r>
            </w:del>
          </w:p>
        </w:tc>
        <w:tc>
          <w:tcPr>
            <w:tcW w:w="851" w:type="dxa"/>
            <w:vAlign w:val="bottom"/>
          </w:tcPr>
          <w:p w14:paraId="7349ED5E" w14:textId="425D08BF"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916" w:author="Author"/>
                <w:rFonts w:asciiTheme="minorHAnsi" w:hAnsiTheme="minorHAnsi" w:cstheme="minorHAnsi"/>
                <w:color w:val="000000"/>
                <w:sz w:val="22"/>
                <w:szCs w:val="22"/>
              </w:rPr>
              <w:pPrChange w:id="491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918" w:author="Author">
              <w:r w:rsidDel="00BA22D7">
                <w:rPr>
                  <w:rFonts w:ascii="Calibri" w:hAnsi="Calibri" w:cs="Calibri"/>
                  <w:color w:val="000000"/>
                  <w:sz w:val="22"/>
                  <w:szCs w:val="22"/>
                </w:rPr>
                <w:delText>10.66</w:delText>
              </w:r>
            </w:del>
          </w:p>
        </w:tc>
        <w:tc>
          <w:tcPr>
            <w:tcW w:w="1240" w:type="dxa"/>
            <w:vAlign w:val="bottom"/>
          </w:tcPr>
          <w:p w14:paraId="76242C33" w14:textId="6593A2C5"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919" w:author="Author"/>
                <w:rFonts w:asciiTheme="minorHAnsi" w:hAnsiTheme="minorHAnsi" w:cstheme="minorHAnsi"/>
                <w:color w:val="000000"/>
                <w:sz w:val="22"/>
                <w:szCs w:val="22"/>
              </w:rPr>
              <w:pPrChange w:id="492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921" w:author="Author">
              <w:r w:rsidDel="00BA22D7">
                <w:rPr>
                  <w:rFonts w:ascii="Calibri" w:hAnsi="Calibri" w:cs="Calibri"/>
                  <w:color w:val="000000"/>
                  <w:sz w:val="22"/>
                  <w:szCs w:val="22"/>
                </w:rPr>
                <w:delText>98.22</w:delText>
              </w:r>
            </w:del>
          </w:p>
        </w:tc>
        <w:tc>
          <w:tcPr>
            <w:tcW w:w="886" w:type="dxa"/>
            <w:vAlign w:val="bottom"/>
          </w:tcPr>
          <w:p w14:paraId="64C0A6DF" w14:textId="66719F27"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922" w:author="Author"/>
                <w:rFonts w:asciiTheme="minorHAnsi" w:hAnsiTheme="minorHAnsi" w:cstheme="minorHAnsi"/>
                <w:color w:val="000000"/>
                <w:sz w:val="22"/>
                <w:szCs w:val="22"/>
              </w:rPr>
              <w:pPrChange w:id="492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924" w:author="Author">
              <w:r w:rsidDel="00BA22D7">
                <w:rPr>
                  <w:rFonts w:ascii="Calibri" w:hAnsi="Calibri" w:cs="Calibri"/>
                  <w:color w:val="000000"/>
                  <w:sz w:val="22"/>
                  <w:szCs w:val="22"/>
                </w:rPr>
                <w:delText>10.64</w:delText>
              </w:r>
            </w:del>
          </w:p>
        </w:tc>
        <w:tc>
          <w:tcPr>
            <w:tcW w:w="1240" w:type="dxa"/>
            <w:vAlign w:val="bottom"/>
          </w:tcPr>
          <w:p w14:paraId="4DCEAD13" w14:textId="2A441ABF"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925" w:author="Author"/>
                <w:rFonts w:asciiTheme="minorHAnsi" w:hAnsiTheme="minorHAnsi" w:cstheme="minorHAnsi"/>
                <w:color w:val="000000"/>
                <w:sz w:val="22"/>
                <w:szCs w:val="22"/>
              </w:rPr>
              <w:pPrChange w:id="492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927" w:author="Author">
              <w:r w:rsidDel="00BA22D7">
                <w:rPr>
                  <w:rFonts w:ascii="Calibri" w:hAnsi="Calibri" w:cs="Calibri"/>
                  <w:color w:val="000000"/>
                  <w:sz w:val="22"/>
                  <w:szCs w:val="22"/>
                </w:rPr>
                <w:delText>98.07</w:delText>
              </w:r>
            </w:del>
          </w:p>
        </w:tc>
        <w:tc>
          <w:tcPr>
            <w:tcW w:w="886" w:type="dxa"/>
            <w:vAlign w:val="bottom"/>
          </w:tcPr>
          <w:p w14:paraId="0CD2999B" w14:textId="78B95BF0"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928" w:author="Author"/>
                <w:rFonts w:asciiTheme="minorHAnsi" w:hAnsiTheme="minorHAnsi" w:cstheme="minorHAnsi"/>
                <w:color w:val="000000"/>
                <w:sz w:val="22"/>
                <w:szCs w:val="22"/>
              </w:rPr>
              <w:pPrChange w:id="492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930" w:author="Author">
              <w:r w:rsidDel="00BA22D7">
                <w:rPr>
                  <w:rFonts w:ascii="Calibri" w:hAnsi="Calibri" w:cs="Calibri"/>
                  <w:color w:val="000000"/>
                  <w:sz w:val="22"/>
                  <w:szCs w:val="22"/>
                </w:rPr>
                <w:delText>10.42</w:delText>
              </w:r>
            </w:del>
          </w:p>
        </w:tc>
        <w:tc>
          <w:tcPr>
            <w:tcW w:w="1240" w:type="dxa"/>
            <w:vAlign w:val="bottom"/>
          </w:tcPr>
          <w:p w14:paraId="065B91C6" w14:textId="436A2890"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931" w:author="Author"/>
                <w:rFonts w:asciiTheme="minorHAnsi" w:hAnsiTheme="minorHAnsi" w:cstheme="minorHAnsi"/>
                <w:color w:val="000000"/>
                <w:sz w:val="22"/>
                <w:szCs w:val="22"/>
              </w:rPr>
              <w:pPrChange w:id="493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933" w:author="Author">
              <w:r w:rsidDel="00BA22D7">
                <w:rPr>
                  <w:rFonts w:ascii="Calibri" w:hAnsi="Calibri" w:cs="Calibri"/>
                  <w:color w:val="000000"/>
                  <w:sz w:val="22"/>
                  <w:szCs w:val="22"/>
                </w:rPr>
                <w:delText>96.00</w:delText>
              </w:r>
            </w:del>
          </w:p>
        </w:tc>
      </w:tr>
      <w:tr w:rsidR="0039456A" w:rsidDel="00BA22D7" w14:paraId="2C5B3E93" w14:textId="3BB8C870" w:rsidTr="00670E42">
        <w:trPr>
          <w:trHeight w:val="282"/>
          <w:del w:id="493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B365BD4" w14:textId="4B36157F" w:rsidR="0039456A" w:rsidDel="00BA22D7" w:rsidRDefault="0039456A" w:rsidP="00BA22D7">
            <w:pPr>
              <w:pStyle w:val="Heading4"/>
              <w:jc w:val="left"/>
              <w:rPr>
                <w:del w:id="4935" w:author="Author"/>
                <w:rFonts w:ascii="Calibri" w:hAnsi="Calibri" w:cs="Calibri"/>
                <w:b/>
                <w:bCs w:val="0"/>
                <w:color w:val="000000"/>
                <w:sz w:val="22"/>
                <w:szCs w:val="22"/>
              </w:rPr>
              <w:pPrChange w:id="4936" w:author="Sangani, Suryanarayana" w:date="2023-02-22T18:19:00Z">
                <w:pPr/>
              </w:pPrChange>
            </w:pPr>
            <w:del w:id="4937" w:author="Author">
              <w:r w:rsidDel="00BA22D7">
                <w:rPr>
                  <w:rFonts w:ascii="Calibri" w:hAnsi="Calibri" w:cs="Calibri"/>
                  <w:bCs w:val="0"/>
                  <w:color w:val="000000"/>
                  <w:sz w:val="22"/>
                  <w:szCs w:val="22"/>
                </w:rPr>
                <w:delText>1216</w:delText>
              </w:r>
            </w:del>
          </w:p>
        </w:tc>
        <w:tc>
          <w:tcPr>
            <w:tcW w:w="851" w:type="dxa"/>
            <w:vAlign w:val="bottom"/>
          </w:tcPr>
          <w:p w14:paraId="3F6D7A15" w14:textId="58FECD27"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938" w:author="Author"/>
                <w:rFonts w:asciiTheme="minorHAnsi" w:hAnsiTheme="minorHAnsi" w:cstheme="minorHAnsi"/>
                <w:color w:val="000000"/>
                <w:sz w:val="22"/>
                <w:szCs w:val="22"/>
              </w:rPr>
              <w:pPrChange w:id="493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940" w:author="Author">
              <w:r w:rsidDel="00BA22D7">
                <w:rPr>
                  <w:rFonts w:ascii="Calibri" w:hAnsi="Calibri" w:cs="Calibri"/>
                  <w:color w:val="000000"/>
                  <w:sz w:val="22"/>
                  <w:szCs w:val="22"/>
                </w:rPr>
                <w:delText>9.66</w:delText>
              </w:r>
            </w:del>
          </w:p>
        </w:tc>
        <w:tc>
          <w:tcPr>
            <w:tcW w:w="1240" w:type="dxa"/>
            <w:vAlign w:val="bottom"/>
          </w:tcPr>
          <w:p w14:paraId="65F14C96" w14:textId="2932ABD0"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941" w:author="Author"/>
                <w:rFonts w:asciiTheme="minorHAnsi" w:hAnsiTheme="minorHAnsi" w:cstheme="minorHAnsi"/>
                <w:color w:val="000000"/>
                <w:sz w:val="22"/>
                <w:szCs w:val="22"/>
              </w:rPr>
              <w:pPrChange w:id="494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943" w:author="Author">
              <w:r w:rsidDel="00BA22D7">
                <w:rPr>
                  <w:rFonts w:ascii="Calibri" w:hAnsi="Calibri" w:cs="Calibri"/>
                  <w:color w:val="000000"/>
                  <w:sz w:val="22"/>
                  <w:szCs w:val="22"/>
                </w:rPr>
                <w:delText>93.94</w:delText>
              </w:r>
            </w:del>
          </w:p>
        </w:tc>
        <w:tc>
          <w:tcPr>
            <w:tcW w:w="851" w:type="dxa"/>
            <w:vAlign w:val="bottom"/>
          </w:tcPr>
          <w:p w14:paraId="751406A8" w14:textId="554D3E37"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944" w:author="Author"/>
                <w:rFonts w:asciiTheme="minorHAnsi" w:hAnsiTheme="minorHAnsi" w:cstheme="minorHAnsi"/>
                <w:color w:val="000000"/>
                <w:sz w:val="22"/>
                <w:szCs w:val="22"/>
              </w:rPr>
              <w:pPrChange w:id="494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946" w:author="Author">
              <w:r w:rsidDel="00BA22D7">
                <w:rPr>
                  <w:rFonts w:ascii="Calibri" w:hAnsi="Calibri" w:cs="Calibri"/>
                  <w:color w:val="000000"/>
                  <w:sz w:val="22"/>
                  <w:szCs w:val="22"/>
                </w:rPr>
                <w:delText>10.12</w:delText>
              </w:r>
            </w:del>
          </w:p>
        </w:tc>
        <w:tc>
          <w:tcPr>
            <w:tcW w:w="1240" w:type="dxa"/>
            <w:vAlign w:val="bottom"/>
          </w:tcPr>
          <w:p w14:paraId="1C505804" w14:textId="5685C922"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947" w:author="Author"/>
                <w:rFonts w:asciiTheme="minorHAnsi" w:hAnsiTheme="minorHAnsi" w:cstheme="minorHAnsi"/>
                <w:color w:val="000000"/>
                <w:sz w:val="22"/>
                <w:szCs w:val="22"/>
              </w:rPr>
              <w:pPrChange w:id="494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949" w:author="Author">
              <w:r w:rsidDel="00BA22D7">
                <w:rPr>
                  <w:rFonts w:ascii="Calibri" w:hAnsi="Calibri" w:cs="Calibri"/>
                  <w:color w:val="000000"/>
                  <w:sz w:val="22"/>
                  <w:szCs w:val="22"/>
                </w:rPr>
                <w:delText>98.49</w:delText>
              </w:r>
            </w:del>
          </w:p>
        </w:tc>
        <w:tc>
          <w:tcPr>
            <w:tcW w:w="886" w:type="dxa"/>
            <w:vAlign w:val="bottom"/>
          </w:tcPr>
          <w:p w14:paraId="514D4407" w14:textId="44F2301D"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950" w:author="Author"/>
                <w:rFonts w:asciiTheme="minorHAnsi" w:hAnsiTheme="minorHAnsi" w:cstheme="minorHAnsi"/>
                <w:color w:val="000000"/>
                <w:sz w:val="22"/>
                <w:szCs w:val="22"/>
              </w:rPr>
              <w:pPrChange w:id="495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952" w:author="Author">
              <w:r w:rsidDel="00BA22D7">
                <w:rPr>
                  <w:rFonts w:ascii="Calibri" w:hAnsi="Calibri" w:cs="Calibri"/>
                  <w:color w:val="000000"/>
                  <w:sz w:val="22"/>
                  <w:szCs w:val="22"/>
                </w:rPr>
                <w:delText>10.16</w:delText>
              </w:r>
            </w:del>
          </w:p>
        </w:tc>
        <w:tc>
          <w:tcPr>
            <w:tcW w:w="1240" w:type="dxa"/>
            <w:vAlign w:val="bottom"/>
          </w:tcPr>
          <w:p w14:paraId="1C37B1B0" w14:textId="3B64254F"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953" w:author="Author"/>
                <w:rFonts w:asciiTheme="minorHAnsi" w:hAnsiTheme="minorHAnsi" w:cstheme="minorHAnsi"/>
                <w:color w:val="000000"/>
                <w:sz w:val="22"/>
                <w:szCs w:val="22"/>
              </w:rPr>
              <w:pPrChange w:id="495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955" w:author="Author">
              <w:r w:rsidDel="00BA22D7">
                <w:rPr>
                  <w:rFonts w:ascii="Calibri" w:hAnsi="Calibri" w:cs="Calibri"/>
                  <w:color w:val="000000"/>
                  <w:sz w:val="22"/>
                  <w:szCs w:val="22"/>
                </w:rPr>
                <w:delText>98.88</w:delText>
              </w:r>
            </w:del>
          </w:p>
        </w:tc>
        <w:tc>
          <w:tcPr>
            <w:tcW w:w="886" w:type="dxa"/>
            <w:vAlign w:val="bottom"/>
          </w:tcPr>
          <w:p w14:paraId="1FA86B0E" w14:textId="489043CA"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956" w:author="Author"/>
                <w:rFonts w:asciiTheme="minorHAnsi" w:hAnsiTheme="minorHAnsi" w:cstheme="minorHAnsi"/>
                <w:color w:val="000000"/>
                <w:sz w:val="22"/>
                <w:szCs w:val="22"/>
              </w:rPr>
              <w:pPrChange w:id="495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958" w:author="Author">
              <w:r w:rsidDel="00BA22D7">
                <w:rPr>
                  <w:rFonts w:ascii="Calibri" w:hAnsi="Calibri" w:cs="Calibri"/>
                  <w:color w:val="000000"/>
                  <w:sz w:val="22"/>
                  <w:szCs w:val="22"/>
                </w:rPr>
                <w:delText>10.00</w:delText>
              </w:r>
            </w:del>
          </w:p>
        </w:tc>
        <w:tc>
          <w:tcPr>
            <w:tcW w:w="1240" w:type="dxa"/>
            <w:vAlign w:val="bottom"/>
          </w:tcPr>
          <w:p w14:paraId="1B1FC1D1" w14:textId="56DEC858"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959" w:author="Author"/>
                <w:rFonts w:asciiTheme="minorHAnsi" w:hAnsiTheme="minorHAnsi" w:cstheme="minorHAnsi"/>
                <w:color w:val="000000"/>
                <w:sz w:val="22"/>
                <w:szCs w:val="22"/>
              </w:rPr>
              <w:pPrChange w:id="496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961" w:author="Author">
              <w:r w:rsidDel="00BA22D7">
                <w:rPr>
                  <w:rFonts w:ascii="Calibri" w:hAnsi="Calibri" w:cs="Calibri"/>
                  <w:color w:val="000000"/>
                  <w:sz w:val="22"/>
                  <w:szCs w:val="22"/>
                </w:rPr>
                <w:delText>97.28</w:delText>
              </w:r>
            </w:del>
          </w:p>
        </w:tc>
      </w:tr>
      <w:tr w:rsidR="0039456A" w:rsidDel="00BA22D7" w14:paraId="79A5295F" w14:textId="78A3DADB" w:rsidTr="00670E42">
        <w:trPr>
          <w:cnfStyle w:val="000000100000" w:firstRow="0" w:lastRow="0" w:firstColumn="0" w:lastColumn="0" w:oddVBand="0" w:evenVBand="0" w:oddHBand="1" w:evenHBand="0" w:firstRowFirstColumn="0" w:firstRowLastColumn="0" w:lastRowFirstColumn="0" w:lastRowLastColumn="0"/>
          <w:trHeight w:val="282"/>
          <w:del w:id="496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37C6A77" w14:textId="609FE661" w:rsidR="0039456A" w:rsidDel="00BA22D7" w:rsidRDefault="0039456A" w:rsidP="00BA22D7">
            <w:pPr>
              <w:pStyle w:val="Heading4"/>
              <w:jc w:val="left"/>
              <w:rPr>
                <w:del w:id="4963" w:author="Author"/>
                <w:rFonts w:ascii="Calibri" w:hAnsi="Calibri" w:cs="Calibri"/>
                <w:b/>
                <w:bCs w:val="0"/>
                <w:color w:val="000000"/>
                <w:sz w:val="22"/>
                <w:szCs w:val="22"/>
              </w:rPr>
              <w:pPrChange w:id="4964" w:author="Sangani, Suryanarayana" w:date="2023-02-22T18:19:00Z">
                <w:pPr/>
              </w:pPrChange>
            </w:pPr>
            <w:del w:id="4965" w:author="Author">
              <w:r w:rsidDel="00BA22D7">
                <w:rPr>
                  <w:rFonts w:ascii="Calibri" w:hAnsi="Calibri" w:cs="Calibri"/>
                  <w:bCs w:val="0"/>
                  <w:color w:val="000000"/>
                  <w:sz w:val="22"/>
                  <w:szCs w:val="22"/>
                </w:rPr>
                <w:delText>1280</w:delText>
              </w:r>
            </w:del>
          </w:p>
        </w:tc>
        <w:tc>
          <w:tcPr>
            <w:tcW w:w="851" w:type="dxa"/>
            <w:vAlign w:val="bottom"/>
          </w:tcPr>
          <w:p w14:paraId="170D21A3" w14:textId="0CC5D322"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966" w:author="Author"/>
                <w:rFonts w:asciiTheme="minorHAnsi" w:hAnsiTheme="minorHAnsi" w:cstheme="minorHAnsi"/>
                <w:color w:val="000000"/>
                <w:sz w:val="22"/>
                <w:szCs w:val="22"/>
              </w:rPr>
              <w:pPrChange w:id="496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968" w:author="Author">
              <w:r w:rsidDel="00BA22D7">
                <w:rPr>
                  <w:rFonts w:ascii="Calibri" w:hAnsi="Calibri" w:cs="Calibri"/>
                  <w:color w:val="000000"/>
                  <w:sz w:val="22"/>
                  <w:szCs w:val="22"/>
                </w:rPr>
                <w:delText>9.24</w:delText>
              </w:r>
            </w:del>
          </w:p>
        </w:tc>
        <w:tc>
          <w:tcPr>
            <w:tcW w:w="1240" w:type="dxa"/>
            <w:vAlign w:val="bottom"/>
          </w:tcPr>
          <w:p w14:paraId="6DD02BD9" w14:textId="185D23FB"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969" w:author="Author"/>
                <w:rFonts w:asciiTheme="minorHAnsi" w:hAnsiTheme="minorHAnsi" w:cstheme="minorHAnsi"/>
                <w:color w:val="000000"/>
                <w:sz w:val="22"/>
                <w:szCs w:val="22"/>
              </w:rPr>
              <w:pPrChange w:id="497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971" w:author="Author">
              <w:r w:rsidDel="00BA22D7">
                <w:rPr>
                  <w:rFonts w:ascii="Calibri" w:hAnsi="Calibri" w:cs="Calibri"/>
                  <w:color w:val="000000"/>
                  <w:sz w:val="22"/>
                  <w:szCs w:val="22"/>
                </w:rPr>
                <w:delText>94.59</w:delText>
              </w:r>
            </w:del>
          </w:p>
        </w:tc>
        <w:tc>
          <w:tcPr>
            <w:tcW w:w="851" w:type="dxa"/>
            <w:vAlign w:val="bottom"/>
          </w:tcPr>
          <w:p w14:paraId="662F2887" w14:textId="7613A6C0"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972" w:author="Author"/>
                <w:rFonts w:asciiTheme="minorHAnsi" w:hAnsiTheme="minorHAnsi" w:cstheme="minorHAnsi"/>
                <w:color w:val="000000"/>
                <w:sz w:val="22"/>
                <w:szCs w:val="22"/>
              </w:rPr>
              <w:pPrChange w:id="497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974" w:author="Author">
              <w:r w:rsidDel="00BA22D7">
                <w:rPr>
                  <w:rFonts w:ascii="Calibri" w:hAnsi="Calibri" w:cs="Calibri"/>
                  <w:color w:val="000000"/>
                  <w:sz w:val="22"/>
                  <w:szCs w:val="22"/>
                </w:rPr>
                <w:delText>9.66</w:delText>
              </w:r>
            </w:del>
          </w:p>
        </w:tc>
        <w:tc>
          <w:tcPr>
            <w:tcW w:w="1240" w:type="dxa"/>
            <w:vAlign w:val="bottom"/>
          </w:tcPr>
          <w:p w14:paraId="3A32B742" w14:textId="3F0CF893"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975" w:author="Author"/>
                <w:rFonts w:asciiTheme="minorHAnsi" w:hAnsiTheme="minorHAnsi" w:cstheme="minorHAnsi"/>
                <w:color w:val="000000"/>
                <w:sz w:val="22"/>
                <w:szCs w:val="22"/>
              </w:rPr>
              <w:pPrChange w:id="497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977" w:author="Author">
              <w:r w:rsidDel="00BA22D7">
                <w:rPr>
                  <w:rFonts w:ascii="Calibri" w:hAnsi="Calibri" w:cs="Calibri"/>
                  <w:color w:val="000000"/>
                  <w:sz w:val="22"/>
                  <w:szCs w:val="22"/>
                </w:rPr>
                <w:delText>98.90</w:delText>
              </w:r>
            </w:del>
          </w:p>
        </w:tc>
        <w:tc>
          <w:tcPr>
            <w:tcW w:w="886" w:type="dxa"/>
            <w:vAlign w:val="bottom"/>
          </w:tcPr>
          <w:p w14:paraId="46AD2E40" w14:textId="419F437D"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978" w:author="Author"/>
                <w:rFonts w:asciiTheme="minorHAnsi" w:hAnsiTheme="minorHAnsi" w:cstheme="minorHAnsi"/>
                <w:color w:val="000000"/>
                <w:sz w:val="22"/>
                <w:szCs w:val="22"/>
              </w:rPr>
              <w:pPrChange w:id="497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980" w:author="Author">
              <w:r w:rsidDel="00BA22D7">
                <w:rPr>
                  <w:rFonts w:ascii="Calibri" w:hAnsi="Calibri" w:cs="Calibri"/>
                  <w:color w:val="000000"/>
                  <w:sz w:val="22"/>
                  <w:szCs w:val="22"/>
                </w:rPr>
                <w:delText>9.69</w:delText>
              </w:r>
            </w:del>
          </w:p>
        </w:tc>
        <w:tc>
          <w:tcPr>
            <w:tcW w:w="1240" w:type="dxa"/>
            <w:vAlign w:val="bottom"/>
          </w:tcPr>
          <w:p w14:paraId="7CD42DD4" w14:textId="3AE5BF4E"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981" w:author="Author"/>
                <w:rFonts w:asciiTheme="minorHAnsi" w:hAnsiTheme="minorHAnsi" w:cstheme="minorHAnsi"/>
                <w:color w:val="000000"/>
                <w:sz w:val="22"/>
                <w:szCs w:val="22"/>
              </w:rPr>
              <w:pPrChange w:id="498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983" w:author="Author">
              <w:r w:rsidDel="00BA22D7">
                <w:rPr>
                  <w:rFonts w:ascii="Calibri" w:hAnsi="Calibri" w:cs="Calibri"/>
                  <w:color w:val="000000"/>
                  <w:sz w:val="22"/>
                  <w:szCs w:val="22"/>
                </w:rPr>
                <w:delText>99.26</w:delText>
              </w:r>
            </w:del>
          </w:p>
        </w:tc>
        <w:tc>
          <w:tcPr>
            <w:tcW w:w="886" w:type="dxa"/>
            <w:vAlign w:val="bottom"/>
          </w:tcPr>
          <w:p w14:paraId="72EF2363" w14:textId="744FEF7C"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984" w:author="Author"/>
                <w:rFonts w:asciiTheme="minorHAnsi" w:hAnsiTheme="minorHAnsi" w:cstheme="minorHAnsi"/>
                <w:color w:val="000000"/>
                <w:sz w:val="22"/>
                <w:szCs w:val="22"/>
              </w:rPr>
              <w:pPrChange w:id="498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986" w:author="Author">
              <w:r w:rsidDel="00BA22D7">
                <w:rPr>
                  <w:rFonts w:ascii="Calibri" w:hAnsi="Calibri" w:cs="Calibri"/>
                  <w:color w:val="000000"/>
                  <w:sz w:val="22"/>
                  <w:szCs w:val="22"/>
                </w:rPr>
                <w:delText>9.62</w:delText>
              </w:r>
            </w:del>
          </w:p>
        </w:tc>
        <w:tc>
          <w:tcPr>
            <w:tcW w:w="1240" w:type="dxa"/>
            <w:vAlign w:val="bottom"/>
          </w:tcPr>
          <w:p w14:paraId="5B2D7317" w14:textId="49345B6A"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4987" w:author="Author"/>
                <w:rFonts w:asciiTheme="minorHAnsi" w:hAnsiTheme="minorHAnsi" w:cstheme="minorHAnsi"/>
                <w:color w:val="000000"/>
                <w:sz w:val="22"/>
                <w:szCs w:val="22"/>
              </w:rPr>
              <w:pPrChange w:id="498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989" w:author="Author">
              <w:r w:rsidDel="00BA22D7">
                <w:rPr>
                  <w:rFonts w:ascii="Calibri" w:hAnsi="Calibri" w:cs="Calibri"/>
                  <w:color w:val="000000"/>
                  <w:sz w:val="22"/>
                  <w:szCs w:val="22"/>
                </w:rPr>
                <w:delText>98.46</w:delText>
              </w:r>
            </w:del>
          </w:p>
        </w:tc>
      </w:tr>
      <w:tr w:rsidR="0039456A" w:rsidDel="00BA22D7" w14:paraId="1A5955C3" w14:textId="5DA732F6" w:rsidTr="00670E42">
        <w:trPr>
          <w:trHeight w:val="282"/>
          <w:del w:id="499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031108E" w14:textId="1AE68A33" w:rsidR="0039456A" w:rsidDel="00BA22D7" w:rsidRDefault="0039456A" w:rsidP="00BA22D7">
            <w:pPr>
              <w:pStyle w:val="Heading4"/>
              <w:jc w:val="left"/>
              <w:rPr>
                <w:del w:id="4991" w:author="Author"/>
                <w:rFonts w:ascii="Calibri" w:hAnsi="Calibri" w:cs="Calibri"/>
                <w:b/>
                <w:bCs w:val="0"/>
                <w:color w:val="000000"/>
                <w:sz w:val="22"/>
                <w:szCs w:val="22"/>
              </w:rPr>
              <w:pPrChange w:id="4992" w:author="Sangani, Suryanarayana" w:date="2023-02-22T18:19:00Z">
                <w:pPr/>
              </w:pPrChange>
            </w:pPr>
            <w:del w:id="4993" w:author="Author">
              <w:r w:rsidDel="00BA22D7">
                <w:rPr>
                  <w:rFonts w:ascii="Calibri" w:hAnsi="Calibri" w:cs="Calibri"/>
                  <w:bCs w:val="0"/>
                  <w:color w:val="000000"/>
                  <w:sz w:val="22"/>
                  <w:szCs w:val="22"/>
                </w:rPr>
                <w:delText>1344</w:delText>
              </w:r>
            </w:del>
          </w:p>
        </w:tc>
        <w:tc>
          <w:tcPr>
            <w:tcW w:w="851" w:type="dxa"/>
            <w:vAlign w:val="bottom"/>
          </w:tcPr>
          <w:p w14:paraId="0554F8EC" w14:textId="3ED2B0A2"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994" w:author="Author"/>
                <w:rFonts w:asciiTheme="minorHAnsi" w:hAnsiTheme="minorHAnsi" w:cstheme="minorHAnsi"/>
                <w:color w:val="000000"/>
                <w:sz w:val="22"/>
                <w:szCs w:val="22"/>
              </w:rPr>
              <w:pPrChange w:id="499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996" w:author="Author">
              <w:r w:rsidDel="00BA22D7">
                <w:rPr>
                  <w:rFonts w:ascii="Calibri" w:hAnsi="Calibri" w:cs="Calibri"/>
                  <w:color w:val="000000"/>
                  <w:sz w:val="22"/>
                  <w:szCs w:val="22"/>
                </w:rPr>
                <w:delText>8.90</w:delText>
              </w:r>
            </w:del>
          </w:p>
        </w:tc>
        <w:tc>
          <w:tcPr>
            <w:tcW w:w="1240" w:type="dxa"/>
            <w:vAlign w:val="bottom"/>
          </w:tcPr>
          <w:p w14:paraId="27DE2757" w14:textId="26AF6B48"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4997" w:author="Author"/>
                <w:rFonts w:asciiTheme="minorHAnsi" w:hAnsiTheme="minorHAnsi" w:cstheme="minorHAnsi"/>
                <w:color w:val="000000"/>
                <w:sz w:val="22"/>
                <w:szCs w:val="22"/>
              </w:rPr>
              <w:pPrChange w:id="499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999" w:author="Author">
              <w:r w:rsidDel="00BA22D7">
                <w:rPr>
                  <w:rFonts w:ascii="Calibri" w:hAnsi="Calibri" w:cs="Calibri"/>
                  <w:color w:val="000000"/>
                  <w:sz w:val="22"/>
                  <w:szCs w:val="22"/>
                </w:rPr>
                <w:delText>95.74</w:delText>
              </w:r>
            </w:del>
          </w:p>
        </w:tc>
        <w:tc>
          <w:tcPr>
            <w:tcW w:w="851" w:type="dxa"/>
            <w:vAlign w:val="bottom"/>
          </w:tcPr>
          <w:p w14:paraId="1097F187" w14:textId="27C44FB4"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000" w:author="Author"/>
                <w:rFonts w:asciiTheme="minorHAnsi" w:hAnsiTheme="minorHAnsi" w:cstheme="minorHAnsi"/>
                <w:color w:val="000000"/>
                <w:sz w:val="22"/>
                <w:szCs w:val="22"/>
              </w:rPr>
              <w:pPrChange w:id="500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002" w:author="Author">
              <w:r w:rsidDel="00BA22D7">
                <w:rPr>
                  <w:rFonts w:ascii="Calibri" w:hAnsi="Calibri" w:cs="Calibri"/>
                  <w:color w:val="000000"/>
                  <w:sz w:val="22"/>
                  <w:szCs w:val="22"/>
                </w:rPr>
                <w:delText>9.23</w:delText>
              </w:r>
            </w:del>
          </w:p>
        </w:tc>
        <w:tc>
          <w:tcPr>
            <w:tcW w:w="1240" w:type="dxa"/>
            <w:vAlign w:val="bottom"/>
          </w:tcPr>
          <w:p w14:paraId="30196F02" w14:textId="78910B68"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003" w:author="Author"/>
                <w:rFonts w:asciiTheme="minorHAnsi" w:hAnsiTheme="minorHAnsi" w:cstheme="minorHAnsi"/>
                <w:color w:val="000000"/>
                <w:sz w:val="22"/>
                <w:szCs w:val="22"/>
              </w:rPr>
              <w:pPrChange w:id="500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005" w:author="Author">
              <w:r w:rsidDel="00BA22D7">
                <w:rPr>
                  <w:rFonts w:ascii="Calibri" w:hAnsi="Calibri" w:cs="Calibri"/>
                  <w:color w:val="000000"/>
                  <w:sz w:val="22"/>
                  <w:szCs w:val="22"/>
                </w:rPr>
                <w:delText>99.24</w:delText>
              </w:r>
            </w:del>
          </w:p>
        </w:tc>
        <w:tc>
          <w:tcPr>
            <w:tcW w:w="886" w:type="dxa"/>
            <w:vAlign w:val="bottom"/>
          </w:tcPr>
          <w:p w14:paraId="5AC46496" w14:textId="25DBC2EC"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006" w:author="Author"/>
                <w:rFonts w:asciiTheme="minorHAnsi" w:hAnsiTheme="minorHAnsi" w:cstheme="minorHAnsi"/>
                <w:color w:val="000000"/>
                <w:sz w:val="22"/>
                <w:szCs w:val="22"/>
              </w:rPr>
              <w:pPrChange w:id="500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008" w:author="Author">
              <w:r w:rsidDel="00BA22D7">
                <w:rPr>
                  <w:rFonts w:ascii="Calibri" w:hAnsi="Calibri" w:cs="Calibri"/>
                  <w:color w:val="000000"/>
                  <w:sz w:val="22"/>
                  <w:szCs w:val="22"/>
                </w:rPr>
                <w:delText>9.24</w:delText>
              </w:r>
            </w:del>
          </w:p>
        </w:tc>
        <w:tc>
          <w:tcPr>
            <w:tcW w:w="1240" w:type="dxa"/>
            <w:vAlign w:val="bottom"/>
          </w:tcPr>
          <w:p w14:paraId="3B53A58F" w14:textId="541B652F"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009" w:author="Author"/>
                <w:rFonts w:asciiTheme="minorHAnsi" w:hAnsiTheme="minorHAnsi" w:cstheme="minorHAnsi"/>
                <w:color w:val="000000"/>
                <w:sz w:val="22"/>
                <w:szCs w:val="22"/>
              </w:rPr>
              <w:pPrChange w:id="501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011" w:author="Author">
              <w:r w:rsidDel="00BA22D7">
                <w:rPr>
                  <w:rFonts w:ascii="Calibri" w:hAnsi="Calibri" w:cs="Calibri"/>
                  <w:color w:val="000000"/>
                  <w:sz w:val="22"/>
                  <w:szCs w:val="22"/>
                </w:rPr>
                <w:delText>99.31</w:delText>
              </w:r>
            </w:del>
          </w:p>
        </w:tc>
        <w:tc>
          <w:tcPr>
            <w:tcW w:w="886" w:type="dxa"/>
            <w:vAlign w:val="bottom"/>
          </w:tcPr>
          <w:p w14:paraId="13033B57" w14:textId="05B66844"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012" w:author="Author"/>
                <w:rFonts w:asciiTheme="minorHAnsi" w:hAnsiTheme="minorHAnsi" w:cstheme="minorHAnsi"/>
                <w:color w:val="000000"/>
                <w:sz w:val="22"/>
                <w:szCs w:val="22"/>
              </w:rPr>
              <w:pPrChange w:id="501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014" w:author="Author">
              <w:r w:rsidDel="00BA22D7">
                <w:rPr>
                  <w:rFonts w:ascii="Calibri" w:hAnsi="Calibri" w:cs="Calibri"/>
                  <w:color w:val="000000"/>
                  <w:sz w:val="22"/>
                  <w:szCs w:val="22"/>
                </w:rPr>
                <w:delText>9.23</w:delText>
              </w:r>
            </w:del>
          </w:p>
        </w:tc>
        <w:tc>
          <w:tcPr>
            <w:tcW w:w="1240" w:type="dxa"/>
            <w:vAlign w:val="bottom"/>
          </w:tcPr>
          <w:p w14:paraId="7E082AA7" w14:textId="18786429"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015" w:author="Author"/>
                <w:rFonts w:asciiTheme="minorHAnsi" w:hAnsiTheme="minorHAnsi" w:cstheme="minorHAnsi"/>
                <w:color w:val="000000"/>
                <w:sz w:val="22"/>
                <w:szCs w:val="22"/>
              </w:rPr>
              <w:pPrChange w:id="501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017" w:author="Author">
              <w:r w:rsidDel="00BA22D7">
                <w:rPr>
                  <w:rFonts w:ascii="Calibri" w:hAnsi="Calibri" w:cs="Calibri"/>
                  <w:color w:val="000000"/>
                  <w:sz w:val="22"/>
                  <w:szCs w:val="22"/>
                </w:rPr>
                <w:delText>99.25</w:delText>
              </w:r>
            </w:del>
          </w:p>
        </w:tc>
      </w:tr>
      <w:tr w:rsidR="0039456A" w:rsidDel="00BA22D7" w14:paraId="6E62A27B" w14:textId="799B01B7" w:rsidTr="00670E42">
        <w:trPr>
          <w:cnfStyle w:val="000000100000" w:firstRow="0" w:lastRow="0" w:firstColumn="0" w:lastColumn="0" w:oddVBand="0" w:evenVBand="0" w:oddHBand="1" w:evenHBand="0" w:firstRowFirstColumn="0" w:firstRowLastColumn="0" w:lastRowFirstColumn="0" w:lastRowLastColumn="0"/>
          <w:trHeight w:val="282"/>
          <w:del w:id="501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03BCE83" w14:textId="27EDECD8" w:rsidR="0039456A" w:rsidDel="00BA22D7" w:rsidRDefault="0039456A" w:rsidP="00BA22D7">
            <w:pPr>
              <w:pStyle w:val="Heading4"/>
              <w:jc w:val="left"/>
              <w:rPr>
                <w:del w:id="5019" w:author="Author"/>
                <w:rFonts w:ascii="Calibri" w:hAnsi="Calibri" w:cs="Calibri"/>
                <w:b/>
                <w:bCs w:val="0"/>
                <w:color w:val="000000"/>
                <w:sz w:val="22"/>
                <w:szCs w:val="22"/>
              </w:rPr>
              <w:pPrChange w:id="5020" w:author="Sangani, Suryanarayana" w:date="2023-02-22T18:19:00Z">
                <w:pPr/>
              </w:pPrChange>
            </w:pPr>
            <w:del w:id="5021" w:author="Author">
              <w:r w:rsidDel="00BA22D7">
                <w:rPr>
                  <w:rFonts w:ascii="Calibri" w:hAnsi="Calibri" w:cs="Calibri"/>
                  <w:bCs w:val="0"/>
                  <w:color w:val="000000"/>
                  <w:sz w:val="22"/>
                  <w:szCs w:val="22"/>
                </w:rPr>
                <w:delText>1408</w:delText>
              </w:r>
            </w:del>
          </w:p>
        </w:tc>
        <w:tc>
          <w:tcPr>
            <w:tcW w:w="851" w:type="dxa"/>
            <w:vAlign w:val="bottom"/>
          </w:tcPr>
          <w:p w14:paraId="416E6C07" w14:textId="4356A999"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022" w:author="Author"/>
                <w:rFonts w:asciiTheme="minorHAnsi" w:hAnsiTheme="minorHAnsi" w:cstheme="minorHAnsi"/>
                <w:color w:val="000000"/>
                <w:sz w:val="22"/>
                <w:szCs w:val="22"/>
              </w:rPr>
              <w:pPrChange w:id="502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024" w:author="Author">
              <w:r w:rsidDel="00BA22D7">
                <w:rPr>
                  <w:rFonts w:ascii="Calibri" w:hAnsi="Calibri" w:cs="Calibri"/>
                  <w:color w:val="000000"/>
                  <w:sz w:val="22"/>
                  <w:szCs w:val="22"/>
                </w:rPr>
                <w:delText>8.52</w:delText>
              </w:r>
            </w:del>
          </w:p>
        </w:tc>
        <w:tc>
          <w:tcPr>
            <w:tcW w:w="1240" w:type="dxa"/>
            <w:vAlign w:val="bottom"/>
          </w:tcPr>
          <w:p w14:paraId="44332CDF" w14:textId="38FCEB52"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025" w:author="Author"/>
                <w:rFonts w:asciiTheme="minorHAnsi" w:hAnsiTheme="minorHAnsi" w:cstheme="minorHAnsi"/>
                <w:color w:val="000000"/>
                <w:sz w:val="22"/>
                <w:szCs w:val="22"/>
              </w:rPr>
              <w:pPrChange w:id="502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027" w:author="Author">
              <w:r w:rsidDel="00BA22D7">
                <w:rPr>
                  <w:rFonts w:ascii="Calibri" w:hAnsi="Calibri" w:cs="Calibri"/>
                  <w:color w:val="000000"/>
                  <w:sz w:val="22"/>
                  <w:szCs w:val="22"/>
                </w:rPr>
                <w:delText>96.01</w:delText>
              </w:r>
            </w:del>
          </w:p>
        </w:tc>
        <w:tc>
          <w:tcPr>
            <w:tcW w:w="851" w:type="dxa"/>
            <w:vAlign w:val="bottom"/>
          </w:tcPr>
          <w:p w14:paraId="7A4D492A" w14:textId="77FFD506"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028" w:author="Author"/>
                <w:rFonts w:asciiTheme="minorHAnsi" w:hAnsiTheme="minorHAnsi" w:cstheme="minorHAnsi"/>
                <w:color w:val="000000"/>
                <w:sz w:val="22"/>
                <w:szCs w:val="22"/>
              </w:rPr>
              <w:pPrChange w:id="502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030" w:author="Author">
              <w:r w:rsidDel="00BA22D7">
                <w:rPr>
                  <w:rFonts w:ascii="Calibri" w:hAnsi="Calibri" w:cs="Calibri"/>
                  <w:color w:val="000000"/>
                  <w:sz w:val="22"/>
                  <w:szCs w:val="22"/>
                </w:rPr>
                <w:delText>8.84</w:delText>
              </w:r>
            </w:del>
          </w:p>
        </w:tc>
        <w:tc>
          <w:tcPr>
            <w:tcW w:w="1240" w:type="dxa"/>
            <w:vAlign w:val="bottom"/>
          </w:tcPr>
          <w:p w14:paraId="01FCCE84" w14:textId="020990C0"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031" w:author="Author"/>
                <w:rFonts w:asciiTheme="minorHAnsi" w:hAnsiTheme="minorHAnsi" w:cstheme="minorHAnsi"/>
                <w:color w:val="000000"/>
                <w:sz w:val="22"/>
                <w:szCs w:val="22"/>
              </w:rPr>
              <w:pPrChange w:id="503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033" w:author="Author">
              <w:r w:rsidDel="00BA22D7">
                <w:rPr>
                  <w:rFonts w:ascii="Calibri" w:hAnsi="Calibri" w:cs="Calibri"/>
                  <w:color w:val="000000"/>
                  <w:sz w:val="22"/>
                  <w:szCs w:val="22"/>
                </w:rPr>
                <w:delText>99.58</w:delText>
              </w:r>
            </w:del>
          </w:p>
        </w:tc>
        <w:tc>
          <w:tcPr>
            <w:tcW w:w="886" w:type="dxa"/>
            <w:vAlign w:val="bottom"/>
          </w:tcPr>
          <w:p w14:paraId="5A8B53FA" w14:textId="38E8F384"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034" w:author="Author"/>
                <w:rFonts w:asciiTheme="minorHAnsi" w:hAnsiTheme="minorHAnsi" w:cstheme="minorHAnsi"/>
                <w:color w:val="000000"/>
                <w:sz w:val="22"/>
                <w:szCs w:val="22"/>
              </w:rPr>
              <w:pPrChange w:id="503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036" w:author="Author">
              <w:r w:rsidDel="00BA22D7">
                <w:rPr>
                  <w:rFonts w:ascii="Calibri" w:hAnsi="Calibri" w:cs="Calibri"/>
                  <w:color w:val="000000"/>
                  <w:sz w:val="22"/>
                  <w:szCs w:val="22"/>
                </w:rPr>
                <w:delText>8.84</w:delText>
              </w:r>
            </w:del>
          </w:p>
        </w:tc>
        <w:tc>
          <w:tcPr>
            <w:tcW w:w="1240" w:type="dxa"/>
            <w:vAlign w:val="bottom"/>
          </w:tcPr>
          <w:p w14:paraId="2E21763D" w14:textId="41906F94"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037" w:author="Author"/>
                <w:rFonts w:asciiTheme="minorHAnsi" w:hAnsiTheme="minorHAnsi" w:cstheme="minorHAnsi"/>
                <w:color w:val="000000"/>
                <w:sz w:val="22"/>
                <w:szCs w:val="22"/>
              </w:rPr>
              <w:pPrChange w:id="503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039" w:author="Author">
              <w:r w:rsidDel="00BA22D7">
                <w:rPr>
                  <w:rFonts w:ascii="Calibri" w:hAnsi="Calibri" w:cs="Calibri"/>
                  <w:color w:val="000000"/>
                  <w:sz w:val="22"/>
                  <w:szCs w:val="22"/>
                </w:rPr>
                <w:delText>99.52</w:delText>
              </w:r>
            </w:del>
          </w:p>
        </w:tc>
        <w:tc>
          <w:tcPr>
            <w:tcW w:w="886" w:type="dxa"/>
            <w:vAlign w:val="bottom"/>
          </w:tcPr>
          <w:p w14:paraId="54C1D987" w14:textId="174D3D77"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040" w:author="Author"/>
                <w:rFonts w:asciiTheme="minorHAnsi" w:hAnsiTheme="minorHAnsi" w:cstheme="minorHAnsi"/>
                <w:color w:val="000000"/>
                <w:sz w:val="22"/>
                <w:szCs w:val="22"/>
              </w:rPr>
              <w:pPrChange w:id="504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042" w:author="Author">
              <w:r w:rsidDel="00BA22D7">
                <w:rPr>
                  <w:rFonts w:ascii="Calibri" w:hAnsi="Calibri" w:cs="Calibri"/>
                  <w:color w:val="000000"/>
                  <w:sz w:val="22"/>
                  <w:szCs w:val="22"/>
                </w:rPr>
                <w:delText>8.84</w:delText>
              </w:r>
            </w:del>
          </w:p>
        </w:tc>
        <w:tc>
          <w:tcPr>
            <w:tcW w:w="1240" w:type="dxa"/>
            <w:vAlign w:val="bottom"/>
          </w:tcPr>
          <w:p w14:paraId="2BC2E1F1" w14:textId="55535970"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043" w:author="Author"/>
                <w:rFonts w:asciiTheme="minorHAnsi" w:hAnsiTheme="minorHAnsi" w:cstheme="minorHAnsi"/>
                <w:color w:val="000000"/>
                <w:sz w:val="22"/>
                <w:szCs w:val="22"/>
              </w:rPr>
              <w:pPrChange w:id="504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045" w:author="Author">
              <w:r w:rsidDel="00BA22D7">
                <w:rPr>
                  <w:rFonts w:ascii="Calibri" w:hAnsi="Calibri" w:cs="Calibri"/>
                  <w:color w:val="000000"/>
                  <w:sz w:val="22"/>
                  <w:szCs w:val="22"/>
                </w:rPr>
                <w:delText>99.58</w:delText>
              </w:r>
            </w:del>
          </w:p>
        </w:tc>
      </w:tr>
      <w:tr w:rsidR="0039456A" w:rsidDel="00BA22D7" w14:paraId="649CD1B1" w14:textId="1E99D565" w:rsidTr="00670E42">
        <w:trPr>
          <w:trHeight w:val="282"/>
          <w:del w:id="504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90030E8" w14:textId="1F60D227" w:rsidR="0039456A" w:rsidDel="00BA22D7" w:rsidRDefault="0039456A" w:rsidP="00BA22D7">
            <w:pPr>
              <w:pStyle w:val="Heading4"/>
              <w:jc w:val="left"/>
              <w:rPr>
                <w:del w:id="5047" w:author="Author"/>
                <w:rFonts w:ascii="Calibri" w:hAnsi="Calibri" w:cs="Calibri"/>
                <w:b/>
                <w:bCs w:val="0"/>
                <w:color w:val="000000"/>
                <w:sz w:val="22"/>
                <w:szCs w:val="22"/>
              </w:rPr>
              <w:pPrChange w:id="5048" w:author="Sangani, Suryanarayana" w:date="2023-02-22T18:19:00Z">
                <w:pPr/>
              </w:pPrChange>
            </w:pPr>
            <w:del w:id="5049" w:author="Author">
              <w:r w:rsidDel="00BA22D7">
                <w:rPr>
                  <w:rFonts w:ascii="Calibri" w:hAnsi="Calibri" w:cs="Calibri"/>
                  <w:bCs w:val="0"/>
                  <w:color w:val="000000"/>
                  <w:sz w:val="22"/>
                  <w:szCs w:val="22"/>
                </w:rPr>
                <w:delText>1472</w:delText>
              </w:r>
            </w:del>
          </w:p>
        </w:tc>
        <w:tc>
          <w:tcPr>
            <w:tcW w:w="851" w:type="dxa"/>
            <w:vAlign w:val="bottom"/>
          </w:tcPr>
          <w:p w14:paraId="77612798" w14:textId="7FCEF2E0"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050" w:author="Author"/>
                <w:rFonts w:asciiTheme="minorHAnsi" w:hAnsiTheme="minorHAnsi" w:cstheme="minorHAnsi"/>
                <w:color w:val="000000"/>
                <w:sz w:val="22"/>
                <w:szCs w:val="22"/>
              </w:rPr>
              <w:pPrChange w:id="505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052" w:author="Author">
              <w:r w:rsidDel="00BA22D7">
                <w:rPr>
                  <w:rFonts w:ascii="Calibri" w:hAnsi="Calibri" w:cs="Calibri"/>
                  <w:color w:val="000000"/>
                  <w:sz w:val="22"/>
                  <w:szCs w:val="22"/>
                </w:rPr>
                <w:delText>8.21</w:delText>
              </w:r>
            </w:del>
          </w:p>
        </w:tc>
        <w:tc>
          <w:tcPr>
            <w:tcW w:w="1240" w:type="dxa"/>
            <w:vAlign w:val="bottom"/>
          </w:tcPr>
          <w:p w14:paraId="6538E0F6" w14:textId="127DA82D"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053" w:author="Author"/>
                <w:rFonts w:asciiTheme="minorHAnsi" w:hAnsiTheme="minorHAnsi" w:cstheme="minorHAnsi"/>
                <w:color w:val="000000"/>
                <w:sz w:val="22"/>
                <w:szCs w:val="22"/>
              </w:rPr>
              <w:pPrChange w:id="505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055" w:author="Author">
              <w:r w:rsidDel="00BA22D7">
                <w:rPr>
                  <w:rFonts w:ascii="Calibri" w:hAnsi="Calibri" w:cs="Calibri"/>
                  <w:color w:val="000000"/>
                  <w:sz w:val="22"/>
                  <w:szCs w:val="22"/>
                </w:rPr>
                <w:delText>96.73</w:delText>
              </w:r>
            </w:del>
          </w:p>
        </w:tc>
        <w:tc>
          <w:tcPr>
            <w:tcW w:w="851" w:type="dxa"/>
            <w:vAlign w:val="bottom"/>
          </w:tcPr>
          <w:p w14:paraId="521B2930" w14:textId="77CCED23"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056" w:author="Author"/>
                <w:rFonts w:asciiTheme="minorHAnsi" w:hAnsiTheme="minorHAnsi" w:cstheme="minorHAnsi"/>
                <w:color w:val="000000"/>
                <w:sz w:val="22"/>
                <w:szCs w:val="22"/>
              </w:rPr>
              <w:pPrChange w:id="505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058" w:author="Author">
              <w:r w:rsidDel="00BA22D7">
                <w:rPr>
                  <w:rFonts w:ascii="Calibri" w:hAnsi="Calibri" w:cs="Calibri"/>
                  <w:color w:val="000000"/>
                  <w:sz w:val="22"/>
                  <w:szCs w:val="22"/>
                </w:rPr>
                <w:delText>8.48</w:delText>
              </w:r>
            </w:del>
          </w:p>
        </w:tc>
        <w:tc>
          <w:tcPr>
            <w:tcW w:w="1240" w:type="dxa"/>
            <w:vAlign w:val="bottom"/>
          </w:tcPr>
          <w:p w14:paraId="7707FEE2" w14:textId="5353EA95"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059" w:author="Author"/>
                <w:rFonts w:asciiTheme="minorHAnsi" w:hAnsiTheme="minorHAnsi" w:cstheme="minorHAnsi"/>
                <w:color w:val="000000"/>
                <w:sz w:val="22"/>
                <w:szCs w:val="22"/>
              </w:rPr>
              <w:pPrChange w:id="506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061" w:author="Author">
              <w:r w:rsidDel="00BA22D7">
                <w:rPr>
                  <w:rFonts w:ascii="Calibri" w:hAnsi="Calibri" w:cs="Calibri"/>
                  <w:color w:val="000000"/>
                  <w:sz w:val="22"/>
                  <w:szCs w:val="22"/>
                </w:rPr>
                <w:delText>99.83</w:delText>
              </w:r>
            </w:del>
          </w:p>
        </w:tc>
        <w:tc>
          <w:tcPr>
            <w:tcW w:w="886" w:type="dxa"/>
            <w:vAlign w:val="bottom"/>
          </w:tcPr>
          <w:p w14:paraId="08CA2C40" w14:textId="29684AF2"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062" w:author="Author"/>
                <w:rFonts w:asciiTheme="minorHAnsi" w:hAnsiTheme="minorHAnsi" w:cstheme="minorHAnsi"/>
                <w:color w:val="000000"/>
                <w:sz w:val="22"/>
                <w:szCs w:val="22"/>
              </w:rPr>
              <w:pPrChange w:id="506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064" w:author="Author">
              <w:r w:rsidDel="00BA22D7">
                <w:rPr>
                  <w:rFonts w:ascii="Calibri" w:hAnsi="Calibri" w:cs="Calibri"/>
                  <w:color w:val="000000"/>
                  <w:sz w:val="22"/>
                  <w:szCs w:val="22"/>
                </w:rPr>
                <w:delText>8.48</w:delText>
              </w:r>
            </w:del>
          </w:p>
        </w:tc>
        <w:tc>
          <w:tcPr>
            <w:tcW w:w="1240" w:type="dxa"/>
            <w:vAlign w:val="bottom"/>
          </w:tcPr>
          <w:p w14:paraId="4F104860" w14:textId="7969B39B"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065" w:author="Author"/>
                <w:rFonts w:asciiTheme="minorHAnsi" w:hAnsiTheme="minorHAnsi" w:cstheme="minorHAnsi"/>
                <w:color w:val="000000"/>
                <w:sz w:val="22"/>
                <w:szCs w:val="22"/>
              </w:rPr>
              <w:pPrChange w:id="506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067" w:author="Author">
              <w:r w:rsidDel="00BA22D7">
                <w:rPr>
                  <w:rFonts w:ascii="Calibri" w:hAnsi="Calibri" w:cs="Calibri"/>
                  <w:color w:val="000000"/>
                  <w:sz w:val="22"/>
                  <w:szCs w:val="22"/>
                </w:rPr>
                <w:delText>99.83</w:delText>
              </w:r>
            </w:del>
          </w:p>
        </w:tc>
        <w:tc>
          <w:tcPr>
            <w:tcW w:w="886" w:type="dxa"/>
            <w:vAlign w:val="bottom"/>
          </w:tcPr>
          <w:p w14:paraId="3EB55C66" w14:textId="4337E2AF"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068" w:author="Author"/>
                <w:rFonts w:asciiTheme="minorHAnsi" w:hAnsiTheme="minorHAnsi" w:cstheme="minorHAnsi"/>
                <w:color w:val="000000"/>
                <w:sz w:val="22"/>
                <w:szCs w:val="22"/>
              </w:rPr>
              <w:pPrChange w:id="506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070" w:author="Author">
              <w:r w:rsidDel="00BA22D7">
                <w:rPr>
                  <w:rFonts w:ascii="Calibri" w:hAnsi="Calibri" w:cs="Calibri"/>
                  <w:color w:val="000000"/>
                  <w:sz w:val="22"/>
                  <w:szCs w:val="22"/>
                </w:rPr>
                <w:delText>8.48</w:delText>
              </w:r>
            </w:del>
          </w:p>
        </w:tc>
        <w:tc>
          <w:tcPr>
            <w:tcW w:w="1240" w:type="dxa"/>
            <w:vAlign w:val="bottom"/>
          </w:tcPr>
          <w:p w14:paraId="4EA68082" w14:textId="6A2EC072"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071" w:author="Author"/>
                <w:rFonts w:asciiTheme="minorHAnsi" w:hAnsiTheme="minorHAnsi" w:cstheme="minorHAnsi"/>
                <w:color w:val="000000"/>
                <w:sz w:val="22"/>
                <w:szCs w:val="22"/>
              </w:rPr>
              <w:pPrChange w:id="507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073" w:author="Author">
              <w:r w:rsidDel="00BA22D7">
                <w:rPr>
                  <w:rFonts w:ascii="Calibri" w:hAnsi="Calibri" w:cs="Calibri"/>
                  <w:color w:val="000000"/>
                  <w:sz w:val="22"/>
                  <w:szCs w:val="22"/>
                </w:rPr>
                <w:delText>99.89</w:delText>
              </w:r>
            </w:del>
          </w:p>
        </w:tc>
      </w:tr>
      <w:tr w:rsidR="0039456A" w:rsidDel="00BA22D7" w14:paraId="4AE803E7" w14:textId="36A10444" w:rsidTr="00670E42">
        <w:trPr>
          <w:cnfStyle w:val="000000100000" w:firstRow="0" w:lastRow="0" w:firstColumn="0" w:lastColumn="0" w:oddVBand="0" w:evenVBand="0" w:oddHBand="1" w:evenHBand="0" w:firstRowFirstColumn="0" w:firstRowLastColumn="0" w:lastRowFirstColumn="0" w:lastRowLastColumn="0"/>
          <w:trHeight w:val="282"/>
          <w:del w:id="507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F2564AA" w14:textId="1B61AE42" w:rsidR="0039456A" w:rsidDel="00BA22D7" w:rsidRDefault="0039456A" w:rsidP="00BA22D7">
            <w:pPr>
              <w:pStyle w:val="Heading4"/>
              <w:jc w:val="left"/>
              <w:rPr>
                <w:del w:id="5075" w:author="Author"/>
                <w:rFonts w:ascii="Calibri" w:hAnsi="Calibri" w:cs="Calibri"/>
                <w:b/>
                <w:bCs w:val="0"/>
                <w:color w:val="000000"/>
                <w:sz w:val="22"/>
                <w:szCs w:val="22"/>
              </w:rPr>
              <w:pPrChange w:id="5076" w:author="Sangani, Suryanarayana" w:date="2023-02-22T18:19:00Z">
                <w:pPr/>
              </w:pPrChange>
            </w:pPr>
            <w:del w:id="5077" w:author="Author">
              <w:r w:rsidDel="00BA22D7">
                <w:rPr>
                  <w:rFonts w:ascii="Calibri" w:hAnsi="Calibri" w:cs="Calibri"/>
                  <w:bCs w:val="0"/>
                  <w:color w:val="000000"/>
                  <w:sz w:val="22"/>
                  <w:szCs w:val="22"/>
                </w:rPr>
                <w:delText>1536</w:delText>
              </w:r>
            </w:del>
          </w:p>
        </w:tc>
        <w:tc>
          <w:tcPr>
            <w:tcW w:w="851" w:type="dxa"/>
            <w:vAlign w:val="bottom"/>
          </w:tcPr>
          <w:p w14:paraId="0893C725" w14:textId="3FBBC095"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078" w:author="Author"/>
                <w:rFonts w:asciiTheme="minorHAnsi" w:hAnsiTheme="minorHAnsi" w:cstheme="minorHAnsi"/>
                <w:color w:val="000000"/>
                <w:sz w:val="22"/>
                <w:szCs w:val="22"/>
              </w:rPr>
              <w:pPrChange w:id="507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080" w:author="Author">
              <w:r w:rsidDel="00BA22D7">
                <w:rPr>
                  <w:rFonts w:ascii="Calibri" w:hAnsi="Calibri" w:cs="Calibri"/>
                  <w:color w:val="000000"/>
                  <w:sz w:val="22"/>
                  <w:szCs w:val="22"/>
                </w:rPr>
                <w:delText>7.88</w:delText>
              </w:r>
            </w:del>
          </w:p>
        </w:tc>
        <w:tc>
          <w:tcPr>
            <w:tcW w:w="1240" w:type="dxa"/>
            <w:vAlign w:val="bottom"/>
          </w:tcPr>
          <w:p w14:paraId="284B93CF" w14:textId="18410437"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081" w:author="Author"/>
                <w:rFonts w:asciiTheme="minorHAnsi" w:hAnsiTheme="minorHAnsi" w:cstheme="minorHAnsi"/>
                <w:color w:val="000000"/>
                <w:sz w:val="22"/>
                <w:szCs w:val="22"/>
              </w:rPr>
              <w:pPrChange w:id="508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083" w:author="Author">
              <w:r w:rsidDel="00BA22D7">
                <w:rPr>
                  <w:rFonts w:ascii="Calibri" w:hAnsi="Calibri" w:cs="Calibri"/>
                  <w:color w:val="000000"/>
                  <w:sz w:val="22"/>
                  <w:szCs w:val="22"/>
                </w:rPr>
                <w:delText>96.81</w:delText>
              </w:r>
            </w:del>
          </w:p>
        </w:tc>
        <w:tc>
          <w:tcPr>
            <w:tcW w:w="851" w:type="dxa"/>
            <w:vAlign w:val="bottom"/>
          </w:tcPr>
          <w:p w14:paraId="76723CF8" w14:textId="15DEBB67"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084" w:author="Author"/>
                <w:rFonts w:asciiTheme="minorHAnsi" w:hAnsiTheme="minorHAnsi" w:cstheme="minorHAnsi"/>
                <w:color w:val="000000"/>
                <w:sz w:val="22"/>
                <w:szCs w:val="22"/>
              </w:rPr>
              <w:pPrChange w:id="508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086" w:author="Author">
              <w:r w:rsidDel="00BA22D7">
                <w:rPr>
                  <w:rFonts w:ascii="Calibri" w:hAnsi="Calibri" w:cs="Calibri"/>
                  <w:color w:val="000000"/>
                  <w:sz w:val="22"/>
                  <w:szCs w:val="22"/>
                </w:rPr>
                <w:delText>8.14</w:delText>
              </w:r>
            </w:del>
          </w:p>
        </w:tc>
        <w:tc>
          <w:tcPr>
            <w:tcW w:w="1240" w:type="dxa"/>
            <w:vAlign w:val="bottom"/>
          </w:tcPr>
          <w:p w14:paraId="1799EEF5" w14:textId="41B6D79F"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087" w:author="Author"/>
                <w:rFonts w:asciiTheme="minorHAnsi" w:hAnsiTheme="minorHAnsi" w:cstheme="minorHAnsi"/>
                <w:color w:val="000000"/>
                <w:sz w:val="22"/>
                <w:szCs w:val="22"/>
              </w:rPr>
              <w:pPrChange w:id="508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089" w:author="Author">
              <w:r w:rsidDel="00BA22D7">
                <w:rPr>
                  <w:rFonts w:ascii="Calibri" w:hAnsi="Calibri" w:cs="Calibri"/>
                  <w:color w:val="000000"/>
                  <w:sz w:val="22"/>
                  <w:szCs w:val="22"/>
                </w:rPr>
                <w:delText>100.08</w:delText>
              </w:r>
            </w:del>
          </w:p>
        </w:tc>
        <w:tc>
          <w:tcPr>
            <w:tcW w:w="886" w:type="dxa"/>
            <w:vAlign w:val="bottom"/>
          </w:tcPr>
          <w:p w14:paraId="0770E009" w14:textId="69ECB0E8"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090" w:author="Author"/>
                <w:rFonts w:asciiTheme="minorHAnsi" w:hAnsiTheme="minorHAnsi" w:cstheme="minorHAnsi"/>
                <w:color w:val="000000"/>
                <w:sz w:val="22"/>
                <w:szCs w:val="22"/>
              </w:rPr>
              <w:pPrChange w:id="509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092" w:author="Author">
              <w:r w:rsidDel="00BA22D7">
                <w:rPr>
                  <w:rFonts w:ascii="Calibri" w:hAnsi="Calibri" w:cs="Calibri"/>
                  <w:color w:val="000000"/>
                  <w:sz w:val="22"/>
                  <w:szCs w:val="22"/>
                </w:rPr>
                <w:delText>8.15</w:delText>
              </w:r>
            </w:del>
          </w:p>
        </w:tc>
        <w:tc>
          <w:tcPr>
            <w:tcW w:w="1240" w:type="dxa"/>
            <w:vAlign w:val="bottom"/>
          </w:tcPr>
          <w:p w14:paraId="104F6122" w14:textId="4667039F"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093" w:author="Author"/>
                <w:rFonts w:asciiTheme="minorHAnsi" w:hAnsiTheme="minorHAnsi" w:cstheme="minorHAnsi"/>
                <w:color w:val="000000"/>
                <w:sz w:val="22"/>
                <w:szCs w:val="22"/>
              </w:rPr>
              <w:pPrChange w:id="509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095" w:author="Author">
              <w:r w:rsidDel="00BA22D7">
                <w:rPr>
                  <w:rFonts w:ascii="Calibri" w:hAnsi="Calibri" w:cs="Calibri"/>
                  <w:color w:val="000000"/>
                  <w:sz w:val="22"/>
                  <w:szCs w:val="22"/>
                </w:rPr>
                <w:delText>100.17</w:delText>
              </w:r>
            </w:del>
          </w:p>
        </w:tc>
        <w:tc>
          <w:tcPr>
            <w:tcW w:w="886" w:type="dxa"/>
            <w:vAlign w:val="bottom"/>
          </w:tcPr>
          <w:p w14:paraId="504E211A" w14:textId="7BB2C8CD"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096" w:author="Author"/>
                <w:rFonts w:asciiTheme="minorHAnsi" w:hAnsiTheme="minorHAnsi" w:cstheme="minorHAnsi"/>
                <w:color w:val="000000"/>
                <w:sz w:val="22"/>
                <w:szCs w:val="22"/>
              </w:rPr>
              <w:pPrChange w:id="509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098" w:author="Author">
              <w:r w:rsidDel="00BA22D7">
                <w:rPr>
                  <w:rFonts w:ascii="Calibri" w:hAnsi="Calibri" w:cs="Calibri"/>
                  <w:color w:val="000000"/>
                  <w:sz w:val="22"/>
                  <w:szCs w:val="22"/>
                </w:rPr>
                <w:delText>8.15</w:delText>
              </w:r>
            </w:del>
          </w:p>
        </w:tc>
        <w:tc>
          <w:tcPr>
            <w:tcW w:w="1240" w:type="dxa"/>
            <w:vAlign w:val="bottom"/>
          </w:tcPr>
          <w:p w14:paraId="6058D4C9" w14:textId="4C821D0B"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099" w:author="Author"/>
                <w:rFonts w:asciiTheme="minorHAnsi" w:hAnsiTheme="minorHAnsi" w:cstheme="minorHAnsi"/>
                <w:color w:val="000000"/>
                <w:sz w:val="22"/>
                <w:szCs w:val="22"/>
              </w:rPr>
              <w:pPrChange w:id="510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101" w:author="Author">
              <w:r w:rsidDel="00BA22D7">
                <w:rPr>
                  <w:rFonts w:ascii="Calibri" w:hAnsi="Calibri" w:cs="Calibri"/>
                  <w:color w:val="000000"/>
                  <w:sz w:val="22"/>
                  <w:szCs w:val="22"/>
                </w:rPr>
                <w:delText>100.17</w:delText>
              </w:r>
            </w:del>
          </w:p>
        </w:tc>
      </w:tr>
      <w:tr w:rsidR="0039456A" w:rsidDel="00BA22D7" w14:paraId="5EAFC68E" w14:textId="68EB0D2C" w:rsidTr="00670E42">
        <w:trPr>
          <w:trHeight w:val="282"/>
          <w:del w:id="510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1EA8970" w14:textId="1CAD3F92" w:rsidR="0039456A" w:rsidDel="00BA22D7" w:rsidRDefault="0039456A" w:rsidP="00BA22D7">
            <w:pPr>
              <w:pStyle w:val="Heading4"/>
              <w:jc w:val="left"/>
              <w:rPr>
                <w:del w:id="5103" w:author="Author"/>
                <w:rFonts w:ascii="Calibri" w:hAnsi="Calibri" w:cs="Calibri"/>
                <w:b/>
                <w:bCs w:val="0"/>
                <w:color w:val="000000"/>
                <w:sz w:val="22"/>
                <w:szCs w:val="22"/>
              </w:rPr>
              <w:pPrChange w:id="5104" w:author="Sangani, Suryanarayana" w:date="2023-02-22T18:19:00Z">
                <w:pPr/>
              </w:pPrChange>
            </w:pPr>
            <w:del w:id="5105" w:author="Author">
              <w:r w:rsidDel="00BA22D7">
                <w:rPr>
                  <w:rFonts w:ascii="Calibri" w:hAnsi="Calibri" w:cs="Calibri"/>
                  <w:bCs w:val="0"/>
                  <w:color w:val="000000"/>
                  <w:sz w:val="22"/>
                  <w:szCs w:val="22"/>
                </w:rPr>
                <w:delText>1600</w:delText>
              </w:r>
            </w:del>
          </w:p>
        </w:tc>
        <w:tc>
          <w:tcPr>
            <w:tcW w:w="851" w:type="dxa"/>
            <w:vAlign w:val="bottom"/>
          </w:tcPr>
          <w:p w14:paraId="5DA76354" w14:textId="05C74DE7"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106" w:author="Author"/>
                <w:rFonts w:asciiTheme="minorHAnsi" w:hAnsiTheme="minorHAnsi" w:cstheme="minorHAnsi"/>
                <w:color w:val="000000"/>
                <w:sz w:val="22"/>
                <w:szCs w:val="22"/>
              </w:rPr>
              <w:pPrChange w:id="510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108" w:author="Author">
              <w:r w:rsidDel="00BA22D7">
                <w:rPr>
                  <w:rFonts w:ascii="Calibri" w:hAnsi="Calibri" w:cs="Calibri"/>
                  <w:color w:val="000000"/>
                  <w:sz w:val="22"/>
                  <w:szCs w:val="22"/>
                </w:rPr>
                <w:delText>7.43</w:delText>
              </w:r>
            </w:del>
          </w:p>
        </w:tc>
        <w:tc>
          <w:tcPr>
            <w:tcW w:w="1240" w:type="dxa"/>
            <w:vAlign w:val="bottom"/>
          </w:tcPr>
          <w:p w14:paraId="799A7EF4" w14:textId="23F6FBB9"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109" w:author="Author"/>
                <w:rFonts w:asciiTheme="minorHAnsi" w:hAnsiTheme="minorHAnsi" w:cstheme="minorHAnsi"/>
                <w:color w:val="000000"/>
                <w:sz w:val="22"/>
                <w:szCs w:val="22"/>
              </w:rPr>
              <w:pPrChange w:id="511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111" w:author="Author">
              <w:r w:rsidDel="00BA22D7">
                <w:rPr>
                  <w:rFonts w:ascii="Calibri" w:hAnsi="Calibri" w:cs="Calibri"/>
                  <w:color w:val="000000"/>
                  <w:sz w:val="22"/>
                  <w:szCs w:val="22"/>
                </w:rPr>
                <w:delText>95.05</w:delText>
              </w:r>
            </w:del>
          </w:p>
        </w:tc>
        <w:tc>
          <w:tcPr>
            <w:tcW w:w="851" w:type="dxa"/>
            <w:vAlign w:val="bottom"/>
          </w:tcPr>
          <w:p w14:paraId="370556FE" w14:textId="57092157"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112" w:author="Author"/>
                <w:rFonts w:asciiTheme="minorHAnsi" w:hAnsiTheme="minorHAnsi" w:cstheme="minorHAnsi"/>
                <w:color w:val="000000"/>
                <w:sz w:val="22"/>
                <w:szCs w:val="22"/>
              </w:rPr>
              <w:pPrChange w:id="511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114" w:author="Author">
              <w:r w:rsidDel="00BA22D7">
                <w:rPr>
                  <w:rFonts w:ascii="Calibri" w:hAnsi="Calibri" w:cs="Calibri"/>
                  <w:color w:val="000000"/>
                  <w:sz w:val="22"/>
                  <w:szCs w:val="22"/>
                </w:rPr>
                <w:delText>7.84</w:delText>
              </w:r>
            </w:del>
          </w:p>
        </w:tc>
        <w:tc>
          <w:tcPr>
            <w:tcW w:w="1240" w:type="dxa"/>
            <w:vAlign w:val="bottom"/>
          </w:tcPr>
          <w:p w14:paraId="62E72DF4" w14:textId="01E6D73D"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115" w:author="Author"/>
                <w:rFonts w:asciiTheme="minorHAnsi" w:hAnsiTheme="minorHAnsi" w:cstheme="minorHAnsi"/>
                <w:color w:val="000000"/>
                <w:sz w:val="22"/>
                <w:szCs w:val="22"/>
              </w:rPr>
              <w:pPrChange w:id="511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117" w:author="Author">
              <w:r w:rsidDel="00BA22D7">
                <w:rPr>
                  <w:rFonts w:ascii="Calibri" w:hAnsi="Calibri" w:cs="Calibri"/>
                  <w:color w:val="000000"/>
                  <w:sz w:val="22"/>
                  <w:szCs w:val="22"/>
                </w:rPr>
                <w:delText>100.34</w:delText>
              </w:r>
            </w:del>
          </w:p>
        </w:tc>
        <w:tc>
          <w:tcPr>
            <w:tcW w:w="886" w:type="dxa"/>
            <w:vAlign w:val="bottom"/>
          </w:tcPr>
          <w:p w14:paraId="59DAE81E" w14:textId="055C98DB"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118" w:author="Author"/>
                <w:rFonts w:asciiTheme="minorHAnsi" w:hAnsiTheme="minorHAnsi" w:cstheme="minorHAnsi"/>
                <w:color w:val="000000"/>
                <w:sz w:val="22"/>
                <w:szCs w:val="22"/>
              </w:rPr>
              <w:pPrChange w:id="511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120" w:author="Author">
              <w:r w:rsidDel="00BA22D7">
                <w:rPr>
                  <w:rFonts w:ascii="Calibri" w:hAnsi="Calibri" w:cs="Calibri"/>
                  <w:color w:val="000000"/>
                  <w:sz w:val="22"/>
                  <w:szCs w:val="22"/>
                </w:rPr>
                <w:delText>7.84</w:delText>
              </w:r>
            </w:del>
          </w:p>
        </w:tc>
        <w:tc>
          <w:tcPr>
            <w:tcW w:w="1240" w:type="dxa"/>
            <w:vAlign w:val="bottom"/>
          </w:tcPr>
          <w:p w14:paraId="3E07B81E" w14:textId="37CAA239"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121" w:author="Author"/>
                <w:rFonts w:asciiTheme="minorHAnsi" w:hAnsiTheme="minorHAnsi" w:cstheme="minorHAnsi"/>
                <w:color w:val="000000"/>
                <w:sz w:val="22"/>
                <w:szCs w:val="22"/>
              </w:rPr>
              <w:pPrChange w:id="512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123" w:author="Author">
              <w:r w:rsidDel="00BA22D7">
                <w:rPr>
                  <w:rFonts w:ascii="Calibri" w:hAnsi="Calibri" w:cs="Calibri"/>
                  <w:color w:val="000000"/>
                  <w:sz w:val="22"/>
                  <w:szCs w:val="22"/>
                </w:rPr>
                <w:delText>100.38</w:delText>
              </w:r>
            </w:del>
          </w:p>
        </w:tc>
        <w:tc>
          <w:tcPr>
            <w:tcW w:w="886" w:type="dxa"/>
            <w:vAlign w:val="bottom"/>
          </w:tcPr>
          <w:p w14:paraId="492F1BFB" w14:textId="6601E08E"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124" w:author="Author"/>
                <w:rFonts w:asciiTheme="minorHAnsi" w:hAnsiTheme="minorHAnsi" w:cstheme="minorHAnsi"/>
                <w:color w:val="000000"/>
                <w:sz w:val="22"/>
                <w:szCs w:val="22"/>
              </w:rPr>
              <w:pPrChange w:id="512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126" w:author="Author">
              <w:r w:rsidDel="00BA22D7">
                <w:rPr>
                  <w:rFonts w:ascii="Calibri" w:hAnsi="Calibri" w:cs="Calibri"/>
                  <w:color w:val="000000"/>
                  <w:sz w:val="22"/>
                  <w:szCs w:val="22"/>
                </w:rPr>
                <w:delText>7.85</w:delText>
              </w:r>
            </w:del>
          </w:p>
        </w:tc>
        <w:tc>
          <w:tcPr>
            <w:tcW w:w="1240" w:type="dxa"/>
            <w:vAlign w:val="bottom"/>
          </w:tcPr>
          <w:p w14:paraId="2F515828" w14:textId="21984064"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127" w:author="Author"/>
                <w:rFonts w:asciiTheme="minorHAnsi" w:hAnsiTheme="minorHAnsi" w:cstheme="minorHAnsi"/>
                <w:color w:val="000000"/>
                <w:sz w:val="22"/>
                <w:szCs w:val="22"/>
              </w:rPr>
              <w:pPrChange w:id="512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129" w:author="Author">
              <w:r w:rsidDel="00BA22D7">
                <w:rPr>
                  <w:rFonts w:ascii="Calibri" w:hAnsi="Calibri" w:cs="Calibri"/>
                  <w:color w:val="000000"/>
                  <w:sz w:val="22"/>
                  <w:szCs w:val="22"/>
                </w:rPr>
                <w:delText>100.44</w:delText>
              </w:r>
            </w:del>
          </w:p>
        </w:tc>
      </w:tr>
      <w:tr w:rsidR="0039456A" w:rsidDel="00BA22D7" w14:paraId="27AB6300" w14:textId="56BE0106" w:rsidTr="00670E42">
        <w:trPr>
          <w:cnfStyle w:val="000000100000" w:firstRow="0" w:lastRow="0" w:firstColumn="0" w:lastColumn="0" w:oddVBand="0" w:evenVBand="0" w:oddHBand="1" w:evenHBand="0" w:firstRowFirstColumn="0" w:firstRowLastColumn="0" w:lastRowFirstColumn="0" w:lastRowLastColumn="0"/>
          <w:trHeight w:val="282"/>
          <w:del w:id="513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8610F21" w14:textId="75DA10C1" w:rsidR="0039456A" w:rsidDel="00BA22D7" w:rsidRDefault="0039456A" w:rsidP="00BA22D7">
            <w:pPr>
              <w:pStyle w:val="Heading4"/>
              <w:jc w:val="left"/>
              <w:rPr>
                <w:del w:id="5131" w:author="Author"/>
                <w:rFonts w:ascii="Calibri" w:hAnsi="Calibri" w:cs="Calibri"/>
                <w:b/>
                <w:bCs w:val="0"/>
                <w:color w:val="000000"/>
                <w:sz w:val="22"/>
                <w:szCs w:val="22"/>
              </w:rPr>
              <w:pPrChange w:id="5132" w:author="Sangani, Suryanarayana" w:date="2023-02-22T18:19:00Z">
                <w:pPr/>
              </w:pPrChange>
            </w:pPr>
            <w:del w:id="5133" w:author="Author">
              <w:r w:rsidDel="00BA22D7">
                <w:rPr>
                  <w:rFonts w:ascii="Calibri" w:hAnsi="Calibri" w:cs="Calibri"/>
                  <w:bCs w:val="0"/>
                  <w:color w:val="000000"/>
                  <w:sz w:val="22"/>
                  <w:szCs w:val="22"/>
                </w:rPr>
                <w:delText>1664</w:delText>
              </w:r>
            </w:del>
          </w:p>
        </w:tc>
        <w:tc>
          <w:tcPr>
            <w:tcW w:w="851" w:type="dxa"/>
            <w:vAlign w:val="bottom"/>
          </w:tcPr>
          <w:p w14:paraId="5E8E1AC9" w14:textId="25A7C087"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134" w:author="Author"/>
                <w:rFonts w:asciiTheme="minorHAnsi" w:hAnsiTheme="minorHAnsi" w:cstheme="minorHAnsi"/>
                <w:color w:val="000000"/>
                <w:sz w:val="22"/>
                <w:szCs w:val="22"/>
              </w:rPr>
              <w:pPrChange w:id="513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136" w:author="Author">
              <w:r w:rsidDel="00BA22D7">
                <w:rPr>
                  <w:rFonts w:ascii="Calibri" w:hAnsi="Calibri" w:cs="Calibri"/>
                  <w:color w:val="000000"/>
                  <w:sz w:val="22"/>
                  <w:szCs w:val="22"/>
                </w:rPr>
                <w:delText>7.35</w:delText>
              </w:r>
            </w:del>
          </w:p>
        </w:tc>
        <w:tc>
          <w:tcPr>
            <w:tcW w:w="1240" w:type="dxa"/>
            <w:vAlign w:val="bottom"/>
          </w:tcPr>
          <w:p w14:paraId="0CA67AE6" w14:textId="03680FEA"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137" w:author="Author"/>
                <w:rFonts w:asciiTheme="minorHAnsi" w:hAnsiTheme="minorHAnsi" w:cstheme="minorHAnsi"/>
                <w:color w:val="000000"/>
                <w:sz w:val="22"/>
                <w:szCs w:val="22"/>
              </w:rPr>
              <w:pPrChange w:id="513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139" w:author="Author">
              <w:r w:rsidDel="00BA22D7">
                <w:rPr>
                  <w:rFonts w:ascii="Calibri" w:hAnsi="Calibri" w:cs="Calibri"/>
                  <w:color w:val="000000"/>
                  <w:sz w:val="22"/>
                  <w:szCs w:val="22"/>
                </w:rPr>
                <w:delText>97.86</w:delText>
              </w:r>
            </w:del>
          </w:p>
        </w:tc>
        <w:tc>
          <w:tcPr>
            <w:tcW w:w="851" w:type="dxa"/>
            <w:vAlign w:val="bottom"/>
          </w:tcPr>
          <w:p w14:paraId="69C56FEA" w14:textId="42FF45BA"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140" w:author="Author"/>
                <w:rFonts w:asciiTheme="minorHAnsi" w:hAnsiTheme="minorHAnsi" w:cstheme="minorHAnsi"/>
                <w:color w:val="000000"/>
                <w:sz w:val="22"/>
                <w:szCs w:val="22"/>
              </w:rPr>
              <w:pPrChange w:id="514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142" w:author="Author">
              <w:r w:rsidDel="00BA22D7">
                <w:rPr>
                  <w:rFonts w:ascii="Calibri" w:hAnsi="Calibri" w:cs="Calibri"/>
                  <w:color w:val="000000"/>
                  <w:sz w:val="22"/>
                  <w:szCs w:val="22"/>
                </w:rPr>
                <w:delText>7.56</w:delText>
              </w:r>
            </w:del>
          </w:p>
        </w:tc>
        <w:tc>
          <w:tcPr>
            <w:tcW w:w="1240" w:type="dxa"/>
            <w:vAlign w:val="bottom"/>
          </w:tcPr>
          <w:p w14:paraId="56636436" w14:textId="11907ABD"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143" w:author="Author"/>
                <w:rFonts w:asciiTheme="minorHAnsi" w:hAnsiTheme="minorHAnsi" w:cstheme="minorHAnsi"/>
                <w:color w:val="000000"/>
                <w:sz w:val="22"/>
                <w:szCs w:val="22"/>
              </w:rPr>
              <w:pPrChange w:id="514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145" w:author="Author">
              <w:r w:rsidDel="00BA22D7">
                <w:rPr>
                  <w:rFonts w:ascii="Calibri" w:hAnsi="Calibri" w:cs="Calibri"/>
                  <w:color w:val="000000"/>
                  <w:sz w:val="22"/>
                  <w:szCs w:val="22"/>
                </w:rPr>
                <w:delText>100.58</w:delText>
              </w:r>
            </w:del>
          </w:p>
        </w:tc>
        <w:tc>
          <w:tcPr>
            <w:tcW w:w="886" w:type="dxa"/>
            <w:vAlign w:val="bottom"/>
          </w:tcPr>
          <w:p w14:paraId="3E083D4A" w14:textId="0D1F48B5"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146" w:author="Author"/>
                <w:rFonts w:asciiTheme="minorHAnsi" w:hAnsiTheme="minorHAnsi" w:cstheme="minorHAnsi"/>
                <w:color w:val="000000"/>
                <w:sz w:val="22"/>
                <w:szCs w:val="22"/>
              </w:rPr>
              <w:pPrChange w:id="514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148" w:author="Author">
              <w:r w:rsidDel="00BA22D7">
                <w:rPr>
                  <w:rFonts w:ascii="Calibri" w:hAnsi="Calibri" w:cs="Calibri"/>
                  <w:color w:val="000000"/>
                  <w:sz w:val="22"/>
                  <w:szCs w:val="22"/>
                </w:rPr>
                <w:delText>7.56</w:delText>
              </w:r>
            </w:del>
          </w:p>
        </w:tc>
        <w:tc>
          <w:tcPr>
            <w:tcW w:w="1240" w:type="dxa"/>
            <w:vAlign w:val="bottom"/>
          </w:tcPr>
          <w:p w14:paraId="5D241945" w14:textId="7DB3EDD4"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149" w:author="Author"/>
                <w:rFonts w:asciiTheme="minorHAnsi" w:hAnsiTheme="minorHAnsi" w:cstheme="minorHAnsi"/>
                <w:color w:val="000000"/>
                <w:sz w:val="22"/>
                <w:szCs w:val="22"/>
              </w:rPr>
              <w:pPrChange w:id="515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151" w:author="Author">
              <w:r w:rsidDel="00BA22D7">
                <w:rPr>
                  <w:rFonts w:ascii="Calibri" w:hAnsi="Calibri" w:cs="Calibri"/>
                  <w:color w:val="000000"/>
                  <w:sz w:val="22"/>
                  <w:szCs w:val="22"/>
                </w:rPr>
                <w:delText>100.64</w:delText>
              </w:r>
            </w:del>
          </w:p>
        </w:tc>
        <w:tc>
          <w:tcPr>
            <w:tcW w:w="886" w:type="dxa"/>
            <w:vAlign w:val="bottom"/>
          </w:tcPr>
          <w:p w14:paraId="4CEA60A8" w14:textId="7B0899C2"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152" w:author="Author"/>
                <w:rFonts w:asciiTheme="minorHAnsi" w:hAnsiTheme="minorHAnsi" w:cstheme="minorHAnsi"/>
                <w:color w:val="000000"/>
                <w:sz w:val="22"/>
                <w:szCs w:val="22"/>
              </w:rPr>
              <w:pPrChange w:id="515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154" w:author="Author">
              <w:r w:rsidDel="00BA22D7">
                <w:rPr>
                  <w:rFonts w:ascii="Calibri" w:hAnsi="Calibri" w:cs="Calibri"/>
                  <w:color w:val="000000"/>
                  <w:sz w:val="22"/>
                  <w:szCs w:val="22"/>
                </w:rPr>
                <w:delText>7.56</w:delText>
              </w:r>
            </w:del>
          </w:p>
        </w:tc>
        <w:tc>
          <w:tcPr>
            <w:tcW w:w="1240" w:type="dxa"/>
            <w:vAlign w:val="bottom"/>
          </w:tcPr>
          <w:p w14:paraId="568AD8C8" w14:textId="532F402E"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155" w:author="Author"/>
                <w:rFonts w:asciiTheme="minorHAnsi" w:hAnsiTheme="minorHAnsi" w:cstheme="minorHAnsi"/>
                <w:color w:val="000000"/>
                <w:sz w:val="22"/>
                <w:szCs w:val="22"/>
              </w:rPr>
              <w:pPrChange w:id="515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157" w:author="Author">
              <w:r w:rsidDel="00BA22D7">
                <w:rPr>
                  <w:rFonts w:ascii="Calibri" w:hAnsi="Calibri" w:cs="Calibri"/>
                  <w:color w:val="000000"/>
                  <w:sz w:val="22"/>
                  <w:szCs w:val="22"/>
                </w:rPr>
                <w:delText>100.65</w:delText>
              </w:r>
            </w:del>
          </w:p>
        </w:tc>
      </w:tr>
      <w:tr w:rsidR="0039456A" w:rsidDel="00BA22D7" w14:paraId="61669CBF" w14:textId="2118398D" w:rsidTr="00670E42">
        <w:trPr>
          <w:trHeight w:val="282"/>
          <w:del w:id="515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501B184" w14:textId="193628FA" w:rsidR="0039456A" w:rsidDel="00BA22D7" w:rsidRDefault="0039456A" w:rsidP="00BA22D7">
            <w:pPr>
              <w:pStyle w:val="Heading4"/>
              <w:jc w:val="left"/>
              <w:rPr>
                <w:del w:id="5159" w:author="Author"/>
                <w:rFonts w:ascii="Calibri" w:hAnsi="Calibri" w:cs="Calibri"/>
                <w:b/>
                <w:bCs w:val="0"/>
                <w:color w:val="000000"/>
                <w:sz w:val="22"/>
                <w:szCs w:val="22"/>
              </w:rPr>
              <w:pPrChange w:id="5160" w:author="Sangani, Suryanarayana" w:date="2023-02-22T18:19:00Z">
                <w:pPr/>
              </w:pPrChange>
            </w:pPr>
            <w:del w:id="5161" w:author="Author">
              <w:r w:rsidDel="00BA22D7">
                <w:rPr>
                  <w:rFonts w:ascii="Calibri" w:hAnsi="Calibri" w:cs="Calibri"/>
                  <w:bCs w:val="0"/>
                  <w:color w:val="000000"/>
                  <w:sz w:val="22"/>
                  <w:szCs w:val="22"/>
                </w:rPr>
                <w:delText>1728</w:delText>
              </w:r>
            </w:del>
          </w:p>
        </w:tc>
        <w:tc>
          <w:tcPr>
            <w:tcW w:w="851" w:type="dxa"/>
            <w:vAlign w:val="bottom"/>
          </w:tcPr>
          <w:p w14:paraId="5D040FD6" w14:textId="0DB79DFE"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162" w:author="Author"/>
                <w:rFonts w:asciiTheme="minorHAnsi" w:hAnsiTheme="minorHAnsi" w:cstheme="minorHAnsi"/>
                <w:color w:val="000000"/>
                <w:sz w:val="22"/>
                <w:szCs w:val="22"/>
              </w:rPr>
              <w:pPrChange w:id="516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164" w:author="Author">
              <w:r w:rsidDel="00BA22D7">
                <w:rPr>
                  <w:rFonts w:ascii="Calibri" w:hAnsi="Calibri" w:cs="Calibri"/>
                  <w:color w:val="000000"/>
                  <w:sz w:val="22"/>
                  <w:szCs w:val="22"/>
                </w:rPr>
                <w:delText>7.19</w:delText>
              </w:r>
            </w:del>
          </w:p>
        </w:tc>
        <w:tc>
          <w:tcPr>
            <w:tcW w:w="1240" w:type="dxa"/>
            <w:vAlign w:val="bottom"/>
          </w:tcPr>
          <w:p w14:paraId="7FE05A62" w14:textId="7C21391C"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165" w:author="Author"/>
                <w:rFonts w:asciiTheme="minorHAnsi" w:hAnsiTheme="minorHAnsi" w:cstheme="minorHAnsi"/>
                <w:color w:val="000000"/>
                <w:sz w:val="22"/>
                <w:szCs w:val="22"/>
              </w:rPr>
              <w:pPrChange w:id="516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167" w:author="Author">
              <w:r w:rsidDel="00BA22D7">
                <w:rPr>
                  <w:rFonts w:ascii="Calibri" w:hAnsi="Calibri" w:cs="Calibri"/>
                  <w:color w:val="000000"/>
                  <w:sz w:val="22"/>
                  <w:szCs w:val="22"/>
                </w:rPr>
                <w:delText>99.45</w:delText>
              </w:r>
            </w:del>
          </w:p>
        </w:tc>
        <w:tc>
          <w:tcPr>
            <w:tcW w:w="851" w:type="dxa"/>
            <w:vAlign w:val="bottom"/>
          </w:tcPr>
          <w:p w14:paraId="5CF8530B" w14:textId="004D7282"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168" w:author="Author"/>
                <w:rFonts w:asciiTheme="minorHAnsi" w:hAnsiTheme="minorHAnsi" w:cstheme="minorHAnsi"/>
                <w:color w:val="000000"/>
                <w:sz w:val="22"/>
                <w:szCs w:val="22"/>
              </w:rPr>
              <w:pPrChange w:id="516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170" w:author="Author">
              <w:r w:rsidDel="00BA22D7">
                <w:rPr>
                  <w:rFonts w:ascii="Calibri" w:hAnsi="Calibri" w:cs="Calibri"/>
                  <w:color w:val="000000"/>
                  <w:sz w:val="22"/>
                  <w:szCs w:val="22"/>
                </w:rPr>
                <w:delText>7.29</w:delText>
              </w:r>
            </w:del>
          </w:p>
        </w:tc>
        <w:tc>
          <w:tcPr>
            <w:tcW w:w="1240" w:type="dxa"/>
            <w:vAlign w:val="bottom"/>
          </w:tcPr>
          <w:p w14:paraId="3D96A723" w14:textId="33CD6CC4"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171" w:author="Author"/>
                <w:rFonts w:asciiTheme="minorHAnsi" w:hAnsiTheme="minorHAnsi" w:cstheme="minorHAnsi"/>
                <w:color w:val="000000"/>
                <w:sz w:val="22"/>
                <w:szCs w:val="22"/>
              </w:rPr>
              <w:pPrChange w:id="517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173" w:author="Author">
              <w:r w:rsidDel="00BA22D7">
                <w:rPr>
                  <w:rFonts w:ascii="Calibri" w:hAnsi="Calibri" w:cs="Calibri"/>
                  <w:color w:val="000000"/>
                  <w:sz w:val="22"/>
                  <w:szCs w:val="22"/>
                </w:rPr>
                <w:delText>100.83</w:delText>
              </w:r>
            </w:del>
          </w:p>
        </w:tc>
        <w:tc>
          <w:tcPr>
            <w:tcW w:w="886" w:type="dxa"/>
            <w:vAlign w:val="bottom"/>
          </w:tcPr>
          <w:p w14:paraId="5796B0E5" w14:textId="238B3F14"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174" w:author="Author"/>
                <w:rFonts w:asciiTheme="minorHAnsi" w:hAnsiTheme="minorHAnsi" w:cstheme="minorHAnsi"/>
                <w:color w:val="000000"/>
                <w:sz w:val="22"/>
                <w:szCs w:val="22"/>
              </w:rPr>
              <w:pPrChange w:id="517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176" w:author="Author">
              <w:r w:rsidDel="00BA22D7">
                <w:rPr>
                  <w:rFonts w:ascii="Calibri" w:hAnsi="Calibri" w:cs="Calibri"/>
                  <w:color w:val="000000"/>
                  <w:sz w:val="22"/>
                  <w:szCs w:val="22"/>
                </w:rPr>
                <w:delText>7.29</w:delText>
              </w:r>
            </w:del>
          </w:p>
        </w:tc>
        <w:tc>
          <w:tcPr>
            <w:tcW w:w="1240" w:type="dxa"/>
            <w:vAlign w:val="bottom"/>
          </w:tcPr>
          <w:p w14:paraId="4B0D3076" w14:textId="0044F078"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177" w:author="Author"/>
                <w:rFonts w:asciiTheme="minorHAnsi" w:hAnsiTheme="minorHAnsi" w:cstheme="minorHAnsi"/>
                <w:color w:val="000000"/>
                <w:sz w:val="22"/>
                <w:szCs w:val="22"/>
              </w:rPr>
              <w:pPrChange w:id="517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179" w:author="Author">
              <w:r w:rsidDel="00BA22D7">
                <w:rPr>
                  <w:rFonts w:ascii="Calibri" w:hAnsi="Calibri" w:cs="Calibri"/>
                  <w:color w:val="000000"/>
                  <w:sz w:val="22"/>
                  <w:szCs w:val="22"/>
                </w:rPr>
                <w:delText>100.82</w:delText>
              </w:r>
            </w:del>
          </w:p>
        </w:tc>
        <w:tc>
          <w:tcPr>
            <w:tcW w:w="886" w:type="dxa"/>
            <w:vAlign w:val="bottom"/>
          </w:tcPr>
          <w:p w14:paraId="5408EE97" w14:textId="2D49152E"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180" w:author="Author"/>
                <w:rFonts w:asciiTheme="minorHAnsi" w:hAnsiTheme="minorHAnsi" w:cstheme="minorHAnsi"/>
                <w:color w:val="000000"/>
                <w:sz w:val="22"/>
                <w:szCs w:val="22"/>
              </w:rPr>
              <w:pPrChange w:id="518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182" w:author="Author">
              <w:r w:rsidDel="00BA22D7">
                <w:rPr>
                  <w:rFonts w:ascii="Calibri" w:hAnsi="Calibri" w:cs="Calibri"/>
                  <w:color w:val="000000"/>
                  <w:sz w:val="22"/>
                  <w:szCs w:val="22"/>
                </w:rPr>
                <w:delText>7.30</w:delText>
              </w:r>
            </w:del>
          </w:p>
        </w:tc>
        <w:tc>
          <w:tcPr>
            <w:tcW w:w="1240" w:type="dxa"/>
            <w:vAlign w:val="bottom"/>
          </w:tcPr>
          <w:p w14:paraId="75B5FAE2" w14:textId="0D30B83A"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183" w:author="Author"/>
                <w:rFonts w:asciiTheme="minorHAnsi" w:hAnsiTheme="minorHAnsi" w:cstheme="minorHAnsi"/>
                <w:color w:val="000000"/>
                <w:sz w:val="22"/>
                <w:szCs w:val="22"/>
              </w:rPr>
              <w:pPrChange w:id="518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185" w:author="Author">
              <w:r w:rsidDel="00BA22D7">
                <w:rPr>
                  <w:rFonts w:ascii="Calibri" w:hAnsi="Calibri" w:cs="Calibri"/>
                  <w:color w:val="000000"/>
                  <w:sz w:val="22"/>
                  <w:szCs w:val="22"/>
                </w:rPr>
                <w:delText>100.93</w:delText>
              </w:r>
            </w:del>
          </w:p>
        </w:tc>
      </w:tr>
      <w:tr w:rsidR="0039456A" w:rsidDel="00BA22D7" w14:paraId="780FE910" w14:textId="51CABB79" w:rsidTr="00670E42">
        <w:trPr>
          <w:cnfStyle w:val="000000100000" w:firstRow="0" w:lastRow="0" w:firstColumn="0" w:lastColumn="0" w:oddVBand="0" w:evenVBand="0" w:oddHBand="1" w:evenHBand="0" w:firstRowFirstColumn="0" w:firstRowLastColumn="0" w:lastRowFirstColumn="0" w:lastRowLastColumn="0"/>
          <w:trHeight w:val="282"/>
          <w:del w:id="518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89833EA" w14:textId="6402E72B" w:rsidR="0039456A" w:rsidDel="00BA22D7" w:rsidRDefault="0039456A" w:rsidP="00BA22D7">
            <w:pPr>
              <w:pStyle w:val="Heading4"/>
              <w:jc w:val="left"/>
              <w:rPr>
                <w:del w:id="5187" w:author="Author"/>
                <w:rFonts w:ascii="Calibri" w:hAnsi="Calibri" w:cs="Calibri"/>
                <w:b/>
                <w:bCs w:val="0"/>
                <w:color w:val="000000"/>
                <w:sz w:val="22"/>
                <w:szCs w:val="22"/>
              </w:rPr>
              <w:pPrChange w:id="5188" w:author="Sangani, Suryanarayana" w:date="2023-02-22T18:19:00Z">
                <w:pPr/>
              </w:pPrChange>
            </w:pPr>
            <w:del w:id="5189" w:author="Author">
              <w:r w:rsidDel="00BA22D7">
                <w:rPr>
                  <w:rFonts w:ascii="Calibri" w:hAnsi="Calibri" w:cs="Calibri"/>
                  <w:bCs w:val="0"/>
                  <w:color w:val="000000"/>
                  <w:sz w:val="22"/>
                  <w:szCs w:val="22"/>
                </w:rPr>
                <w:delText>1792</w:delText>
              </w:r>
            </w:del>
          </w:p>
        </w:tc>
        <w:tc>
          <w:tcPr>
            <w:tcW w:w="851" w:type="dxa"/>
            <w:vAlign w:val="bottom"/>
          </w:tcPr>
          <w:p w14:paraId="420C5A65" w14:textId="53D86A3C"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190" w:author="Author"/>
                <w:rFonts w:asciiTheme="minorHAnsi" w:hAnsiTheme="minorHAnsi" w:cstheme="minorHAnsi"/>
                <w:color w:val="000000"/>
                <w:sz w:val="22"/>
                <w:szCs w:val="22"/>
              </w:rPr>
              <w:pPrChange w:id="519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192" w:author="Author">
              <w:r w:rsidDel="00BA22D7">
                <w:rPr>
                  <w:rFonts w:ascii="Calibri" w:hAnsi="Calibri" w:cs="Calibri"/>
                  <w:color w:val="000000"/>
                  <w:sz w:val="22"/>
                  <w:szCs w:val="22"/>
                </w:rPr>
                <w:delText>6.96</w:delText>
              </w:r>
            </w:del>
          </w:p>
        </w:tc>
        <w:tc>
          <w:tcPr>
            <w:tcW w:w="1240" w:type="dxa"/>
            <w:vAlign w:val="bottom"/>
          </w:tcPr>
          <w:p w14:paraId="6EF4ABFB" w14:textId="61E0ABBD"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193" w:author="Author"/>
                <w:rFonts w:asciiTheme="minorHAnsi" w:hAnsiTheme="minorHAnsi" w:cstheme="minorHAnsi"/>
                <w:color w:val="000000"/>
                <w:sz w:val="22"/>
                <w:szCs w:val="22"/>
              </w:rPr>
              <w:pPrChange w:id="519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195" w:author="Author">
              <w:r w:rsidDel="00BA22D7">
                <w:rPr>
                  <w:rFonts w:ascii="Calibri" w:hAnsi="Calibri" w:cs="Calibri"/>
                  <w:color w:val="000000"/>
                  <w:sz w:val="22"/>
                  <w:szCs w:val="22"/>
                </w:rPr>
                <w:delText>99.79</w:delText>
              </w:r>
            </w:del>
          </w:p>
        </w:tc>
        <w:tc>
          <w:tcPr>
            <w:tcW w:w="851" w:type="dxa"/>
            <w:vAlign w:val="bottom"/>
          </w:tcPr>
          <w:p w14:paraId="3B76AD7A" w14:textId="6387108E"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196" w:author="Author"/>
                <w:rFonts w:asciiTheme="minorHAnsi" w:hAnsiTheme="minorHAnsi" w:cstheme="minorHAnsi"/>
                <w:color w:val="000000"/>
                <w:sz w:val="22"/>
                <w:szCs w:val="22"/>
              </w:rPr>
              <w:pPrChange w:id="519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198" w:author="Author">
              <w:r w:rsidDel="00BA22D7">
                <w:rPr>
                  <w:rFonts w:ascii="Calibri" w:hAnsi="Calibri" w:cs="Calibri"/>
                  <w:color w:val="000000"/>
                  <w:sz w:val="22"/>
                  <w:szCs w:val="22"/>
                </w:rPr>
                <w:delText>7.05</w:delText>
              </w:r>
            </w:del>
          </w:p>
        </w:tc>
        <w:tc>
          <w:tcPr>
            <w:tcW w:w="1240" w:type="dxa"/>
            <w:vAlign w:val="bottom"/>
          </w:tcPr>
          <w:p w14:paraId="52E9ED5F" w14:textId="58273304"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199" w:author="Author"/>
                <w:rFonts w:asciiTheme="minorHAnsi" w:hAnsiTheme="minorHAnsi" w:cstheme="minorHAnsi"/>
                <w:color w:val="000000"/>
                <w:sz w:val="22"/>
                <w:szCs w:val="22"/>
              </w:rPr>
              <w:pPrChange w:id="520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201" w:author="Author">
              <w:r w:rsidDel="00BA22D7">
                <w:rPr>
                  <w:rFonts w:ascii="Calibri" w:hAnsi="Calibri" w:cs="Calibri"/>
                  <w:color w:val="000000"/>
                  <w:sz w:val="22"/>
                  <w:szCs w:val="22"/>
                </w:rPr>
                <w:delText>101.10</w:delText>
              </w:r>
            </w:del>
          </w:p>
        </w:tc>
        <w:tc>
          <w:tcPr>
            <w:tcW w:w="886" w:type="dxa"/>
            <w:vAlign w:val="bottom"/>
          </w:tcPr>
          <w:p w14:paraId="73443D5C" w14:textId="229D5F5E"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202" w:author="Author"/>
                <w:rFonts w:asciiTheme="minorHAnsi" w:hAnsiTheme="minorHAnsi" w:cstheme="minorHAnsi"/>
                <w:color w:val="000000"/>
                <w:sz w:val="22"/>
                <w:szCs w:val="22"/>
              </w:rPr>
              <w:pPrChange w:id="520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204" w:author="Author">
              <w:r w:rsidDel="00BA22D7">
                <w:rPr>
                  <w:rFonts w:ascii="Calibri" w:hAnsi="Calibri" w:cs="Calibri"/>
                  <w:color w:val="000000"/>
                  <w:sz w:val="22"/>
                  <w:szCs w:val="22"/>
                </w:rPr>
                <w:delText>7.05</w:delText>
              </w:r>
            </w:del>
          </w:p>
        </w:tc>
        <w:tc>
          <w:tcPr>
            <w:tcW w:w="1240" w:type="dxa"/>
            <w:vAlign w:val="bottom"/>
          </w:tcPr>
          <w:p w14:paraId="1BF2E930" w14:textId="2F73393E"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205" w:author="Author"/>
                <w:rFonts w:asciiTheme="minorHAnsi" w:hAnsiTheme="minorHAnsi" w:cstheme="minorHAnsi"/>
                <w:color w:val="000000"/>
                <w:sz w:val="22"/>
                <w:szCs w:val="22"/>
              </w:rPr>
              <w:pPrChange w:id="520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207" w:author="Author">
              <w:r w:rsidDel="00BA22D7">
                <w:rPr>
                  <w:rFonts w:ascii="Calibri" w:hAnsi="Calibri" w:cs="Calibri"/>
                  <w:color w:val="000000"/>
                  <w:sz w:val="22"/>
                  <w:szCs w:val="22"/>
                </w:rPr>
                <w:delText>101.09</w:delText>
              </w:r>
            </w:del>
          </w:p>
        </w:tc>
        <w:tc>
          <w:tcPr>
            <w:tcW w:w="886" w:type="dxa"/>
            <w:vAlign w:val="bottom"/>
          </w:tcPr>
          <w:p w14:paraId="50E8862B" w14:textId="111C83B9"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208" w:author="Author"/>
                <w:rFonts w:asciiTheme="minorHAnsi" w:hAnsiTheme="minorHAnsi" w:cstheme="minorHAnsi"/>
                <w:color w:val="000000"/>
                <w:sz w:val="22"/>
                <w:szCs w:val="22"/>
              </w:rPr>
              <w:pPrChange w:id="520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210" w:author="Author">
              <w:r w:rsidDel="00BA22D7">
                <w:rPr>
                  <w:rFonts w:ascii="Calibri" w:hAnsi="Calibri" w:cs="Calibri"/>
                  <w:color w:val="000000"/>
                  <w:sz w:val="22"/>
                  <w:szCs w:val="22"/>
                </w:rPr>
                <w:delText>7.05</w:delText>
              </w:r>
            </w:del>
          </w:p>
        </w:tc>
        <w:tc>
          <w:tcPr>
            <w:tcW w:w="1240" w:type="dxa"/>
            <w:vAlign w:val="bottom"/>
          </w:tcPr>
          <w:p w14:paraId="036FEE26" w14:textId="35567B73"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211" w:author="Author"/>
                <w:rFonts w:asciiTheme="minorHAnsi" w:hAnsiTheme="minorHAnsi" w:cstheme="minorHAnsi"/>
                <w:color w:val="000000"/>
                <w:sz w:val="22"/>
                <w:szCs w:val="22"/>
              </w:rPr>
              <w:pPrChange w:id="521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213" w:author="Author">
              <w:r w:rsidDel="00BA22D7">
                <w:rPr>
                  <w:rFonts w:ascii="Calibri" w:hAnsi="Calibri" w:cs="Calibri"/>
                  <w:color w:val="000000"/>
                  <w:sz w:val="22"/>
                  <w:szCs w:val="22"/>
                </w:rPr>
                <w:delText>101.13</w:delText>
              </w:r>
            </w:del>
          </w:p>
        </w:tc>
      </w:tr>
      <w:tr w:rsidR="0039456A" w:rsidDel="00BA22D7" w14:paraId="30AB5818" w14:textId="75749EC1" w:rsidTr="00670E42">
        <w:trPr>
          <w:trHeight w:val="282"/>
          <w:del w:id="521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56D1309" w14:textId="7B851C44" w:rsidR="0039456A" w:rsidDel="00BA22D7" w:rsidRDefault="0039456A" w:rsidP="00BA22D7">
            <w:pPr>
              <w:pStyle w:val="Heading4"/>
              <w:jc w:val="left"/>
              <w:rPr>
                <w:del w:id="5215" w:author="Author"/>
                <w:rFonts w:ascii="Calibri" w:hAnsi="Calibri" w:cs="Calibri"/>
                <w:b/>
                <w:bCs w:val="0"/>
                <w:color w:val="000000"/>
                <w:sz w:val="22"/>
                <w:szCs w:val="22"/>
              </w:rPr>
              <w:pPrChange w:id="5216" w:author="Sangani, Suryanarayana" w:date="2023-02-22T18:19:00Z">
                <w:pPr/>
              </w:pPrChange>
            </w:pPr>
            <w:del w:id="5217" w:author="Author">
              <w:r w:rsidDel="00BA22D7">
                <w:rPr>
                  <w:rFonts w:ascii="Calibri" w:hAnsi="Calibri" w:cs="Calibri"/>
                  <w:bCs w:val="0"/>
                  <w:color w:val="000000"/>
                  <w:sz w:val="22"/>
                  <w:szCs w:val="22"/>
                </w:rPr>
                <w:delText>1856</w:delText>
              </w:r>
            </w:del>
          </w:p>
        </w:tc>
        <w:tc>
          <w:tcPr>
            <w:tcW w:w="851" w:type="dxa"/>
            <w:vAlign w:val="bottom"/>
          </w:tcPr>
          <w:p w14:paraId="147FFC71" w14:textId="0613C2D4"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218" w:author="Author"/>
                <w:rFonts w:asciiTheme="minorHAnsi" w:hAnsiTheme="minorHAnsi" w:cstheme="minorHAnsi"/>
                <w:color w:val="000000"/>
                <w:sz w:val="22"/>
                <w:szCs w:val="22"/>
              </w:rPr>
              <w:pPrChange w:id="521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220" w:author="Author">
              <w:r w:rsidDel="00BA22D7">
                <w:rPr>
                  <w:rFonts w:ascii="Calibri" w:hAnsi="Calibri" w:cs="Calibri"/>
                  <w:color w:val="000000"/>
                  <w:sz w:val="22"/>
                  <w:szCs w:val="22"/>
                </w:rPr>
                <w:delText>6.74</w:delText>
              </w:r>
            </w:del>
          </w:p>
        </w:tc>
        <w:tc>
          <w:tcPr>
            <w:tcW w:w="1240" w:type="dxa"/>
            <w:vAlign w:val="bottom"/>
          </w:tcPr>
          <w:p w14:paraId="0D04290F" w14:textId="2B1FDC9D"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221" w:author="Author"/>
                <w:rFonts w:asciiTheme="minorHAnsi" w:hAnsiTheme="minorHAnsi" w:cstheme="minorHAnsi"/>
                <w:color w:val="000000"/>
                <w:sz w:val="22"/>
                <w:szCs w:val="22"/>
              </w:rPr>
              <w:pPrChange w:id="522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223" w:author="Author">
              <w:r w:rsidDel="00BA22D7">
                <w:rPr>
                  <w:rFonts w:ascii="Calibri" w:hAnsi="Calibri" w:cs="Calibri"/>
                  <w:color w:val="000000"/>
                  <w:sz w:val="22"/>
                  <w:szCs w:val="22"/>
                </w:rPr>
                <w:delText>100.05</w:delText>
              </w:r>
            </w:del>
          </w:p>
        </w:tc>
        <w:tc>
          <w:tcPr>
            <w:tcW w:w="851" w:type="dxa"/>
            <w:vAlign w:val="bottom"/>
          </w:tcPr>
          <w:p w14:paraId="73A7EC27" w14:textId="625FE731"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224" w:author="Author"/>
                <w:rFonts w:asciiTheme="minorHAnsi" w:hAnsiTheme="minorHAnsi" w:cstheme="minorHAnsi"/>
                <w:color w:val="000000"/>
                <w:sz w:val="22"/>
                <w:szCs w:val="22"/>
              </w:rPr>
              <w:pPrChange w:id="522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226" w:author="Author">
              <w:r w:rsidDel="00BA22D7">
                <w:rPr>
                  <w:rFonts w:ascii="Calibri" w:hAnsi="Calibri" w:cs="Calibri"/>
                  <w:color w:val="000000"/>
                  <w:sz w:val="22"/>
                  <w:szCs w:val="22"/>
                </w:rPr>
                <w:delText>6.82</w:delText>
              </w:r>
            </w:del>
          </w:p>
        </w:tc>
        <w:tc>
          <w:tcPr>
            <w:tcW w:w="1240" w:type="dxa"/>
            <w:vAlign w:val="bottom"/>
          </w:tcPr>
          <w:p w14:paraId="0C1B8DDB" w14:textId="58F10D96"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227" w:author="Author"/>
                <w:rFonts w:asciiTheme="minorHAnsi" w:hAnsiTheme="minorHAnsi" w:cstheme="minorHAnsi"/>
                <w:color w:val="000000"/>
                <w:sz w:val="22"/>
                <w:szCs w:val="22"/>
              </w:rPr>
              <w:pPrChange w:id="522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229" w:author="Author">
              <w:r w:rsidDel="00BA22D7">
                <w:rPr>
                  <w:rFonts w:ascii="Calibri" w:hAnsi="Calibri" w:cs="Calibri"/>
                  <w:color w:val="000000"/>
                  <w:sz w:val="22"/>
                  <w:szCs w:val="22"/>
                </w:rPr>
                <w:delText>101.33</w:delText>
              </w:r>
            </w:del>
          </w:p>
        </w:tc>
        <w:tc>
          <w:tcPr>
            <w:tcW w:w="886" w:type="dxa"/>
            <w:vAlign w:val="bottom"/>
          </w:tcPr>
          <w:p w14:paraId="181DBD70" w14:textId="35EF9448"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230" w:author="Author"/>
                <w:rFonts w:asciiTheme="minorHAnsi" w:hAnsiTheme="minorHAnsi" w:cstheme="minorHAnsi"/>
                <w:color w:val="000000"/>
                <w:sz w:val="22"/>
                <w:szCs w:val="22"/>
              </w:rPr>
              <w:pPrChange w:id="523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232" w:author="Author">
              <w:r w:rsidDel="00BA22D7">
                <w:rPr>
                  <w:rFonts w:ascii="Calibri" w:hAnsi="Calibri" w:cs="Calibri"/>
                  <w:color w:val="000000"/>
                  <w:sz w:val="22"/>
                  <w:szCs w:val="22"/>
                </w:rPr>
                <w:delText>6.82</w:delText>
              </w:r>
            </w:del>
          </w:p>
        </w:tc>
        <w:tc>
          <w:tcPr>
            <w:tcW w:w="1240" w:type="dxa"/>
            <w:vAlign w:val="bottom"/>
          </w:tcPr>
          <w:p w14:paraId="47F931FA" w14:textId="1A40947A"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233" w:author="Author"/>
                <w:rFonts w:asciiTheme="minorHAnsi" w:hAnsiTheme="minorHAnsi" w:cstheme="minorHAnsi"/>
                <w:color w:val="000000"/>
                <w:sz w:val="22"/>
                <w:szCs w:val="22"/>
              </w:rPr>
              <w:pPrChange w:id="523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235" w:author="Author">
              <w:r w:rsidDel="00BA22D7">
                <w:rPr>
                  <w:rFonts w:ascii="Calibri" w:hAnsi="Calibri" w:cs="Calibri"/>
                  <w:color w:val="000000"/>
                  <w:sz w:val="22"/>
                  <w:szCs w:val="22"/>
                </w:rPr>
                <w:delText>101.32</w:delText>
              </w:r>
            </w:del>
          </w:p>
        </w:tc>
        <w:tc>
          <w:tcPr>
            <w:tcW w:w="886" w:type="dxa"/>
            <w:vAlign w:val="bottom"/>
          </w:tcPr>
          <w:p w14:paraId="3DFF17D1" w14:textId="4464A9C1"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236" w:author="Author"/>
                <w:rFonts w:asciiTheme="minorHAnsi" w:hAnsiTheme="minorHAnsi" w:cstheme="minorHAnsi"/>
                <w:color w:val="000000"/>
                <w:sz w:val="22"/>
                <w:szCs w:val="22"/>
              </w:rPr>
              <w:pPrChange w:id="523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238" w:author="Author">
              <w:r w:rsidDel="00BA22D7">
                <w:rPr>
                  <w:rFonts w:ascii="Calibri" w:hAnsi="Calibri" w:cs="Calibri"/>
                  <w:color w:val="000000"/>
                  <w:sz w:val="22"/>
                  <w:szCs w:val="22"/>
                </w:rPr>
                <w:delText>6.83</w:delText>
              </w:r>
            </w:del>
          </w:p>
        </w:tc>
        <w:tc>
          <w:tcPr>
            <w:tcW w:w="1240" w:type="dxa"/>
            <w:vAlign w:val="bottom"/>
          </w:tcPr>
          <w:p w14:paraId="7E417826" w14:textId="4A0D25EC"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239" w:author="Author"/>
                <w:rFonts w:asciiTheme="minorHAnsi" w:hAnsiTheme="minorHAnsi" w:cstheme="minorHAnsi"/>
                <w:color w:val="000000"/>
                <w:sz w:val="22"/>
                <w:szCs w:val="22"/>
              </w:rPr>
              <w:pPrChange w:id="524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241" w:author="Author">
              <w:r w:rsidDel="00BA22D7">
                <w:rPr>
                  <w:rFonts w:ascii="Calibri" w:hAnsi="Calibri" w:cs="Calibri"/>
                  <w:color w:val="000000"/>
                  <w:sz w:val="22"/>
                  <w:szCs w:val="22"/>
                </w:rPr>
                <w:delText>101.37</w:delText>
              </w:r>
            </w:del>
          </w:p>
        </w:tc>
      </w:tr>
      <w:tr w:rsidR="0039456A" w:rsidDel="00BA22D7" w14:paraId="36E5B54A" w14:textId="002F5D18" w:rsidTr="00670E42">
        <w:trPr>
          <w:cnfStyle w:val="000000100000" w:firstRow="0" w:lastRow="0" w:firstColumn="0" w:lastColumn="0" w:oddVBand="0" w:evenVBand="0" w:oddHBand="1" w:evenHBand="0" w:firstRowFirstColumn="0" w:firstRowLastColumn="0" w:lastRowFirstColumn="0" w:lastRowLastColumn="0"/>
          <w:trHeight w:val="282"/>
          <w:del w:id="524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85F6829" w14:textId="65863FB0" w:rsidR="0039456A" w:rsidDel="00BA22D7" w:rsidRDefault="0039456A" w:rsidP="00BA22D7">
            <w:pPr>
              <w:pStyle w:val="Heading4"/>
              <w:jc w:val="left"/>
              <w:rPr>
                <w:del w:id="5243" w:author="Author"/>
                <w:rFonts w:ascii="Calibri" w:hAnsi="Calibri" w:cs="Calibri"/>
                <w:b/>
                <w:bCs w:val="0"/>
                <w:color w:val="000000"/>
                <w:sz w:val="22"/>
                <w:szCs w:val="22"/>
              </w:rPr>
              <w:pPrChange w:id="5244" w:author="Sangani, Suryanarayana" w:date="2023-02-22T18:19:00Z">
                <w:pPr/>
              </w:pPrChange>
            </w:pPr>
            <w:del w:id="5245" w:author="Author">
              <w:r w:rsidDel="00BA22D7">
                <w:rPr>
                  <w:rFonts w:ascii="Calibri" w:hAnsi="Calibri" w:cs="Calibri"/>
                  <w:bCs w:val="0"/>
                  <w:color w:val="000000"/>
                  <w:sz w:val="22"/>
                  <w:szCs w:val="22"/>
                </w:rPr>
                <w:delText>1920</w:delText>
              </w:r>
            </w:del>
          </w:p>
        </w:tc>
        <w:tc>
          <w:tcPr>
            <w:tcW w:w="851" w:type="dxa"/>
            <w:vAlign w:val="bottom"/>
          </w:tcPr>
          <w:p w14:paraId="3F2BC5C3" w14:textId="223D4844"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246" w:author="Author"/>
                <w:rFonts w:asciiTheme="minorHAnsi" w:hAnsiTheme="minorHAnsi" w:cstheme="minorHAnsi"/>
                <w:color w:val="000000"/>
                <w:sz w:val="22"/>
                <w:szCs w:val="22"/>
              </w:rPr>
              <w:pPrChange w:id="524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248" w:author="Author">
              <w:r w:rsidDel="00BA22D7">
                <w:rPr>
                  <w:rFonts w:ascii="Calibri" w:hAnsi="Calibri" w:cs="Calibri"/>
                  <w:color w:val="000000"/>
                  <w:sz w:val="22"/>
                  <w:szCs w:val="22"/>
                </w:rPr>
                <w:delText>6.53</w:delText>
              </w:r>
            </w:del>
          </w:p>
        </w:tc>
        <w:tc>
          <w:tcPr>
            <w:tcW w:w="1240" w:type="dxa"/>
            <w:vAlign w:val="bottom"/>
          </w:tcPr>
          <w:p w14:paraId="0D4E8DA7" w14:textId="309071BD"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249" w:author="Author"/>
                <w:rFonts w:asciiTheme="minorHAnsi" w:hAnsiTheme="minorHAnsi" w:cstheme="minorHAnsi"/>
                <w:color w:val="000000"/>
                <w:sz w:val="22"/>
                <w:szCs w:val="22"/>
              </w:rPr>
              <w:pPrChange w:id="525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251" w:author="Author">
              <w:r w:rsidDel="00BA22D7">
                <w:rPr>
                  <w:rFonts w:ascii="Calibri" w:hAnsi="Calibri" w:cs="Calibri"/>
                  <w:color w:val="000000"/>
                  <w:sz w:val="22"/>
                  <w:szCs w:val="22"/>
                </w:rPr>
                <w:delText>100.34</w:delText>
              </w:r>
            </w:del>
          </w:p>
        </w:tc>
        <w:tc>
          <w:tcPr>
            <w:tcW w:w="851" w:type="dxa"/>
            <w:vAlign w:val="bottom"/>
          </w:tcPr>
          <w:p w14:paraId="199D01E8" w14:textId="264AF984"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252" w:author="Author"/>
                <w:rFonts w:asciiTheme="minorHAnsi" w:hAnsiTheme="minorHAnsi" w:cstheme="minorHAnsi"/>
                <w:color w:val="000000"/>
                <w:sz w:val="22"/>
                <w:szCs w:val="22"/>
              </w:rPr>
              <w:pPrChange w:id="525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254" w:author="Author">
              <w:r w:rsidDel="00BA22D7">
                <w:rPr>
                  <w:rFonts w:ascii="Calibri" w:hAnsi="Calibri" w:cs="Calibri"/>
                  <w:color w:val="000000"/>
                  <w:sz w:val="22"/>
                  <w:szCs w:val="22"/>
                </w:rPr>
                <w:delText>6.60</w:delText>
              </w:r>
            </w:del>
          </w:p>
        </w:tc>
        <w:tc>
          <w:tcPr>
            <w:tcW w:w="1240" w:type="dxa"/>
            <w:vAlign w:val="bottom"/>
          </w:tcPr>
          <w:p w14:paraId="375EEAA3" w14:textId="7ADE521F"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255" w:author="Author"/>
                <w:rFonts w:asciiTheme="minorHAnsi" w:hAnsiTheme="minorHAnsi" w:cstheme="minorHAnsi"/>
                <w:color w:val="000000"/>
                <w:sz w:val="22"/>
                <w:szCs w:val="22"/>
              </w:rPr>
              <w:pPrChange w:id="525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257" w:author="Author">
              <w:r w:rsidDel="00BA22D7">
                <w:rPr>
                  <w:rFonts w:ascii="Calibri" w:hAnsi="Calibri" w:cs="Calibri"/>
                  <w:color w:val="000000"/>
                  <w:sz w:val="22"/>
                  <w:szCs w:val="22"/>
                </w:rPr>
                <w:delText>101.45</w:delText>
              </w:r>
            </w:del>
          </w:p>
        </w:tc>
        <w:tc>
          <w:tcPr>
            <w:tcW w:w="886" w:type="dxa"/>
            <w:vAlign w:val="bottom"/>
          </w:tcPr>
          <w:p w14:paraId="4F5C4262" w14:textId="54D3BFF2"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258" w:author="Author"/>
                <w:rFonts w:asciiTheme="minorHAnsi" w:hAnsiTheme="minorHAnsi" w:cstheme="minorHAnsi"/>
                <w:color w:val="000000"/>
                <w:sz w:val="22"/>
                <w:szCs w:val="22"/>
              </w:rPr>
              <w:pPrChange w:id="525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260" w:author="Author">
              <w:r w:rsidDel="00BA22D7">
                <w:rPr>
                  <w:rFonts w:ascii="Calibri" w:hAnsi="Calibri" w:cs="Calibri"/>
                  <w:color w:val="000000"/>
                  <w:sz w:val="22"/>
                  <w:szCs w:val="22"/>
                </w:rPr>
                <w:delText>6.60</w:delText>
              </w:r>
            </w:del>
          </w:p>
        </w:tc>
        <w:tc>
          <w:tcPr>
            <w:tcW w:w="1240" w:type="dxa"/>
            <w:vAlign w:val="bottom"/>
          </w:tcPr>
          <w:p w14:paraId="216B9B45" w14:textId="3493694C"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261" w:author="Author"/>
                <w:rFonts w:asciiTheme="minorHAnsi" w:hAnsiTheme="minorHAnsi" w:cstheme="minorHAnsi"/>
                <w:color w:val="000000"/>
                <w:sz w:val="22"/>
                <w:szCs w:val="22"/>
              </w:rPr>
              <w:pPrChange w:id="526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263" w:author="Author">
              <w:r w:rsidDel="00BA22D7">
                <w:rPr>
                  <w:rFonts w:ascii="Calibri" w:hAnsi="Calibri" w:cs="Calibri"/>
                  <w:color w:val="000000"/>
                  <w:sz w:val="22"/>
                  <w:szCs w:val="22"/>
                </w:rPr>
                <w:delText>101.42</w:delText>
              </w:r>
            </w:del>
          </w:p>
        </w:tc>
        <w:tc>
          <w:tcPr>
            <w:tcW w:w="886" w:type="dxa"/>
            <w:vAlign w:val="bottom"/>
          </w:tcPr>
          <w:p w14:paraId="38306E99" w14:textId="7CA4A552"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264" w:author="Author"/>
                <w:rFonts w:asciiTheme="minorHAnsi" w:hAnsiTheme="minorHAnsi" w:cstheme="minorHAnsi"/>
                <w:color w:val="000000"/>
                <w:sz w:val="22"/>
                <w:szCs w:val="22"/>
              </w:rPr>
              <w:pPrChange w:id="526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266" w:author="Author">
              <w:r w:rsidDel="00BA22D7">
                <w:rPr>
                  <w:rFonts w:ascii="Calibri" w:hAnsi="Calibri" w:cs="Calibri"/>
                  <w:color w:val="000000"/>
                  <w:sz w:val="22"/>
                  <w:szCs w:val="22"/>
                </w:rPr>
                <w:delText>6.61</w:delText>
              </w:r>
            </w:del>
          </w:p>
        </w:tc>
        <w:tc>
          <w:tcPr>
            <w:tcW w:w="1240" w:type="dxa"/>
            <w:vAlign w:val="bottom"/>
          </w:tcPr>
          <w:p w14:paraId="350FB6D4" w14:textId="392CA128"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267" w:author="Author"/>
                <w:rFonts w:asciiTheme="minorHAnsi" w:hAnsiTheme="minorHAnsi" w:cstheme="minorHAnsi"/>
                <w:color w:val="000000"/>
                <w:sz w:val="22"/>
                <w:szCs w:val="22"/>
              </w:rPr>
              <w:pPrChange w:id="526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269" w:author="Author">
              <w:r w:rsidDel="00BA22D7">
                <w:rPr>
                  <w:rFonts w:ascii="Calibri" w:hAnsi="Calibri" w:cs="Calibri"/>
                  <w:color w:val="000000"/>
                  <w:sz w:val="22"/>
                  <w:szCs w:val="22"/>
                </w:rPr>
                <w:delText>101.46</w:delText>
              </w:r>
            </w:del>
          </w:p>
        </w:tc>
      </w:tr>
      <w:tr w:rsidR="0039456A" w:rsidDel="00BA22D7" w14:paraId="2AE7840B" w14:textId="548B3C11" w:rsidTr="00670E42">
        <w:trPr>
          <w:trHeight w:val="282"/>
          <w:del w:id="527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5689C4B" w14:textId="583B5234" w:rsidR="0039456A" w:rsidDel="00BA22D7" w:rsidRDefault="0039456A" w:rsidP="00BA22D7">
            <w:pPr>
              <w:pStyle w:val="Heading4"/>
              <w:jc w:val="left"/>
              <w:rPr>
                <w:del w:id="5271" w:author="Author"/>
                <w:rFonts w:ascii="Calibri" w:hAnsi="Calibri" w:cs="Calibri"/>
                <w:b/>
                <w:bCs w:val="0"/>
                <w:color w:val="000000"/>
                <w:sz w:val="22"/>
                <w:szCs w:val="22"/>
              </w:rPr>
              <w:pPrChange w:id="5272" w:author="Sangani, Suryanarayana" w:date="2023-02-22T18:19:00Z">
                <w:pPr/>
              </w:pPrChange>
            </w:pPr>
            <w:del w:id="5273" w:author="Author">
              <w:r w:rsidDel="00BA22D7">
                <w:rPr>
                  <w:rFonts w:ascii="Calibri" w:hAnsi="Calibri" w:cs="Calibri"/>
                  <w:bCs w:val="0"/>
                  <w:color w:val="000000"/>
                  <w:sz w:val="22"/>
                  <w:szCs w:val="22"/>
                </w:rPr>
                <w:delText>1984</w:delText>
              </w:r>
            </w:del>
          </w:p>
        </w:tc>
        <w:tc>
          <w:tcPr>
            <w:tcW w:w="851" w:type="dxa"/>
            <w:vAlign w:val="bottom"/>
          </w:tcPr>
          <w:p w14:paraId="3940BCDE" w14:textId="4290C86F"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274" w:author="Author"/>
                <w:rFonts w:asciiTheme="minorHAnsi" w:hAnsiTheme="minorHAnsi" w:cstheme="minorHAnsi"/>
                <w:color w:val="000000"/>
                <w:sz w:val="22"/>
                <w:szCs w:val="22"/>
              </w:rPr>
              <w:pPrChange w:id="527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276" w:author="Author">
              <w:r w:rsidDel="00BA22D7">
                <w:rPr>
                  <w:rFonts w:ascii="Calibri" w:hAnsi="Calibri" w:cs="Calibri"/>
                  <w:color w:val="000000"/>
                  <w:sz w:val="22"/>
                  <w:szCs w:val="22"/>
                </w:rPr>
                <w:delText>6.34</w:delText>
              </w:r>
            </w:del>
          </w:p>
        </w:tc>
        <w:tc>
          <w:tcPr>
            <w:tcW w:w="1240" w:type="dxa"/>
            <w:vAlign w:val="bottom"/>
          </w:tcPr>
          <w:p w14:paraId="039A5F67" w14:textId="32C5C51B"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277" w:author="Author"/>
                <w:rFonts w:asciiTheme="minorHAnsi" w:hAnsiTheme="minorHAnsi" w:cstheme="minorHAnsi"/>
                <w:color w:val="000000"/>
                <w:sz w:val="22"/>
                <w:szCs w:val="22"/>
              </w:rPr>
              <w:pPrChange w:id="527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279" w:author="Author">
              <w:r w:rsidDel="00BA22D7">
                <w:rPr>
                  <w:rFonts w:ascii="Calibri" w:hAnsi="Calibri" w:cs="Calibri"/>
                  <w:color w:val="000000"/>
                  <w:sz w:val="22"/>
                  <w:szCs w:val="22"/>
                </w:rPr>
                <w:delText>100.69</w:delText>
              </w:r>
            </w:del>
          </w:p>
        </w:tc>
        <w:tc>
          <w:tcPr>
            <w:tcW w:w="851" w:type="dxa"/>
            <w:vAlign w:val="bottom"/>
          </w:tcPr>
          <w:p w14:paraId="544AA239" w14:textId="4B89E0CA"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280" w:author="Author"/>
                <w:rFonts w:asciiTheme="minorHAnsi" w:hAnsiTheme="minorHAnsi" w:cstheme="minorHAnsi"/>
                <w:color w:val="000000"/>
                <w:sz w:val="22"/>
                <w:szCs w:val="22"/>
              </w:rPr>
              <w:pPrChange w:id="528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282" w:author="Author">
              <w:r w:rsidDel="00BA22D7">
                <w:rPr>
                  <w:rFonts w:ascii="Calibri" w:hAnsi="Calibri" w:cs="Calibri"/>
                  <w:color w:val="000000"/>
                  <w:sz w:val="22"/>
                  <w:szCs w:val="22"/>
                </w:rPr>
                <w:delText>6.39</w:delText>
              </w:r>
            </w:del>
          </w:p>
        </w:tc>
        <w:tc>
          <w:tcPr>
            <w:tcW w:w="1240" w:type="dxa"/>
            <w:vAlign w:val="bottom"/>
          </w:tcPr>
          <w:p w14:paraId="4E3E3A33" w14:textId="19B5827C"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283" w:author="Author"/>
                <w:rFonts w:asciiTheme="minorHAnsi" w:hAnsiTheme="minorHAnsi" w:cstheme="minorHAnsi"/>
                <w:color w:val="000000"/>
                <w:sz w:val="22"/>
                <w:szCs w:val="22"/>
              </w:rPr>
              <w:pPrChange w:id="528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285" w:author="Author">
              <w:r w:rsidDel="00BA22D7">
                <w:rPr>
                  <w:rFonts w:ascii="Calibri" w:hAnsi="Calibri" w:cs="Calibri"/>
                  <w:color w:val="000000"/>
                  <w:sz w:val="22"/>
                  <w:szCs w:val="22"/>
                </w:rPr>
                <w:delText>101.45</w:delText>
              </w:r>
            </w:del>
          </w:p>
        </w:tc>
        <w:tc>
          <w:tcPr>
            <w:tcW w:w="886" w:type="dxa"/>
            <w:vAlign w:val="bottom"/>
          </w:tcPr>
          <w:p w14:paraId="444B9A08" w14:textId="4BECBAD9"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286" w:author="Author"/>
                <w:rFonts w:asciiTheme="minorHAnsi" w:hAnsiTheme="minorHAnsi" w:cstheme="minorHAnsi"/>
                <w:color w:val="000000"/>
                <w:sz w:val="22"/>
                <w:szCs w:val="22"/>
              </w:rPr>
              <w:pPrChange w:id="528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288" w:author="Author">
              <w:r w:rsidDel="00BA22D7">
                <w:rPr>
                  <w:rFonts w:ascii="Calibri" w:hAnsi="Calibri" w:cs="Calibri"/>
                  <w:color w:val="000000"/>
                  <w:sz w:val="22"/>
                  <w:szCs w:val="22"/>
                </w:rPr>
                <w:delText>6.40</w:delText>
              </w:r>
            </w:del>
          </w:p>
        </w:tc>
        <w:tc>
          <w:tcPr>
            <w:tcW w:w="1240" w:type="dxa"/>
            <w:vAlign w:val="bottom"/>
          </w:tcPr>
          <w:p w14:paraId="23610724" w14:textId="5DD45305"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289" w:author="Author"/>
                <w:rFonts w:asciiTheme="minorHAnsi" w:hAnsiTheme="minorHAnsi" w:cstheme="minorHAnsi"/>
                <w:color w:val="000000"/>
                <w:sz w:val="22"/>
                <w:szCs w:val="22"/>
              </w:rPr>
              <w:pPrChange w:id="529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291" w:author="Author">
              <w:r w:rsidDel="00BA22D7">
                <w:rPr>
                  <w:rFonts w:ascii="Calibri" w:hAnsi="Calibri" w:cs="Calibri"/>
                  <w:color w:val="000000"/>
                  <w:sz w:val="22"/>
                  <w:szCs w:val="22"/>
                </w:rPr>
                <w:delText>101.52</w:delText>
              </w:r>
            </w:del>
          </w:p>
        </w:tc>
        <w:tc>
          <w:tcPr>
            <w:tcW w:w="886" w:type="dxa"/>
            <w:vAlign w:val="bottom"/>
          </w:tcPr>
          <w:p w14:paraId="5C5BA893" w14:textId="4DD9FDED"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292" w:author="Author"/>
                <w:rFonts w:asciiTheme="minorHAnsi" w:hAnsiTheme="minorHAnsi" w:cstheme="minorHAnsi"/>
                <w:color w:val="000000"/>
                <w:sz w:val="22"/>
                <w:szCs w:val="22"/>
              </w:rPr>
              <w:pPrChange w:id="529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294" w:author="Author">
              <w:r w:rsidDel="00BA22D7">
                <w:rPr>
                  <w:rFonts w:ascii="Calibri" w:hAnsi="Calibri" w:cs="Calibri"/>
                  <w:color w:val="000000"/>
                  <w:sz w:val="22"/>
                  <w:szCs w:val="22"/>
                </w:rPr>
                <w:delText>6.39</w:delText>
              </w:r>
            </w:del>
          </w:p>
        </w:tc>
        <w:tc>
          <w:tcPr>
            <w:tcW w:w="1240" w:type="dxa"/>
            <w:vAlign w:val="bottom"/>
          </w:tcPr>
          <w:p w14:paraId="435EE798" w14:textId="7E7B2018"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295" w:author="Author"/>
                <w:rFonts w:asciiTheme="minorHAnsi" w:hAnsiTheme="minorHAnsi" w:cstheme="minorHAnsi"/>
                <w:color w:val="000000"/>
                <w:sz w:val="22"/>
                <w:szCs w:val="22"/>
              </w:rPr>
              <w:pPrChange w:id="529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297" w:author="Author">
              <w:r w:rsidDel="00BA22D7">
                <w:rPr>
                  <w:rFonts w:ascii="Calibri" w:hAnsi="Calibri" w:cs="Calibri"/>
                  <w:color w:val="000000"/>
                  <w:sz w:val="22"/>
                  <w:szCs w:val="22"/>
                </w:rPr>
                <w:delText>101.50</w:delText>
              </w:r>
            </w:del>
          </w:p>
        </w:tc>
      </w:tr>
      <w:tr w:rsidR="0039456A" w:rsidDel="00BA22D7" w14:paraId="45A09DB3" w14:textId="6C1E89F7" w:rsidTr="00670E42">
        <w:trPr>
          <w:cnfStyle w:val="000000100000" w:firstRow="0" w:lastRow="0" w:firstColumn="0" w:lastColumn="0" w:oddVBand="0" w:evenVBand="0" w:oddHBand="1" w:evenHBand="0" w:firstRowFirstColumn="0" w:firstRowLastColumn="0" w:lastRowFirstColumn="0" w:lastRowLastColumn="0"/>
          <w:trHeight w:val="282"/>
          <w:del w:id="529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EC15AF6" w14:textId="2BCEB973" w:rsidR="0039456A" w:rsidDel="00BA22D7" w:rsidRDefault="0039456A" w:rsidP="00BA22D7">
            <w:pPr>
              <w:pStyle w:val="Heading4"/>
              <w:jc w:val="left"/>
              <w:rPr>
                <w:del w:id="5299" w:author="Author"/>
                <w:rFonts w:ascii="Calibri" w:hAnsi="Calibri" w:cs="Calibri"/>
                <w:b/>
                <w:bCs w:val="0"/>
                <w:color w:val="000000"/>
                <w:sz w:val="22"/>
                <w:szCs w:val="22"/>
              </w:rPr>
              <w:pPrChange w:id="5300" w:author="Sangani, Suryanarayana" w:date="2023-02-22T18:19:00Z">
                <w:pPr/>
              </w:pPrChange>
            </w:pPr>
            <w:del w:id="5301" w:author="Author">
              <w:r w:rsidDel="00BA22D7">
                <w:rPr>
                  <w:rFonts w:ascii="Calibri" w:hAnsi="Calibri" w:cs="Calibri"/>
                  <w:bCs w:val="0"/>
                  <w:color w:val="000000"/>
                  <w:sz w:val="22"/>
                  <w:szCs w:val="22"/>
                </w:rPr>
                <w:delText>2048</w:delText>
              </w:r>
            </w:del>
          </w:p>
        </w:tc>
        <w:tc>
          <w:tcPr>
            <w:tcW w:w="851" w:type="dxa"/>
            <w:vAlign w:val="bottom"/>
          </w:tcPr>
          <w:p w14:paraId="2ACB555A" w14:textId="77146111"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302" w:author="Author"/>
                <w:rFonts w:asciiTheme="minorHAnsi" w:hAnsiTheme="minorHAnsi" w:cstheme="minorHAnsi"/>
                <w:color w:val="000000"/>
                <w:sz w:val="22"/>
                <w:szCs w:val="22"/>
              </w:rPr>
              <w:pPrChange w:id="530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304" w:author="Author">
              <w:r w:rsidDel="00BA22D7">
                <w:rPr>
                  <w:rFonts w:ascii="Calibri" w:hAnsi="Calibri" w:cs="Calibri"/>
                  <w:color w:val="000000"/>
                  <w:sz w:val="22"/>
                  <w:szCs w:val="22"/>
                </w:rPr>
                <w:delText>6.14</w:delText>
              </w:r>
            </w:del>
          </w:p>
        </w:tc>
        <w:tc>
          <w:tcPr>
            <w:tcW w:w="1240" w:type="dxa"/>
            <w:vAlign w:val="bottom"/>
          </w:tcPr>
          <w:p w14:paraId="55962A32" w14:textId="281520C3"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305" w:author="Author"/>
                <w:rFonts w:asciiTheme="minorHAnsi" w:hAnsiTheme="minorHAnsi" w:cstheme="minorHAnsi"/>
                <w:color w:val="000000"/>
                <w:sz w:val="22"/>
                <w:szCs w:val="22"/>
              </w:rPr>
              <w:pPrChange w:id="530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307" w:author="Author">
              <w:r w:rsidDel="00BA22D7">
                <w:rPr>
                  <w:rFonts w:ascii="Calibri" w:hAnsi="Calibri" w:cs="Calibri"/>
                  <w:color w:val="000000"/>
                  <w:sz w:val="22"/>
                  <w:szCs w:val="22"/>
                </w:rPr>
                <w:delText>100.67</w:delText>
              </w:r>
            </w:del>
          </w:p>
        </w:tc>
        <w:tc>
          <w:tcPr>
            <w:tcW w:w="851" w:type="dxa"/>
            <w:vAlign w:val="bottom"/>
          </w:tcPr>
          <w:p w14:paraId="7CDDAB75" w14:textId="28407B2C"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308" w:author="Author"/>
                <w:rFonts w:asciiTheme="minorHAnsi" w:hAnsiTheme="minorHAnsi" w:cstheme="minorHAnsi"/>
                <w:color w:val="000000"/>
                <w:sz w:val="22"/>
                <w:szCs w:val="22"/>
              </w:rPr>
              <w:pPrChange w:id="530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310" w:author="Author">
              <w:r w:rsidDel="00BA22D7">
                <w:rPr>
                  <w:rFonts w:ascii="Calibri" w:hAnsi="Calibri" w:cs="Calibri"/>
                  <w:color w:val="000000"/>
                  <w:sz w:val="22"/>
                  <w:szCs w:val="22"/>
                </w:rPr>
                <w:delText>6.19</w:delText>
              </w:r>
            </w:del>
          </w:p>
        </w:tc>
        <w:tc>
          <w:tcPr>
            <w:tcW w:w="1240" w:type="dxa"/>
            <w:vAlign w:val="bottom"/>
          </w:tcPr>
          <w:p w14:paraId="5F07ABE7" w14:textId="49CEE5BC"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311" w:author="Author"/>
                <w:rFonts w:asciiTheme="minorHAnsi" w:hAnsiTheme="minorHAnsi" w:cstheme="minorHAnsi"/>
                <w:color w:val="000000"/>
                <w:sz w:val="22"/>
                <w:szCs w:val="22"/>
              </w:rPr>
              <w:pPrChange w:id="531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313" w:author="Author">
              <w:r w:rsidDel="00BA22D7">
                <w:rPr>
                  <w:rFonts w:ascii="Calibri" w:hAnsi="Calibri" w:cs="Calibri"/>
                  <w:color w:val="000000"/>
                  <w:sz w:val="22"/>
                  <w:szCs w:val="22"/>
                </w:rPr>
                <w:delText>101.41</w:delText>
              </w:r>
            </w:del>
          </w:p>
        </w:tc>
        <w:tc>
          <w:tcPr>
            <w:tcW w:w="886" w:type="dxa"/>
            <w:vAlign w:val="bottom"/>
          </w:tcPr>
          <w:p w14:paraId="445A9542" w14:textId="1F6853FB"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314" w:author="Author"/>
                <w:rFonts w:asciiTheme="minorHAnsi" w:hAnsiTheme="minorHAnsi" w:cstheme="minorHAnsi"/>
                <w:color w:val="000000"/>
                <w:sz w:val="22"/>
                <w:szCs w:val="22"/>
              </w:rPr>
              <w:pPrChange w:id="531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316" w:author="Author">
              <w:r w:rsidDel="00BA22D7">
                <w:rPr>
                  <w:rFonts w:ascii="Calibri" w:hAnsi="Calibri" w:cs="Calibri"/>
                  <w:color w:val="000000"/>
                  <w:sz w:val="22"/>
                  <w:szCs w:val="22"/>
                </w:rPr>
                <w:delText>6.19</w:delText>
              </w:r>
            </w:del>
          </w:p>
        </w:tc>
        <w:tc>
          <w:tcPr>
            <w:tcW w:w="1240" w:type="dxa"/>
            <w:vAlign w:val="bottom"/>
          </w:tcPr>
          <w:p w14:paraId="621CE4BC" w14:textId="129F5BFD"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317" w:author="Author"/>
                <w:rFonts w:asciiTheme="minorHAnsi" w:hAnsiTheme="minorHAnsi" w:cstheme="minorHAnsi"/>
                <w:color w:val="000000"/>
                <w:sz w:val="22"/>
                <w:szCs w:val="22"/>
              </w:rPr>
              <w:pPrChange w:id="531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319" w:author="Author">
              <w:r w:rsidDel="00BA22D7">
                <w:rPr>
                  <w:rFonts w:ascii="Calibri" w:hAnsi="Calibri" w:cs="Calibri"/>
                  <w:color w:val="000000"/>
                  <w:sz w:val="22"/>
                  <w:szCs w:val="22"/>
                </w:rPr>
                <w:delText>101.42</w:delText>
              </w:r>
            </w:del>
          </w:p>
        </w:tc>
        <w:tc>
          <w:tcPr>
            <w:tcW w:w="886" w:type="dxa"/>
            <w:vAlign w:val="bottom"/>
          </w:tcPr>
          <w:p w14:paraId="097FDF62" w14:textId="2A340DFA"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320" w:author="Author"/>
                <w:rFonts w:asciiTheme="minorHAnsi" w:hAnsiTheme="minorHAnsi" w:cstheme="minorHAnsi"/>
                <w:color w:val="000000"/>
                <w:sz w:val="22"/>
                <w:szCs w:val="22"/>
              </w:rPr>
              <w:pPrChange w:id="532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322" w:author="Author">
              <w:r w:rsidDel="00BA22D7">
                <w:rPr>
                  <w:rFonts w:ascii="Calibri" w:hAnsi="Calibri" w:cs="Calibri"/>
                  <w:color w:val="000000"/>
                  <w:sz w:val="22"/>
                  <w:szCs w:val="22"/>
                </w:rPr>
                <w:delText>6.19</w:delText>
              </w:r>
            </w:del>
          </w:p>
        </w:tc>
        <w:tc>
          <w:tcPr>
            <w:tcW w:w="1240" w:type="dxa"/>
            <w:vAlign w:val="bottom"/>
          </w:tcPr>
          <w:p w14:paraId="09A97956" w14:textId="34564194"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323" w:author="Author"/>
                <w:rFonts w:asciiTheme="minorHAnsi" w:hAnsiTheme="minorHAnsi" w:cstheme="minorHAnsi"/>
                <w:color w:val="000000"/>
                <w:sz w:val="22"/>
                <w:szCs w:val="22"/>
              </w:rPr>
              <w:pPrChange w:id="532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325" w:author="Author">
              <w:r w:rsidDel="00BA22D7">
                <w:rPr>
                  <w:rFonts w:ascii="Calibri" w:hAnsi="Calibri" w:cs="Calibri"/>
                  <w:color w:val="000000"/>
                  <w:sz w:val="22"/>
                  <w:szCs w:val="22"/>
                </w:rPr>
                <w:delText>101.42</w:delText>
              </w:r>
            </w:del>
          </w:p>
        </w:tc>
      </w:tr>
      <w:tr w:rsidR="0039456A" w:rsidDel="00BA22D7" w14:paraId="55E5F5AF" w14:textId="0FB52246" w:rsidTr="00670E42">
        <w:trPr>
          <w:trHeight w:val="282"/>
          <w:del w:id="532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DCEC47A" w14:textId="0D472D8F" w:rsidR="0039456A" w:rsidDel="00BA22D7" w:rsidRDefault="0039456A" w:rsidP="00BA22D7">
            <w:pPr>
              <w:pStyle w:val="Heading4"/>
              <w:jc w:val="left"/>
              <w:rPr>
                <w:del w:id="5327" w:author="Author"/>
                <w:rFonts w:ascii="Calibri" w:hAnsi="Calibri" w:cs="Calibri"/>
                <w:b/>
                <w:bCs w:val="0"/>
                <w:color w:val="000000"/>
                <w:sz w:val="22"/>
                <w:szCs w:val="22"/>
              </w:rPr>
              <w:pPrChange w:id="5328" w:author="Sangani, Suryanarayana" w:date="2023-02-22T18:19:00Z">
                <w:pPr/>
              </w:pPrChange>
            </w:pPr>
            <w:del w:id="5329" w:author="Author">
              <w:r w:rsidDel="00BA22D7">
                <w:rPr>
                  <w:rFonts w:ascii="Calibri" w:hAnsi="Calibri" w:cs="Calibri"/>
                  <w:bCs w:val="0"/>
                  <w:color w:val="000000"/>
                  <w:sz w:val="22"/>
                  <w:szCs w:val="22"/>
                </w:rPr>
                <w:delText>2112</w:delText>
              </w:r>
            </w:del>
          </w:p>
        </w:tc>
        <w:tc>
          <w:tcPr>
            <w:tcW w:w="851" w:type="dxa"/>
            <w:vAlign w:val="bottom"/>
          </w:tcPr>
          <w:p w14:paraId="40545E1A" w14:textId="13819967"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330" w:author="Author"/>
                <w:rFonts w:asciiTheme="minorHAnsi" w:hAnsiTheme="minorHAnsi" w:cstheme="minorHAnsi"/>
                <w:color w:val="000000"/>
                <w:sz w:val="22"/>
                <w:szCs w:val="22"/>
              </w:rPr>
              <w:pPrChange w:id="533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332" w:author="Author">
              <w:r w:rsidDel="00BA22D7">
                <w:rPr>
                  <w:rFonts w:ascii="Calibri" w:hAnsi="Calibri" w:cs="Calibri"/>
                  <w:color w:val="000000"/>
                  <w:sz w:val="22"/>
                  <w:szCs w:val="22"/>
                </w:rPr>
                <w:delText>5.94</w:delText>
              </w:r>
            </w:del>
          </w:p>
        </w:tc>
        <w:tc>
          <w:tcPr>
            <w:tcW w:w="1240" w:type="dxa"/>
            <w:vAlign w:val="bottom"/>
          </w:tcPr>
          <w:p w14:paraId="7FAAE6DB" w14:textId="47B95766"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333" w:author="Author"/>
                <w:rFonts w:asciiTheme="minorHAnsi" w:hAnsiTheme="minorHAnsi" w:cstheme="minorHAnsi"/>
                <w:color w:val="000000"/>
                <w:sz w:val="22"/>
                <w:szCs w:val="22"/>
              </w:rPr>
              <w:pPrChange w:id="533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335" w:author="Author">
              <w:r w:rsidDel="00BA22D7">
                <w:rPr>
                  <w:rFonts w:ascii="Calibri" w:hAnsi="Calibri" w:cs="Calibri"/>
                  <w:color w:val="000000"/>
                  <w:sz w:val="22"/>
                  <w:szCs w:val="22"/>
                </w:rPr>
                <w:delText>100.38</w:delText>
              </w:r>
            </w:del>
          </w:p>
        </w:tc>
        <w:tc>
          <w:tcPr>
            <w:tcW w:w="851" w:type="dxa"/>
            <w:vAlign w:val="bottom"/>
          </w:tcPr>
          <w:p w14:paraId="5A675079" w14:textId="2E006536"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336" w:author="Author"/>
                <w:rFonts w:asciiTheme="minorHAnsi" w:hAnsiTheme="minorHAnsi" w:cstheme="minorHAnsi"/>
                <w:color w:val="000000"/>
                <w:sz w:val="22"/>
                <w:szCs w:val="22"/>
              </w:rPr>
              <w:pPrChange w:id="533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338" w:author="Author">
              <w:r w:rsidDel="00BA22D7">
                <w:rPr>
                  <w:rFonts w:ascii="Calibri" w:hAnsi="Calibri" w:cs="Calibri"/>
                  <w:color w:val="000000"/>
                  <w:sz w:val="22"/>
                  <w:szCs w:val="22"/>
                </w:rPr>
                <w:delText>6.00</w:delText>
              </w:r>
            </w:del>
          </w:p>
        </w:tc>
        <w:tc>
          <w:tcPr>
            <w:tcW w:w="1240" w:type="dxa"/>
            <w:vAlign w:val="bottom"/>
          </w:tcPr>
          <w:p w14:paraId="488727F8" w14:textId="519F7154"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339" w:author="Author"/>
                <w:rFonts w:asciiTheme="minorHAnsi" w:hAnsiTheme="minorHAnsi" w:cstheme="minorHAnsi"/>
                <w:color w:val="000000"/>
                <w:sz w:val="22"/>
                <w:szCs w:val="22"/>
              </w:rPr>
              <w:pPrChange w:id="534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341" w:author="Author">
              <w:r w:rsidDel="00BA22D7">
                <w:rPr>
                  <w:rFonts w:ascii="Calibri" w:hAnsi="Calibri" w:cs="Calibri"/>
                  <w:color w:val="000000"/>
                  <w:sz w:val="22"/>
                  <w:szCs w:val="22"/>
                </w:rPr>
                <w:delText>101.35</w:delText>
              </w:r>
            </w:del>
          </w:p>
        </w:tc>
        <w:tc>
          <w:tcPr>
            <w:tcW w:w="886" w:type="dxa"/>
            <w:vAlign w:val="bottom"/>
          </w:tcPr>
          <w:p w14:paraId="04153229" w14:textId="592CB458"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342" w:author="Author"/>
                <w:rFonts w:asciiTheme="minorHAnsi" w:hAnsiTheme="minorHAnsi" w:cstheme="minorHAnsi"/>
                <w:color w:val="000000"/>
                <w:sz w:val="22"/>
                <w:szCs w:val="22"/>
              </w:rPr>
              <w:pPrChange w:id="534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344" w:author="Author">
              <w:r w:rsidDel="00BA22D7">
                <w:rPr>
                  <w:rFonts w:ascii="Calibri" w:hAnsi="Calibri" w:cs="Calibri"/>
                  <w:color w:val="000000"/>
                  <w:sz w:val="22"/>
                  <w:szCs w:val="22"/>
                </w:rPr>
                <w:delText>6.00</w:delText>
              </w:r>
            </w:del>
          </w:p>
        </w:tc>
        <w:tc>
          <w:tcPr>
            <w:tcW w:w="1240" w:type="dxa"/>
            <w:vAlign w:val="bottom"/>
          </w:tcPr>
          <w:p w14:paraId="3C31F2F0" w14:textId="2580C702"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345" w:author="Author"/>
                <w:rFonts w:asciiTheme="minorHAnsi" w:hAnsiTheme="minorHAnsi" w:cstheme="minorHAnsi"/>
                <w:color w:val="000000"/>
                <w:sz w:val="22"/>
                <w:szCs w:val="22"/>
              </w:rPr>
              <w:pPrChange w:id="534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347" w:author="Author">
              <w:r w:rsidDel="00BA22D7">
                <w:rPr>
                  <w:rFonts w:ascii="Calibri" w:hAnsi="Calibri" w:cs="Calibri"/>
                  <w:color w:val="000000"/>
                  <w:sz w:val="22"/>
                  <w:szCs w:val="22"/>
                </w:rPr>
                <w:delText>101.35</w:delText>
              </w:r>
            </w:del>
          </w:p>
        </w:tc>
        <w:tc>
          <w:tcPr>
            <w:tcW w:w="886" w:type="dxa"/>
            <w:vAlign w:val="bottom"/>
          </w:tcPr>
          <w:p w14:paraId="6341A2D3" w14:textId="5B1418B7"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348" w:author="Author"/>
                <w:rFonts w:asciiTheme="minorHAnsi" w:hAnsiTheme="minorHAnsi" w:cstheme="minorHAnsi"/>
                <w:color w:val="000000"/>
                <w:sz w:val="22"/>
                <w:szCs w:val="22"/>
              </w:rPr>
              <w:pPrChange w:id="534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350" w:author="Author">
              <w:r w:rsidDel="00BA22D7">
                <w:rPr>
                  <w:rFonts w:ascii="Calibri" w:hAnsi="Calibri" w:cs="Calibri"/>
                  <w:color w:val="000000"/>
                  <w:sz w:val="22"/>
                  <w:szCs w:val="22"/>
                </w:rPr>
                <w:delText>6.00</w:delText>
              </w:r>
            </w:del>
          </w:p>
        </w:tc>
        <w:tc>
          <w:tcPr>
            <w:tcW w:w="1240" w:type="dxa"/>
            <w:vAlign w:val="bottom"/>
          </w:tcPr>
          <w:p w14:paraId="681056FC" w14:textId="37353814"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351" w:author="Author"/>
                <w:rFonts w:asciiTheme="minorHAnsi" w:hAnsiTheme="minorHAnsi" w:cstheme="minorHAnsi"/>
                <w:color w:val="000000"/>
                <w:sz w:val="22"/>
                <w:szCs w:val="22"/>
              </w:rPr>
              <w:pPrChange w:id="535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353" w:author="Author">
              <w:r w:rsidDel="00BA22D7">
                <w:rPr>
                  <w:rFonts w:ascii="Calibri" w:hAnsi="Calibri" w:cs="Calibri"/>
                  <w:color w:val="000000"/>
                  <w:sz w:val="22"/>
                  <w:szCs w:val="22"/>
                </w:rPr>
                <w:delText>101.37</w:delText>
              </w:r>
            </w:del>
          </w:p>
        </w:tc>
      </w:tr>
      <w:tr w:rsidR="0039456A" w:rsidDel="00BA22D7" w14:paraId="7C9EB27C" w14:textId="76C0EFED" w:rsidTr="00670E42">
        <w:trPr>
          <w:cnfStyle w:val="000000100000" w:firstRow="0" w:lastRow="0" w:firstColumn="0" w:lastColumn="0" w:oddVBand="0" w:evenVBand="0" w:oddHBand="1" w:evenHBand="0" w:firstRowFirstColumn="0" w:firstRowLastColumn="0" w:lastRowFirstColumn="0" w:lastRowLastColumn="0"/>
          <w:trHeight w:val="282"/>
          <w:del w:id="535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20F293E" w14:textId="500823B9" w:rsidR="0039456A" w:rsidDel="00BA22D7" w:rsidRDefault="0039456A" w:rsidP="00BA22D7">
            <w:pPr>
              <w:pStyle w:val="Heading4"/>
              <w:jc w:val="left"/>
              <w:rPr>
                <w:del w:id="5355" w:author="Author"/>
                <w:rFonts w:ascii="Calibri" w:hAnsi="Calibri" w:cs="Calibri"/>
                <w:b/>
                <w:bCs w:val="0"/>
                <w:color w:val="000000"/>
                <w:sz w:val="22"/>
                <w:szCs w:val="22"/>
              </w:rPr>
              <w:pPrChange w:id="5356" w:author="Sangani, Suryanarayana" w:date="2023-02-22T18:19:00Z">
                <w:pPr/>
              </w:pPrChange>
            </w:pPr>
            <w:del w:id="5357" w:author="Author">
              <w:r w:rsidDel="00BA22D7">
                <w:rPr>
                  <w:rFonts w:ascii="Calibri" w:hAnsi="Calibri" w:cs="Calibri"/>
                  <w:bCs w:val="0"/>
                  <w:color w:val="000000"/>
                  <w:sz w:val="22"/>
                  <w:szCs w:val="22"/>
                </w:rPr>
                <w:delText>2176</w:delText>
              </w:r>
            </w:del>
          </w:p>
        </w:tc>
        <w:tc>
          <w:tcPr>
            <w:tcW w:w="851" w:type="dxa"/>
            <w:vAlign w:val="bottom"/>
          </w:tcPr>
          <w:p w14:paraId="4AAE143A" w14:textId="727CAFAD"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358" w:author="Author"/>
                <w:rFonts w:asciiTheme="minorHAnsi" w:hAnsiTheme="minorHAnsi" w:cstheme="minorHAnsi"/>
                <w:color w:val="000000"/>
                <w:sz w:val="22"/>
                <w:szCs w:val="22"/>
              </w:rPr>
              <w:pPrChange w:id="535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360" w:author="Author">
              <w:r w:rsidDel="00BA22D7">
                <w:rPr>
                  <w:rFonts w:ascii="Calibri" w:hAnsi="Calibri" w:cs="Calibri"/>
                  <w:color w:val="000000"/>
                  <w:sz w:val="22"/>
                  <w:szCs w:val="22"/>
                </w:rPr>
                <w:delText>5.75</w:delText>
              </w:r>
            </w:del>
          </w:p>
        </w:tc>
        <w:tc>
          <w:tcPr>
            <w:tcW w:w="1240" w:type="dxa"/>
            <w:vAlign w:val="bottom"/>
          </w:tcPr>
          <w:p w14:paraId="134AD3B5" w14:textId="4165254D"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361" w:author="Author"/>
                <w:rFonts w:asciiTheme="minorHAnsi" w:hAnsiTheme="minorHAnsi" w:cstheme="minorHAnsi"/>
                <w:color w:val="000000"/>
                <w:sz w:val="22"/>
                <w:szCs w:val="22"/>
              </w:rPr>
              <w:pPrChange w:id="536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363" w:author="Author">
              <w:r w:rsidDel="00BA22D7">
                <w:rPr>
                  <w:rFonts w:ascii="Calibri" w:hAnsi="Calibri" w:cs="Calibri"/>
                  <w:color w:val="000000"/>
                  <w:sz w:val="22"/>
                  <w:szCs w:val="22"/>
                </w:rPr>
                <w:delText>100.11</w:delText>
              </w:r>
            </w:del>
          </w:p>
        </w:tc>
        <w:tc>
          <w:tcPr>
            <w:tcW w:w="851" w:type="dxa"/>
            <w:vAlign w:val="bottom"/>
          </w:tcPr>
          <w:p w14:paraId="38A88A0A" w14:textId="2FF6B270"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364" w:author="Author"/>
                <w:rFonts w:asciiTheme="minorHAnsi" w:hAnsiTheme="minorHAnsi" w:cstheme="minorHAnsi"/>
                <w:color w:val="000000"/>
                <w:sz w:val="22"/>
                <w:szCs w:val="22"/>
              </w:rPr>
              <w:pPrChange w:id="536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366" w:author="Author">
              <w:r w:rsidDel="00BA22D7">
                <w:rPr>
                  <w:rFonts w:ascii="Calibri" w:hAnsi="Calibri" w:cs="Calibri"/>
                  <w:color w:val="000000"/>
                  <w:sz w:val="22"/>
                  <w:szCs w:val="22"/>
                </w:rPr>
                <w:delText>5.83</w:delText>
              </w:r>
            </w:del>
          </w:p>
        </w:tc>
        <w:tc>
          <w:tcPr>
            <w:tcW w:w="1240" w:type="dxa"/>
            <w:vAlign w:val="bottom"/>
          </w:tcPr>
          <w:p w14:paraId="34C47FD2" w14:textId="6EE238B1"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367" w:author="Author"/>
                <w:rFonts w:asciiTheme="minorHAnsi" w:hAnsiTheme="minorHAnsi" w:cstheme="minorHAnsi"/>
                <w:color w:val="000000"/>
                <w:sz w:val="22"/>
                <w:szCs w:val="22"/>
              </w:rPr>
              <w:pPrChange w:id="536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369" w:author="Author">
              <w:r w:rsidDel="00BA22D7">
                <w:rPr>
                  <w:rFonts w:ascii="Calibri" w:hAnsi="Calibri" w:cs="Calibri"/>
                  <w:color w:val="000000"/>
                  <w:sz w:val="22"/>
                  <w:szCs w:val="22"/>
                </w:rPr>
                <w:delText>101.50</w:delText>
              </w:r>
            </w:del>
          </w:p>
        </w:tc>
        <w:tc>
          <w:tcPr>
            <w:tcW w:w="886" w:type="dxa"/>
            <w:vAlign w:val="bottom"/>
          </w:tcPr>
          <w:p w14:paraId="71685B20" w14:textId="306CF729"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370" w:author="Author"/>
                <w:rFonts w:asciiTheme="minorHAnsi" w:hAnsiTheme="minorHAnsi" w:cstheme="minorHAnsi"/>
                <w:color w:val="000000"/>
                <w:sz w:val="22"/>
                <w:szCs w:val="22"/>
              </w:rPr>
              <w:pPrChange w:id="537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372" w:author="Author">
              <w:r w:rsidDel="00BA22D7">
                <w:rPr>
                  <w:rFonts w:ascii="Calibri" w:hAnsi="Calibri" w:cs="Calibri"/>
                  <w:color w:val="000000"/>
                  <w:sz w:val="22"/>
                  <w:szCs w:val="22"/>
                </w:rPr>
                <w:delText>5.83</w:delText>
              </w:r>
            </w:del>
          </w:p>
        </w:tc>
        <w:tc>
          <w:tcPr>
            <w:tcW w:w="1240" w:type="dxa"/>
            <w:vAlign w:val="bottom"/>
          </w:tcPr>
          <w:p w14:paraId="4B7CD189" w14:textId="03FCAF5A"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373" w:author="Author"/>
                <w:rFonts w:asciiTheme="minorHAnsi" w:hAnsiTheme="minorHAnsi" w:cstheme="minorHAnsi"/>
                <w:color w:val="000000"/>
                <w:sz w:val="22"/>
                <w:szCs w:val="22"/>
              </w:rPr>
              <w:pPrChange w:id="537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375" w:author="Author">
              <w:r w:rsidDel="00BA22D7">
                <w:rPr>
                  <w:rFonts w:ascii="Calibri" w:hAnsi="Calibri" w:cs="Calibri"/>
                  <w:color w:val="000000"/>
                  <w:sz w:val="22"/>
                  <w:szCs w:val="22"/>
                </w:rPr>
                <w:delText>101.49</w:delText>
              </w:r>
            </w:del>
          </w:p>
        </w:tc>
        <w:tc>
          <w:tcPr>
            <w:tcW w:w="886" w:type="dxa"/>
            <w:vAlign w:val="bottom"/>
          </w:tcPr>
          <w:p w14:paraId="0E7F58CD" w14:textId="163281F4"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376" w:author="Author"/>
                <w:rFonts w:asciiTheme="minorHAnsi" w:hAnsiTheme="minorHAnsi" w:cstheme="minorHAnsi"/>
                <w:color w:val="000000"/>
                <w:sz w:val="22"/>
                <w:szCs w:val="22"/>
              </w:rPr>
              <w:pPrChange w:id="537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378" w:author="Author">
              <w:r w:rsidDel="00BA22D7">
                <w:rPr>
                  <w:rFonts w:ascii="Calibri" w:hAnsi="Calibri" w:cs="Calibri"/>
                  <w:color w:val="000000"/>
                  <w:sz w:val="22"/>
                  <w:szCs w:val="22"/>
                </w:rPr>
                <w:delText>5.83</w:delText>
              </w:r>
            </w:del>
          </w:p>
        </w:tc>
        <w:tc>
          <w:tcPr>
            <w:tcW w:w="1240" w:type="dxa"/>
            <w:vAlign w:val="bottom"/>
          </w:tcPr>
          <w:p w14:paraId="467E76C1" w14:textId="424F496F"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379" w:author="Author"/>
                <w:rFonts w:asciiTheme="minorHAnsi" w:hAnsiTheme="minorHAnsi" w:cstheme="minorHAnsi"/>
                <w:color w:val="000000"/>
                <w:sz w:val="22"/>
                <w:szCs w:val="22"/>
              </w:rPr>
              <w:pPrChange w:id="538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381" w:author="Author">
              <w:r w:rsidDel="00BA22D7">
                <w:rPr>
                  <w:rFonts w:ascii="Calibri" w:hAnsi="Calibri" w:cs="Calibri"/>
                  <w:color w:val="000000"/>
                  <w:sz w:val="22"/>
                  <w:szCs w:val="22"/>
                </w:rPr>
                <w:delText>101.52</w:delText>
              </w:r>
            </w:del>
          </w:p>
        </w:tc>
      </w:tr>
      <w:tr w:rsidR="0039456A" w:rsidDel="00BA22D7" w14:paraId="528F6200" w14:textId="7554A8CC" w:rsidTr="00670E42">
        <w:trPr>
          <w:trHeight w:val="282"/>
          <w:del w:id="538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F324038" w14:textId="2E4D5600" w:rsidR="0039456A" w:rsidDel="00BA22D7" w:rsidRDefault="0039456A" w:rsidP="00BA22D7">
            <w:pPr>
              <w:pStyle w:val="Heading4"/>
              <w:jc w:val="left"/>
              <w:rPr>
                <w:del w:id="5383" w:author="Author"/>
                <w:rFonts w:ascii="Calibri" w:hAnsi="Calibri" w:cs="Calibri"/>
                <w:b/>
                <w:bCs w:val="0"/>
                <w:color w:val="000000"/>
                <w:sz w:val="22"/>
                <w:szCs w:val="22"/>
              </w:rPr>
              <w:pPrChange w:id="5384" w:author="Sangani, Suryanarayana" w:date="2023-02-22T18:19:00Z">
                <w:pPr/>
              </w:pPrChange>
            </w:pPr>
            <w:del w:id="5385" w:author="Author">
              <w:r w:rsidDel="00BA22D7">
                <w:rPr>
                  <w:rFonts w:ascii="Calibri" w:hAnsi="Calibri" w:cs="Calibri"/>
                  <w:bCs w:val="0"/>
                  <w:color w:val="000000"/>
                  <w:sz w:val="22"/>
                  <w:szCs w:val="22"/>
                </w:rPr>
                <w:delText>2240</w:delText>
              </w:r>
            </w:del>
          </w:p>
        </w:tc>
        <w:tc>
          <w:tcPr>
            <w:tcW w:w="851" w:type="dxa"/>
            <w:vAlign w:val="bottom"/>
          </w:tcPr>
          <w:p w14:paraId="75D6AA3D" w14:textId="711CA91D"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386" w:author="Author"/>
                <w:rFonts w:asciiTheme="minorHAnsi" w:hAnsiTheme="minorHAnsi" w:cstheme="minorHAnsi"/>
                <w:color w:val="000000"/>
                <w:sz w:val="22"/>
                <w:szCs w:val="22"/>
              </w:rPr>
              <w:pPrChange w:id="538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388" w:author="Author">
              <w:r w:rsidDel="00BA22D7">
                <w:rPr>
                  <w:rFonts w:ascii="Calibri" w:hAnsi="Calibri" w:cs="Calibri"/>
                  <w:color w:val="000000"/>
                  <w:sz w:val="22"/>
                  <w:szCs w:val="22"/>
                </w:rPr>
                <w:delText>5.58</w:delText>
              </w:r>
            </w:del>
          </w:p>
        </w:tc>
        <w:tc>
          <w:tcPr>
            <w:tcW w:w="1240" w:type="dxa"/>
            <w:vAlign w:val="bottom"/>
          </w:tcPr>
          <w:p w14:paraId="474DD6C7" w14:textId="13CBA1D3"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389" w:author="Author"/>
                <w:rFonts w:asciiTheme="minorHAnsi" w:hAnsiTheme="minorHAnsi" w:cstheme="minorHAnsi"/>
                <w:color w:val="000000"/>
                <w:sz w:val="22"/>
                <w:szCs w:val="22"/>
              </w:rPr>
              <w:pPrChange w:id="539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391" w:author="Author">
              <w:r w:rsidDel="00BA22D7">
                <w:rPr>
                  <w:rFonts w:ascii="Calibri" w:hAnsi="Calibri" w:cs="Calibri"/>
                  <w:color w:val="000000"/>
                  <w:sz w:val="22"/>
                  <w:szCs w:val="22"/>
                </w:rPr>
                <w:delText>99.96</w:delText>
              </w:r>
            </w:del>
          </w:p>
        </w:tc>
        <w:tc>
          <w:tcPr>
            <w:tcW w:w="851" w:type="dxa"/>
            <w:vAlign w:val="bottom"/>
          </w:tcPr>
          <w:p w14:paraId="10356A6F" w14:textId="108E5A36"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392" w:author="Author"/>
                <w:rFonts w:asciiTheme="minorHAnsi" w:hAnsiTheme="minorHAnsi" w:cstheme="minorHAnsi"/>
                <w:color w:val="000000"/>
                <w:sz w:val="22"/>
                <w:szCs w:val="22"/>
              </w:rPr>
              <w:pPrChange w:id="539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394" w:author="Author">
              <w:r w:rsidDel="00BA22D7">
                <w:rPr>
                  <w:rFonts w:ascii="Calibri" w:hAnsi="Calibri" w:cs="Calibri"/>
                  <w:color w:val="000000"/>
                  <w:sz w:val="22"/>
                  <w:szCs w:val="22"/>
                </w:rPr>
                <w:delText>5.63</w:delText>
              </w:r>
            </w:del>
          </w:p>
        </w:tc>
        <w:tc>
          <w:tcPr>
            <w:tcW w:w="1240" w:type="dxa"/>
            <w:vAlign w:val="bottom"/>
          </w:tcPr>
          <w:p w14:paraId="6C40EB81" w14:textId="4801FBDA"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395" w:author="Author"/>
                <w:rFonts w:asciiTheme="minorHAnsi" w:hAnsiTheme="minorHAnsi" w:cstheme="minorHAnsi"/>
                <w:color w:val="000000"/>
                <w:sz w:val="22"/>
                <w:szCs w:val="22"/>
              </w:rPr>
              <w:pPrChange w:id="539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397" w:author="Author">
              <w:r w:rsidDel="00BA22D7">
                <w:rPr>
                  <w:rFonts w:ascii="Calibri" w:hAnsi="Calibri" w:cs="Calibri"/>
                  <w:color w:val="000000"/>
                  <w:sz w:val="22"/>
                  <w:szCs w:val="22"/>
                </w:rPr>
                <w:delText>100.84</w:delText>
              </w:r>
            </w:del>
          </w:p>
        </w:tc>
        <w:tc>
          <w:tcPr>
            <w:tcW w:w="886" w:type="dxa"/>
            <w:vAlign w:val="bottom"/>
          </w:tcPr>
          <w:p w14:paraId="1197A323" w14:textId="03B671FA"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398" w:author="Author"/>
                <w:rFonts w:asciiTheme="minorHAnsi" w:hAnsiTheme="minorHAnsi" w:cstheme="minorHAnsi"/>
                <w:color w:val="000000"/>
                <w:sz w:val="22"/>
                <w:szCs w:val="22"/>
              </w:rPr>
              <w:pPrChange w:id="539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400" w:author="Author">
              <w:r w:rsidDel="00BA22D7">
                <w:rPr>
                  <w:rFonts w:ascii="Calibri" w:hAnsi="Calibri" w:cs="Calibri"/>
                  <w:color w:val="000000"/>
                  <w:sz w:val="22"/>
                  <w:szCs w:val="22"/>
                </w:rPr>
                <w:delText>5.63</w:delText>
              </w:r>
            </w:del>
          </w:p>
        </w:tc>
        <w:tc>
          <w:tcPr>
            <w:tcW w:w="1240" w:type="dxa"/>
            <w:vAlign w:val="bottom"/>
          </w:tcPr>
          <w:p w14:paraId="015A1F28" w14:textId="58CBF532"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401" w:author="Author"/>
                <w:rFonts w:asciiTheme="minorHAnsi" w:hAnsiTheme="minorHAnsi" w:cstheme="minorHAnsi"/>
                <w:color w:val="000000"/>
                <w:sz w:val="22"/>
                <w:szCs w:val="22"/>
              </w:rPr>
              <w:pPrChange w:id="540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403" w:author="Author">
              <w:r w:rsidDel="00BA22D7">
                <w:rPr>
                  <w:rFonts w:ascii="Calibri" w:hAnsi="Calibri" w:cs="Calibri"/>
                  <w:color w:val="000000"/>
                  <w:sz w:val="22"/>
                  <w:szCs w:val="22"/>
                </w:rPr>
                <w:delText>100.85</w:delText>
              </w:r>
            </w:del>
          </w:p>
        </w:tc>
        <w:tc>
          <w:tcPr>
            <w:tcW w:w="886" w:type="dxa"/>
            <w:vAlign w:val="bottom"/>
          </w:tcPr>
          <w:p w14:paraId="7969DFCD" w14:textId="0DECC862"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404" w:author="Author"/>
                <w:rFonts w:asciiTheme="minorHAnsi" w:hAnsiTheme="minorHAnsi" w:cstheme="minorHAnsi"/>
                <w:color w:val="000000"/>
                <w:sz w:val="22"/>
                <w:szCs w:val="22"/>
              </w:rPr>
              <w:pPrChange w:id="540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406" w:author="Author">
              <w:r w:rsidDel="00BA22D7">
                <w:rPr>
                  <w:rFonts w:ascii="Calibri" w:hAnsi="Calibri" w:cs="Calibri"/>
                  <w:color w:val="000000"/>
                  <w:sz w:val="22"/>
                  <w:szCs w:val="22"/>
                </w:rPr>
                <w:delText>5.63</w:delText>
              </w:r>
            </w:del>
          </w:p>
        </w:tc>
        <w:tc>
          <w:tcPr>
            <w:tcW w:w="1240" w:type="dxa"/>
            <w:vAlign w:val="bottom"/>
          </w:tcPr>
          <w:p w14:paraId="6DBBA3FF" w14:textId="7BF807EA"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407" w:author="Author"/>
                <w:rFonts w:asciiTheme="minorHAnsi" w:hAnsiTheme="minorHAnsi" w:cstheme="minorHAnsi"/>
                <w:color w:val="000000"/>
                <w:sz w:val="22"/>
                <w:szCs w:val="22"/>
              </w:rPr>
              <w:pPrChange w:id="540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409" w:author="Author">
              <w:r w:rsidDel="00BA22D7">
                <w:rPr>
                  <w:rFonts w:ascii="Calibri" w:hAnsi="Calibri" w:cs="Calibri"/>
                  <w:color w:val="000000"/>
                  <w:sz w:val="22"/>
                  <w:szCs w:val="22"/>
                </w:rPr>
                <w:delText>100.83</w:delText>
              </w:r>
            </w:del>
          </w:p>
        </w:tc>
      </w:tr>
      <w:tr w:rsidR="0039456A" w:rsidDel="00BA22D7" w14:paraId="08FC6498" w14:textId="39495346" w:rsidTr="00670E42">
        <w:trPr>
          <w:cnfStyle w:val="000000100000" w:firstRow="0" w:lastRow="0" w:firstColumn="0" w:lastColumn="0" w:oddVBand="0" w:evenVBand="0" w:oddHBand="1" w:evenHBand="0" w:firstRowFirstColumn="0" w:firstRowLastColumn="0" w:lastRowFirstColumn="0" w:lastRowLastColumn="0"/>
          <w:trHeight w:val="282"/>
          <w:del w:id="541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1AF7749" w14:textId="65196ED9" w:rsidR="0039456A" w:rsidDel="00BA22D7" w:rsidRDefault="0039456A" w:rsidP="00BA22D7">
            <w:pPr>
              <w:pStyle w:val="Heading4"/>
              <w:jc w:val="left"/>
              <w:rPr>
                <w:del w:id="5411" w:author="Author"/>
                <w:rFonts w:ascii="Calibri" w:hAnsi="Calibri" w:cs="Calibri"/>
                <w:b/>
                <w:bCs w:val="0"/>
                <w:color w:val="000000"/>
                <w:sz w:val="22"/>
                <w:szCs w:val="22"/>
              </w:rPr>
              <w:pPrChange w:id="5412" w:author="Sangani, Suryanarayana" w:date="2023-02-22T18:19:00Z">
                <w:pPr/>
              </w:pPrChange>
            </w:pPr>
            <w:del w:id="5413" w:author="Author">
              <w:r w:rsidDel="00BA22D7">
                <w:rPr>
                  <w:rFonts w:ascii="Calibri" w:hAnsi="Calibri" w:cs="Calibri"/>
                  <w:bCs w:val="0"/>
                  <w:color w:val="000000"/>
                  <w:sz w:val="22"/>
                  <w:szCs w:val="22"/>
                </w:rPr>
                <w:delText>2304</w:delText>
              </w:r>
            </w:del>
          </w:p>
        </w:tc>
        <w:tc>
          <w:tcPr>
            <w:tcW w:w="851" w:type="dxa"/>
            <w:vAlign w:val="bottom"/>
          </w:tcPr>
          <w:p w14:paraId="23800AD5" w14:textId="7221A0DE"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414" w:author="Author"/>
                <w:rFonts w:asciiTheme="minorHAnsi" w:hAnsiTheme="minorHAnsi" w:cstheme="minorHAnsi"/>
                <w:color w:val="000000"/>
                <w:sz w:val="22"/>
                <w:szCs w:val="22"/>
              </w:rPr>
              <w:pPrChange w:id="541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416" w:author="Author">
              <w:r w:rsidDel="00BA22D7">
                <w:rPr>
                  <w:rFonts w:ascii="Calibri" w:hAnsi="Calibri" w:cs="Calibri"/>
                  <w:color w:val="000000"/>
                  <w:sz w:val="22"/>
                  <w:szCs w:val="22"/>
                </w:rPr>
                <w:delText>5.40</w:delText>
              </w:r>
            </w:del>
          </w:p>
        </w:tc>
        <w:tc>
          <w:tcPr>
            <w:tcW w:w="1240" w:type="dxa"/>
            <w:vAlign w:val="bottom"/>
          </w:tcPr>
          <w:p w14:paraId="022C42A8" w14:textId="24B55DBF"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417" w:author="Author"/>
                <w:rFonts w:asciiTheme="minorHAnsi" w:hAnsiTheme="minorHAnsi" w:cstheme="minorHAnsi"/>
                <w:color w:val="000000"/>
                <w:sz w:val="22"/>
                <w:szCs w:val="22"/>
              </w:rPr>
              <w:pPrChange w:id="541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419" w:author="Author">
              <w:r w:rsidDel="00BA22D7">
                <w:rPr>
                  <w:rFonts w:ascii="Calibri" w:hAnsi="Calibri" w:cs="Calibri"/>
                  <w:color w:val="000000"/>
                  <w:sz w:val="22"/>
                  <w:szCs w:val="22"/>
                </w:rPr>
                <w:delText>99.58</w:delText>
              </w:r>
            </w:del>
          </w:p>
        </w:tc>
        <w:tc>
          <w:tcPr>
            <w:tcW w:w="851" w:type="dxa"/>
            <w:vAlign w:val="bottom"/>
          </w:tcPr>
          <w:p w14:paraId="7705E020" w14:textId="37EFCD80"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420" w:author="Author"/>
                <w:rFonts w:asciiTheme="minorHAnsi" w:hAnsiTheme="minorHAnsi" w:cstheme="minorHAnsi"/>
                <w:color w:val="000000"/>
                <w:sz w:val="22"/>
                <w:szCs w:val="22"/>
              </w:rPr>
              <w:pPrChange w:id="542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422" w:author="Author">
              <w:r w:rsidDel="00BA22D7">
                <w:rPr>
                  <w:rFonts w:ascii="Calibri" w:hAnsi="Calibri" w:cs="Calibri"/>
                  <w:color w:val="000000"/>
                  <w:sz w:val="22"/>
                  <w:szCs w:val="22"/>
                </w:rPr>
                <w:delText>5.42</w:delText>
              </w:r>
            </w:del>
          </w:p>
        </w:tc>
        <w:tc>
          <w:tcPr>
            <w:tcW w:w="1240" w:type="dxa"/>
            <w:vAlign w:val="bottom"/>
          </w:tcPr>
          <w:p w14:paraId="37741534" w14:textId="1C99BA4B"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423" w:author="Author"/>
                <w:rFonts w:asciiTheme="minorHAnsi" w:hAnsiTheme="minorHAnsi" w:cstheme="minorHAnsi"/>
                <w:color w:val="000000"/>
                <w:sz w:val="22"/>
                <w:szCs w:val="22"/>
              </w:rPr>
              <w:pPrChange w:id="542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425" w:author="Author">
              <w:r w:rsidDel="00BA22D7">
                <w:rPr>
                  <w:rFonts w:ascii="Calibri" w:hAnsi="Calibri" w:cs="Calibri"/>
                  <w:color w:val="000000"/>
                  <w:sz w:val="22"/>
                  <w:szCs w:val="22"/>
                </w:rPr>
                <w:delText>99.92</w:delText>
              </w:r>
            </w:del>
          </w:p>
        </w:tc>
        <w:tc>
          <w:tcPr>
            <w:tcW w:w="886" w:type="dxa"/>
            <w:vAlign w:val="bottom"/>
          </w:tcPr>
          <w:p w14:paraId="7B5E33BE" w14:textId="3AE154F9"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426" w:author="Author"/>
                <w:rFonts w:asciiTheme="minorHAnsi" w:hAnsiTheme="minorHAnsi" w:cstheme="minorHAnsi"/>
                <w:color w:val="000000"/>
                <w:sz w:val="22"/>
                <w:szCs w:val="22"/>
              </w:rPr>
              <w:pPrChange w:id="542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428" w:author="Author">
              <w:r w:rsidDel="00BA22D7">
                <w:rPr>
                  <w:rFonts w:ascii="Calibri" w:hAnsi="Calibri" w:cs="Calibri"/>
                  <w:color w:val="000000"/>
                  <w:sz w:val="22"/>
                  <w:szCs w:val="22"/>
                </w:rPr>
                <w:delText>5.42</w:delText>
              </w:r>
            </w:del>
          </w:p>
        </w:tc>
        <w:tc>
          <w:tcPr>
            <w:tcW w:w="1240" w:type="dxa"/>
            <w:vAlign w:val="bottom"/>
          </w:tcPr>
          <w:p w14:paraId="67F407A4" w14:textId="2F31DA28"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429" w:author="Author"/>
                <w:rFonts w:asciiTheme="minorHAnsi" w:hAnsiTheme="minorHAnsi" w:cstheme="minorHAnsi"/>
                <w:color w:val="000000"/>
                <w:sz w:val="22"/>
                <w:szCs w:val="22"/>
              </w:rPr>
              <w:pPrChange w:id="543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431" w:author="Author">
              <w:r w:rsidDel="00BA22D7">
                <w:rPr>
                  <w:rFonts w:ascii="Calibri" w:hAnsi="Calibri" w:cs="Calibri"/>
                  <w:color w:val="000000"/>
                  <w:sz w:val="22"/>
                  <w:szCs w:val="22"/>
                </w:rPr>
                <w:delText>99.92</w:delText>
              </w:r>
            </w:del>
          </w:p>
        </w:tc>
        <w:tc>
          <w:tcPr>
            <w:tcW w:w="886" w:type="dxa"/>
            <w:vAlign w:val="bottom"/>
          </w:tcPr>
          <w:p w14:paraId="17D61617" w14:textId="3B53DBA3"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432" w:author="Author"/>
                <w:rFonts w:asciiTheme="minorHAnsi" w:hAnsiTheme="minorHAnsi" w:cstheme="minorHAnsi"/>
                <w:color w:val="000000"/>
                <w:sz w:val="22"/>
                <w:szCs w:val="22"/>
              </w:rPr>
              <w:pPrChange w:id="543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434" w:author="Author">
              <w:r w:rsidDel="00BA22D7">
                <w:rPr>
                  <w:rFonts w:ascii="Calibri" w:hAnsi="Calibri" w:cs="Calibri"/>
                  <w:color w:val="000000"/>
                  <w:sz w:val="22"/>
                  <w:szCs w:val="22"/>
                </w:rPr>
                <w:delText>5.42</w:delText>
              </w:r>
            </w:del>
          </w:p>
        </w:tc>
        <w:tc>
          <w:tcPr>
            <w:tcW w:w="1240" w:type="dxa"/>
            <w:vAlign w:val="bottom"/>
          </w:tcPr>
          <w:p w14:paraId="0B1A3F55" w14:textId="63226353"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435" w:author="Author"/>
                <w:rFonts w:asciiTheme="minorHAnsi" w:hAnsiTheme="minorHAnsi" w:cstheme="minorHAnsi"/>
                <w:color w:val="000000"/>
                <w:sz w:val="22"/>
                <w:szCs w:val="22"/>
              </w:rPr>
              <w:pPrChange w:id="543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437" w:author="Author">
              <w:r w:rsidDel="00BA22D7">
                <w:rPr>
                  <w:rFonts w:ascii="Calibri" w:hAnsi="Calibri" w:cs="Calibri"/>
                  <w:color w:val="000000"/>
                  <w:sz w:val="22"/>
                  <w:szCs w:val="22"/>
                </w:rPr>
                <w:delText>99.93</w:delText>
              </w:r>
            </w:del>
          </w:p>
        </w:tc>
      </w:tr>
      <w:tr w:rsidR="0039456A" w:rsidDel="00BA22D7" w14:paraId="2EF7A75B" w14:textId="589D8388" w:rsidTr="00670E42">
        <w:trPr>
          <w:trHeight w:val="282"/>
          <w:del w:id="543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5ABBDFC" w14:textId="73F3079F" w:rsidR="0039456A" w:rsidDel="00BA22D7" w:rsidRDefault="0039456A" w:rsidP="00BA22D7">
            <w:pPr>
              <w:pStyle w:val="Heading4"/>
              <w:jc w:val="left"/>
              <w:rPr>
                <w:del w:id="5439" w:author="Author"/>
                <w:rFonts w:ascii="Calibri" w:hAnsi="Calibri" w:cs="Calibri"/>
                <w:b/>
                <w:bCs w:val="0"/>
                <w:color w:val="000000"/>
                <w:sz w:val="22"/>
                <w:szCs w:val="22"/>
              </w:rPr>
              <w:pPrChange w:id="5440" w:author="Sangani, Suryanarayana" w:date="2023-02-22T18:19:00Z">
                <w:pPr/>
              </w:pPrChange>
            </w:pPr>
            <w:del w:id="5441" w:author="Author">
              <w:r w:rsidDel="00BA22D7">
                <w:rPr>
                  <w:rFonts w:ascii="Calibri" w:hAnsi="Calibri" w:cs="Calibri"/>
                  <w:bCs w:val="0"/>
                  <w:color w:val="000000"/>
                  <w:sz w:val="22"/>
                  <w:szCs w:val="22"/>
                </w:rPr>
                <w:lastRenderedPageBreak/>
                <w:delText>2368</w:delText>
              </w:r>
            </w:del>
          </w:p>
        </w:tc>
        <w:tc>
          <w:tcPr>
            <w:tcW w:w="851" w:type="dxa"/>
            <w:vAlign w:val="bottom"/>
          </w:tcPr>
          <w:p w14:paraId="38A4512D" w14:textId="1E55D61A"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442" w:author="Author"/>
                <w:rFonts w:asciiTheme="minorHAnsi" w:hAnsiTheme="minorHAnsi" w:cstheme="minorHAnsi"/>
                <w:color w:val="000000"/>
                <w:sz w:val="22"/>
                <w:szCs w:val="22"/>
              </w:rPr>
              <w:pPrChange w:id="544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444" w:author="Author">
              <w:r w:rsidDel="00BA22D7">
                <w:rPr>
                  <w:rFonts w:ascii="Calibri" w:hAnsi="Calibri" w:cs="Calibri"/>
                  <w:color w:val="000000"/>
                  <w:sz w:val="22"/>
                  <w:szCs w:val="22"/>
                </w:rPr>
                <w:delText>5.24</w:delText>
              </w:r>
            </w:del>
          </w:p>
        </w:tc>
        <w:tc>
          <w:tcPr>
            <w:tcW w:w="1240" w:type="dxa"/>
            <w:vAlign w:val="bottom"/>
          </w:tcPr>
          <w:p w14:paraId="12CB0304" w14:textId="4485E6BD"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445" w:author="Author"/>
                <w:rFonts w:asciiTheme="minorHAnsi" w:hAnsiTheme="minorHAnsi" w:cstheme="minorHAnsi"/>
                <w:color w:val="000000"/>
                <w:sz w:val="22"/>
                <w:szCs w:val="22"/>
              </w:rPr>
              <w:pPrChange w:id="544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447" w:author="Author">
              <w:r w:rsidDel="00BA22D7">
                <w:rPr>
                  <w:rFonts w:ascii="Calibri" w:hAnsi="Calibri" w:cs="Calibri"/>
                  <w:color w:val="000000"/>
                  <w:sz w:val="22"/>
                  <w:szCs w:val="22"/>
                </w:rPr>
                <w:delText>99.23</w:delText>
              </w:r>
            </w:del>
          </w:p>
        </w:tc>
        <w:tc>
          <w:tcPr>
            <w:tcW w:w="851" w:type="dxa"/>
            <w:vAlign w:val="bottom"/>
          </w:tcPr>
          <w:p w14:paraId="113F77DD" w14:textId="56CBFAD6"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448" w:author="Author"/>
                <w:rFonts w:asciiTheme="minorHAnsi" w:hAnsiTheme="minorHAnsi" w:cstheme="minorHAnsi"/>
                <w:color w:val="000000"/>
                <w:sz w:val="22"/>
                <w:szCs w:val="22"/>
              </w:rPr>
              <w:pPrChange w:id="544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450" w:author="Author">
              <w:r w:rsidDel="00BA22D7">
                <w:rPr>
                  <w:rFonts w:ascii="Calibri" w:hAnsi="Calibri" w:cs="Calibri"/>
                  <w:color w:val="000000"/>
                  <w:sz w:val="22"/>
                  <w:szCs w:val="22"/>
                </w:rPr>
                <w:delText>5.24</w:delText>
              </w:r>
            </w:del>
          </w:p>
        </w:tc>
        <w:tc>
          <w:tcPr>
            <w:tcW w:w="1240" w:type="dxa"/>
            <w:vAlign w:val="bottom"/>
          </w:tcPr>
          <w:p w14:paraId="4AE610BB" w14:textId="6A20E283"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451" w:author="Author"/>
                <w:rFonts w:asciiTheme="minorHAnsi" w:hAnsiTheme="minorHAnsi" w:cstheme="minorHAnsi"/>
                <w:color w:val="000000"/>
                <w:sz w:val="22"/>
                <w:szCs w:val="22"/>
              </w:rPr>
              <w:pPrChange w:id="545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453" w:author="Author">
              <w:r w:rsidDel="00BA22D7">
                <w:rPr>
                  <w:rFonts w:ascii="Calibri" w:hAnsi="Calibri" w:cs="Calibri"/>
                  <w:color w:val="000000"/>
                  <w:sz w:val="22"/>
                  <w:szCs w:val="22"/>
                </w:rPr>
                <w:delText>99.26</w:delText>
              </w:r>
            </w:del>
          </w:p>
        </w:tc>
        <w:tc>
          <w:tcPr>
            <w:tcW w:w="886" w:type="dxa"/>
            <w:vAlign w:val="bottom"/>
          </w:tcPr>
          <w:p w14:paraId="771CBFA8" w14:textId="05581AC7"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454" w:author="Author"/>
                <w:rFonts w:asciiTheme="minorHAnsi" w:hAnsiTheme="minorHAnsi" w:cstheme="minorHAnsi"/>
                <w:color w:val="000000"/>
                <w:sz w:val="22"/>
                <w:szCs w:val="22"/>
              </w:rPr>
              <w:pPrChange w:id="545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456" w:author="Author">
              <w:r w:rsidDel="00BA22D7">
                <w:rPr>
                  <w:rFonts w:ascii="Calibri" w:hAnsi="Calibri" w:cs="Calibri"/>
                  <w:color w:val="000000"/>
                  <w:sz w:val="22"/>
                  <w:szCs w:val="22"/>
                </w:rPr>
                <w:delText>5.24</w:delText>
              </w:r>
            </w:del>
          </w:p>
        </w:tc>
        <w:tc>
          <w:tcPr>
            <w:tcW w:w="1240" w:type="dxa"/>
            <w:vAlign w:val="bottom"/>
          </w:tcPr>
          <w:p w14:paraId="24F17530" w14:textId="6C37B80E"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457" w:author="Author"/>
                <w:rFonts w:asciiTheme="minorHAnsi" w:hAnsiTheme="minorHAnsi" w:cstheme="minorHAnsi"/>
                <w:color w:val="000000"/>
                <w:sz w:val="22"/>
                <w:szCs w:val="22"/>
              </w:rPr>
              <w:pPrChange w:id="545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459" w:author="Author">
              <w:r w:rsidDel="00BA22D7">
                <w:rPr>
                  <w:rFonts w:ascii="Calibri" w:hAnsi="Calibri" w:cs="Calibri"/>
                  <w:color w:val="000000"/>
                  <w:sz w:val="22"/>
                  <w:szCs w:val="22"/>
                </w:rPr>
                <w:delText>99.24</w:delText>
              </w:r>
            </w:del>
          </w:p>
        </w:tc>
        <w:tc>
          <w:tcPr>
            <w:tcW w:w="886" w:type="dxa"/>
            <w:vAlign w:val="bottom"/>
          </w:tcPr>
          <w:p w14:paraId="5E296E4E" w14:textId="0EDBE154"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460" w:author="Author"/>
                <w:rFonts w:asciiTheme="minorHAnsi" w:hAnsiTheme="minorHAnsi" w:cstheme="minorHAnsi"/>
                <w:color w:val="000000"/>
                <w:sz w:val="22"/>
                <w:szCs w:val="22"/>
              </w:rPr>
              <w:pPrChange w:id="546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462" w:author="Author">
              <w:r w:rsidDel="00BA22D7">
                <w:rPr>
                  <w:rFonts w:ascii="Calibri" w:hAnsi="Calibri" w:cs="Calibri"/>
                  <w:color w:val="000000"/>
                  <w:sz w:val="22"/>
                  <w:szCs w:val="22"/>
                </w:rPr>
                <w:delText>5.24</w:delText>
              </w:r>
            </w:del>
          </w:p>
        </w:tc>
        <w:tc>
          <w:tcPr>
            <w:tcW w:w="1240" w:type="dxa"/>
            <w:vAlign w:val="bottom"/>
          </w:tcPr>
          <w:p w14:paraId="76798531" w14:textId="119D3F99"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463" w:author="Author"/>
                <w:rFonts w:asciiTheme="minorHAnsi" w:hAnsiTheme="minorHAnsi" w:cstheme="minorHAnsi"/>
                <w:color w:val="000000"/>
                <w:sz w:val="22"/>
                <w:szCs w:val="22"/>
              </w:rPr>
              <w:pPrChange w:id="546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465" w:author="Author">
              <w:r w:rsidDel="00BA22D7">
                <w:rPr>
                  <w:rFonts w:ascii="Calibri" w:hAnsi="Calibri" w:cs="Calibri"/>
                  <w:color w:val="000000"/>
                  <w:sz w:val="22"/>
                  <w:szCs w:val="22"/>
                </w:rPr>
                <w:delText>99.25</w:delText>
              </w:r>
            </w:del>
          </w:p>
        </w:tc>
      </w:tr>
      <w:tr w:rsidR="0039456A" w:rsidDel="00BA22D7" w14:paraId="0AADB598" w14:textId="2E640109" w:rsidTr="00670E42">
        <w:trPr>
          <w:cnfStyle w:val="000000100000" w:firstRow="0" w:lastRow="0" w:firstColumn="0" w:lastColumn="0" w:oddVBand="0" w:evenVBand="0" w:oddHBand="1" w:evenHBand="0" w:firstRowFirstColumn="0" w:firstRowLastColumn="0" w:lastRowFirstColumn="0" w:lastRowLastColumn="0"/>
          <w:trHeight w:val="282"/>
          <w:del w:id="546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DDC1FF4" w14:textId="02446A6C" w:rsidR="0039456A" w:rsidDel="00BA22D7" w:rsidRDefault="0039456A" w:rsidP="00BA22D7">
            <w:pPr>
              <w:pStyle w:val="Heading4"/>
              <w:jc w:val="left"/>
              <w:rPr>
                <w:del w:id="5467" w:author="Author"/>
                <w:rFonts w:ascii="Calibri" w:hAnsi="Calibri" w:cs="Calibri"/>
                <w:b/>
                <w:bCs w:val="0"/>
                <w:color w:val="000000"/>
                <w:sz w:val="22"/>
                <w:szCs w:val="22"/>
              </w:rPr>
              <w:pPrChange w:id="5468" w:author="Sangani, Suryanarayana" w:date="2023-02-22T18:19:00Z">
                <w:pPr/>
              </w:pPrChange>
            </w:pPr>
            <w:del w:id="5469" w:author="Author">
              <w:r w:rsidDel="00BA22D7">
                <w:rPr>
                  <w:rFonts w:ascii="Calibri" w:hAnsi="Calibri" w:cs="Calibri"/>
                  <w:bCs w:val="0"/>
                  <w:color w:val="000000"/>
                  <w:sz w:val="22"/>
                  <w:szCs w:val="22"/>
                </w:rPr>
                <w:delText>2432</w:delText>
              </w:r>
            </w:del>
          </w:p>
        </w:tc>
        <w:tc>
          <w:tcPr>
            <w:tcW w:w="851" w:type="dxa"/>
            <w:vAlign w:val="bottom"/>
          </w:tcPr>
          <w:p w14:paraId="30C2C1F0" w14:textId="1C09445E"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470" w:author="Author"/>
                <w:rFonts w:asciiTheme="minorHAnsi" w:hAnsiTheme="minorHAnsi" w:cstheme="minorHAnsi"/>
                <w:color w:val="000000"/>
                <w:sz w:val="22"/>
                <w:szCs w:val="22"/>
              </w:rPr>
              <w:pPrChange w:id="547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472" w:author="Author">
              <w:r w:rsidDel="00BA22D7">
                <w:rPr>
                  <w:rFonts w:ascii="Calibri" w:hAnsi="Calibri" w:cs="Calibri"/>
                  <w:color w:val="000000"/>
                  <w:sz w:val="22"/>
                  <w:szCs w:val="22"/>
                </w:rPr>
                <w:delText>5.08</w:delText>
              </w:r>
            </w:del>
          </w:p>
        </w:tc>
        <w:tc>
          <w:tcPr>
            <w:tcW w:w="1240" w:type="dxa"/>
            <w:vAlign w:val="bottom"/>
          </w:tcPr>
          <w:p w14:paraId="3A96D60D" w14:textId="042D54EE"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473" w:author="Author"/>
                <w:rFonts w:asciiTheme="minorHAnsi" w:hAnsiTheme="minorHAnsi" w:cstheme="minorHAnsi"/>
                <w:color w:val="000000"/>
                <w:sz w:val="22"/>
                <w:szCs w:val="22"/>
              </w:rPr>
              <w:pPrChange w:id="547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475" w:author="Author">
              <w:r w:rsidDel="00BA22D7">
                <w:rPr>
                  <w:rFonts w:ascii="Calibri" w:hAnsi="Calibri" w:cs="Calibri"/>
                  <w:color w:val="000000"/>
                  <w:sz w:val="22"/>
                  <w:szCs w:val="22"/>
                </w:rPr>
                <w:delText>98.81</w:delText>
              </w:r>
            </w:del>
          </w:p>
        </w:tc>
        <w:tc>
          <w:tcPr>
            <w:tcW w:w="851" w:type="dxa"/>
            <w:vAlign w:val="bottom"/>
          </w:tcPr>
          <w:p w14:paraId="479E7D99" w14:textId="14B85F86"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476" w:author="Author"/>
                <w:rFonts w:asciiTheme="minorHAnsi" w:hAnsiTheme="minorHAnsi" w:cstheme="minorHAnsi"/>
                <w:color w:val="000000"/>
                <w:sz w:val="22"/>
                <w:szCs w:val="22"/>
              </w:rPr>
              <w:pPrChange w:id="547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478" w:author="Author">
              <w:r w:rsidDel="00BA22D7">
                <w:rPr>
                  <w:rFonts w:ascii="Calibri" w:hAnsi="Calibri" w:cs="Calibri"/>
                  <w:color w:val="000000"/>
                  <w:sz w:val="22"/>
                  <w:szCs w:val="22"/>
                </w:rPr>
                <w:delText>5.05</w:delText>
              </w:r>
            </w:del>
          </w:p>
        </w:tc>
        <w:tc>
          <w:tcPr>
            <w:tcW w:w="1240" w:type="dxa"/>
            <w:vAlign w:val="bottom"/>
          </w:tcPr>
          <w:p w14:paraId="26453E5C" w14:textId="1BBB7F3A"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479" w:author="Author"/>
                <w:rFonts w:asciiTheme="minorHAnsi" w:hAnsiTheme="minorHAnsi" w:cstheme="minorHAnsi"/>
                <w:color w:val="000000"/>
                <w:sz w:val="22"/>
                <w:szCs w:val="22"/>
              </w:rPr>
              <w:pPrChange w:id="548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481" w:author="Author">
              <w:r w:rsidDel="00BA22D7">
                <w:rPr>
                  <w:rFonts w:ascii="Calibri" w:hAnsi="Calibri" w:cs="Calibri"/>
                  <w:color w:val="000000"/>
                  <w:sz w:val="22"/>
                  <w:szCs w:val="22"/>
                </w:rPr>
                <w:delText>98.34</w:delText>
              </w:r>
            </w:del>
          </w:p>
        </w:tc>
        <w:tc>
          <w:tcPr>
            <w:tcW w:w="886" w:type="dxa"/>
            <w:vAlign w:val="bottom"/>
          </w:tcPr>
          <w:p w14:paraId="497618DA" w14:textId="137F3CFF"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482" w:author="Author"/>
                <w:rFonts w:asciiTheme="minorHAnsi" w:hAnsiTheme="minorHAnsi" w:cstheme="minorHAnsi"/>
                <w:color w:val="000000"/>
                <w:sz w:val="22"/>
                <w:szCs w:val="22"/>
              </w:rPr>
              <w:pPrChange w:id="548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484" w:author="Author">
              <w:r w:rsidDel="00BA22D7">
                <w:rPr>
                  <w:rFonts w:ascii="Calibri" w:hAnsi="Calibri" w:cs="Calibri"/>
                  <w:color w:val="000000"/>
                  <w:sz w:val="22"/>
                  <w:szCs w:val="22"/>
                </w:rPr>
                <w:delText>5.05</w:delText>
              </w:r>
            </w:del>
          </w:p>
        </w:tc>
        <w:tc>
          <w:tcPr>
            <w:tcW w:w="1240" w:type="dxa"/>
            <w:vAlign w:val="bottom"/>
          </w:tcPr>
          <w:p w14:paraId="52A43D55" w14:textId="10166157"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485" w:author="Author"/>
                <w:rFonts w:asciiTheme="minorHAnsi" w:hAnsiTheme="minorHAnsi" w:cstheme="minorHAnsi"/>
                <w:color w:val="000000"/>
                <w:sz w:val="22"/>
                <w:szCs w:val="22"/>
              </w:rPr>
              <w:pPrChange w:id="548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487" w:author="Author">
              <w:r w:rsidDel="00BA22D7">
                <w:rPr>
                  <w:rFonts w:ascii="Calibri" w:hAnsi="Calibri" w:cs="Calibri"/>
                  <w:color w:val="000000"/>
                  <w:sz w:val="22"/>
                  <w:szCs w:val="22"/>
                </w:rPr>
                <w:delText>98.33</w:delText>
              </w:r>
            </w:del>
          </w:p>
        </w:tc>
        <w:tc>
          <w:tcPr>
            <w:tcW w:w="886" w:type="dxa"/>
            <w:vAlign w:val="bottom"/>
          </w:tcPr>
          <w:p w14:paraId="01D1D36E" w14:textId="4B4ACD70"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488" w:author="Author"/>
                <w:rFonts w:asciiTheme="minorHAnsi" w:hAnsiTheme="minorHAnsi" w:cstheme="minorHAnsi"/>
                <w:color w:val="000000"/>
                <w:sz w:val="22"/>
                <w:szCs w:val="22"/>
              </w:rPr>
              <w:pPrChange w:id="548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490" w:author="Author">
              <w:r w:rsidDel="00BA22D7">
                <w:rPr>
                  <w:rFonts w:ascii="Calibri" w:hAnsi="Calibri" w:cs="Calibri"/>
                  <w:color w:val="000000"/>
                  <w:sz w:val="22"/>
                  <w:szCs w:val="22"/>
                </w:rPr>
                <w:delText>5.05</w:delText>
              </w:r>
            </w:del>
          </w:p>
        </w:tc>
        <w:tc>
          <w:tcPr>
            <w:tcW w:w="1240" w:type="dxa"/>
            <w:vAlign w:val="bottom"/>
          </w:tcPr>
          <w:p w14:paraId="69A8C580" w14:textId="27777F86"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491" w:author="Author"/>
                <w:rFonts w:asciiTheme="minorHAnsi" w:hAnsiTheme="minorHAnsi" w:cstheme="minorHAnsi"/>
                <w:color w:val="000000"/>
                <w:sz w:val="22"/>
                <w:szCs w:val="22"/>
              </w:rPr>
              <w:pPrChange w:id="549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493" w:author="Author">
              <w:r w:rsidDel="00BA22D7">
                <w:rPr>
                  <w:rFonts w:ascii="Calibri" w:hAnsi="Calibri" w:cs="Calibri"/>
                  <w:color w:val="000000"/>
                  <w:sz w:val="22"/>
                  <w:szCs w:val="22"/>
                </w:rPr>
                <w:delText>98.34</w:delText>
              </w:r>
            </w:del>
          </w:p>
        </w:tc>
      </w:tr>
      <w:tr w:rsidR="0039456A" w:rsidDel="00BA22D7" w14:paraId="7E410DC8" w14:textId="6D0304AA" w:rsidTr="00670E42">
        <w:trPr>
          <w:trHeight w:val="282"/>
          <w:del w:id="549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51C3686" w14:textId="0A0D7F5B" w:rsidR="0039456A" w:rsidDel="00BA22D7" w:rsidRDefault="0039456A" w:rsidP="00BA22D7">
            <w:pPr>
              <w:pStyle w:val="Heading4"/>
              <w:jc w:val="left"/>
              <w:rPr>
                <w:del w:id="5495" w:author="Author"/>
                <w:rFonts w:ascii="Calibri" w:hAnsi="Calibri" w:cs="Calibri"/>
                <w:b/>
                <w:bCs w:val="0"/>
                <w:color w:val="000000"/>
                <w:sz w:val="22"/>
                <w:szCs w:val="22"/>
              </w:rPr>
              <w:pPrChange w:id="5496" w:author="Sangani, Suryanarayana" w:date="2023-02-22T18:19:00Z">
                <w:pPr/>
              </w:pPrChange>
            </w:pPr>
            <w:del w:id="5497" w:author="Author">
              <w:r w:rsidDel="00BA22D7">
                <w:rPr>
                  <w:rFonts w:ascii="Calibri" w:hAnsi="Calibri" w:cs="Calibri"/>
                  <w:bCs w:val="0"/>
                  <w:color w:val="000000"/>
                  <w:sz w:val="22"/>
                  <w:szCs w:val="22"/>
                </w:rPr>
                <w:delText>2496</w:delText>
              </w:r>
            </w:del>
          </w:p>
        </w:tc>
        <w:tc>
          <w:tcPr>
            <w:tcW w:w="851" w:type="dxa"/>
            <w:vAlign w:val="bottom"/>
          </w:tcPr>
          <w:p w14:paraId="66649642" w14:textId="7BFA0A19"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498" w:author="Author"/>
                <w:rFonts w:asciiTheme="minorHAnsi" w:hAnsiTheme="minorHAnsi" w:cstheme="minorHAnsi"/>
                <w:color w:val="000000"/>
                <w:sz w:val="22"/>
                <w:szCs w:val="22"/>
              </w:rPr>
              <w:pPrChange w:id="549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500" w:author="Author">
              <w:r w:rsidDel="00BA22D7">
                <w:rPr>
                  <w:rFonts w:ascii="Calibri" w:hAnsi="Calibri" w:cs="Calibri"/>
                  <w:color w:val="000000"/>
                  <w:sz w:val="22"/>
                  <w:szCs w:val="22"/>
                </w:rPr>
                <w:delText>4.95</w:delText>
              </w:r>
            </w:del>
          </w:p>
        </w:tc>
        <w:tc>
          <w:tcPr>
            <w:tcW w:w="1240" w:type="dxa"/>
            <w:vAlign w:val="bottom"/>
          </w:tcPr>
          <w:p w14:paraId="3BE54B2D" w14:textId="5218AC67"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501" w:author="Author"/>
                <w:rFonts w:asciiTheme="minorHAnsi" w:hAnsiTheme="minorHAnsi" w:cstheme="minorHAnsi"/>
                <w:color w:val="000000"/>
                <w:sz w:val="22"/>
                <w:szCs w:val="22"/>
              </w:rPr>
              <w:pPrChange w:id="550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503" w:author="Author">
              <w:r w:rsidDel="00BA22D7">
                <w:rPr>
                  <w:rFonts w:ascii="Calibri" w:hAnsi="Calibri" w:cs="Calibri"/>
                  <w:color w:val="000000"/>
                  <w:sz w:val="22"/>
                  <w:szCs w:val="22"/>
                </w:rPr>
                <w:delText>98.85</w:delText>
              </w:r>
            </w:del>
          </w:p>
        </w:tc>
        <w:tc>
          <w:tcPr>
            <w:tcW w:w="851" w:type="dxa"/>
            <w:vAlign w:val="bottom"/>
          </w:tcPr>
          <w:p w14:paraId="6681D815" w14:textId="28B65954"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504" w:author="Author"/>
                <w:rFonts w:asciiTheme="minorHAnsi" w:hAnsiTheme="minorHAnsi" w:cstheme="minorHAnsi"/>
                <w:color w:val="000000"/>
                <w:sz w:val="22"/>
                <w:szCs w:val="22"/>
              </w:rPr>
              <w:pPrChange w:id="550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506" w:author="Author">
              <w:r w:rsidDel="00BA22D7">
                <w:rPr>
                  <w:rFonts w:ascii="Calibri" w:hAnsi="Calibri" w:cs="Calibri"/>
                  <w:color w:val="000000"/>
                  <w:sz w:val="22"/>
                  <w:szCs w:val="22"/>
                </w:rPr>
                <w:delText>4.91</w:delText>
              </w:r>
            </w:del>
          </w:p>
        </w:tc>
        <w:tc>
          <w:tcPr>
            <w:tcW w:w="1240" w:type="dxa"/>
            <w:vAlign w:val="bottom"/>
          </w:tcPr>
          <w:p w14:paraId="1E4B9C8F" w14:textId="3768EAC6"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507" w:author="Author"/>
                <w:rFonts w:asciiTheme="minorHAnsi" w:hAnsiTheme="minorHAnsi" w:cstheme="minorHAnsi"/>
                <w:color w:val="000000"/>
                <w:sz w:val="22"/>
                <w:szCs w:val="22"/>
              </w:rPr>
              <w:pPrChange w:id="550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509" w:author="Author">
              <w:r w:rsidDel="00BA22D7">
                <w:rPr>
                  <w:rFonts w:ascii="Calibri" w:hAnsi="Calibri" w:cs="Calibri"/>
                  <w:color w:val="000000"/>
                  <w:sz w:val="22"/>
                  <w:szCs w:val="22"/>
                </w:rPr>
                <w:delText>97.95</w:delText>
              </w:r>
            </w:del>
          </w:p>
        </w:tc>
        <w:tc>
          <w:tcPr>
            <w:tcW w:w="886" w:type="dxa"/>
            <w:vAlign w:val="bottom"/>
          </w:tcPr>
          <w:p w14:paraId="55C1E840" w14:textId="5684D657"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510" w:author="Author"/>
                <w:rFonts w:asciiTheme="minorHAnsi" w:hAnsiTheme="minorHAnsi" w:cstheme="minorHAnsi"/>
                <w:color w:val="000000"/>
                <w:sz w:val="22"/>
                <w:szCs w:val="22"/>
              </w:rPr>
              <w:pPrChange w:id="551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512" w:author="Author">
              <w:r w:rsidDel="00BA22D7">
                <w:rPr>
                  <w:rFonts w:ascii="Calibri" w:hAnsi="Calibri" w:cs="Calibri"/>
                  <w:color w:val="000000"/>
                  <w:sz w:val="22"/>
                  <w:szCs w:val="22"/>
                </w:rPr>
                <w:delText>4.90</w:delText>
              </w:r>
            </w:del>
          </w:p>
        </w:tc>
        <w:tc>
          <w:tcPr>
            <w:tcW w:w="1240" w:type="dxa"/>
            <w:vAlign w:val="bottom"/>
          </w:tcPr>
          <w:p w14:paraId="0AF7B1F9" w14:textId="761C9D19"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513" w:author="Author"/>
                <w:rFonts w:asciiTheme="minorHAnsi" w:hAnsiTheme="minorHAnsi" w:cstheme="minorHAnsi"/>
                <w:color w:val="000000"/>
                <w:sz w:val="22"/>
                <w:szCs w:val="22"/>
              </w:rPr>
              <w:pPrChange w:id="551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515" w:author="Author">
              <w:r w:rsidDel="00BA22D7">
                <w:rPr>
                  <w:rFonts w:ascii="Calibri" w:hAnsi="Calibri" w:cs="Calibri"/>
                  <w:color w:val="000000"/>
                  <w:sz w:val="22"/>
                  <w:szCs w:val="22"/>
                </w:rPr>
                <w:delText>97.91</w:delText>
              </w:r>
            </w:del>
          </w:p>
        </w:tc>
        <w:tc>
          <w:tcPr>
            <w:tcW w:w="886" w:type="dxa"/>
            <w:vAlign w:val="bottom"/>
          </w:tcPr>
          <w:p w14:paraId="5B736550" w14:textId="6CFB5DD9"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516" w:author="Author"/>
                <w:rFonts w:asciiTheme="minorHAnsi" w:hAnsiTheme="minorHAnsi" w:cstheme="minorHAnsi"/>
                <w:color w:val="000000"/>
                <w:sz w:val="22"/>
                <w:szCs w:val="22"/>
              </w:rPr>
              <w:pPrChange w:id="551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518" w:author="Author">
              <w:r w:rsidDel="00BA22D7">
                <w:rPr>
                  <w:rFonts w:ascii="Calibri" w:hAnsi="Calibri" w:cs="Calibri"/>
                  <w:color w:val="000000"/>
                  <w:sz w:val="22"/>
                  <w:szCs w:val="22"/>
                </w:rPr>
                <w:delText>4.91</w:delText>
              </w:r>
            </w:del>
          </w:p>
        </w:tc>
        <w:tc>
          <w:tcPr>
            <w:tcW w:w="1240" w:type="dxa"/>
            <w:vAlign w:val="bottom"/>
          </w:tcPr>
          <w:p w14:paraId="75028F51" w14:textId="4388AA88"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519" w:author="Author"/>
                <w:rFonts w:asciiTheme="minorHAnsi" w:hAnsiTheme="minorHAnsi" w:cstheme="minorHAnsi"/>
                <w:color w:val="000000"/>
                <w:sz w:val="22"/>
                <w:szCs w:val="22"/>
              </w:rPr>
              <w:pPrChange w:id="552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521" w:author="Author">
              <w:r w:rsidDel="00BA22D7">
                <w:rPr>
                  <w:rFonts w:ascii="Calibri" w:hAnsi="Calibri" w:cs="Calibri"/>
                  <w:color w:val="000000"/>
                  <w:sz w:val="22"/>
                  <w:szCs w:val="22"/>
                </w:rPr>
                <w:delText>97.99</w:delText>
              </w:r>
            </w:del>
          </w:p>
        </w:tc>
      </w:tr>
      <w:tr w:rsidR="0039456A" w:rsidDel="00BA22D7" w14:paraId="224261A0" w14:textId="10EAB0D4" w:rsidTr="00670E42">
        <w:trPr>
          <w:cnfStyle w:val="000000100000" w:firstRow="0" w:lastRow="0" w:firstColumn="0" w:lastColumn="0" w:oddVBand="0" w:evenVBand="0" w:oddHBand="1" w:evenHBand="0" w:firstRowFirstColumn="0" w:firstRowLastColumn="0" w:lastRowFirstColumn="0" w:lastRowLastColumn="0"/>
          <w:trHeight w:val="282"/>
          <w:del w:id="552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0BABF7F" w14:textId="77D351CF" w:rsidR="0039456A" w:rsidDel="00BA22D7" w:rsidRDefault="0039456A" w:rsidP="00BA22D7">
            <w:pPr>
              <w:pStyle w:val="Heading4"/>
              <w:jc w:val="left"/>
              <w:rPr>
                <w:del w:id="5523" w:author="Author"/>
                <w:rFonts w:ascii="Calibri" w:hAnsi="Calibri" w:cs="Calibri"/>
                <w:b/>
                <w:bCs w:val="0"/>
                <w:color w:val="000000"/>
                <w:sz w:val="22"/>
                <w:szCs w:val="22"/>
              </w:rPr>
              <w:pPrChange w:id="5524" w:author="Sangani, Suryanarayana" w:date="2023-02-22T18:19:00Z">
                <w:pPr/>
              </w:pPrChange>
            </w:pPr>
            <w:del w:id="5525" w:author="Author">
              <w:r w:rsidDel="00BA22D7">
                <w:rPr>
                  <w:rFonts w:ascii="Calibri" w:hAnsi="Calibri" w:cs="Calibri"/>
                  <w:bCs w:val="0"/>
                  <w:color w:val="000000"/>
                  <w:sz w:val="22"/>
                  <w:szCs w:val="22"/>
                </w:rPr>
                <w:delText>2560</w:delText>
              </w:r>
            </w:del>
          </w:p>
        </w:tc>
        <w:tc>
          <w:tcPr>
            <w:tcW w:w="851" w:type="dxa"/>
            <w:vAlign w:val="bottom"/>
          </w:tcPr>
          <w:p w14:paraId="37513F22" w14:textId="07C0E011"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526" w:author="Author"/>
                <w:rFonts w:asciiTheme="minorHAnsi" w:hAnsiTheme="minorHAnsi" w:cstheme="minorHAnsi"/>
                <w:color w:val="000000"/>
                <w:sz w:val="22"/>
                <w:szCs w:val="22"/>
              </w:rPr>
              <w:pPrChange w:id="552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528" w:author="Author">
              <w:r w:rsidDel="00BA22D7">
                <w:rPr>
                  <w:rFonts w:ascii="Calibri" w:hAnsi="Calibri" w:cs="Calibri"/>
                  <w:color w:val="000000"/>
                  <w:sz w:val="22"/>
                  <w:szCs w:val="22"/>
                </w:rPr>
                <w:delText>4.82</w:delText>
              </w:r>
            </w:del>
          </w:p>
        </w:tc>
        <w:tc>
          <w:tcPr>
            <w:tcW w:w="1240" w:type="dxa"/>
            <w:vAlign w:val="bottom"/>
          </w:tcPr>
          <w:p w14:paraId="42EFC694" w14:textId="4CD15E40"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529" w:author="Author"/>
                <w:rFonts w:asciiTheme="minorHAnsi" w:hAnsiTheme="minorHAnsi" w:cstheme="minorHAnsi"/>
                <w:color w:val="000000"/>
                <w:sz w:val="22"/>
                <w:szCs w:val="22"/>
              </w:rPr>
              <w:pPrChange w:id="553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531" w:author="Author">
              <w:r w:rsidDel="00BA22D7">
                <w:rPr>
                  <w:rFonts w:ascii="Calibri" w:hAnsi="Calibri" w:cs="Calibri"/>
                  <w:color w:val="000000"/>
                  <w:sz w:val="22"/>
                  <w:szCs w:val="22"/>
                </w:rPr>
                <w:delText>98.68</w:delText>
              </w:r>
            </w:del>
          </w:p>
        </w:tc>
        <w:tc>
          <w:tcPr>
            <w:tcW w:w="851" w:type="dxa"/>
            <w:vAlign w:val="bottom"/>
          </w:tcPr>
          <w:p w14:paraId="03A203B2" w14:textId="4AB39B57"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532" w:author="Author"/>
                <w:rFonts w:asciiTheme="minorHAnsi" w:hAnsiTheme="minorHAnsi" w:cstheme="minorHAnsi"/>
                <w:color w:val="000000"/>
                <w:sz w:val="22"/>
                <w:szCs w:val="22"/>
              </w:rPr>
              <w:pPrChange w:id="553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534" w:author="Author">
              <w:r w:rsidDel="00BA22D7">
                <w:rPr>
                  <w:rFonts w:ascii="Calibri" w:hAnsi="Calibri" w:cs="Calibri"/>
                  <w:color w:val="000000"/>
                  <w:sz w:val="22"/>
                  <w:szCs w:val="22"/>
                </w:rPr>
                <w:delText>4.79</w:delText>
              </w:r>
            </w:del>
          </w:p>
        </w:tc>
        <w:tc>
          <w:tcPr>
            <w:tcW w:w="1240" w:type="dxa"/>
            <w:vAlign w:val="bottom"/>
          </w:tcPr>
          <w:p w14:paraId="797474AA" w14:textId="319106BE"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535" w:author="Author"/>
                <w:rFonts w:asciiTheme="minorHAnsi" w:hAnsiTheme="minorHAnsi" w:cstheme="minorHAnsi"/>
                <w:color w:val="000000"/>
                <w:sz w:val="22"/>
                <w:szCs w:val="22"/>
              </w:rPr>
              <w:pPrChange w:id="553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537" w:author="Author">
              <w:r w:rsidDel="00BA22D7">
                <w:rPr>
                  <w:rFonts w:ascii="Calibri" w:hAnsi="Calibri" w:cs="Calibri"/>
                  <w:color w:val="000000"/>
                  <w:sz w:val="22"/>
                  <w:szCs w:val="22"/>
                </w:rPr>
                <w:delText>98.06</w:delText>
              </w:r>
            </w:del>
          </w:p>
        </w:tc>
        <w:tc>
          <w:tcPr>
            <w:tcW w:w="886" w:type="dxa"/>
            <w:vAlign w:val="bottom"/>
          </w:tcPr>
          <w:p w14:paraId="03AC9606" w14:textId="0E2D580D"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538" w:author="Author"/>
                <w:rFonts w:asciiTheme="minorHAnsi" w:hAnsiTheme="minorHAnsi" w:cstheme="minorHAnsi"/>
                <w:color w:val="000000"/>
                <w:sz w:val="22"/>
                <w:szCs w:val="22"/>
              </w:rPr>
              <w:pPrChange w:id="553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540" w:author="Author">
              <w:r w:rsidDel="00BA22D7">
                <w:rPr>
                  <w:rFonts w:ascii="Calibri" w:hAnsi="Calibri" w:cs="Calibri"/>
                  <w:color w:val="000000"/>
                  <w:sz w:val="22"/>
                  <w:szCs w:val="22"/>
                </w:rPr>
                <w:delText>4.79</w:delText>
              </w:r>
            </w:del>
          </w:p>
        </w:tc>
        <w:tc>
          <w:tcPr>
            <w:tcW w:w="1240" w:type="dxa"/>
            <w:vAlign w:val="bottom"/>
          </w:tcPr>
          <w:p w14:paraId="0F0405D3" w14:textId="6146490F"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541" w:author="Author"/>
                <w:rFonts w:asciiTheme="minorHAnsi" w:hAnsiTheme="minorHAnsi" w:cstheme="minorHAnsi"/>
                <w:color w:val="000000"/>
                <w:sz w:val="22"/>
                <w:szCs w:val="22"/>
              </w:rPr>
              <w:pPrChange w:id="554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543" w:author="Author">
              <w:r w:rsidDel="00BA22D7">
                <w:rPr>
                  <w:rFonts w:ascii="Calibri" w:hAnsi="Calibri" w:cs="Calibri"/>
                  <w:color w:val="000000"/>
                  <w:sz w:val="22"/>
                  <w:szCs w:val="22"/>
                </w:rPr>
                <w:delText>98.04</w:delText>
              </w:r>
            </w:del>
          </w:p>
        </w:tc>
        <w:tc>
          <w:tcPr>
            <w:tcW w:w="886" w:type="dxa"/>
            <w:vAlign w:val="bottom"/>
          </w:tcPr>
          <w:p w14:paraId="2860387C" w14:textId="68E84858"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544" w:author="Author"/>
                <w:rFonts w:asciiTheme="minorHAnsi" w:hAnsiTheme="minorHAnsi" w:cstheme="minorHAnsi"/>
                <w:color w:val="000000"/>
                <w:sz w:val="22"/>
                <w:szCs w:val="22"/>
              </w:rPr>
              <w:pPrChange w:id="554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546" w:author="Author">
              <w:r w:rsidDel="00BA22D7">
                <w:rPr>
                  <w:rFonts w:ascii="Calibri" w:hAnsi="Calibri" w:cs="Calibri"/>
                  <w:color w:val="000000"/>
                  <w:sz w:val="22"/>
                  <w:szCs w:val="22"/>
                </w:rPr>
                <w:delText>4.79</w:delText>
              </w:r>
            </w:del>
          </w:p>
        </w:tc>
        <w:tc>
          <w:tcPr>
            <w:tcW w:w="1240" w:type="dxa"/>
            <w:vAlign w:val="bottom"/>
          </w:tcPr>
          <w:p w14:paraId="0E63B5CE" w14:textId="69482CC7"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547" w:author="Author"/>
                <w:rFonts w:asciiTheme="minorHAnsi" w:hAnsiTheme="minorHAnsi" w:cstheme="minorHAnsi"/>
                <w:color w:val="000000"/>
                <w:sz w:val="22"/>
                <w:szCs w:val="22"/>
              </w:rPr>
              <w:pPrChange w:id="554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549" w:author="Author">
              <w:r w:rsidDel="00BA22D7">
                <w:rPr>
                  <w:rFonts w:ascii="Calibri" w:hAnsi="Calibri" w:cs="Calibri"/>
                  <w:color w:val="000000"/>
                  <w:sz w:val="22"/>
                  <w:szCs w:val="22"/>
                </w:rPr>
                <w:delText>98.06</w:delText>
              </w:r>
            </w:del>
          </w:p>
        </w:tc>
      </w:tr>
      <w:tr w:rsidR="0039456A" w:rsidDel="00BA22D7" w14:paraId="45BBCED2" w14:textId="243C0F57" w:rsidTr="00670E42">
        <w:trPr>
          <w:trHeight w:val="282"/>
          <w:del w:id="555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7A7FD08" w14:textId="6F79A4E2" w:rsidR="0039456A" w:rsidDel="00BA22D7" w:rsidRDefault="0039456A" w:rsidP="00BA22D7">
            <w:pPr>
              <w:pStyle w:val="Heading4"/>
              <w:jc w:val="left"/>
              <w:rPr>
                <w:del w:id="5551" w:author="Author"/>
                <w:rFonts w:ascii="Calibri" w:hAnsi="Calibri" w:cs="Calibri"/>
                <w:b/>
                <w:bCs w:val="0"/>
                <w:color w:val="000000"/>
                <w:sz w:val="22"/>
                <w:szCs w:val="22"/>
              </w:rPr>
              <w:pPrChange w:id="5552" w:author="Sangani, Suryanarayana" w:date="2023-02-22T18:19:00Z">
                <w:pPr/>
              </w:pPrChange>
            </w:pPr>
            <w:del w:id="5553" w:author="Author">
              <w:r w:rsidDel="00BA22D7">
                <w:rPr>
                  <w:rFonts w:ascii="Calibri" w:hAnsi="Calibri" w:cs="Calibri"/>
                  <w:bCs w:val="0"/>
                  <w:color w:val="000000"/>
                  <w:sz w:val="22"/>
                  <w:szCs w:val="22"/>
                </w:rPr>
                <w:delText>2624</w:delText>
              </w:r>
            </w:del>
          </w:p>
        </w:tc>
        <w:tc>
          <w:tcPr>
            <w:tcW w:w="851" w:type="dxa"/>
            <w:vAlign w:val="bottom"/>
          </w:tcPr>
          <w:p w14:paraId="32A307CE" w14:textId="1FAED743"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554" w:author="Author"/>
                <w:rFonts w:asciiTheme="minorHAnsi" w:hAnsiTheme="minorHAnsi" w:cstheme="minorHAnsi"/>
                <w:color w:val="000000"/>
                <w:sz w:val="22"/>
                <w:szCs w:val="22"/>
              </w:rPr>
              <w:pPrChange w:id="555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556" w:author="Author">
              <w:r w:rsidDel="00BA22D7">
                <w:rPr>
                  <w:rFonts w:ascii="Calibri" w:hAnsi="Calibri" w:cs="Calibri"/>
                  <w:color w:val="000000"/>
                  <w:sz w:val="22"/>
                  <w:szCs w:val="22"/>
                </w:rPr>
                <w:delText>4.71</w:delText>
              </w:r>
            </w:del>
          </w:p>
        </w:tc>
        <w:tc>
          <w:tcPr>
            <w:tcW w:w="1240" w:type="dxa"/>
            <w:vAlign w:val="bottom"/>
          </w:tcPr>
          <w:p w14:paraId="336F32E4" w14:textId="326A257C"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557" w:author="Author"/>
                <w:rFonts w:asciiTheme="minorHAnsi" w:hAnsiTheme="minorHAnsi" w:cstheme="minorHAnsi"/>
                <w:color w:val="000000"/>
                <w:sz w:val="22"/>
                <w:szCs w:val="22"/>
              </w:rPr>
              <w:pPrChange w:id="555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559" w:author="Author">
              <w:r w:rsidDel="00BA22D7">
                <w:rPr>
                  <w:rFonts w:ascii="Calibri" w:hAnsi="Calibri" w:cs="Calibri"/>
                  <w:color w:val="000000"/>
                  <w:sz w:val="22"/>
                  <w:szCs w:val="22"/>
                </w:rPr>
                <w:delText>98.90</w:delText>
              </w:r>
            </w:del>
          </w:p>
        </w:tc>
        <w:tc>
          <w:tcPr>
            <w:tcW w:w="851" w:type="dxa"/>
            <w:vAlign w:val="bottom"/>
          </w:tcPr>
          <w:p w14:paraId="4C00327D" w14:textId="2B65525B"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560" w:author="Author"/>
                <w:rFonts w:asciiTheme="minorHAnsi" w:hAnsiTheme="minorHAnsi" w:cstheme="minorHAnsi"/>
                <w:color w:val="000000"/>
                <w:sz w:val="22"/>
                <w:szCs w:val="22"/>
              </w:rPr>
              <w:pPrChange w:id="556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562" w:author="Author">
              <w:r w:rsidDel="00BA22D7">
                <w:rPr>
                  <w:rFonts w:ascii="Calibri" w:hAnsi="Calibri" w:cs="Calibri"/>
                  <w:color w:val="000000"/>
                  <w:sz w:val="22"/>
                  <w:szCs w:val="22"/>
                </w:rPr>
                <w:delText>4.70</w:delText>
              </w:r>
            </w:del>
          </w:p>
        </w:tc>
        <w:tc>
          <w:tcPr>
            <w:tcW w:w="1240" w:type="dxa"/>
            <w:vAlign w:val="bottom"/>
          </w:tcPr>
          <w:p w14:paraId="3E9DC133" w14:textId="6FEEDB7E"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563" w:author="Author"/>
                <w:rFonts w:asciiTheme="minorHAnsi" w:hAnsiTheme="minorHAnsi" w:cstheme="minorHAnsi"/>
                <w:color w:val="000000"/>
                <w:sz w:val="22"/>
                <w:szCs w:val="22"/>
              </w:rPr>
              <w:pPrChange w:id="556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565" w:author="Author">
              <w:r w:rsidDel="00BA22D7">
                <w:rPr>
                  <w:rFonts w:ascii="Calibri" w:hAnsi="Calibri" w:cs="Calibri"/>
                  <w:color w:val="000000"/>
                  <w:sz w:val="22"/>
                  <w:szCs w:val="22"/>
                </w:rPr>
                <w:delText>98.71</w:delText>
              </w:r>
            </w:del>
          </w:p>
        </w:tc>
        <w:tc>
          <w:tcPr>
            <w:tcW w:w="886" w:type="dxa"/>
            <w:vAlign w:val="bottom"/>
          </w:tcPr>
          <w:p w14:paraId="4509888F" w14:textId="4DB6F767"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566" w:author="Author"/>
                <w:rFonts w:asciiTheme="minorHAnsi" w:hAnsiTheme="minorHAnsi" w:cstheme="minorHAnsi"/>
                <w:color w:val="000000"/>
                <w:sz w:val="22"/>
                <w:szCs w:val="22"/>
              </w:rPr>
              <w:pPrChange w:id="556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568" w:author="Author">
              <w:r w:rsidDel="00BA22D7">
                <w:rPr>
                  <w:rFonts w:ascii="Calibri" w:hAnsi="Calibri" w:cs="Calibri"/>
                  <w:color w:val="000000"/>
                  <w:sz w:val="22"/>
                  <w:szCs w:val="22"/>
                </w:rPr>
                <w:delText>4.70</w:delText>
              </w:r>
            </w:del>
          </w:p>
        </w:tc>
        <w:tc>
          <w:tcPr>
            <w:tcW w:w="1240" w:type="dxa"/>
            <w:vAlign w:val="bottom"/>
          </w:tcPr>
          <w:p w14:paraId="19C8B749" w14:textId="0744E007"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569" w:author="Author"/>
                <w:rFonts w:asciiTheme="minorHAnsi" w:hAnsiTheme="minorHAnsi" w:cstheme="minorHAnsi"/>
                <w:color w:val="000000"/>
                <w:sz w:val="22"/>
                <w:szCs w:val="22"/>
              </w:rPr>
              <w:pPrChange w:id="557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571" w:author="Author">
              <w:r w:rsidDel="00BA22D7">
                <w:rPr>
                  <w:rFonts w:ascii="Calibri" w:hAnsi="Calibri" w:cs="Calibri"/>
                  <w:color w:val="000000"/>
                  <w:sz w:val="22"/>
                  <w:szCs w:val="22"/>
                </w:rPr>
                <w:delText>98.70</w:delText>
              </w:r>
            </w:del>
          </w:p>
        </w:tc>
        <w:tc>
          <w:tcPr>
            <w:tcW w:w="886" w:type="dxa"/>
            <w:vAlign w:val="bottom"/>
          </w:tcPr>
          <w:p w14:paraId="442C1D1F" w14:textId="258D8DAF"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572" w:author="Author"/>
                <w:rFonts w:asciiTheme="minorHAnsi" w:hAnsiTheme="minorHAnsi" w:cstheme="minorHAnsi"/>
                <w:color w:val="000000"/>
                <w:sz w:val="22"/>
                <w:szCs w:val="22"/>
              </w:rPr>
              <w:pPrChange w:id="557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574" w:author="Author">
              <w:r w:rsidDel="00BA22D7">
                <w:rPr>
                  <w:rFonts w:ascii="Calibri" w:hAnsi="Calibri" w:cs="Calibri"/>
                  <w:color w:val="000000"/>
                  <w:sz w:val="22"/>
                  <w:szCs w:val="22"/>
                </w:rPr>
                <w:delText>4.70</w:delText>
              </w:r>
            </w:del>
          </w:p>
        </w:tc>
        <w:tc>
          <w:tcPr>
            <w:tcW w:w="1240" w:type="dxa"/>
            <w:vAlign w:val="bottom"/>
          </w:tcPr>
          <w:p w14:paraId="6B66118A" w14:textId="71F3777E"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575" w:author="Author"/>
                <w:rFonts w:asciiTheme="minorHAnsi" w:hAnsiTheme="minorHAnsi" w:cstheme="minorHAnsi"/>
                <w:color w:val="000000"/>
                <w:sz w:val="22"/>
                <w:szCs w:val="22"/>
              </w:rPr>
              <w:pPrChange w:id="557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577" w:author="Author">
              <w:r w:rsidDel="00BA22D7">
                <w:rPr>
                  <w:rFonts w:ascii="Calibri" w:hAnsi="Calibri" w:cs="Calibri"/>
                  <w:color w:val="000000"/>
                  <w:sz w:val="22"/>
                  <w:szCs w:val="22"/>
                </w:rPr>
                <w:delText>98.70</w:delText>
              </w:r>
            </w:del>
          </w:p>
        </w:tc>
      </w:tr>
      <w:tr w:rsidR="0039456A" w:rsidDel="00BA22D7" w14:paraId="7114AA73" w14:textId="5CD2642A" w:rsidTr="00670E42">
        <w:trPr>
          <w:cnfStyle w:val="000000100000" w:firstRow="0" w:lastRow="0" w:firstColumn="0" w:lastColumn="0" w:oddVBand="0" w:evenVBand="0" w:oddHBand="1" w:evenHBand="0" w:firstRowFirstColumn="0" w:firstRowLastColumn="0" w:lastRowFirstColumn="0" w:lastRowLastColumn="0"/>
          <w:trHeight w:val="282"/>
          <w:del w:id="557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0FA3983" w14:textId="44E576EF" w:rsidR="0039456A" w:rsidDel="00BA22D7" w:rsidRDefault="0039456A" w:rsidP="00BA22D7">
            <w:pPr>
              <w:pStyle w:val="Heading4"/>
              <w:jc w:val="left"/>
              <w:rPr>
                <w:del w:id="5579" w:author="Author"/>
                <w:rFonts w:ascii="Calibri" w:hAnsi="Calibri" w:cs="Calibri"/>
                <w:b/>
                <w:bCs w:val="0"/>
                <w:color w:val="000000"/>
                <w:sz w:val="22"/>
                <w:szCs w:val="22"/>
              </w:rPr>
              <w:pPrChange w:id="5580" w:author="Sangani, Suryanarayana" w:date="2023-02-22T18:19:00Z">
                <w:pPr/>
              </w:pPrChange>
            </w:pPr>
            <w:del w:id="5581" w:author="Author">
              <w:r w:rsidDel="00BA22D7">
                <w:rPr>
                  <w:rFonts w:ascii="Calibri" w:hAnsi="Calibri" w:cs="Calibri"/>
                  <w:bCs w:val="0"/>
                  <w:color w:val="000000"/>
                  <w:sz w:val="22"/>
                  <w:szCs w:val="22"/>
                </w:rPr>
                <w:delText>2688</w:delText>
              </w:r>
            </w:del>
          </w:p>
        </w:tc>
        <w:tc>
          <w:tcPr>
            <w:tcW w:w="851" w:type="dxa"/>
            <w:vAlign w:val="bottom"/>
          </w:tcPr>
          <w:p w14:paraId="2A7D2DA8" w14:textId="3E43BFD8"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582" w:author="Author"/>
                <w:rFonts w:asciiTheme="minorHAnsi" w:hAnsiTheme="minorHAnsi" w:cstheme="minorHAnsi"/>
                <w:color w:val="000000"/>
                <w:sz w:val="22"/>
                <w:szCs w:val="22"/>
              </w:rPr>
              <w:pPrChange w:id="558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584" w:author="Author">
              <w:r w:rsidDel="00BA22D7">
                <w:rPr>
                  <w:rFonts w:ascii="Calibri" w:hAnsi="Calibri" w:cs="Calibri"/>
                  <w:color w:val="000000"/>
                  <w:sz w:val="22"/>
                  <w:szCs w:val="22"/>
                </w:rPr>
                <w:delText>4.61</w:delText>
              </w:r>
            </w:del>
          </w:p>
        </w:tc>
        <w:tc>
          <w:tcPr>
            <w:tcW w:w="1240" w:type="dxa"/>
            <w:vAlign w:val="bottom"/>
          </w:tcPr>
          <w:p w14:paraId="1F4D626C" w14:textId="1AC4A375"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585" w:author="Author"/>
                <w:rFonts w:asciiTheme="minorHAnsi" w:hAnsiTheme="minorHAnsi" w:cstheme="minorHAnsi"/>
                <w:color w:val="000000"/>
                <w:sz w:val="22"/>
                <w:szCs w:val="22"/>
              </w:rPr>
              <w:pPrChange w:id="558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587" w:author="Author">
              <w:r w:rsidDel="00BA22D7">
                <w:rPr>
                  <w:rFonts w:ascii="Calibri" w:hAnsi="Calibri" w:cs="Calibri"/>
                  <w:color w:val="000000"/>
                  <w:sz w:val="22"/>
                  <w:szCs w:val="22"/>
                </w:rPr>
                <w:delText>99.03</w:delText>
              </w:r>
            </w:del>
          </w:p>
        </w:tc>
        <w:tc>
          <w:tcPr>
            <w:tcW w:w="851" w:type="dxa"/>
            <w:vAlign w:val="bottom"/>
          </w:tcPr>
          <w:p w14:paraId="76C57B49" w14:textId="423A3B5F"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588" w:author="Author"/>
                <w:rFonts w:asciiTheme="minorHAnsi" w:hAnsiTheme="minorHAnsi" w:cstheme="minorHAnsi"/>
                <w:color w:val="000000"/>
                <w:sz w:val="22"/>
                <w:szCs w:val="22"/>
              </w:rPr>
              <w:pPrChange w:id="558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590" w:author="Author">
              <w:r w:rsidDel="00BA22D7">
                <w:rPr>
                  <w:rFonts w:ascii="Calibri" w:hAnsi="Calibri" w:cs="Calibri"/>
                  <w:color w:val="000000"/>
                  <w:sz w:val="22"/>
                  <w:szCs w:val="22"/>
                </w:rPr>
                <w:delText>4.62</w:delText>
              </w:r>
            </w:del>
          </w:p>
        </w:tc>
        <w:tc>
          <w:tcPr>
            <w:tcW w:w="1240" w:type="dxa"/>
            <w:vAlign w:val="bottom"/>
          </w:tcPr>
          <w:p w14:paraId="11178640" w14:textId="789700BB"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591" w:author="Author"/>
                <w:rFonts w:asciiTheme="minorHAnsi" w:hAnsiTheme="minorHAnsi" w:cstheme="minorHAnsi"/>
                <w:color w:val="000000"/>
                <w:sz w:val="22"/>
                <w:szCs w:val="22"/>
              </w:rPr>
              <w:pPrChange w:id="559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593" w:author="Author">
              <w:r w:rsidDel="00BA22D7">
                <w:rPr>
                  <w:rFonts w:ascii="Calibri" w:hAnsi="Calibri" w:cs="Calibri"/>
                  <w:color w:val="000000"/>
                  <w:sz w:val="22"/>
                  <w:szCs w:val="22"/>
                </w:rPr>
                <w:delText>99.26</w:delText>
              </w:r>
            </w:del>
          </w:p>
        </w:tc>
        <w:tc>
          <w:tcPr>
            <w:tcW w:w="886" w:type="dxa"/>
            <w:vAlign w:val="bottom"/>
          </w:tcPr>
          <w:p w14:paraId="4E85F9ED" w14:textId="37B7521F"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594" w:author="Author"/>
                <w:rFonts w:asciiTheme="minorHAnsi" w:hAnsiTheme="minorHAnsi" w:cstheme="minorHAnsi"/>
                <w:color w:val="000000"/>
                <w:sz w:val="22"/>
                <w:szCs w:val="22"/>
              </w:rPr>
              <w:pPrChange w:id="559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596" w:author="Author">
              <w:r w:rsidDel="00BA22D7">
                <w:rPr>
                  <w:rFonts w:ascii="Calibri" w:hAnsi="Calibri" w:cs="Calibri"/>
                  <w:color w:val="000000"/>
                  <w:sz w:val="22"/>
                  <w:szCs w:val="22"/>
                </w:rPr>
                <w:delText>4.62</w:delText>
              </w:r>
            </w:del>
          </w:p>
        </w:tc>
        <w:tc>
          <w:tcPr>
            <w:tcW w:w="1240" w:type="dxa"/>
            <w:vAlign w:val="bottom"/>
          </w:tcPr>
          <w:p w14:paraId="04D1C72D" w14:textId="4ADC7D5B"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597" w:author="Author"/>
                <w:rFonts w:asciiTheme="minorHAnsi" w:hAnsiTheme="minorHAnsi" w:cstheme="minorHAnsi"/>
                <w:color w:val="000000"/>
                <w:sz w:val="22"/>
                <w:szCs w:val="22"/>
              </w:rPr>
              <w:pPrChange w:id="559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599" w:author="Author">
              <w:r w:rsidDel="00BA22D7">
                <w:rPr>
                  <w:rFonts w:ascii="Calibri" w:hAnsi="Calibri" w:cs="Calibri"/>
                  <w:color w:val="000000"/>
                  <w:sz w:val="22"/>
                  <w:szCs w:val="22"/>
                </w:rPr>
                <w:delText>99.26</w:delText>
              </w:r>
            </w:del>
          </w:p>
        </w:tc>
        <w:tc>
          <w:tcPr>
            <w:tcW w:w="886" w:type="dxa"/>
            <w:vAlign w:val="bottom"/>
          </w:tcPr>
          <w:p w14:paraId="7ED2C729" w14:textId="324A7500"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600" w:author="Author"/>
                <w:rFonts w:asciiTheme="minorHAnsi" w:hAnsiTheme="minorHAnsi" w:cstheme="minorHAnsi"/>
                <w:color w:val="000000"/>
                <w:sz w:val="22"/>
                <w:szCs w:val="22"/>
              </w:rPr>
              <w:pPrChange w:id="560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602" w:author="Author">
              <w:r w:rsidDel="00BA22D7">
                <w:rPr>
                  <w:rFonts w:ascii="Calibri" w:hAnsi="Calibri" w:cs="Calibri"/>
                  <w:color w:val="000000"/>
                  <w:sz w:val="22"/>
                  <w:szCs w:val="22"/>
                </w:rPr>
                <w:delText>4.62</w:delText>
              </w:r>
            </w:del>
          </w:p>
        </w:tc>
        <w:tc>
          <w:tcPr>
            <w:tcW w:w="1240" w:type="dxa"/>
            <w:vAlign w:val="bottom"/>
          </w:tcPr>
          <w:p w14:paraId="772F6A79" w14:textId="126F8F1F"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603" w:author="Author"/>
                <w:rFonts w:asciiTheme="minorHAnsi" w:hAnsiTheme="minorHAnsi" w:cstheme="minorHAnsi"/>
                <w:color w:val="000000"/>
                <w:sz w:val="22"/>
                <w:szCs w:val="22"/>
              </w:rPr>
              <w:pPrChange w:id="560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605" w:author="Author">
              <w:r w:rsidDel="00BA22D7">
                <w:rPr>
                  <w:rFonts w:ascii="Calibri" w:hAnsi="Calibri" w:cs="Calibri"/>
                  <w:color w:val="000000"/>
                  <w:sz w:val="22"/>
                  <w:szCs w:val="22"/>
                </w:rPr>
                <w:delText>99.25</w:delText>
              </w:r>
            </w:del>
          </w:p>
        </w:tc>
      </w:tr>
      <w:tr w:rsidR="0039456A" w:rsidDel="00BA22D7" w14:paraId="39A3C1A5" w14:textId="0EA49464" w:rsidTr="00670E42">
        <w:trPr>
          <w:trHeight w:val="282"/>
          <w:del w:id="560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0DBFFC7" w14:textId="198A65A1" w:rsidR="0039456A" w:rsidDel="00BA22D7" w:rsidRDefault="0039456A" w:rsidP="00BA22D7">
            <w:pPr>
              <w:pStyle w:val="Heading4"/>
              <w:jc w:val="left"/>
              <w:rPr>
                <w:del w:id="5607" w:author="Author"/>
                <w:rFonts w:ascii="Calibri" w:hAnsi="Calibri" w:cs="Calibri"/>
                <w:b/>
                <w:bCs w:val="0"/>
                <w:color w:val="000000"/>
                <w:sz w:val="22"/>
                <w:szCs w:val="22"/>
              </w:rPr>
              <w:pPrChange w:id="5608" w:author="Sangani, Suryanarayana" w:date="2023-02-22T18:19:00Z">
                <w:pPr/>
              </w:pPrChange>
            </w:pPr>
            <w:del w:id="5609" w:author="Author">
              <w:r w:rsidDel="00BA22D7">
                <w:rPr>
                  <w:rFonts w:ascii="Calibri" w:hAnsi="Calibri" w:cs="Calibri"/>
                  <w:bCs w:val="0"/>
                  <w:color w:val="000000"/>
                  <w:sz w:val="22"/>
                  <w:szCs w:val="22"/>
                </w:rPr>
                <w:delText>2752</w:delText>
              </w:r>
            </w:del>
          </w:p>
        </w:tc>
        <w:tc>
          <w:tcPr>
            <w:tcW w:w="851" w:type="dxa"/>
            <w:vAlign w:val="bottom"/>
          </w:tcPr>
          <w:p w14:paraId="52F054D3" w14:textId="036F714C"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610" w:author="Author"/>
                <w:rFonts w:asciiTheme="minorHAnsi" w:hAnsiTheme="minorHAnsi" w:cstheme="minorHAnsi"/>
                <w:color w:val="000000"/>
                <w:sz w:val="22"/>
                <w:szCs w:val="22"/>
              </w:rPr>
              <w:pPrChange w:id="561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612" w:author="Author">
              <w:r w:rsidDel="00BA22D7">
                <w:rPr>
                  <w:rFonts w:ascii="Calibri" w:hAnsi="Calibri" w:cs="Calibri"/>
                  <w:color w:val="000000"/>
                  <w:sz w:val="22"/>
                  <w:szCs w:val="22"/>
                </w:rPr>
                <w:delText>4.52</w:delText>
              </w:r>
            </w:del>
          </w:p>
        </w:tc>
        <w:tc>
          <w:tcPr>
            <w:tcW w:w="1240" w:type="dxa"/>
            <w:vAlign w:val="bottom"/>
          </w:tcPr>
          <w:p w14:paraId="68F31331" w14:textId="4B868FED"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613" w:author="Author"/>
                <w:rFonts w:asciiTheme="minorHAnsi" w:hAnsiTheme="minorHAnsi" w:cstheme="minorHAnsi"/>
                <w:color w:val="000000"/>
                <w:sz w:val="22"/>
                <w:szCs w:val="22"/>
              </w:rPr>
              <w:pPrChange w:id="561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615" w:author="Author">
              <w:r w:rsidDel="00BA22D7">
                <w:rPr>
                  <w:rFonts w:ascii="Calibri" w:hAnsi="Calibri" w:cs="Calibri"/>
                  <w:color w:val="000000"/>
                  <w:sz w:val="22"/>
                  <w:szCs w:val="22"/>
                </w:rPr>
                <w:delText>99.47</w:delText>
              </w:r>
            </w:del>
          </w:p>
        </w:tc>
        <w:tc>
          <w:tcPr>
            <w:tcW w:w="851" w:type="dxa"/>
            <w:vAlign w:val="bottom"/>
          </w:tcPr>
          <w:p w14:paraId="50343842" w14:textId="7F81D094"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616" w:author="Author"/>
                <w:rFonts w:asciiTheme="minorHAnsi" w:hAnsiTheme="minorHAnsi" w:cstheme="minorHAnsi"/>
                <w:color w:val="000000"/>
                <w:sz w:val="22"/>
                <w:szCs w:val="22"/>
              </w:rPr>
              <w:pPrChange w:id="561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618" w:author="Author">
              <w:r w:rsidDel="00BA22D7">
                <w:rPr>
                  <w:rFonts w:ascii="Calibri" w:hAnsi="Calibri" w:cs="Calibri"/>
                  <w:color w:val="000000"/>
                  <w:sz w:val="22"/>
                  <w:szCs w:val="22"/>
                </w:rPr>
                <w:delText>4.55</w:delText>
              </w:r>
            </w:del>
          </w:p>
        </w:tc>
        <w:tc>
          <w:tcPr>
            <w:tcW w:w="1240" w:type="dxa"/>
            <w:vAlign w:val="bottom"/>
          </w:tcPr>
          <w:p w14:paraId="7E5F26AC" w14:textId="53CA5D57"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619" w:author="Author"/>
                <w:rFonts w:asciiTheme="minorHAnsi" w:hAnsiTheme="minorHAnsi" w:cstheme="minorHAnsi"/>
                <w:color w:val="000000"/>
                <w:sz w:val="22"/>
                <w:szCs w:val="22"/>
              </w:rPr>
              <w:pPrChange w:id="562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621" w:author="Author">
              <w:r w:rsidDel="00BA22D7">
                <w:rPr>
                  <w:rFonts w:ascii="Calibri" w:hAnsi="Calibri" w:cs="Calibri"/>
                  <w:color w:val="000000"/>
                  <w:sz w:val="22"/>
                  <w:szCs w:val="22"/>
                </w:rPr>
                <w:delText>100.23</w:delText>
              </w:r>
            </w:del>
          </w:p>
        </w:tc>
        <w:tc>
          <w:tcPr>
            <w:tcW w:w="886" w:type="dxa"/>
            <w:vAlign w:val="bottom"/>
          </w:tcPr>
          <w:p w14:paraId="235B8780" w14:textId="5E6A4718"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622" w:author="Author"/>
                <w:rFonts w:asciiTheme="minorHAnsi" w:hAnsiTheme="minorHAnsi" w:cstheme="minorHAnsi"/>
                <w:color w:val="000000"/>
                <w:sz w:val="22"/>
                <w:szCs w:val="22"/>
              </w:rPr>
              <w:pPrChange w:id="562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624" w:author="Author">
              <w:r w:rsidDel="00BA22D7">
                <w:rPr>
                  <w:rFonts w:ascii="Calibri" w:hAnsi="Calibri" w:cs="Calibri"/>
                  <w:color w:val="000000"/>
                  <w:sz w:val="22"/>
                  <w:szCs w:val="22"/>
                </w:rPr>
                <w:delText>4.55</w:delText>
              </w:r>
            </w:del>
          </w:p>
        </w:tc>
        <w:tc>
          <w:tcPr>
            <w:tcW w:w="1240" w:type="dxa"/>
            <w:vAlign w:val="bottom"/>
          </w:tcPr>
          <w:p w14:paraId="096A0C73" w14:textId="73B8F38A"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625" w:author="Author"/>
                <w:rFonts w:asciiTheme="minorHAnsi" w:hAnsiTheme="minorHAnsi" w:cstheme="minorHAnsi"/>
                <w:color w:val="000000"/>
                <w:sz w:val="22"/>
                <w:szCs w:val="22"/>
              </w:rPr>
              <w:pPrChange w:id="562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627" w:author="Author">
              <w:r w:rsidDel="00BA22D7">
                <w:rPr>
                  <w:rFonts w:ascii="Calibri" w:hAnsi="Calibri" w:cs="Calibri"/>
                  <w:color w:val="000000"/>
                  <w:sz w:val="22"/>
                  <w:szCs w:val="22"/>
                </w:rPr>
                <w:delText>100.21</w:delText>
              </w:r>
            </w:del>
          </w:p>
        </w:tc>
        <w:tc>
          <w:tcPr>
            <w:tcW w:w="886" w:type="dxa"/>
            <w:vAlign w:val="bottom"/>
          </w:tcPr>
          <w:p w14:paraId="446C4E2D" w14:textId="27C83872"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628" w:author="Author"/>
                <w:rFonts w:asciiTheme="minorHAnsi" w:hAnsiTheme="minorHAnsi" w:cstheme="minorHAnsi"/>
                <w:color w:val="000000"/>
                <w:sz w:val="22"/>
                <w:szCs w:val="22"/>
              </w:rPr>
              <w:pPrChange w:id="562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630" w:author="Author">
              <w:r w:rsidDel="00BA22D7">
                <w:rPr>
                  <w:rFonts w:ascii="Calibri" w:hAnsi="Calibri" w:cs="Calibri"/>
                  <w:color w:val="000000"/>
                  <w:sz w:val="22"/>
                  <w:szCs w:val="22"/>
                </w:rPr>
                <w:delText>4.55</w:delText>
              </w:r>
            </w:del>
          </w:p>
        </w:tc>
        <w:tc>
          <w:tcPr>
            <w:tcW w:w="1240" w:type="dxa"/>
            <w:vAlign w:val="bottom"/>
          </w:tcPr>
          <w:p w14:paraId="09FFE93F" w14:textId="3A169024"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631" w:author="Author"/>
                <w:rFonts w:asciiTheme="minorHAnsi" w:hAnsiTheme="minorHAnsi" w:cstheme="minorHAnsi"/>
                <w:color w:val="000000"/>
                <w:sz w:val="22"/>
                <w:szCs w:val="22"/>
              </w:rPr>
              <w:pPrChange w:id="563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633" w:author="Author">
              <w:r w:rsidDel="00BA22D7">
                <w:rPr>
                  <w:rFonts w:ascii="Calibri" w:hAnsi="Calibri" w:cs="Calibri"/>
                  <w:color w:val="000000"/>
                  <w:sz w:val="22"/>
                  <w:szCs w:val="22"/>
                </w:rPr>
                <w:delText>100.25</w:delText>
              </w:r>
            </w:del>
          </w:p>
        </w:tc>
      </w:tr>
      <w:tr w:rsidR="0039456A" w:rsidDel="00BA22D7" w14:paraId="44271097" w14:textId="4CE08AD9" w:rsidTr="00670E42">
        <w:trPr>
          <w:cnfStyle w:val="000000100000" w:firstRow="0" w:lastRow="0" w:firstColumn="0" w:lastColumn="0" w:oddVBand="0" w:evenVBand="0" w:oddHBand="1" w:evenHBand="0" w:firstRowFirstColumn="0" w:firstRowLastColumn="0" w:lastRowFirstColumn="0" w:lastRowLastColumn="0"/>
          <w:trHeight w:val="282"/>
          <w:del w:id="563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A48B3C7" w14:textId="7CF57467" w:rsidR="0039456A" w:rsidDel="00BA22D7" w:rsidRDefault="0039456A" w:rsidP="00BA22D7">
            <w:pPr>
              <w:pStyle w:val="Heading4"/>
              <w:jc w:val="left"/>
              <w:rPr>
                <w:del w:id="5635" w:author="Author"/>
                <w:rFonts w:ascii="Calibri" w:hAnsi="Calibri" w:cs="Calibri"/>
                <w:b/>
                <w:bCs w:val="0"/>
                <w:color w:val="000000"/>
                <w:sz w:val="22"/>
                <w:szCs w:val="22"/>
              </w:rPr>
              <w:pPrChange w:id="5636" w:author="Sangani, Suryanarayana" w:date="2023-02-22T18:19:00Z">
                <w:pPr/>
              </w:pPrChange>
            </w:pPr>
            <w:del w:id="5637" w:author="Author">
              <w:r w:rsidDel="00BA22D7">
                <w:rPr>
                  <w:rFonts w:ascii="Calibri" w:hAnsi="Calibri" w:cs="Calibri"/>
                  <w:bCs w:val="0"/>
                  <w:color w:val="000000"/>
                  <w:sz w:val="22"/>
                  <w:szCs w:val="22"/>
                </w:rPr>
                <w:delText>2816</w:delText>
              </w:r>
            </w:del>
          </w:p>
        </w:tc>
        <w:tc>
          <w:tcPr>
            <w:tcW w:w="851" w:type="dxa"/>
            <w:vAlign w:val="bottom"/>
          </w:tcPr>
          <w:p w14:paraId="3225B528" w14:textId="08EAF392"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638" w:author="Author"/>
                <w:rFonts w:asciiTheme="minorHAnsi" w:hAnsiTheme="minorHAnsi" w:cstheme="minorHAnsi"/>
                <w:color w:val="000000"/>
                <w:sz w:val="22"/>
                <w:szCs w:val="22"/>
              </w:rPr>
              <w:pPrChange w:id="563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640" w:author="Author">
              <w:r w:rsidDel="00BA22D7">
                <w:rPr>
                  <w:rFonts w:ascii="Calibri" w:hAnsi="Calibri" w:cs="Calibri"/>
                  <w:color w:val="000000"/>
                  <w:sz w:val="22"/>
                  <w:szCs w:val="22"/>
                </w:rPr>
                <w:delText>4.43</w:delText>
              </w:r>
            </w:del>
          </w:p>
        </w:tc>
        <w:tc>
          <w:tcPr>
            <w:tcW w:w="1240" w:type="dxa"/>
            <w:vAlign w:val="bottom"/>
          </w:tcPr>
          <w:p w14:paraId="6BA38D87" w14:textId="594F023B"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641" w:author="Author"/>
                <w:rFonts w:asciiTheme="minorHAnsi" w:hAnsiTheme="minorHAnsi" w:cstheme="minorHAnsi"/>
                <w:color w:val="000000"/>
                <w:sz w:val="22"/>
                <w:szCs w:val="22"/>
              </w:rPr>
              <w:pPrChange w:id="564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643" w:author="Author">
              <w:r w:rsidDel="00BA22D7">
                <w:rPr>
                  <w:rFonts w:ascii="Calibri" w:hAnsi="Calibri" w:cs="Calibri"/>
                  <w:color w:val="000000"/>
                  <w:sz w:val="22"/>
                  <w:szCs w:val="22"/>
                </w:rPr>
                <w:delText>99.87</w:delText>
              </w:r>
            </w:del>
          </w:p>
        </w:tc>
        <w:tc>
          <w:tcPr>
            <w:tcW w:w="851" w:type="dxa"/>
            <w:vAlign w:val="bottom"/>
          </w:tcPr>
          <w:p w14:paraId="7C79779D" w14:textId="1D3C9D08"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644" w:author="Author"/>
                <w:rFonts w:asciiTheme="minorHAnsi" w:hAnsiTheme="minorHAnsi" w:cstheme="minorHAnsi"/>
                <w:color w:val="000000"/>
                <w:sz w:val="22"/>
                <w:szCs w:val="22"/>
              </w:rPr>
              <w:pPrChange w:id="564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646" w:author="Author">
              <w:r w:rsidDel="00BA22D7">
                <w:rPr>
                  <w:rFonts w:ascii="Calibri" w:hAnsi="Calibri" w:cs="Calibri"/>
                  <w:color w:val="000000"/>
                  <w:sz w:val="22"/>
                  <w:szCs w:val="22"/>
                </w:rPr>
                <w:delText>4.53</w:delText>
              </w:r>
            </w:del>
          </w:p>
        </w:tc>
        <w:tc>
          <w:tcPr>
            <w:tcW w:w="1240" w:type="dxa"/>
            <w:vAlign w:val="bottom"/>
          </w:tcPr>
          <w:p w14:paraId="5AEEC0BD" w14:textId="5B725EBB"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647" w:author="Author"/>
                <w:rFonts w:asciiTheme="minorHAnsi" w:hAnsiTheme="minorHAnsi" w:cstheme="minorHAnsi"/>
                <w:color w:val="000000"/>
                <w:sz w:val="22"/>
                <w:szCs w:val="22"/>
              </w:rPr>
              <w:pPrChange w:id="564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649" w:author="Author">
              <w:r w:rsidDel="00BA22D7">
                <w:rPr>
                  <w:rFonts w:ascii="Calibri" w:hAnsi="Calibri" w:cs="Calibri"/>
                  <w:color w:val="000000"/>
                  <w:sz w:val="22"/>
                  <w:szCs w:val="22"/>
                </w:rPr>
                <w:delText>101.97</w:delText>
              </w:r>
            </w:del>
          </w:p>
        </w:tc>
        <w:tc>
          <w:tcPr>
            <w:tcW w:w="886" w:type="dxa"/>
            <w:vAlign w:val="bottom"/>
          </w:tcPr>
          <w:p w14:paraId="1464F27F" w14:textId="6B462C75"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650" w:author="Author"/>
                <w:rFonts w:asciiTheme="minorHAnsi" w:hAnsiTheme="minorHAnsi" w:cstheme="minorHAnsi"/>
                <w:color w:val="000000"/>
                <w:sz w:val="22"/>
                <w:szCs w:val="22"/>
              </w:rPr>
              <w:pPrChange w:id="565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652" w:author="Author">
              <w:r w:rsidDel="00BA22D7">
                <w:rPr>
                  <w:rFonts w:ascii="Calibri" w:hAnsi="Calibri" w:cs="Calibri"/>
                  <w:color w:val="000000"/>
                  <w:sz w:val="22"/>
                  <w:szCs w:val="22"/>
                </w:rPr>
                <w:delText>4.53</w:delText>
              </w:r>
            </w:del>
          </w:p>
        </w:tc>
        <w:tc>
          <w:tcPr>
            <w:tcW w:w="1240" w:type="dxa"/>
            <w:vAlign w:val="bottom"/>
          </w:tcPr>
          <w:p w14:paraId="7FB7B1D2" w14:textId="57E1BE12"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653" w:author="Author"/>
                <w:rFonts w:asciiTheme="minorHAnsi" w:hAnsiTheme="minorHAnsi" w:cstheme="minorHAnsi"/>
                <w:color w:val="000000"/>
                <w:sz w:val="22"/>
                <w:szCs w:val="22"/>
              </w:rPr>
              <w:pPrChange w:id="565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655" w:author="Author">
              <w:r w:rsidDel="00BA22D7">
                <w:rPr>
                  <w:rFonts w:ascii="Calibri" w:hAnsi="Calibri" w:cs="Calibri"/>
                  <w:color w:val="000000"/>
                  <w:sz w:val="22"/>
                  <w:szCs w:val="22"/>
                </w:rPr>
                <w:delText>101.97</w:delText>
              </w:r>
            </w:del>
          </w:p>
        </w:tc>
        <w:tc>
          <w:tcPr>
            <w:tcW w:w="886" w:type="dxa"/>
            <w:vAlign w:val="bottom"/>
          </w:tcPr>
          <w:p w14:paraId="452DD4A0" w14:textId="2D65FE5F"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656" w:author="Author"/>
                <w:rFonts w:asciiTheme="minorHAnsi" w:hAnsiTheme="minorHAnsi" w:cstheme="minorHAnsi"/>
                <w:color w:val="000000"/>
                <w:sz w:val="22"/>
                <w:szCs w:val="22"/>
              </w:rPr>
              <w:pPrChange w:id="565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658" w:author="Author">
              <w:r w:rsidDel="00BA22D7">
                <w:rPr>
                  <w:rFonts w:ascii="Calibri" w:hAnsi="Calibri" w:cs="Calibri"/>
                  <w:color w:val="000000"/>
                  <w:sz w:val="22"/>
                  <w:szCs w:val="22"/>
                </w:rPr>
                <w:delText>4.53</w:delText>
              </w:r>
            </w:del>
          </w:p>
        </w:tc>
        <w:tc>
          <w:tcPr>
            <w:tcW w:w="1240" w:type="dxa"/>
            <w:vAlign w:val="bottom"/>
          </w:tcPr>
          <w:p w14:paraId="0A42EA66" w14:textId="6CAD3BEB"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659" w:author="Author"/>
                <w:rFonts w:asciiTheme="minorHAnsi" w:hAnsiTheme="minorHAnsi" w:cstheme="minorHAnsi"/>
                <w:color w:val="000000"/>
                <w:sz w:val="22"/>
                <w:szCs w:val="22"/>
              </w:rPr>
              <w:pPrChange w:id="566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661" w:author="Author">
              <w:r w:rsidDel="00BA22D7">
                <w:rPr>
                  <w:rFonts w:ascii="Calibri" w:hAnsi="Calibri" w:cs="Calibri"/>
                  <w:color w:val="000000"/>
                  <w:sz w:val="22"/>
                  <w:szCs w:val="22"/>
                </w:rPr>
                <w:delText>102.01</w:delText>
              </w:r>
            </w:del>
          </w:p>
        </w:tc>
      </w:tr>
      <w:tr w:rsidR="0039456A" w:rsidDel="00BA22D7" w14:paraId="68B35B54" w14:textId="398FEE56" w:rsidTr="00670E42">
        <w:trPr>
          <w:trHeight w:val="282"/>
          <w:del w:id="566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9B439EA" w14:textId="521CB19E" w:rsidR="0039456A" w:rsidDel="00BA22D7" w:rsidRDefault="0039456A" w:rsidP="00BA22D7">
            <w:pPr>
              <w:pStyle w:val="Heading4"/>
              <w:jc w:val="left"/>
              <w:rPr>
                <w:del w:id="5663" w:author="Author"/>
                <w:rFonts w:ascii="Calibri" w:hAnsi="Calibri" w:cs="Calibri"/>
                <w:b/>
                <w:bCs w:val="0"/>
                <w:color w:val="000000"/>
                <w:sz w:val="22"/>
                <w:szCs w:val="22"/>
              </w:rPr>
              <w:pPrChange w:id="5664" w:author="Sangani, Suryanarayana" w:date="2023-02-22T18:19:00Z">
                <w:pPr/>
              </w:pPrChange>
            </w:pPr>
            <w:del w:id="5665" w:author="Author">
              <w:r w:rsidDel="00BA22D7">
                <w:rPr>
                  <w:rFonts w:ascii="Calibri" w:hAnsi="Calibri" w:cs="Calibri"/>
                  <w:bCs w:val="0"/>
                  <w:color w:val="000000"/>
                  <w:sz w:val="22"/>
                  <w:szCs w:val="22"/>
                </w:rPr>
                <w:delText>2880</w:delText>
              </w:r>
            </w:del>
          </w:p>
        </w:tc>
        <w:tc>
          <w:tcPr>
            <w:tcW w:w="851" w:type="dxa"/>
            <w:vAlign w:val="bottom"/>
          </w:tcPr>
          <w:p w14:paraId="021E7D4F" w14:textId="19767B63"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666" w:author="Author"/>
                <w:rFonts w:asciiTheme="minorHAnsi" w:hAnsiTheme="minorHAnsi" w:cstheme="minorHAnsi"/>
                <w:color w:val="000000"/>
                <w:sz w:val="22"/>
                <w:szCs w:val="22"/>
              </w:rPr>
              <w:pPrChange w:id="566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668" w:author="Author">
              <w:r w:rsidDel="00BA22D7">
                <w:rPr>
                  <w:rFonts w:ascii="Calibri" w:hAnsi="Calibri" w:cs="Calibri"/>
                  <w:color w:val="000000"/>
                  <w:sz w:val="22"/>
                  <w:szCs w:val="22"/>
                </w:rPr>
                <w:delText>4.36</w:delText>
              </w:r>
            </w:del>
          </w:p>
        </w:tc>
        <w:tc>
          <w:tcPr>
            <w:tcW w:w="1240" w:type="dxa"/>
            <w:vAlign w:val="bottom"/>
          </w:tcPr>
          <w:p w14:paraId="66B9F51F" w14:textId="47E2465C"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669" w:author="Author"/>
                <w:rFonts w:asciiTheme="minorHAnsi" w:hAnsiTheme="minorHAnsi" w:cstheme="minorHAnsi"/>
                <w:color w:val="000000"/>
                <w:sz w:val="22"/>
                <w:szCs w:val="22"/>
              </w:rPr>
              <w:pPrChange w:id="567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671" w:author="Author">
              <w:r w:rsidDel="00BA22D7">
                <w:rPr>
                  <w:rFonts w:ascii="Calibri" w:hAnsi="Calibri" w:cs="Calibri"/>
                  <w:color w:val="000000"/>
                  <w:sz w:val="22"/>
                  <w:szCs w:val="22"/>
                </w:rPr>
                <w:delText>100.40</w:delText>
              </w:r>
            </w:del>
          </w:p>
        </w:tc>
        <w:tc>
          <w:tcPr>
            <w:tcW w:w="851" w:type="dxa"/>
            <w:vAlign w:val="bottom"/>
          </w:tcPr>
          <w:p w14:paraId="06FD93AA" w14:textId="1EC61A9A"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672" w:author="Author"/>
                <w:rFonts w:asciiTheme="minorHAnsi" w:hAnsiTheme="minorHAnsi" w:cstheme="minorHAnsi"/>
                <w:color w:val="000000"/>
                <w:sz w:val="22"/>
                <w:szCs w:val="22"/>
              </w:rPr>
              <w:pPrChange w:id="567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674" w:author="Author">
              <w:r w:rsidDel="00BA22D7">
                <w:rPr>
                  <w:rFonts w:ascii="Calibri" w:hAnsi="Calibri" w:cs="Calibri"/>
                  <w:color w:val="000000"/>
                  <w:sz w:val="22"/>
                  <w:szCs w:val="22"/>
                </w:rPr>
                <w:delText>4.43</w:delText>
              </w:r>
            </w:del>
          </w:p>
        </w:tc>
        <w:tc>
          <w:tcPr>
            <w:tcW w:w="1240" w:type="dxa"/>
            <w:vAlign w:val="bottom"/>
          </w:tcPr>
          <w:p w14:paraId="49168C5E" w14:textId="1AD24E56"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675" w:author="Author"/>
                <w:rFonts w:asciiTheme="minorHAnsi" w:hAnsiTheme="minorHAnsi" w:cstheme="minorHAnsi"/>
                <w:color w:val="000000"/>
                <w:sz w:val="22"/>
                <w:szCs w:val="22"/>
              </w:rPr>
              <w:pPrChange w:id="567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677" w:author="Author">
              <w:r w:rsidDel="00BA22D7">
                <w:rPr>
                  <w:rFonts w:ascii="Calibri" w:hAnsi="Calibri" w:cs="Calibri"/>
                  <w:color w:val="000000"/>
                  <w:sz w:val="22"/>
                  <w:szCs w:val="22"/>
                </w:rPr>
                <w:delText>102.11</w:delText>
              </w:r>
            </w:del>
          </w:p>
        </w:tc>
        <w:tc>
          <w:tcPr>
            <w:tcW w:w="886" w:type="dxa"/>
            <w:vAlign w:val="bottom"/>
          </w:tcPr>
          <w:p w14:paraId="0113C10D" w14:textId="451998C2"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678" w:author="Author"/>
                <w:rFonts w:asciiTheme="minorHAnsi" w:hAnsiTheme="minorHAnsi" w:cstheme="minorHAnsi"/>
                <w:color w:val="000000"/>
                <w:sz w:val="22"/>
                <w:szCs w:val="22"/>
              </w:rPr>
              <w:pPrChange w:id="567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680" w:author="Author">
              <w:r w:rsidDel="00BA22D7">
                <w:rPr>
                  <w:rFonts w:ascii="Calibri" w:hAnsi="Calibri" w:cs="Calibri"/>
                  <w:color w:val="000000"/>
                  <w:sz w:val="22"/>
                  <w:szCs w:val="22"/>
                </w:rPr>
                <w:delText>4.43</w:delText>
              </w:r>
            </w:del>
          </w:p>
        </w:tc>
        <w:tc>
          <w:tcPr>
            <w:tcW w:w="1240" w:type="dxa"/>
            <w:vAlign w:val="bottom"/>
          </w:tcPr>
          <w:p w14:paraId="6DE1CD76" w14:textId="3E0B675C"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681" w:author="Author"/>
                <w:rFonts w:asciiTheme="minorHAnsi" w:hAnsiTheme="minorHAnsi" w:cstheme="minorHAnsi"/>
                <w:color w:val="000000"/>
                <w:sz w:val="22"/>
                <w:szCs w:val="22"/>
              </w:rPr>
              <w:pPrChange w:id="568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683" w:author="Author">
              <w:r w:rsidDel="00BA22D7">
                <w:rPr>
                  <w:rFonts w:ascii="Calibri" w:hAnsi="Calibri" w:cs="Calibri"/>
                  <w:color w:val="000000"/>
                  <w:sz w:val="22"/>
                  <w:szCs w:val="22"/>
                </w:rPr>
                <w:delText>102.12</w:delText>
              </w:r>
            </w:del>
          </w:p>
        </w:tc>
        <w:tc>
          <w:tcPr>
            <w:tcW w:w="886" w:type="dxa"/>
            <w:vAlign w:val="bottom"/>
          </w:tcPr>
          <w:p w14:paraId="0A941B7C" w14:textId="63AD00BC"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684" w:author="Author"/>
                <w:rFonts w:asciiTheme="minorHAnsi" w:hAnsiTheme="minorHAnsi" w:cstheme="minorHAnsi"/>
                <w:color w:val="000000"/>
                <w:sz w:val="22"/>
                <w:szCs w:val="22"/>
              </w:rPr>
              <w:pPrChange w:id="568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686" w:author="Author">
              <w:r w:rsidDel="00BA22D7">
                <w:rPr>
                  <w:rFonts w:ascii="Calibri" w:hAnsi="Calibri" w:cs="Calibri"/>
                  <w:color w:val="000000"/>
                  <w:sz w:val="22"/>
                  <w:szCs w:val="22"/>
                </w:rPr>
                <w:delText>4.43</w:delText>
              </w:r>
            </w:del>
          </w:p>
        </w:tc>
        <w:tc>
          <w:tcPr>
            <w:tcW w:w="1240" w:type="dxa"/>
            <w:vAlign w:val="bottom"/>
          </w:tcPr>
          <w:p w14:paraId="6EEF2D8D" w14:textId="10BCE453"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687" w:author="Author"/>
                <w:rFonts w:asciiTheme="minorHAnsi" w:hAnsiTheme="minorHAnsi" w:cstheme="minorHAnsi"/>
                <w:color w:val="000000"/>
                <w:sz w:val="22"/>
                <w:szCs w:val="22"/>
              </w:rPr>
              <w:pPrChange w:id="568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689" w:author="Author">
              <w:r w:rsidDel="00BA22D7">
                <w:rPr>
                  <w:rFonts w:ascii="Calibri" w:hAnsi="Calibri" w:cs="Calibri"/>
                  <w:color w:val="000000"/>
                  <w:sz w:val="22"/>
                  <w:szCs w:val="22"/>
                </w:rPr>
                <w:delText>102.14</w:delText>
              </w:r>
            </w:del>
          </w:p>
        </w:tc>
      </w:tr>
      <w:tr w:rsidR="0039456A" w:rsidDel="00BA22D7" w14:paraId="3AF0AF12" w14:textId="1D2E81C4" w:rsidTr="00670E42">
        <w:trPr>
          <w:cnfStyle w:val="000000100000" w:firstRow="0" w:lastRow="0" w:firstColumn="0" w:lastColumn="0" w:oddVBand="0" w:evenVBand="0" w:oddHBand="1" w:evenHBand="0" w:firstRowFirstColumn="0" w:firstRowLastColumn="0" w:lastRowFirstColumn="0" w:lastRowLastColumn="0"/>
          <w:trHeight w:val="282"/>
          <w:del w:id="569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3C38EF1" w14:textId="4DB38CD7" w:rsidR="0039456A" w:rsidDel="00BA22D7" w:rsidRDefault="0039456A" w:rsidP="00BA22D7">
            <w:pPr>
              <w:pStyle w:val="Heading4"/>
              <w:jc w:val="left"/>
              <w:rPr>
                <w:del w:id="5691" w:author="Author"/>
                <w:rFonts w:ascii="Calibri" w:hAnsi="Calibri" w:cs="Calibri"/>
                <w:b/>
                <w:bCs w:val="0"/>
                <w:color w:val="000000"/>
                <w:sz w:val="22"/>
                <w:szCs w:val="22"/>
              </w:rPr>
              <w:pPrChange w:id="5692" w:author="Sangani, Suryanarayana" w:date="2023-02-22T18:19:00Z">
                <w:pPr/>
              </w:pPrChange>
            </w:pPr>
            <w:del w:id="5693" w:author="Author">
              <w:r w:rsidDel="00BA22D7">
                <w:rPr>
                  <w:rFonts w:ascii="Calibri" w:hAnsi="Calibri" w:cs="Calibri"/>
                  <w:bCs w:val="0"/>
                  <w:color w:val="000000"/>
                  <w:sz w:val="22"/>
                  <w:szCs w:val="22"/>
                </w:rPr>
                <w:delText>2944</w:delText>
              </w:r>
            </w:del>
          </w:p>
        </w:tc>
        <w:tc>
          <w:tcPr>
            <w:tcW w:w="851" w:type="dxa"/>
            <w:vAlign w:val="bottom"/>
          </w:tcPr>
          <w:p w14:paraId="404F7CD5" w14:textId="3236EE63"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694" w:author="Author"/>
                <w:rFonts w:asciiTheme="minorHAnsi" w:hAnsiTheme="minorHAnsi" w:cstheme="minorHAnsi"/>
                <w:color w:val="000000"/>
                <w:sz w:val="22"/>
                <w:szCs w:val="22"/>
              </w:rPr>
              <w:pPrChange w:id="569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696" w:author="Author">
              <w:r w:rsidDel="00BA22D7">
                <w:rPr>
                  <w:rFonts w:ascii="Calibri" w:hAnsi="Calibri" w:cs="Calibri"/>
                  <w:color w:val="000000"/>
                  <w:sz w:val="22"/>
                  <w:szCs w:val="22"/>
                </w:rPr>
                <w:delText>4.28</w:delText>
              </w:r>
            </w:del>
          </w:p>
        </w:tc>
        <w:tc>
          <w:tcPr>
            <w:tcW w:w="1240" w:type="dxa"/>
            <w:vAlign w:val="bottom"/>
          </w:tcPr>
          <w:p w14:paraId="4474C395" w14:textId="18AFD3B0"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697" w:author="Author"/>
                <w:rFonts w:asciiTheme="minorHAnsi" w:hAnsiTheme="minorHAnsi" w:cstheme="minorHAnsi"/>
                <w:color w:val="000000"/>
                <w:sz w:val="22"/>
                <w:szCs w:val="22"/>
              </w:rPr>
              <w:pPrChange w:id="569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699" w:author="Author">
              <w:r w:rsidDel="00BA22D7">
                <w:rPr>
                  <w:rFonts w:ascii="Calibri" w:hAnsi="Calibri" w:cs="Calibri"/>
                  <w:color w:val="000000"/>
                  <w:sz w:val="22"/>
                  <w:szCs w:val="22"/>
                </w:rPr>
                <w:delText>100.73</w:delText>
              </w:r>
            </w:del>
          </w:p>
        </w:tc>
        <w:tc>
          <w:tcPr>
            <w:tcW w:w="851" w:type="dxa"/>
            <w:vAlign w:val="bottom"/>
          </w:tcPr>
          <w:p w14:paraId="4E7FFA8D" w14:textId="66CB6851"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700" w:author="Author"/>
                <w:rFonts w:asciiTheme="minorHAnsi" w:hAnsiTheme="minorHAnsi" w:cstheme="minorHAnsi"/>
                <w:color w:val="000000"/>
                <w:sz w:val="22"/>
                <w:szCs w:val="22"/>
              </w:rPr>
              <w:pPrChange w:id="570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702" w:author="Author">
              <w:r w:rsidDel="00BA22D7">
                <w:rPr>
                  <w:rFonts w:ascii="Calibri" w:hAnsi="Calibri" w:cs="Calibri"/>
                  <w:color w:val="000000"/>
                  <w:sz w:val="22"/>
                  <w:szCs w:val="22"/>
                </w:rPr>
                <w:delText>4.34</w:delText>
              </w:r>
            </w:del>
          </w:p>
        </w:tc>
        <w:tc>
          <w:tcPr>
            <w:tcW w:w="1240" w:type="dxa"/>
            <w:vAlign w:val="bottom"/>
          </w:tcPr>
          <w:p w14:paraId="1EBBE1BF" w14:textId="241B5D85"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703" w:author="Author"/>
                <w:rFonts w:asciiTheme="minorHAnsi" w:hAnsiTheme="minorHAnsi" w:cstheme="minorHAnsi"/>
                <w:color w:val="000000"/>
                <w:sz w:val="22"/>
                <w:szCs w:val="22"/>
              </w:rPr>
              <w:pPrChange w:id="570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705" w:author="Author">
              <w:r w:rsidDel="00BA22D7">
                <w:rPr>
                  <w:rFonts w:ascii="Calibri" w:hAnsi="Calibri" w:cs="Calibri"/>
                  <w:color w:val="000000"/>
                  <w:sz w:val="22"/>
                  <w:szCs w:val="22"/>
                </w:rPr>
                <w:delText>102.25</w:delText>
              </w:r>
            </w:del>
          </w:p>
        </w:tc>
        <w:tc>
          <w:tcPr>
            <w:tcW w:w="886" w:type="dxa"/>
            <w:vAlign w:val="bottom"/>
          </w:tcPr>
          <w:p w14:paraId="28D00CCB" w14:textId="42DC2832"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706" w:author="Author"/>
                <w:rFonts w:asciiTheme="minorHAnsi" w:hAnsiTheme="minorHAnsi" w:cstheme="minorHAnsi"/>
                <w:color w:val="000000"/>
                <w:sz w:val="22"/>
                <w:szCs w:val="22"/>
              </w:rPr>
              <w:pPrChange w:id="570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708" w:author="Author">
              <w:r w:rsidDel="00BA22D7">
                <w:rPr>
                  <w:rFonts w:ascii="Calibri" w:hAnsi="Calibri" w:cs="Calibri"/>
                  <w:color w:val="000000"/>
                  <w:sz w:val="22"/>
                  <w:szCs w:val="22"/>
                </w:rPr>
                <w:delText>4.34</w:delText>
              </w:r>
            </w:del>
          </w:p>
        </w:tc>
        <w:tc>
          <w:tcPr>
            <w:tcW w:w="1240" w:type="dxa"/>
            <w:vAlign w:val="bottom"/>
          </w:tcPr>
          <w:p w14:paraId="50878842" w14:textId="5793B025"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709" w:author="Author"/>
                <w:rFonts w:asciiTheme="minorHAnsi" w:hAnsiTheme="minorHAnsi" w:cstheme="minorHAnsi"/>
                <w:color w:val="000000"/>
                <w:sz w:val="22"/>
                <w:szCs w:val="22"/>
              </w:rPr>
              <w:pPrChange w:id="571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711" w:author="Author">
              <w:r w:rsidDel="00BA22D7">
                <w:rPr>
                  <w:rFonts w:ascii="Calibri" w:hAnsi="Calibri" w:cs="Calibri"/>
                  <w:color w:val="000000"/>
                  <w:sz w:val="22"/>
                  <w:szCs w:val="22"/>
                </w:rPr>
                <w:delText>102.24</w:delText>
              </w:r>
            </w:del>
          </w:p>
        </w:tc>
        <w:tc>
          <w:tcPr>
            <w:tcW w:w="886" w:type="dxa"/>
            <w:vAlign w:val="bottom"/>
          </w:tcPr>
          <w:p w14:paraId="7A8334DF" w14:textId="4A2A7FFD"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712" w:author="Author"/>
                <w:rFonts w:asciiTheme="minorHAnsi" w:hAnsiTheme="minorHAnsi" w:cstheme="minorHAnsi"/>
                <w:color w:val="000000"/>
                <w:sz w:val="22"/>
                <w:szCs w:val="22"/>
              </w:rPr>
              <w:pPrChange w:id="571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714" w:author="Author">
              <w:r w:rsidDel="00BA22D7">
                <w:rPr>
                  <w:rFonts w:ascii="Calibri" w:hAnsi="Calibri" w:cs="Calibri"/>
                  <w:color w:val="000000"/>
                  <w:sz w:val="22"/>
                  <w:szCs w:val="22"/>
                </w:rPr>
                <w:delText>4.34</w:delText>
              </w:r>
            </w:del>
          </w:p>
        </w:tc>
        <w:tc>
          <w:tcPr>
            <w:tcW w:w="1240" w:type="dxa"/>
            <w:vAlign w:val="bottom"/>
          </w:tcPr>
          <w:p w14:paraId="16905A9B" w14:textId="61DE0339"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715" w:author="Author"/>
                <w:rFonts w:asciiTheme="minorHAnsi" w:hAnsiTheme="minorHAnsi" w:cstheme="minorHAnsi"/>
                <w:color w:val="000000"/>
                <w:sz w:val="22"/>
                <w:szCs w:val="22"/>
              </w:rPr>
              <w:pPrChange w:id="571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717" w:author="Author">
              <w:r w:rsidDel="00BA22D7">
                <w:rPr>
                  <w:rFonts w:ascii="Calibri" w:hAnsi="Calibri" w:cs="Calibri"/>
                  <w:color w:val="000000"/>
                  <w:sz w:val="22"/>
                  <w:szCs w:val="22"/>
                </w:rPr>
                <w:delText>102.26</w:delText>
              </w:r>
            </w:del>
          </w:p>
        </w:tc>
      </w:tr>
      <w:tr w:rsidR="0039456A" w:rsidDel="00BA22D7" w14:paraId="3F8FDCBC" w14:textId="1C29CEFF" w:rsidTr="00670E42">
        <w:trPr>
          <w:trHeight w:val="282"/>
          <w:del w:id="571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E79194F" w14:textId="3AD23EB9" w:rsidR="0039456A" w:rsidDel="00BA22D7" w:rsidRDefault="0039456A" w:rsidP="00BA22D7">
            <w:pPr>
              <w:pStyle w:val="Heading4"/>
              <w:jc w:val="left"/>
              <w:rPr>
                <w:del w:id="5719" w:author="Author"/>
                <w:rFonts w:ascii="Calibri" w:hAnsi="Calibri" w:cs="Calibri"/>
                <w:b/>
                <w:bCs w:val="0"/>
                <w:color w:val="000000"/>
                <w:sz w:val="22"/>
                <w:szCs w:val="22"/>
              </w:rPr>
              <w:pPrChange w:id="5720" w:author="Sangani, Suryanarayana" w:date="2023-02-22T18:19:00Z">
                <w:pPr/>
              </w:pPrChange>
            </w:pPr>
            <w:del w:id="5721" w:author="Author">
              <w:r w:rsidDel="00BA22D7">
                <w:rPr>
                  <w:rFonts w:ascii="Calibri" w:hAnsi="Calibri" w:cs="Calibri"/>
                  <w:bCs w:val="0"/>
                  <w:color w:val="000000"/>
                  <w:sz w:val="22"/>
                  <w:szCs w:val="22"/>
                </w:rPr>
                <w:delText>3008</w:delText>
              </w:r>
            </w:del>
          </w:p>
        </w:tc>
        <w:tc>
          <w:tcPr>
            <w:tcW w:w="851" w:type="dxa"/>
            <w:vAlign w:val="bottom"/>
          </w:tcPr>
          <w:p w14:paraId="46CCC863" w14:textId="24A253A0"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722" w:author="Author"/>
                <w:rFonts w:asciiTheme="minorHAnsi" w:hAnsiTheme="minorHAnsi" w:cstheme="minorHAnsi"/>
                <w:color w:val="000000"/>
                <w:sz w:val="22"/>
                <w:szCs w:val="22"/>
              </w:rPr>
              <w:pPrChange w:id="572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724" w:author="Author">
              <w:r w:rsidDel="00BA22D7">
                <w:rPr>
                  <w:rFonts w:ascii="Calibri" w:hAnsi="Calibri" w:cs="Calibri"/>
                  <w:color w:val="000000"/>
                  <w:sz w:val="22"/>
                  <w:szCs w:val="22"/>
                </w:rPr>
                <w:delText>4.20</w:delText>
              </w:r>
            </w:del>
          </w:p>
        </w:tc>
        <w:tc>
          <w:tcPr>
            <w:tcW w:w="1240" w:type="dxa"/>
            <w:vAlign w:val="bottom"/>
          </w:tcPr>
          <w:p w14:paraId="39304BE4" w14:textId="713525BC"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725" w:author="Author"/>
                <w:rFonts w:asciiTheme="minorHAnsi" w:hAnsiTheme="minorHAnsi" w:cstheme="minorHAnsi"/>
                <w:color w:val="000000"/>
                <w:sz w:val="22"/>
                <w:szCs w:val="22"/>
              </w:rPr>
              <w:pPrChange w:id="572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727" w:author="Author">
              <w:r w:rsidDel="00BA22D7">
                <w:rPr>
                  <w:rFonts w:ascii="Calibri" w:hAnsi="Calibri" w:cs="Calibri"/>
                  <w:color w:val="000000"/>
                  <w:sz w:val="22"/>
                  <w:szCs w:val="22"/>
                </w:rPr>
                <w:delText>101.11</w:delText>
              </w:r>
            </w:del>
          </w:p>
        </w:tc>
        <w:tc>
          <w:tcPr>
            <w:tcW w:w="851" w:type="dxa"/>
            <w:vAlign w:val="bottom"/>
          </w:tcPr>
          <w:p w14:paraId="0CDC4013" w14:textId="4E4F2FB2"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728" w:author="Author"/>
                <w:rFonts w:asciiTheme="minorHAnsi" w:hAnsiTheme="minorHAnsi" w:cstheme="minorHAnsi"/>
                <w:color w:val="000000"/>
                <w:sz w:val="22"/>
                <w:szCs w:val="22"/>
              </w:rPr>
              <w:pPrChange w:id="572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730" w:author="Author">
              <w:r w:rsidDel="00BA22D7">
                <w:rPr>
                  <w:rFonts w:ascii="Calibri" w:hAnsi="Calibri" w:cs="Calibri"/>
                  <w:color w:val="000000"/>
                  <w:sz w:val="22"/>
                  <w:szCs w:val="22"/>
                </w:rPr>
                <w:delText>4.25</w:delText>
              </w:r>
            </w:del>
          </w:p>
        </w:tc>
        <w:tc>
          <w:tcPr>
            <w:tcW w:w="1240" w:type="dxa"/>
            <w:vAlign w:val="bottom"/>
          </w:tcPr>
          <w:p w14:paraId="7892CEFF" w14:textId="5730B333"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731" w:author="Author"/>
                <w:rFonts w:asciiTheme="minorHAnsi" w:hAnsiTheme="minorHAnsi" w:cstheme="minorHAnsi"/>
                <w:color w:val="000000"/>
                <w:sz w:val="22"/>
                <w:szCs w:val="22"/>
              </w:rPr>
              <w:pPrChange w:id="573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733" w:author="Author">
              <w:r w:rsidDel="00BA22D7">
                <w:rPr>
                  <w:rFonts w:ascii="Calibri" w:hAnsi="Calibri" w:cs="Calibri"/>
                  <w:color w:val="000000"/>
                  <w:sz w:val="22"/>
                  <w:szCs w:val="22"/>
                </w:rPr>
                <w:delText>102.37</w:delText>
              </w:r>
            </w:del>
          </w:p>
        </w:tc>
        <w:tc>
          <w:tcPr>
            <w:tcW w:w="886" w:type="dxa"/>
            <w:vAlign w:val="bottom"/>
          </w:tcPr>
          <w:p w14:paraId="331C1263" w14:textId="765BAE03"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734" w:author="Author"/>
                <w:rFonts w:asciiTheme="minorHAnsi" w:hAnsiTheme="minorHAnsi" w:cstheme="minorHAnsi"/>
                <w:color w:val="000000"/>
                <w:sz w:val="22"/>
                <w:szCs w:val="22"/>
              </w:rPr>
              <w:pPrChange w:id="573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736" w:author="Author">
              <w:r w:rsidDel="00BA22D7">
                <w:rPr>
                  <w:rFonts w:ascii="Calibri" w:hAnsi="Calibri" w:cs="Calibri"/>
                  <w:color w:val="000000"/>
                  <w:sz w:val="22"/>
                  <w:szCs w:val="22"/>
                </w:rPr>
                <w:delText>4.25</w:delText>
              </w:r>
            </w:del>
          </w:p>
        </w:tc>
        <w:tc>
          <w:tcPr>
            <w:tcW w:w="1240" w:type="dxa"/>
            <w:vAlign w:val="bottom"/>
          </w:tcPr>
          <w:p w14:paraId="56FA1C48" w14:textId="5A3A10A1"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737" w:author="Author"/>
                <w:rFonts w:asciiTheme="minorHAnsi" w:hAnsiTheme="minorHAnsi" w:cstheme="minorHAnsi"/>
                <w:color w:val="000000"/>
                <w:sz w:val="22"/>
                <w:szCs w:val="22"/>
              </w:rPr>
              <w:pPrChange w:id="573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739" w:author="Author">
              <w:r w:rsidDel="00BA22D7">
                <w:rPr>
                  <w:rFonts w:ascii="Calibri" w:hAnsi="Calibri" w:cs="Calibri"/>
                  <w:color w:val="000000"/>
                  <w:sz w:val="22"/>
                  <w:szCs w:val="22"/>
                </w:rPr>
                <w:delText>102.37</w:delText>
              </w:r>
            </w:del>
          </w:p>
        </w:tc>
        <w:tc>
          <w:tcPr>
            <w:tcW w:w="886" w:type="dxa"/>
            <w:vAlign w:val="bottom"/>
          </w:tcPr>
          <w:p w14:paraId="541BD876" w14:textId="1B275D63"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740" w:author="Author"/>
                <w:rFonts w:asciiTheme="minorHAnsi" w:hAnsiTheme="minorHAnsi" w:cstheme="minorHAnsi"/>
                <w:color w:val="000000"/>
                <w:sz w:val="22"/>
                <w:szCs w:val="22"/>
              </w:rPr>
              <w:pPrChange w:id="574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742" w:author="Author">
              <w:r w:rsidDel="00BA22D7">
                <w:rPr>
                  <w:rFonts w:ascii="Calibri" w:hAnsi="Calibri" w:cs="Calibri"/>
                  <w:color w:val="000000"/>
                  <w:sz w:val="22"/>
                  <w:szCs w:val="22"/>
                </w:rPr>
                <w:delText>4.25</w:delText>
              </w:r>
            </w:del>
          </w:p>
        </w:tc>
        <w:tc>
          <w:tcPr>
            <w:tcW w:w="1240" w:type="dxa"/>
            <w:vAlign w:val="bottom"/>
          </w:tcPr>
          <w:p w14:paraId="4B4C0CB2" w14:textId="510DDED1"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743" w:author="Author"/>
                <w:rFonts w:asciiTheme="minorHAnsi" w:hAnsiTheme="minorHAnsi" w:cstheme="minorHAnsi"/>
                <w:color w:val="000000"/>
                <w:sz w:val="22"/>
                <w:szCs w:val="22"/>
              </w:rPr>
              <w:pPrChange w:id="574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745" w:author="Author">
              <w:r w:rsidDel="00BA22D7">
                <w:rPr>
                  <w:rFonts w:ascii="Calibri" w:hAnsi="Calibri" w:cs="Calibri"/>
                  <w:color w:val="000000"/>
                  <w:sz w:val="22"/>
                  <w:szCs w:val="22"/>
                </w:rPr>
                <w:delText>102.37</w:delText>
              </w:r>
            </w:del>
          </w:p>
        </w:tc>
      </w:tr>
      <w:tr w:rsidR="0039456A" w:rsidDel="00BA22D7" w14:paraId="6BCDDF45" w14:textId="6E7BC58D" w:rsidTr="00670E42">
        <w:trPr>
          <w:cnfStyle w:val="000000100000" w:firstRow="0" w:lastRow="0" w:firstColumn="0" w:lastColumn="0" w:oddVBand="0" w:evenVBand="0" w:oddHBand="1" w:evenHBand="0" w:firstRowFirstColumn="0" w:firstRowLastColumn="0" w:lastRowFirstColumn="0" w:lastRowLastColumn="0"/>
          <w:trHeight w:val="282"/>
          <w:del w:id="574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D13EA7F" w14:textId="3796A5D0" w:rsidR="0039456A" w:rsidDel="00BA22D7" w:rsidRDefault="0039456A" w:rsidP="00BA22D7">
            <w:pPr>
              <w:pStyle w:val="Heading4"/>
              <w:jc w:val="left"/>
              <w:rPr>
                <w:del w:id="5747" w:author="Author"/>
                <w:rFonts w:ascii="Calibri" w:hAnsi="Calibri" w:cs="Calibri"/>
                <w:b/>
                <w:bCs w:val="0"/>
                <w:color w:val="000000"/>
                <w:sz w:val="22"/>
                <w:szCs w:val="22"/>
              </w:rPr>
              <w:pPrChange w:id="5748" w:author="Sangani, Suryanarayana" w:date="2023-02-22T18:19:00Z">
                <w:pPr/>
              </w:pPrChange>
            </w:pPr>
            <w:del w:id="5749" w:author="Author">
              <w:r w:rsidDel="00BA22D7">
                <w:rPr>
                  <w:rFonts w:ascii="Calibri" w:hAnsi="Calibri" w:cs="Calibri"/>
                  <w:bCs w:val="0"/>
                  <w:color w:val="000000"/>
                  <w:sz w:val="22"/>
                  <w:szCs w:val="22"/>
                </w:rPr>
                <w:delText>3072</w:delText>
              </w:r>
            </w:del>
          </w:p>
        </w:tc>
        <w:tc>
          <w:tcPr>
            <w:tcW w:w="851" w:type="dxa"/>
            <w:vAlign w:val="bottom"/>
          </w:tcPr>
          <w:p w14:paraId="5017C794" w14:textId="771F4B0F"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750" w:author="Author"/>
                <w:rFonts w:asciiTheme="minorHAnsi" w:hAnsiTheme="minorHAnsi" w:cstheme="minorHAnsi"/>
                <w:color w:val="000000"/>
                <w:sz w:val="22"/>
                <w:szCs w:val="22"/>
              </w:rPr>
              <w:pPrChange w:id="575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752" w:author="Author">
              <w:r w:rsidDel="00BA22D7">
                <w:rPr>
                  <w:rFonts w:ascii="Calibri" w:hAnsi="Calibri" w:cs="Calibri"/>
                  <w:color w:val="000000"/>
                  <w:sz w:val="22"/>
                  <w:szCs w:val="22"/>
                </w:rPr>
                <w:delText>4.12</w:delText>
              </w:r>
            </w:del>
          </w:p>
        </w:tc>
        <w:tc>
          <w:tcPr>
            <w:tcW w:w="1240" w:type="dxa"/>
            <w:vAlign w:val="bottom"/>
          </w:tcPr>
          <w:p w14:paraId="3B505082" w14:textId="472BFEBF"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753" w:author="Author"/>
                <w:rFonts w:asciiTheme="minorHAnsi" w:hAnsiTheme="minorHAnsi" w:cstheme="minorHAnsi"/>
                <w:color w:val="000000"/>
                <w:sz w:val="22"/>
                <w:szCs w:val="22"/>
              </w:rPr>
              <w:pPrChange w:id="575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755" w:author="Author">
              <w:r w:rsidDel="00BA22D7">
                <w:rPr>
                  <w:rFonts w:ascii="Calibri" w:hAnsi="Calibri" w:cs="Calibri"/>
                  <w:color w:val="000000"/>
                  <w:sz w:val="22"/>
                  <w:szCs w:val="22"/>
                </w:rPr>
                <w:delText>101.33</w:delText>
              </w:r>
            </w:del>
          </w:p>
        </w:tc>
        <w:tc>
          <w:tcPr>
            <w:tcW w:w="851" w:type="dxa"/>
            <w:vAlign w:val="bottom"/>
          </w:tcPr>
          <w:p w14:paraId="132D599B" w14:textId="7F52440F"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756" w:author="Author"/>
                <w:rFonts w:asciiTheme="minorHAnsi" w:hAnsiTheme="minorHAnsi" w:cstheme="minorHAnsi"/>
                <w:color w:val="000000"/>
                <w:sz w:val="22"/>
                <w:szCs w:val="22"/>
              </w:rPr>
              <w:pPrChange w:id="575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758" w:author="Author">
              <w:r w:rsidDel="00BA22D7">
                <w:rPr>
                  <w:rFonts w:ascii="Calibri" w:hAnsi="Calibri" w:cs="Calibri"/>
                  <w:color w:val="000000"/>
                  <w:sz w:val="22"/>
                  <w:szCs w:val="22"/>
                </w:rPr>
                <w:delText>4.17</w:delText>
              </w:r>
            </w:del>
          </w:p>
        </w:tc>
        <w:tc>
          <w:tcPr>
            <w:tcW w:w="1240" w:type="dxa"/>
            <w:vAlign w:val="bottom"/>
          </w:tcPr>
          <w:p w14:paraId="4DD342A2" w14:textId="207F3A51"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759" w:author="Author"/>
                <w:rFonts w:asciiTheme="minorHAnsi" w:hAnsiTheme="minorHAnsi" w:cstheme="minorHAnsi"/>
                <w:color w:val="000000"/>
                <w:sz w:val="22"/>
                <w:szCs w:val="22"/>
              </w:rPr>
              <w:pPrChange w:id="576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761" w:author="Author">
              <w:r w:rsidDel="00BA22D7">
                <w:rPr>
                  <w:rFonts w:ascii="Calibri" w:hAnsi="Calibri" w:cs="Calibri"/>
                  <w:color w:val="000000"/>
                  <w:sz w:val="22"/>
                  <w:szCs w:val="22"/>
                </w:rPr>
                <w:delText>102.49</w:delText>
              </w:r>
            </w:del>
          </w:p>
        </w:tc>
        <w:tc>
          <w:tcPr>
            <w:tcW w:w="886" w:type="dxa"/>
            <w:vAlign w:val="bottom"/>
          </w:tcPr>
          <w:p w14:paraId="3CB02AF3" w14:textId="5DA3B593"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762" w:author="Author"/>
                <w:rFonts w:asciiTheme="minorHAnsi" w:hAnsiTheme="minorHAnsi" w:cstheme="minorHAnsi"/>
                <w:color w:val="000000"/>
                <w:sz w:val="22"/>
                <w:szCs w:val="22"/>
              </w:rPr>
              <w:pPrChange w:id="576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764" w:author="Author">
              <w:r w:rsidDel="00BA22D7">
                <w:rPr>
                  <w:rFonts w:ascii="Calibri" w:hAnsi="Calibri" w:cs="Calibri"/>
                  <w:color w:val="000000"/>
                  <w:sz w:val="22"/>
                  <w:szCs w:val="22"/>
                </w:rPr>
                <w:delText>4.17</w:delText>
              </w:r>
            </w:del>
          </w:p>
        </w:tc>
        <w:tc>
          <w:tcPr>
            <w:tcW w:w="1240" w:type="dxa"/>
            <w:vAlign w:val="bottom"/>
          </w:tcPr>
          <w:p w14:paraId="4D6C8DE9" w14:textId="158DA571"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765" w:author="Author"/>
                <w:rFonts w:asciiTheme="minorHAnsi" w:hAnsiTheme="minorHAnsi" w:cstheme="minorHAnsi"/>
                <w:color w:val="000000"/>
                <w:sz w:val="22"/>
                <w:szCs w:val="22"/>
              </w:rPr>
              <w:pPrChange w:id="576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767" w:author="Author">
              <w:r w:rsidDel="00BA22D7">
                <w:rPr>
                  <w:rFonts w:ascii="Calibri" w:hAnsi="Calibri" w:cs="Calibri"/>
                  <w:color w:val="000000"/>
                  <w:sz w:val="22"/>
                  <w:szCs w:val="22"/>
                </w:rPr>
                <w:delText>102.49</w:delText>
              </w:r>
            </w:del>
          </w:p>
        </w:tc>
        <w:tc>
          <w:tcPr>
            <w:tcW w:w="886" w:type="dxa"/>
            <w:vAlign w:val="bottom"/>
          </w:tcPr>
          <w:p w14:paraId="588CF11F" w14:textId="77CCD31F"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768" w:author="Author"/>
                <w:rFonts w:asciiTheme="minorHAnsi" w:hAnsiTheme="minorHAnsi" w:cstheme="minorHAnsi"/>
                <w:color w:val="000000"/>
                <w:sz w:val="22"/>
                <w:szCs w:val="22"/>
              </w:rPr>
              <w:pPrChange w:id="576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770" w:author="Author">
              <w:r w:rsidDel="00BA22D7">
                <w:rPr>
                  <w:rFonts w:ascii="Calibri" w:hAnsi="Calibri" w:cs="Calibri"/>
                  <w:color w:val="000000"/>
                  <w:sz w:val="22"/>
                  <w:szCs w:val="22"/>
                </w:rPr>
                <w:delText>4.17</w:delText>
              </w:r>
            </w:del>
          </w:p>
        </w:tc>
        <w:tc>
          <w:tcPr>
            <w:tcW w:w="1240" w:type="dxa"/>
            <w:vAlign w:val="bottom"/>
          </w:tcPr>
          <w:p w14:paraId="320B050F" w14:textId="432B4827"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771" w:author="Author"/>
                <w:rFonts w:asciiTheme="minorHAnsi" w:hAnsiTheme="minorHAnsi" w:cstheme="minorHAnsi"/>
                <w:color w:val="000000"/>
                <w:sz w:val="22"/>
                <w:szCs w:val="22"/>
              </w:rPr>
              <w:pPrChange w:id="577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773" w:author="Author">
              <w:r w:rsidDel="00BA22D7">
                <w:rPr>
                  <w:rFonts w:ascii="Calibri" w:hAnsi="Calibri" w:cs="Calibri"/>
                  <w:color w:val="000000"/>
                  <w:sz w:val="22"/>
                  <w:szCs w:val="22"/>
                </w:rPr>
                <w:delText>102.52</w:delText>
              </w:r>
            </w:del>
          </w:p>
        </w:tc>
      </w:tr>
      <w:tr w:rsidR="0039456A" w:rsidDel="00BA22D7" w14:paraId="667E05AA" w14:textId="2F54628E" w:rsidTr="00670E42">
        <w:trPr>
          <w:trHeight w:val="282"/>
          <w:del w:id="577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3FB5D91" w14:textId="1D6D465F" w:rsidR="0039456A" w:rsidDel="00BA22D7" w:rsidRDefault="0039456A" w:rsidP="00BA22D7">
            <w:pPr>
              <w:pStyle w:val="Heading4"/>
              <w:jc w:val="left"/>
              <w:rPr>
                <w:del w:id="5775" w:author="Author"/>
                <w:rFonts w:ascii="Calibri" w:hAnsi="Calibri" w:cs="Calibri"/>
                <w:b/>
                <w:bCs w:val="0"/>
                <w:color w:val="000000"/>
                <w:sz w:val="22"/>
                <w:szCs w:val="22"/>
              </w:rPr>
              <w:pPrChange w:id="5776" w:author="Sangani, Suryanarayana" w:date="2023-02-22T18:19:00Z">
                <w:pPr/>
              </w:pPrChange>
            </w:pPr>
            <w:del w:id="5777" w:author="Author">
              <w:r w:rsidDel="00BA22D7">
                <w:rPr>
                  <w:rFonts w:ascii="Calibri" w:hAnsi="Calibri" w:cs="Calibri"/>
                  <w:bCs w:val="0"/>
                  <w:color w:val="000000"/>
                  <w:sz w:val="22"/>
                  <w:szCs w:val="22"/>
                </w:rPr>
                <w:delText>3136</w:delText>
              </w:r>
            </w:del>
          </w:p>
        </w:tc>
        <w:tc>
          <w:tcPr>
            <w:tcW w:w="851" w:type="dxa"/>
            <w:vAlign w:val="bottom"/>
          </w:tcPr>
          <w:p w14:paraId="6D41551F" w14:textId="7628D67C"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778" w:author="Author"/>
                <w:rFonts w:asciiTheme="minorHAnsi" w:hAnsiTheme="minorHAnsi" w:cstheme="minorHAnsi"/>
                <w:color w:val="000000"/>
                <w:sz w:val="22"/>
                <w:szCs w:val="22"/>
              </w:rPr>
              <w:pPrChange w:id="577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780" w:author="Author">
              <w:r w:rsidDel="00BA22D7">
                <w:rPr>
                  <w:rFonts w:ascii="Calibri" w:hAnsi="Calibri" w:cs="Calibri"/>
                  <w:color w:val="000000"/>
                  <w:sz w:val="22"/>
                  <w:szCs w:val="22"/>
                </w:rPr>
                <w:delText>4.05</w:delText>
              </w:r>
            </w:del>
          </w:p>
        </w:tc>
        <w:tc>
          <w:tcPr>
            <w:tcW w:w="1240" w:type="dxa"/>
            <w:vAlign w:val="bottom"/>
          </w:tcPr>
          <w:p w14:paraId="7E6B711B" w14:textId="3796DFCB"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781" w:author="Author"/>
                <w:rFonts w:asciiTheme="minorHAnsi" w:hAnsiTheme="minorHAnsi" w:cstheme="minorHAnsi"/>
                <w:color w:val="000000"/>
                <w:sz w:val="22"/>
                <w:szCs w:val="22"/>
              </w:rPr>
              <w:pPrChange w:id="578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783" w:author="Author">
              <w:r w:rsidDel="00BA22D7">
                <w:rPr>
                  <w:rFonts w:ascii="Calibri" w:hAnsi="Calibri" w:cs="Calibri"/>
                  <w:color w:val="000000"/>
                  <w:sz w:val="22"/>
                  <w:szCs w:val="22"/>
                </w:rPr>
                <w:delText>101.58</w:delText>
              </w:r>
            </w:del>
          </w:p>
        </w:tc>
        <w:tc>
          <w:tcPr>
            <w:tcW w:w="851" w:type="dxa"/>
            <w:vAlign w:val="bottom"/>
          </w:tcPr>
          <w:p w14:paraId="7ADF19E8" w14:textId="4F2314CF"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784" w:author="Author"/>
                <w:rFonts w:asciiTheme="minorHAnsi" w:hAnsiTheme="minorHAnsi" w:cstheme="minorHAnsi"/>
                <w:color w:val="000000"/>
                <w:sz w:val="22"/>
                <w:szCs w:val="22"/>
              </w:rPr>
              <w:pPrChange w:id="578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786" w:author="Author">
              <w:r w:rsidDel="00BA22D7">
                <w:rPr>
                  <w:rFonts w:ascii="Calibri" w:hAnsi="Calibri" w:cs="Calibri"/>
                  <w:color w:val="000000"/>
                  <w:sz w:val="22"/>
                  <w:szCs w:val="22"/>
                </w:rPr>
                <w:delText>4.09</w:delText>
              </w:r>
            </w:del>
          </w:p>
        </w:tc>
        <w:tc>
          <w:tcPr>
            <w:tcW w:w="1240" w:type="dxa"/>
            <w:vAlign w:val="bottom"/>
          </w:tcPr>
          <w:p w14:paraId="5BF1D849" w14:textId="746C4583"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787" w:author="Author"/>
                <w:rFonts w:asciiTheme="minorHAnsi" w:hAnsiTheme="minorHAnsi" w:cstheme="minorHAnsi"/>
                <w:color w:val="000000"/>
                <w:sz w:val="22"/>
                <w:szCs w:val="22"/>
              </w:rPr>
              <w:pPrChange w:id="578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789" w:author="Author">
              <w:r w:rsidDel="00BA22D7">
                <w:rPr>
                  <w:rFonts w:ascii="Calibri" w:hAnsi="Calibri" w:cs="Calibri"/>
                  <w:color w:val="000000"/>
                  <w:sz w:val="22"/>
                  <w:szCs w:val="22"/>
                </w:rPr>
                <w:delText>102.61</w:delText>
              </w:r>
            </w:del>
          </w:p>
        </w:tc>
        <w:tc>
          <w:tcPr>
            <w:tcW w:w="886" w:type="dxa"/>
            <w:vAlign w:val="bottom"/>
          </w:tcPr>
          <w:p w14:paraId="68033DDC" w14:textId="2166017E"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790" w:author="Author"/>
                <w:rFonts w:asciiTheme="minorHAnsi" w:hAnsiTheme="minorHAnsi" w:cstheme="minorHAnsi"/>
                <w:color w:val="000000"/>
                <w:sz w:val="22"/>
                <w:szCs w:val="22"/>
              </w:rPr>
              <w:pPrChange w:id="579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792" w:author="Author">
              <w:r w:rsidDel="00BA22D7">
                <w:rPr>
                  <w:rFonts w:ascii="Calibri" w:hAnsi="Calibri" w:cs="Calibri"/>
                  <w:color w:val="000000"/>
                  <w:sz w:val="22"/>
                  <w:szCs w:val="22"/>
                </w:rPr>
                <w:delText>4.09</w:delText>
              </w:r>
            </w:del>
          </w:p>
        </w:tc>
        <w:tc>
          <w:tcPr>
            <w:tcW w:w="1240" w:type="dxa"/>
            <w:vAlign w:val="bottom"/>
          </w:tcPr>
          <w:p w14:paraId="5F691CDA" w14:textId="6E41BEBF"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793" w:author="Author"/>
                <w:rFonts w:asciiTheme="minorHAnsi" w:hAnsiTheme="minorHAnsi" w:cstheme="minorHAnsi"/>
                <w:color w:val="000000"/>
                <w:sz w:val="22"/>
                <w:szCs w:val="22"/>
              </w:rPr>
              <w:pPrChange w:id="579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795" w:author="Author">
              <w:r w:rsidDel="00BA22D7">
                <w:rPr>
                  <w:rFonts w:ascii="Calibri" w:hAnsi="Calibri" w:cs="Calibri"/>
                  <w:color w:val="000000"/>
                  <w:sz w:val="22"/>
                  <w:szCs w:val="22"/>
                </w:rPr>
                <w:delText>102.62</w:delText>
              </w:r>
            </w:del>
          </w:p>
        </w:tc>
        <w:tc>
          <w:tcPr>
            <w:tcW w:w="886" w:type="dxa"/>
            <w:vAlign w:val="bottom"/>
          </w:tcPr>
          <w:p w14:paraId="5E84C1AB" w14:textId="7F53D68E"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796" w:author="Author"/>
                <w:rFonts w:asciiTheme="minorHAnsi" w:hAnsiTheme="minorHAnsi" w:cstheme="minorHAnsi"/>
                <w:color w:val="000000"/>
                <w:sz w:val="22"/>
                <w:szCs w:val="22"/>
              </w:rPr>
              <w:pPrChange w:id="579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798" w:author="Author">
              <w:r w:rsidDel="00BA22D7">
                <w:rPr>
                  <w:rFonts w:ascii="Calibri" w:hAnsi="Calibri" w:cs="Calibri"/>
                  <w:color w:val="000000"/>
                  <w:sz w:val="22"/>
                  <w:szCs w:val="22"/>
                </w:rPr>
                <w:delText>4.09</w:delText>
              </w:r>
            </w:del>
          </w:p>
        </w:tc>
        <w:tc>
          <w:tcPr>
            <w:tcW w:w="1240" w:type="dxa"/>
            <w:vAlign w:val="bottom"/>
          </w:tcPr>
          <w:p w14:paraId="26069B3C" w14:textId="12144980"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799" w:author="Author"/>
                <w:rFonts w:asciiTheme="minorHAnsi" w:hAnsiTheme="minorHAnsi" w:cstheme="minorHAnsi"/>
                <w:color w:val="000000"/>
                <w:sz w:val="22"/>
                <w:szCs w:val="22"/>
              </w:rPr>
              <w:pPrChange w:id="580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801" w:author="Author">
              <w:r w:rsidDel="00BA22D7">
                <w:rPr>
                  <w:rFonts w:ascii="Calibri" w:hAnsi="Calibri" w:cs="Calibri"/>
                  <w:color w:val="000000"/>
                  <w:sz w:val="22"/>
                  <w:szCs w:val="22"/>
                </w:rPr>
                <w:delText>102.63</w:delText>
              </w:r>
            </w:del>
          </w:p>
        </w:tc>
      </w:tr>
      <w:tr w:rsidR="0039456A" w:rsidDel="00BA22D7" w14:paraId="3A94E1FE" w14:textId="76AB15D6" w:rsidTr="00670E42">
        <w:trPr>
          <w:cnfStyle w:val="000000100000" w:firstRow="0" w:lastRow="0" w:firstColumn="0" w:lastColumn="0" w:oddVBand="0" w:evenVBand="0" w:oddHBand="1" w:evenHBand="0" w:firstRowFirstColumn="0" w:firstRowLastColumn="0" w:lastRowFirstColumn="0" w:lastRowLastColumn="0"/>
          <w:trHeight w:val="282"/>
          <w:del w:id="580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BAC45CB" w14:textId="1B6B919E" w:rsidR="0039456A" w:rsidDel="00BA22D7" w:rsidRDefault="0039456A" w:rsidP="00BA22D7">
            <w:pPr>
              <w:pStyle w:val="Heading4"/>
              <w:jc w:val="left"/>
              <w:rPr>
                <w:del w:id="5803" w:author="Author"/>
                <w:rFonts w:ascii="Calibri" w:hAnsi="Calibri" w:cs="Calibri"/>
                <w:b/>
                <w:bCs w:val="0"/>
                <w:color w:val="000000"/>
                <w:sz w:val="22"/>
                <w:szCs w:val="22"/>
              </w:rPr>
              <w:pPrChange w:id="5804" w:author="Sangani, Suryanarayana" w:date="2023-02-22T18:19:00Z">
                <w:pPr/>
              </w:pPrChange>
            </w:pPr>
            <w:del w:id="5805" w:author="Author">
              <w:r w:rsidDel="00BA22D7">
                <w:rPr>
                  <w:rFonts w:ascii="Calibri" w:hAnsi="Calibri" w:cs="Calibri"/>
                  <w:bCs w:val="0"/>
                  <w:color w:val="000000"/>
                  <w:sz w:val="22"/>
                  <w:szCs w:val="22"/>
                </w:rPr>
                <w:delText>3200</w:delText>
              </w:r>
            </w:del>
          </w:p>
        </w:tc>
        <w:tc>
          <w:tcPr>
            <w:tcW w:w="851" w:type="dxa"/>
            <w:vAlign w:val="bottom"/>
          </w:tcPr>
          <w:p w14:paraId="6AFE39F6" w14:textId="7ED95406"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806" w:author="Author"/>
                <w:rFonts w:asciiTheme="minorHAnsi" w:hAnsiTheme="minorHAnsi" w:cstheme="minorHAnsi"/>
                <w:color w:val="000000"/>
                <w:sz w:val="22"/>
                <w:szCs w:val="22"/>
              </w:rPr>
              <w:pPrChange w:id="580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808" w:author="Author">
              <w:r w:rsidDel="00BA22D7">
                <w:rPr>
                  <w:rFonts w:ascii="Calibri" w:hAnsi="Calibri" w:cs="Calibri"/>
                  <w:color w:val="000000"/>
                  <w:sz w:val="22"/>
                  <w:szCs w:val="22"/>
                </w:rPr>
                <w:delText>3.97</w:delText>
              </w:r>
            </w:del>
          </w:p>
        </w:tc>
        <w:tc>
          <w:tcPr>
            <w:tcW w:w="1240" w:type="dxa"/>
            <w:vAlign w:val="bottom"/>
          </w:tcPr>
          <w:p w14:paraId="36027B91" w14:textId="38D5ED9F"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809" w:author="Author"/>
                <w:rFonts w:asciiTheme="minorHAnsi" w:hAnsiTheme="minorHAnsi" w:cstheme="minorHAnsi"/>
                <w:color w:val="000000"/>
                <w:sz w:val="22"/>
                <w:szCs w:val="22"/>
              </w:rPr>
              <w:pPrChange w:id="581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811" w:author="Author">
              <w:r w:rsidDel="00BA22D7">
                <w:rPr>
                  <w:rFonts w:ascii="Calibri" w:hAnsi="Calibri" w:cs="Calibri"/>
                  <w:color w:val="000000"/>
                  <w:sz w:val="22"/>
                  <w:szCs w:val="22"/>
                </w:rPr>
                <w:delText>101.67</w:delText>
              </w:r>
            </w:del>
          </w:p>
        </w:tc>
        <w:tc>
          <w:tcPr>
            <w:tcW w:w="851" w:type="dxa"/>
            <w:vAlign w:val="bottom"/>
          </w:tcPr>
          <w:p w14:paraId="184B446B" w14:textId="4CCCCB57"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812" w:author="Author"/>
                <w:rFonts w:asciiTheme="minorHAnsi" w:hAnsiTheme="minorHAnsi" w:cstheme="minorHAnsi"/>
                <w:color w:val="000000"/>
                <w:sz w:val="22"/>
                <w:szCs w:val="22"/>
              </w:rPr>
              <w:pPrChange w:id="581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814" w:author="Author">
              <w:r w:rsidDel="00BA22D7">
                <w:rPr>
                  <w:rFonts w:ascii="Calibri" w:hAnsi="Calibri" w:cs="Calibri"/>
                  <w:color w:val="000000"/>
                  <w:sz w:val="22"/>
                  <w:szCs w:val="22"/>
                </w:rPr>
                <w:delText>4.01</w:delText>
              </w:r>
            </w:del>
          </w:p>
        </w:tc>
        <w:tc>
          <w:tcPr>
            <w:tcW w:w="1240" w:type="dxa"/>
            <w:vAlign w:val="bottom"/>
          </w:tcPr>
          <w:p w14:paraId="1A8C6F13" w14:textId="3F889097"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815" w:author="Author"/>
                <w:rFonts w:asciiTheme="minorHAnsi" w:hAnsiTheme="minorHAnsi" w:cstheme="minorHAnsi"/>
                <w:color w:val="000000"/>
                <w:sz w:val="22"/>
                <w:szCs w:val="22"/>
              </w:rPr>
              <w:pPrChange w:id="581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817" w:author="Author">
              <w:r w:rsidDel="00BA22D7">
                <w:rPr>
                  <w:rFonts w:ascii="Calibri" w:hAnsi="Calibri" w:cs="Calibri"/>
                  <w:color w:val="000000"/>
                  <w:sz w:val="22"/>
                  <w:szCs w:val="22"/>
                </w:rPr>
                <w:delText>102.73</w:delText>
              </w:r>
            </w:del>
          </w:p>
        </w:tc>
        <w:tc>
          <w:tcPr>
            <w:tcW w:w="886" w:type="dxa"/>
            <w:vAlign w:val="bottom"/>
          </w:tcPr>
          <w:p w14:paraId="188DFA35" w14:textId="5CEFA005"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818" w:author="Author"/>
                <w:rFonts w:asciiTheme="minorHAnsi" w:hAnsiTheme="minorHAnsi" w:cstheme="minorHAnsi"/>
                <w:color w:val="000000"/>
                <w:sz w:val="22"/>
                <w:szCs w:val="22"/>
              </w:rPr>
              <w:pPrChange w:id="581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820" w:author="Author">
              <w:r w:rsidDel="00BA22D7">
                <w:rPr>
                  <w:rFonts w:ascii="Calibri" w:hAnsi="Calibri" w:cs="Calibri"/>
                  <w:color w:val="000000"/>
                  <w:sz w:val="22"/>
                  <w:szCs w:val="22"/>
                </w:rPr>
                <w:delText>4.01</w:delText>
              </w:r>
            </w:del>
          </w:p>
        </w:tc>
        <w:tc>
          <w:tcPr>
            <w:tcW w:w="1240" w:type="dxa"/>
            <w:vAlign w:val="bottom"/>
          </w:tcPr>
          <w:p w14:paraId="19C46F9D" w14:textId="36D75F45"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821" w:author="Author"/>
                <w:rFonts w:asciiTheme="minorHAnsi" w:hAnsiTheme="minorHAnsi" w:cstheme="minorHAnsi"/>
                <w:color w:val="000000"/>
                <w:sz w:val="22"/>
                <w:szCs w:val="22"/>
              </w:rPr>
              <w:pPrChange w:id="582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823" w:author="Author">
              <w:r w:rsidDel="00BA22D7">
                <w:rPr>
                  <w:rFonts w:ascii="Calibri" w:hAnsi="Calibri" w:cs="Calibri"/>
                  <w:color w:val="000000"/>
                  <w:sz w:val="22"/>
                  <w:szCs w:val="22"/>
                </w:rPr>
                <w:delText>102.73</w:delText>
              </w:r>
            </w:del>
          </w:p>
        </w:tc>
        <w:tc>
          <w:tcPr>
            <w:tcW w:w="886" w:type="dxa"/>
            <w:vAlign w:val="bottom"/>
          </w:tcPr>
          <w:p w14:paraId="1FFAA1E5" w14:textId="550F9BEB"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824" w:author="Author"/>
                <w:rFonts w:asciiTheme="minorHAnsi" w:hAnsiTheme="minorHAnsi" w:cstheme="minorHAnsi"/>
                <w:color w:val="000000"/>
                <w:sz w:val="22"/>
                <w:szCs w:val="22"/>
              </w:rPr>
              <w:pPrChange w:id="582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826" w:author="Author">
              <w:r w:rsidDel="00BA22D7">
                <w:rPr>
                  <w:rFonts w:ascii="Calibri" w:hAnsi="Calibri" w:cs="Calibri"/>
                  <w:color w:val="000000"/>
                  <w:sz w:val="22"/>
                  <w:szCs w:val="22"/>
                </w:rPr>
                <w:delText>4.01</w:delText>
              </w:r>
            </w:del>
          </w:p>
        </w:tc>
        <w:tc>
          <w:tcPr>
            <w:tcW w:w="1240" w:type="dxa"/>
            <w:vAlign w:val="bottom"/>
          </w:tcPr>
          <w:p w14:paraId="6D218915" w14:textId="1284407F"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827" w:author="Author"/>
                <w:rFonts w:asciiTheme="minorHAnsi" w:hAnsiTheme="minorHAnsi" w:cstheme="minorHAnsi"/>
                <w:color w:val="000000"/>
                <w:sz w:val="22"/>
                <w:szCs w:val="22"/>
              </w:rPr>
              <w:pPrChange w:id="582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829" w:author="Author">
              <w:r w:rsidDel="00BA22D7">
                <w:rPr>
                  <w:rFonts w:ascii="Calibri" w:hAnsi="Calibri" w:cs="Calibri"/>
                  <w:color w:val="000000"/>
                  <w:sz w:val="22"/>
                  <w:szCs w:val="22"/>
                </w:rPr>
                <w:delText>102.75</w:delText>
              </w:r>
            </w:del>
          </w:p>
        </w:tc>
      </w:tr>
      <w:tr w:rsidR="0039456A" w:rsidDel="00BA22D7" w14:paraId="02489108" w14:textId="0ECF77FD" w:rsidTr="00670E42">
        <w:trPr>
          <w:trHeight w:val="282"/>
          <w:del w:id="583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CAE8E62" w14:textId="4D3EC9E0" w:rsidR="0039456A" w:rsidDel="00BA22D7" w:rsidRDefault="0039456A" w:rsidP="00BA22D7">
            <w:pPr>
              <w:pStyle w:val="Heading4"/>
              <w:jc w:val="left"/>
              <w:rPr>
                <w:del w:id="5831" w:author="Author"/>
                <w:rFonts w:ascii="Calibri" w:hAnsi="Calibri" w:cs="Calibri"/>
                <w:b/>
                <w:bCs w:val="0"/>
                <w:color w:val="000000"/>
                <w:sz w:val="22"/>
                <w:szCs w:val="22"/>
              </w:rPr>
              <w:pPrChange w:id="5832" w:author="Sangani, Suryanarayana" w:date="2023-02-22T18:19:00Z">
                <w:pPr/>
              </w:pPrChange>
            </w:pPr>
            <w:del w:id="5833" w:author="Author">
              <w:r w:rsidDel="00BA22D7">
                <w:rPr>
                  <w:rFonts w:ascii="Calibri" w:hAnsi="Calibri" w:cs="Calibri"/>
                  <w:bCs w:val="0"/>
                  <w:color w:val="000000"/>
                  <w:sz w:val="22"/>
                  <w:szCs w:val="22"/>
                </w:rPr>
                <w:delText>3264</w:delText>
              </w:r>
            </w:del>
          </w:p>
        </w:tc>
        <w:tc>
          <w:tcPr>
            <w:tcW w:w="851" w:type="dxa"/>
            <w:vAlign w:val="bottom"/>
          </w:tcPr>
          <w:p w14:paraId="4F993FE2" w14:textId="572E5805"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834" w:author="Author"/>
                <w:rFonts w:asciiTheme="minorHAnsi" w:hAnsiTheme="minorHAnsi" w:cstheme="minorHAnsi"/>
                <w:color w:val="000000"/>
                <w:sz w:val="22"/>
                <w:szCs w:val="22"/>
              </w:rPr>
              <w:pPrChange w:id="583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836" w:author="Author">
              <w:r w:rsidDel="00BA22D7">
                <w:rPr>
                  <w:rFonts w:ascii="Calibri" w:hAnsi="Calibri" w:cs="Calibri"/>
                  <w:color w:val="000000"/>
                  <w:sz w:val="22"/>
                  <w:szCs w:val="22"/>
                </w:rPr>
                <w:delText>3.90</w:delText>
              </w:r>
            </w:del>
          </w:p>
        </w:tc>
        <w:tc>
          <w:tcPr>
            <w:tcW w:w="1240" w:type="dxa"/>
            <w:vAlign w:val="bottom"/>
          </w:tcPr>
          <w:p w14:paraId="4534ABB9" w14:textId="49E7C082"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837" w:author="Author"/>
                <w:rFonts w:asciiTheme="minorHAnsi" w:hAnsiTheme="minorHAnsi" w:cstheme="minorHAnsi"/>
                <w:color w:val="000000"/>
                <w:sz w:val="22"/>
                <w:szCs w:val="22"/>
              </w:rPr>
              <w:pPrChange w:id="583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839" w:author="Author">
              <w:r w:rsidDel="00BA22D7">
                <w:rPr>
                  <w:rFonts w:ascii="Calibri" w:hAnsi="Calibri" w:cs="Calibri"/>
                  <w:color w:val="000000"/>
                  <w:sz w:val="22"/>
                  <w:szCs w:val="22"/>
                </w:rPr>
                <w:delText>101.73</w:delText>
              </w:r>
            </w:del>
          </w:p>
        </w:tc>
        <w:tc>
          <w:tcPr>
            <w:tcW w:w="851" w:type="dxa"/>
            <w:vAlign w:val="bottom"/>
          </w:tcPr>
          <w:p w14:paraId="10ACC442" w14:textId="22C2F79C"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840" w:author="Author"/>
                <w:rFonts w:asciiTheme="minorHAnsi" w:hAnsiTheme="minorHAnsi" w:cstheme="minorHAnsi"/>
                <w:color w:val="000000"/>
                <w:sz w:val="22"/>
                <w:szCs w:val="22"/>
              </w:rPr>
              <w:pPrChange w:id="584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842" w:author="Author">
              <w:r w:rsidDel="00BA22D7">
                <w:rPr>
                  <w:rFonts w:ascii="Calibri" w:hAnsi="Calibri" w:cs="Calibri"/>
                  <w:color w:val="000000"/>
                  <w:sz w:val="22"/>
                  <w:szCs w:val="22"/>
                </w:rPr>
                <w:delText>3.94</w:delText>
              </w:r>
            </w:del>
          </w:p>
        </w:tc>
        <w:tc>
          <w:tcPr>
            <w:tcW w:w="1240" w:type="dxa"/>
            <w:vAlign w:val="bottom"/>
          </w:tcPr>
          <w:p w14:paraId="4EF1C89B" w14:textId="566C7849"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843" w:author="Author"/>
                <w:rFonts w:asciiTheme="minorHAnsi" w:hAnsiTheme="minorHAnsi" w:cstheme="minorHAnsi"/>
                <w:color w:val="000000"/>
                <w:sz w:val="22"/>
                <w:szCs w:val="22"/>
              </w:rPr>
              <w:pPrChange w:id="584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845" w:author="Author">
              <w:r w:rsidDel="00BA22D7">
                <w:rPr>
                  <w:rFonts w:ascii="Calibri" w:hAnsi="Calibri" w:cs="Calibri"/>
                  <w:color w:val="000000"/>
                  <w:sz w:val="22"/>
                  <w:szCs w:val="22"/>
                </w:rPr>
                <w:delText>102.82</w:delText>
              </w:r>
            </w:del>
          </w:p>
        </w:tc>
        <w:tc>
          <w:tcPr>
            <w:tcW w:w="886" w:type="dxa"/>
            <w:vAlign w:val="bottom"/>
          </w:tcPr>
          <w:p w14:paraId="2CA9B7BA" w14:textId="75519480"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846" w:author="Author"/>
                <w:rFonts w:asciiTheme="minorHAnsi" w:hAnsiTheme="minorHAnsi" w:cstheme="minorHAnsi"/>
                <w:color w:val="000000"/>
                <w:sz w:val="22"/>
                <w:szCs w:val="22"/>
              </w:rPr>
              <w:pPrChange w:id="584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848" w:author="Author">
              <w:r w:rsidDel="00BA22D7">
                <w:rPr>
                  <w:rFonts w:ascii="Calibri" w:hAnsi="Calibri" w:cs="Calibri"/>
                  <w:color w:val="000000"/>
                  <w:sz w:val="22"/>
                  <w:szCs w:val="22"/>
                </w:rPr>
                <w:delText>3.94</w:delText>
              </w:r>
            </w:del>
          </w:p>
        </w:tc>
        <w:tc>
          <w:tcPr>
            <w:tcW w:w="1240" w:type="dxa"/>
            <w:vAlign w:val="bottom"/>
          </w:tcPr>
          <w:p w14:paraId="05FA371C" w14:textId="7F84FA91"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849" w:author="Author"/>
                <w:rFonts w:asciiTheme="minorHAnsi" w:hAnsiTheme="minorHAnsi" w:cstheme="minorHAnsi"/>
                <w:color w:val="000000"/>
                <w:sz w:val="22"/>
                <w:szCs w:val="22"/>
              </w:rPr>
              <w:pPrChange w:id="585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851" w:author="Author">
              <w:r w:rsidDel="00BA22D7">
                <w:rPr>
                  <w:rFonts w:ascii="Calibri" w:hAnsi="Calibri" w:cs="Calibri"/>
                  <w:color w:val="000000"/>
                  <w:sz w:val="22"/>
                  <w:szCs w:val="22"/>
                </w:rPr>
                <w:delText>102.82</w:delText>
              </w:r>
            </w:del>
          </w:p>
        </w:tc>
        <w:tc>
          <w:tcPr>
            <w:tcW w:w="886" w:type="dxa"/>
            <w:vAlign w:val="bottom"/>
          </w:tcPr>
          <w:p w14:paraId="6B20ED29" w14:textId="6E8DDA7D"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852" w:author="Author"/>
                <w:rFonts w:asciiTheme="minorHAnsi" w:hAnsiTheme="minorHAnsi" w:cstheme="minorHAnsi"/>
                <w:color w:val="000000"/>
                <w:sz w:val="22"/>
                <w:szCs w:val="22"/>
              </w:rPr>
              <w:pPrChange w:id="585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854" w:author="Author">
              <w:r w:rsidDel="00BA22D7">
                <w:rPr>
                  <w:rFonts w:ascii="Calibri" w:hAnsi="Calibri" w:cs="Calibri"/>
                  <w:color w:val="000000"/>
                  <w:sz w:val="22"/>
                  <w:szCs w:val="22"/>
                </w:rPr>
                <w:delText>3.94</w:delText>
              </w:r>
            </w:del>
          </w:p>
        </w:tc>
        <w:tc>
          <w:tcPr>
            <w:tcW w:w="1240" w:type="dxa"/>
            <w:vAlign w:val="bottom"/>
          </w:tcPr>
          <w:p w14:paraId="69371C60" w14:textId="55DCB318"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855" w:author="Author"/>
                <w:rFonts w:asciiTheme="minorHAnsi" w:hAnsiTheme="minorHAnsi" w:cstheme="minorHAnsi"/>
                <w:color w:val="000000"/>
                <w:sz w:val="22"/>
                <w:szCs w:val="22"/>
              </w:rPr>
              <w:pPrChange w:id="585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857" w:author="Author">
              <w:r w:rsidDel="00BA22D7">
                <w:rPr>
                  <w:rFonts w:ascii="Calibri" w:hAnsi="Calibri" w:cs="Calibri"/>
                  <w:color w:val="000000"/>
                  <w:sz w:val="22"/>
                  <w:szCs w:val="22"/>
                </w:rPr>
                <w:delText>102.84</w:delText>
              </w:r>
            </w:del>
          </w:p>
        </w:tc>
      </w:tr>
      <w:tr w:rsidR="0039456A" w:rsidDel="00BA22D7" w14:paraId="6B195F97" w14:textId="10FD0508" w:rsidTr="00670E42">
        <w:trPr>
          <w:cnfStyle w:val="000000100000" w:firstRow="0" w:lastRow="0" w:firstColumn="0" w:lastColumn="0" w:oddVBand="0" w:evenVBand="0" w:oddHBand="1" w:evenHBand="0" w:firstRowFirstColumn="0" w:firstRowLastColumn="0" w:lastRowFirstColumn="0" w:lastRowLastColumn="0"/>
          <w:trHeight w:val="282"/>
          <w:del w:id="585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4F08093" w14:textId="1463E173" w:rsidR="0039456A" w:rsidDel="00BA22D7" w:rsidRDefault="0039456A" w:rsidP="00BA22D7">
            <w:pPr>
              <w:pStyle w:val="Heading4"/>
              <w:jc w:val="left"/>
              <w:rPr>
                <w:del w:id="5859" w:author="Author"/>
                <w:rFonts w:ascii="Calibri" w:hAnsi="Calibri" w:cs="Calibri"/>
                <w:b/>
                <w:bCs w:val="0"/>
                <w:color w:val="000000"/>
                <w:sz w:val="22"/>
                <w:szCs w:val="22"/>
              </w:rPr>
              <w:pPrChange w:id="5860" w:author="Sangani, Suryanarayana" w:date="2023-02-22T18:19:00Z">
                <w:pPr/>
              </w:pPrChange>
            </w:pPr>
            <w:del w:id="5861" w:author="Author">
              <w:r w:rsidDel="00BA22D7">
                <w:rPr>
                  <w:rFonts w:ascii="Calibri" w:hAnsi="Calibri" w:cs="Calibri"/>
                  <w:bCs w:val="0"/>
                  <w:color w:val="000000"/>
                  <w:sz w:val="22"/>
                  <w:szCs w:val="22"/>
                </w:rPr>
                <w:delText>3328</w:delText>
              </w:r>
            </w:del>
          </w:p>
        </w:tc>
        <w:tc>
          <w:tcPr>
            <w:tcW w:w="851" w:type="dxa"/>
            <w:vAlign w:val="bottom"/>
          </w:tcPr>
          <w:p w14:paraId="098168BD" w14:textId="07CD6AB3"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862" w:author="Author"/>
                <w:rFonts w:asciiTheme="minorHAnsi" w:hAnsiTheme="minorHAnsi" w:cstheme="minorHAnsi"/>
                <w:color w:val="000000"/>
                <w:sz w:val="22"/>
                <w:szCs w:val="22"/>
              </w:rPr>
              <w:pPrChange w:id="586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864" w:author="Author">
              <w:r w:rsidDel="00BA22D7">
                <w:rPr>
                  <w:rFonts w:ascii="Calibri" w:hAnsi="Calibri" w:cs="Calibri"/>
                  <w:color w:val="000000"/>
                  <w:sz w:val="22"/>
                  <w:szCs w:val="22"/>
                </w:rPr>
                <w:delText>3.82</w:delText>
              </w:r>
            </w:del>
          </w:p>
        </w:tc>
        <w:tc>
          <w:tcPr>
            <w:tcW w:w="1240" w:type="dxa"/>
            <w:vAlign w:val="bottom"/>
          </w:tcPr>
          <w:p w14:paraId="449BE344" w14:textId="337153F8"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865" w:author="Author"/>
                <w:rFonts w:asciiTheme="minorHAnsi" w:hAnsiTheme="minorHAnsi" w:cstheme="minorHAnsi"/>
                <w:color w:val="000000"/>
                <w:sz w:val="22"/>
                <w:szCs w:val="22"/>
              </w:rPr>
              <w:pPrChange w:id="586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867" w:author="Author">
              <w:r w:rsidDel="00BA22D7">
                <w:rPr>
                  <w:rFonts w:ascii="Calibri" w:hAnsi="Calibri" w:cs="Calibri"/>
                  <w:color w:val="000000"/>
                  <w:sz w:val="22"/>
                  <w:szCs w:val="22"/>
                </w:rPr>
                <w:delText>101.82</w:delText>
              </w:r>
            </w:del>
          </w:p>
        </w:tc>
        <w:tc>
          <w:tcPr>
            <w:tcW w:w="851" w:type="dxa"/>
            <w:vAlign w:val="bottom"/>
          </w:tcPr>
          <w:p w14:paraId="2B6A81EB" w14:textId="612F059A"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868" w:author="Author"/>
                <w:rFonts w:asciiTheme="minorHAnsi" w:hAnsiTheme="minorHAnsi" w:cstheme="minorHAnsi"/>
                <w:color w:val="000000"/>
                <w:sz w:val="22"/>
                <w:szCs w:val="22"/>
              </w:rPr>
              <w:pPrChange w:id="586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870" w:author="Author">
              <w:r w:rsidDel="00BA22D7">
                <w:rPr>
                  <w:rFonts w:ascii="Calibri" w:hAnsi="Calibri" w:cs="Calibri"/>
                  <w:color w:val="000000"/>
                  <w:sz w:val="22"/>
                  <w:szCs w:val="22"/>
                </w:rPr>
                <w:delText>3.87</w:delText>
              </w:r>
            </w:del>
          </w:p>
        </w:tc>
        <w:tc>
          <w:tcPr>
            <w:tcW w:w="1240" w:type="dxa"/>
            <w:vAlign w:val="bottom"/>
          </w:tcPr>
          <w:p w14:paraId="3006E286" w14:textId="0ED0965D"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871" w:author="Author"/>
                <w:rFonts w:asciiTheme="minorHAnsi" w:hAnsiTheme="minorHAnsi" w:cstheme="minorHAnsi"/>
                <w:color w:val="000000"/>
                <w:sz w:val="22"/>
                <w:szCs w:val="22"/>
              </w:rPr>
              <w:pPrChange w:id="587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873" w:author="Author">
              <w:r w:rsidDel="00BA22D7">
                <w:rPr>
                  <w:rFonts w:ascii="Calibri" w:hAnsi="Calibri" w:cs="Calibri"/>
                  <w:color w:val="000000"/>
                  <w:sz w:val="22"/>
                  <w:szCs w:val="22"/>
                </w:rPr>
                <w:delText>102.92</w:delText>
              </w:r>
            </w:del>
          </w:p>
        </w:tc>
        <w:tc>
          <w:tcPr>
            <w:tcW w:w="886" w:type="dxa"/>
            <w:vAlign w:val="bottom"/>
          </w:tcPr>
          <w:p w14:paraId="132CF378" w14:textId="733D5037"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874" w:author="Author"/>
                <w:rFonts w:asciiTheme="minorHAnsi" w:hAnsiTheme="minorHAnsi" w:cstheme="minorHAnsi"/>
                <w:color w:val="000000"/>
                <w:sz w:val="22"/>
                <w:szCs w:val="22"/>
              </w:rPr>
              <w:pPrChange w:id="587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876" w:author="Author">
              <w:r w:rsidDel="00BA22D7">
                <w:rPr>
                  <w:rFonts w:ascii="Calibri" w:hAnsi="Calibri" w:cs="Calibri"/>
                  <w:color w:val="000000"/>
                  <w:sz w:val="22"/>
                  <w:szCs w:val="22"/>
                </w:rPr>
                <w:delText>3.87</w:delText>
              </w:r>
            </w:del>
          </w:p>
        </w:tc>
        <w:tc>
          <w:tcPr>
            <w:tcW w:w="1240" w:type="dxa"/>
            <w:vAlign w:val="bottom"/>
          </w:tcPr>
          <w:p w14:paraId="3E84EC54" w14:textId="06674784"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877" w:author="Author"/>
                <w:rFonts w:asciiTheme="minorHAnsi" w:hAnsiTheme="minorHAnsi" w:cstheme="minorHAnsi"/>
                <w:color w:val="000000"/>
                <w:sz w:val="22"/>
                <w:szCs w:val="22"/>
              </w:rPr>
              <w:pPrChange w:id="587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879" w:author="Author">
              <w:r w:rsidDel="00BA22D7">
                <w:rPr>
                  <w:rFonts w:ascii="Calibri" w:hAnsi="Calibri" w:cs="Calibri"/>
                  <w:color w:val="000000"/>
                  <w:sz w:val="22"/>
                  <w:szCs w:val="22"/>
                </w:rPr>
                <w:delText>102.91</w:delText>
              </w:r>
            </w:del>
          </w:p>
        </w:tc>
        <w:tc>
          <w:tcPr>
            <w:tcW w:w="886" w:type="dxa"/>
            <w:vAlign w:val="bottom"/>
          </w:tcPr>
          <w:p w14:paraId="0C6B3307" w14:textId="09BBC3F8"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880" w:author="Author"/>
                <w:rFonts w:asciiTheme="minorHAnsi" w:hAnsiTheme="minorHAnsi" w:cstheme="minorHAnsi"/>
                <w:color w:val="000000"/>
                <w:sz w:val="22"/>
                <w:szCs w:val="22"/>
              </w:rPr>
              <w:pPrChange w:id="588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882" w:author="Author">
              <w:r w:rsidDel="00BA22D7">
                <w:rPr>
                  <w:rFonts w:ascii="Calibri" w:hAnsi="Calibri" w:cs="Calibri"/>
                  <w:color w:val="000000"/>
                  <w:sz w:val="22"/>
                  <w:szCs w:val="22"/>
                </w:rPr>
                <w:delText>3.87</w:delText>
              </w:r>
            </w:del>
          </w:p>
        </w:tc>
        <w:tc>
          <w:tcPr>
            <w:tcW w:w="1240" w:type="dxa"/>
            <w:vAlign w:val="bottom"/>
          </w:tcPr>
          <w:p w14:paraId="07914539" w14:textId="2556E0DB"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883" w:author="Author"/>
                <w:rFonts w:asciiTheme="minorHAnsi" w:hAnsiTheme="minorHAnsi" w:cstheme="minorHAnsi"/>
                <w:color w:val="000000"/>
                <w:sz w:val="22"/>
                <w:szCs w:val="22"/>
              </w:rPr>
              <w:pPrChange w:id="588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885" w:author="Author">
              <w:r w:rsidDel="00BA22D7">
                <w:rPr>
                  <w:rFonts w:ascii="Calibri" w:hAnsi="Calibri" w:cs="Calibri"/>
                  <w:color w:val="000000"/>
                  <w:sz w:val="22"/>
                  <w:szCs w:val="22"/>
                </w:rPr>
                <w:delText>102.94</w:delText>
              </w:r>
            </w:del>
          </w:p>
        </w:tc>
      </w:tr>
      <w:tr w:rsidR="0039456A" w:rsidDel="00BA22D7" w14:paraId="56C6AF29" w14:textId="681B3715" w:rsidTr="00670E42">
        <w:trPr>
          <w:trHeight w:val="282"/>
          <w:del w:id="588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775136C" w14:textId="5FA5A540" w:rsidR="0039456A" w:rsidDel="00BA22D7" w:rsidRDefault="0039456A" w:rsidP="00BA22D7">
            <w:pPr>
              <w:pStyle w:val="Heading4"/>
              <w:jc w:val="left"/>
              <w:rPr>
                <w:del w:id="5887" w:author="Author"/>
                <w:rFonts w:ascii="Calibri" w:hAnsi="Calibri" w:cs="Calibri"/>
                <w:b/>
                <w:bCs w:val="0"/>
                <w:color w:val="000000"/>
                <w:sz w:val="22"/>
                <w:szCs w:val="22"/>
              </w:rPr>
              <w:pPrChange w:id="5888" w:author="Sangani, Suryanarayana" w:date="2023-02-22T18:19:00Z">
                <w:pPr/>
              </w:pPrChange>
            </w:pPr>
            <w:del w:id="5889" w:author="Author">
              <w:r w:rsidDel="00BA22D7">
                <w:rPr>
                  <w:rFonts w:ascii="Calibri" w:hAnsi="Calibri" w:cs="Calibri"/>
                  <w:bCs w:val="0"/>
                  <w:color w:val="000000"/>
                  <w:sz w:val="22"/>
                  <w:szCs w:val="22"/>
                </w:rPr>
                <w:delText>3392</w:delText>
              </w:r>
            </w:del>
          </w:p>
        </w:tc>
        <w:tc>
          <w:tcPr>
            <w:tcW w:w="851" w:type="dxa"/>
            <w:vAlign w:val="bottom"/>
          </w:tcPr>
          <w:p w14:paraId="717701E7" w14:textId="4AD9249B"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890" w:author="Author"/>
                <w:rFonts w:asciiTheme="minorHAnsi" w:hAnsiTheme="minorHAnsi" w:cstheme="minorHAnsi"/>
                <w:color w:val="000000"/>
                <w:sz w:val="22"/>
                <w:szCs w:val="22"/>
              </w:rPr>
              <w:pPrChange w:id="589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892" w:author="Author">
              <w:r w:rsidDel="00BA22D7">
                <w:rPr>
                  <w:rFonts w:ascii="Calibri" w:hAnsi="Calibri" w:cs="Calibri"/>
                  <w:color w:val="000000"/>
                  <w:sz w:val="22"/>
                  <w:szCs w:val="22"/>
                </w:rPr>
                <w:delText>3.75</w:delText>
              </w:r>
            </w:del>
          </w:p>
        </w:tc>
        <w:tc>
          <w:tcPr>
            <w:tcW w:w="1240" w:type="dxa"/>
            <w:vAlign w:val="bottom"/>
          </w:tcPr>
          <w:p w14:paraId="7D90FBCB" w14:textId="43EBF7D2"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893" w:author="Author"/>
                <w:rFonts w:asciiTheme="minorHAnsi" w:hAnsiTheme="minorHAnsi" w:cstheme="minorHAnsi"/>
                <w:color w:val="000000"/>
                <w:sz w:val="22"/>
                <w:szCs w:val="22"/>
              </w:rPr>
              <w:pPrChange w:id="589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895" w:author="Author">
              <w:r w:rsidDel="00BA22D7">
                <w:rPr>
                  <w:rFonts w:ascii="Calibri" w:hAnsi="Calibri" w:cs="Calibri"/>
                  <w:color w:val="000000"/>
                  <w:sz w:val="22"/>
                  <w:szCs w:val="22"/>
                </w:rPr>
                <w:delText>101.88</w:delText>
              </w:r>
            </w:del>
          </w:p>
        </w:tc>
        <w:tc>
          <w:tcPr>
            <w:tcW w:w="851" w:type="dxa"/>
            <w:vAlign w:val="bottom"/>
          </w:tcPr>
          <w:p w14:paraId="3E1884C5" w14:textId="5F035329"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896" w:author="Author"/>
                <w:rFonts w:asciiTheme="minorHAnsi" w:hAnsiTheme="minorHAnsi" w:cstheme="minorHAnsi"/>
                <w:color w:val="000000"/>
                <w:sz w:val="22"/>
                <w:szCs w:val="22"/>
              </w:rPr>
              <w:pPrChange w:id="589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898" w:author="Author">
              <w:r w:rsidDel="00BA22D7">
                <w:rPr>
                  <w:rFonts w:ascii="Calibri" w:hAnsi="Calibri" w:cs="Calibri"/>
                  <w:color w:val="000000"/>
                  <w:sz w:val="22"/>
                  <w:szCs w:val="22"/>
                </w:rPr>
                <w:delText>3.80</w:delText>
              </w:r>
            </w:del>
          </w:p>
        </w:tc>
        <w:tc>
          <w:tcPr>
            <w:tcW w:w="1240" w:type="dxa"/>
            <w:vAlign w:val="bottom"/>
          </w:tcPr>
          <w:p w14:paraId="4DAA544E" w14:textId="418EC1F7"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899" w:author="Author"/>
                <w:rFonts w:asciiTheme="minorHAnsi" w:hAnsiTheme="minorHAnsi" w:cstheme="minorHAnsi"/>
                <w:color w:val="000000"/>
                <w:sz w:val="22"/>
                <w:szCs w:val="22"/>
              </w:rPr>
              <w:pPrChange w:id="590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901" w:author="Author">
              <w:r w:rsidDel="00BA22D7">
                <w:rPr>
                  <w:rFonts w:ascii="Calibri" w:hAnsi="Calibri" w:cs="Calibri"/>
                  <w:color w:val="000000"/>
                  <w:sz w:val="22"/>
                  <w:szCs w:val="22"/>
                </w:rPr>
                <w:delText>103.02</w:delText>
              </w:r>
            </w:del>
          </w:p>
        </w:tc>
        <w:tc>
          <w:tcPr>
            <w:tcW w:w="886" w:type="dxa"/>
            <w:vAlign w:val="bottom"/>
          </w:tcPr>
          <w:p w14:paraId="1A710CE7" w14:textId="3D5BDED6"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902" w:author="Author"/>
                <w:rFonts w:asciiTheme="minorHAnsi" w:hAnsiTheme="minorHAnsi" w:cstheme="minorHAnsi"/>
                <w:color w:val="000000"/>
                <w:sz w:val="22"/>
                <w:szCs w:val="22"/>
              </w:rPr>
              <w:pPrChange w:id="590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904" w:author="Author">
              <w:r w:rsidDel="00BA22D7">
                <w:rPr>
                  <w:rFonts w:ascii="Calibri" w:hAnsi="Calibri" w:cs="Calibri"/>
                  <w:color w:val="000000"/>
                  <w:sz w:val="22"/>
                  <w:szCs w:val="22"/>
                </w:rPr>
                <w:delText>3.80</w:delText>
              </w:r>
            </w:del>
          </w:p>
        </w:tc>
        <w:tc>
          <w:tcPr>
            <w:tcW w:w="1240" w:type="dxa"/>
            <w:vAlign w:val="bottom"/>
          </w:tcPr>
          <w:p w14:paraId="7E08C837" w14:textId="4591E77E"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905" w:author="Author"/>
                <w:rFonts w:asciiTheme="minorHAnsi" w:hAnsiTheme="minorHAnsi" w:cstheme="minorHAnsi"/>
                <w:color w:val="000000"/>
                <w:sz w:val="22"/>
                <w:szCs w:val="22"/>
              </w:rPr>
              <w:pPrChange w:id="590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907" w:author="Author">
              <w:r w:rsidDel="00BA22D7">
                <w:rPr>
                  <w:rFonts w:ascii="Calibri" w:hAnsi="Calibri" w:cs="Calibri"/>
                  <w:color w:val="000000"/>
                  <w:sz w:val="22"/>
                  <w:szCs w:val="22"/>
                </w:rPr>
                <w:delText>103.01</w:delText>
              </w:r>
            </w:del>
          </w:p>
        </w:tc>
        <w:tc>
          <w:tcPr>
            <w:tcW w:w="886" w:type="dxa"/>
            <w:vAlign w:val="bottom"/>
          </w:tcPr>
          <w:p w14:paraId="31F5DF11" w14:textId="5C895B11"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908" w:author="Author"/>
                <w:rFonts w:asciiTheme="minorHAnsi" w:hAnsiTheme="minorHAnsi" w:cstheme="minorHAnsi"/>
                <w:color w:val="000000"/>
                <w:sz w:val="22"/>
                <w:szCs w:val="22"/>
              </w:rPr>
              <w:pPrChange w:id="590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910" w:author="Author">
              <w:r w:rsidDel="00BA22D7">
                <w:rPr>
                  <w:rFonts w:ascii="Calibri" w:hAnsi="Calibri" w:cs="Calibri"/>
                  <w:color w:val="000000"/>
                  <w:sz w:val="22"/>
                  <w:szCs w:val="22"/>
                </w:rPr>
                <w:delText>3.80</w:delText>
              </w:r>
            </w:del>
          </w:p>
        </w:tc>
        <w:tc>
          <w:tcPr>
            <w:tcW w:w="1240" w:type="dxa"/>
            <w:vAlign w:val="bottom"/>
          </w:tcPr>
          <w:p w14:paraId="407B5708" w14:textId="2FA856EB"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911" w:author="Author"/>
                <w:rFonts w:asciiTheme="minorHAnsi" w:hAnsiTheme="minorHAnsi" w:cstheme="minorHAnsi"/>
                <w:color w:val="000000"/>
                <w:sz w:val="22"/>
                <w:szCs w:val="22"/>
              </w:rPr>
              <w:pPrChange w:id="591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913" w:author="Author">
              <w:r w:rsidDel="00BA22D7">
                <w:rPr>
                  <w:rFonts w:ascii="Calibri" w:hAnsi="Calibri" w:cs="Calibri"/>
                  <w:color w:val="000000"/>
                  <w:sz w:val="22"/>
                  <w:szCs w:val="22"/>
                </w:rPr>
                <w:delText>103.03</w:delText>
              </w:r>
            </w:del>
          </w:p>
        </w:tc>
      </w:tr>
      <w:tr w:rsidR="0039456A" w:rsidDel="00BA22D7" w14:paraId="52539D26" w14:textId="0F1F4E82" w:rsidTr="00670E42">
        <w:trPr>
          <w:cnfStyle w:val="000000100000" w:firstRow="0" w:lastRow="0" w:firstColumn="0" w:lastColumn="0" w:oddVBand="0" w:evenVBand="0" w:oddHBand="1" w:evenHBand="0" w:firstRowFirstColumn="0" w:firstRowLastColumn="0" w:lastRowFirstColumn="0" w:lastRowLastColumn="0"/>
          <w:trHeight w:val="282"/>
          <w:del w:id="591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F3AAF42" w14:textId="2F796B7B" w:rsidR="0039456A" w:rsidDel="00BA22D7" w:rsidRDefault="0039456A" w:rsidP="00BA22D7">
            <w:pPr>
              <w:pStyle w:val="Heading4"/>
              <w:jc w:val="left"/>
              <w:rPr>
                <w:del w:id="5915" w:author="Author"/>
                <w:rFonts w:ascii="Calibri" w:hAnsi="Calibri" w:cs="Calibri"/>
                <w:b/>
                <w:bCs w:val="0"/>
                <w:color w:val="000000"/>
                <w:sz w:val="22"/>
                <w:szCs w:val="22"/>
              </w:rPr>
              <w:pPrChange w:id="5916" w:author="Sangani, Suryanarayana" w:date="2023-02-22T18:19:00Z">
                <w:pPr/>
              </w:pPrChange>
            </w:pPr>
            <w:del w:id="5917" w:author="Author">
              <w:r w:rsidDel="00BA22D7">
                <w:rPr>
                  <w:rFonts w:ascii="Calibri" w:hAnsi="Calibri" w:cs="Calibri"/>
                  <w:bCs w:val="0"/>
                  <w:color w:val="000000"/>
                  <w:sz w:val="22"/>
                  <w:szCs w:val="22"/>
                </w:rPr>
                <w:delText>3456</w:delText>
              </w:r>
            </w:del>
          </w:p>
        </w:tc>
        <w:tc>
          <w:tcPr>
            <w:tcW w:w="851" w:type="dxa"/>
            <w:vAlign w:val="bottom"/>
          </w:tcPr>
          <w:p w14:paraId="29623804" w14:textId="56F2AED6"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918" w:author="Author"/>
                <w:rFonts w:asciiTheme="minorHAnsi" w:hAnsiTheme="minorHAnsi" w:cstheme="minorHAnsi"/>
                <w:color w:val="000000"/>
                <w:sz w:val="22"/>
                <w:szCs w:val="22"/>
              </w:rPr>
              <w:pPrChange w:id="591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920" w:author="Author">
              <w:r w:rsidDel="00BA22D7">
                <w:rPr>
                  <w:rFonts w:ascii="Calibri" w:hAnsi="Calibri" w:cs="Calibri"/>
                  <w:color w:val="000000"/>
                  <w:sz w:val="22"/>
                  <w:szCs w:val="22"/>
                </w:rPr>
                <w:delText>3.68</w:delText>
              </w:r>
            </w:del>
          </w:p>
        </w:tc>
        <w:tc>
          <w:tcPr>
            <w:tcW w:w="1240" w:type="dxa"/>
            <w:vAlign w:val="bottom"/>
          </w:tcPr>
          <w:p w14:paraId="380BBE68" w14:textId="691A42FC"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921" w:author="Author"/>
                <w:rFonts w:asciiTheme="minorHAnsi" w:hAnsiTheme="minorHAnsi" w:cstheme="minorHAnsi"/>
                <w:color w:val="000000"/>
                <w:sz w:val="22"/>
                <w:szCs w:val="22"/>
              </w:rPr>
              <w:pPrChange w:id="592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923" w:author="Author">
              <w:r w:rsidDel="00BA22D7">
                <w:rPr>
                  <w:rFonts w:ascii="Calibri" w:hAnsi="Calibri" w:cs="Calibri"/>
                  <w:color w:val="000000"/>
                  <w:sz w:val="22"/>
                  <w:szCs w:val="22"/>
                </w:rPr>
                <w:delText>101.84</w:delText>
              </w:r>
            </w:del>
          </w:p>
        </w:tc>
        <w:tc>
          <w:tcPr>
            <w:tcW w:w="851" w:type="dxa"/>
            <w:vAlign w:val="bottom"/>
          </w:tcPr>
          <w:p w14:paraId="3594642A" w14:textId="29605D64"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924" w:author="Author"/>
                <w:rFonts w:asciiTheme="minorHAnsi" w:hAnsiTheme="minorHAnsi" w:cstheme="minorHAnsi"/>
                <w:color w:val="000000"/>
                <w:sz w:val="22"/>
                <w:szCs w:val="22"/>
              </w:rPr>
              <w:pPrChange w:id="592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926" w:author="Author">
              <w:r w:rsidDel="00BA22D7">
                <w:rPr>
                  <w:rFonts w:ascii="Calibri" w:hAnsi="Calibri" w:cs="Calibri"/>
                  <w:color w:val="000000"/>
                  <w:sz w:val="22"/>
                  <w:szCs w:val="22"/>
                </w:rPr>
                <w:delText>3.73</w:delText>
              </w:r>
            </w:del>
          </w:p>
        </w:tc>
        <w:tc>
          <w:tcPr>
            <w:tcW w:w="1240" w:type="dxa"/>
            <w:vAlign w:val="bottom"/>
          </w:tcPr>
          <w:p w14:paraId="18D36492" w14:textId="1A90C2EF"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927" w:author="Author"/>
                <w:rFonts w:asciiTheme="minorHAnsi" w:hAnsiTheme="minorHAnsi" w:cstheme="minorHAnsi"/>
                <w:color w:val="000000"/>
                <w:sz w:val="22"/>
                <w:szCs w:val="22"/>
              </w:rPr>
              <w:pPrChange w:id="592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929" w:author="Author">
              <w:r w:rsidDel="00BA22D7">
                <w:rPr>
                  <w:rFonts w:ascii="Calibri" w:hAnsi="Calibri" w:cs="Calibri"/>
                  <w:color w:val="000000"/>
                  <w:sz w:val="22"/>
                  <w:szCs w:val="22"/>
                </w:rPr>
                <w:delText>103.12</w:delText>
              </w:r>
            </w:del>
          </w:p>
        </w:tc>
        <w:tc>
          <w:tcPr>
            <w:tcW w:w="886" w:type="dxa"/>
            <w:vAlign w:val="bottom"/>
          </w:tcPr>
          <w:p w14:paraId="00C5E931" w14:textId="295214B7"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930" w:author="Author"/>
                <w:rFonts w:asciiTheme="minorHAnsi" w:hAnsiTheme="minorHAnsi" w:cstheme="minorHAnsi"/>
                <w:color w:val="000000"/>
                <w:sz w:val="22"/>
                <w:szCs w:val="22"/>
              </w:rPr>
              <w:pPrChange w:id="593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932" w:author="Author">
              <w:r w:rsidDel="00BA22D7">
                <w:rPr>
                  <w:rFonts w:ascii="Calibri" w:hAnsi="Calibri" w:cs="Calibri"/>
                  <w:color w:val="000000"/>
                  <w:sz w:val="22"/>
                  <w:szCs w:val="22"/>
                </w:rPr>
                <w:delText>3.73</w:delText>
              </w:r>
            </w:del>
          </w:p>
        </w:tc>
        <w:tc>
          <w:tcPr>
            <w:tcW w:w="1240" w:type="dxa"/>
            <w:vAlign w:val="bottom"/>
          </w:tcPr>
          <w:p w14:paraId="438FC076" w14:textId="64FEAF61"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933" w:author="Author"/>
                <w:rFonts w:asciiTheme="minorHAnsi" w:hAnsiTheme="minorHAnsi" w:cstheme="minorHAnsi"/>
                <w:color w:val="000000"/>
                <w:sz w:val="22"/>
                <w:szCs w:val="22"/>
              </w:rPr>
              <w:pPrChange w:id="593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935" w:author="Author">
              <w:r w:rsidDel="00BA22D7">
                <w:rPr>
                  <w:rFonts w:ascii="Calibri" w:hAnsi="Calibri" w:cs="Calibri"/>
                  <w:color w:val="000000"/>
                  <w:sz w:val="22"/>
                  <w:szCs w:val="22"/>
                </w:rPr>
                <w:delText>103.10</w:delText>
              </w:r>
            </w:del>
          </w:p>
        </w:tc>
        <w:tc>
          <w:tcPr>
            <w:tcW w:w="886" w:type="dxa"/>
            <w:vAlign w:val="bottom"/>
          </w:tcPr>
          <w:p w14:paraId="7CD74987" w14:textId="6B7A10EE"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936" w:author="Author"/>
                <w:rFonts w:asciiTheme="minorHAnsi" w:hAnsiTheme="minorHAnsi" w:cstheme="minorHAnsi"/>
                <w:color w:val="000000"/>
                <w:sz w:val="22"/>
                <w:szCs w:val="22"/>
              </w:rPr>
              <w:pPrChange w:id="593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938" w:author="Author">
              <w:r w:rsidDel="00BA22D7">
                <w:rPr>
                  <w:rFonts w:ascii="Calibri" w:hAnsi="Calibri" w:cs="Calibri"/>
                  <w:color w:val="000000"/>
                  <w:sz w:val="22"/>
                  <w:szCs w:val="22"/>
                </w:rPr>
                <w:delText>3.73</w:delText>
              </w:r>
            </w:del>
          </w:p>
        </w:tc>
        <w:tc>
          <w:tcPr>
            <w:tcW w:w="1240" w:type="dxa"/>
            <w:vAlign w:val="bottom"/>
          </w:tcPr>
          <w:p w14:paraId="6A2CC377" w14:textId="2618591C"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939" w:author="Author"/>
                <w:rFonts w:asciiTheme="minorHAnsi" w:hAnsiTheme="minorHAnsi" w:cstheme="minorHAnsi"/>
                <w:color w:val="000000"/>
                <w:sz w:val="22"/>
                <w:szCs w:val="22"/>
              </w:rPr>
              <w:pPrChange w:id="594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941" w:author="Author">
              <w:r w:rsidDel="00BA22D7">
                <w:rPr>
                  <w:rFonts w:ascii="Calibri" w:hAnsi="Calibri" w:cs="Calibri"/>
                  <w:color w:val="000000"/>
                  <w:sz w:val="22"/>
                  <w:szCs w:val="22"/>
                </w:rPr>
                <w:delText>103.13</w:delText>
              </w:r>
            </w:del>
          </w:p>
        </w:tc>
      </w:tr>
      <w:tr w:rsidR="0039456A" w:rsidDel="00BA22D7" w14:paraId="49916751" w14:textId="6AE86241" w:rsidTr="00670E42">
        <w:trPr>
          <w:trHeight w:val="282"/>
          <w:del w:id="594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CC08A60" w14:textId="6A63C43C" w:rsidR="0039456A" w:rsidDel="00BA22D7" w:rsidRDefault="0039456A" w:rsidP="00BA22D7">
            <w:pPr>
              <w:pStyle w:val="Heading4"/>
              <w:jc w:val="left"/>
              <w:rPr>
                <w:del w:id="5943" w:author="Author"/>
                <w:rFonts w:ascii="Calibri" w:hAnsi="Calibri" w:cs="Calibri"/>
                <w:b/>
                <w:bCs w:val="0"/>
                <w:color w:val="000000"/>
                <w:sz w:val="22"/>
                <w:szCs w:val="22"/>
              </w:rPr>
              <w:pPrChange w:id="5944" w:author="Sangani, Suryanarayana" w:date="2023-02-22T18:19:00Z">
                <w:pPr/>
              </w:pPrChange>
            </w:pPr>
            <w:del w:id="5945" w:author="Author">
              <w:r w:rsidDel="00BA22D7">
                <w:rPr>
                  <w:rFonts w:ascii="Calibri" w:hAnsi="Calibri" w:cs="Calibri"/>
                  <w:bCs w:val="0"/>
                  <w:color w:val="000000"/>
                  <w:sz w:val="22"/>
                  <w:szCs w:val="22"/>
                </w:rPr>
                <w:delText>3520</w:delText>
              </w:r>
            </w:del>
          </w:p>
        </w:tc>
        <w:tc>
          <w:tcPr>
            <w:tcW w:w="851" w:type="dxa"/>
            <w:vAlign w:val="bottom"/>
          </w:tcPr>
          <w:p w14:paraId="31898155" w14:textId="1DAAEB02"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946" w:author="Author"/>
                <w:rFonts w:asciiTheme="minorHAnsi" w:hAnsiTheme="minorHAnsi" w:cstheme="minorHAnsi"/>
                <w:color w:val="000000"/>
                <w:sz w:val="22"/>
                <w:szCs w:val="22"/>
              </w:rPr>
              <w:pPrChange w:id="594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948" w:author="Author">
              <w:r w:rsidDel="00BA22D7">
                <w:rPr>
                  <w:rFonts w:ascii="Calibri" w:hAnsi="Calibri" w:cs="Calibri"/>
                  <w:color w:val="000000"/>
                  <w:sz w:val="22"/>
                  <w:szCs w:val="22"/>
                </w:rPr>
                <w:delText>3.62</w:delText>
              </w:r>
            </w:del>
          </w:p>
        </w:tc>
        <w:tc>
          <w:tcPr>
            <w:tcW w:w="1240" w:type="dxa"/>
            <w:vAlign w:val="bottom"/>
          </w:tcPr>
          <w:p w14:paraId="0333687C" w14:textId="2E3F8B64"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949" w:author="Author"/>
                <w:rFonts w:asciiTheme="minorHAnsi" w:hAnsiTheme="minorHAnsi" w:cstheme="minorHAnsi"/>
                <w:color w:val="000000"/>
                <w:sz w:val="22"/>
                <w:szCs w:val="22"/>
              </w:rPr>
              <w:pPrChange w:id="595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951" w:author="Author">
              <w:r w:rsidDel="00BA22D7">
                <w:rPr>
                  <w:rFonts w:ascii="Calibri" w:hAnsi="Calibri" w:cs="Calibri"/>
                  <w:color w:val="000000"/>
                  <w:sz w:val="22"/>
                  <w:szCs w:val="22"/>
                </w:rPr>
                <w:delText>101.81</w:delText>
              </w:r>
            </w:del>
          </w:p>
        </w:tc>
        <w:tc>
          <w:tcPr>
            <w:tcW w:w="851" w:type="dxa"/>
            <w:vAlign w:val="bottom"/>
          </w:tcPr>
          <w:p w14:paraId="663BFEEA" w14:textId="000A9740"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952" w:author="Author"/>
                <w:rFonts w:asciiTheme="minorHAnsi" w:hAnsiTheme="minorHAnsi" w:cstheme="minorHAnsi"/>
                <w:color w:val="000000"/>
                <w:sz w:val="22"/>
                <w:szCs w:val="22"/>
              </w:rPr>
              <w:pPrChange w:id="595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954" w:author="Author">
              <w:r w:rsidDel="00BA22D7">
                <w:rPr>
                  <w:rFonts w:ascii="Calibri" w:hAnsi="Calibri" w:cs="Calibri"/>
                  <w:color w:val="000000"/>
                  <w:sz w:val="22"/>
                  <w:szCs w:val="22"/>
                </w:rPr>
                <w:delText>3.67</w:delText>
              </w:r>
            </w:del>
          </w:p>
        </w:tc>
        <w:tc>
          <w:tcPr>
            <w:tcW w:w="1240" w:type="dxa"/>
            <w:vAlign w:val="bottom"/>
          </w:tcPr>
          <w:p w14:paraId="26AF34BF" w14:textId="45D50D8D"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955" w:author="Author"/>
                <w:rFonts w:asciiTheme="minorHAnsi" w:hAnsiTheme="minorHAnsi" w:cstheme="minorHAnsi"/>
                <w:color w:val="000000"/>
                <w:sz w:val="22"/>
                <w:szCs w:val="22"/>
              </w:rPr>
              <w:pPrChange w:id="595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957" w:author="Author">
              <w:r w:rsidDel="00BA22D7">
                <w:rPr>
                  <w:rFonts w:ascii="Calibri" w:hAnsi="Calibri" w:cs="Calibri"/>
                  <w:color w:val="000000"/>
                  <w:sz w:val="22"/>
                  <w:szCs w:val="22"/>
                </w:rPr>
                <w:delText>103.22</w:delText>
              </w:r>
            </w:del>
          </w:p>
        </w:tc>
        <w:tc>
          <w:tcPr>
            <w:tcW w:w="886" w:type="dxa"/>
            <w:vAlign w:val="bottom"/>
          </w:tcPr>
          <w:p w14:paraId="2A8756C9" w14:textId="546F9123"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958" w:author="Author"/>
                <w:rFonts w:asciiTheme="minorHAnsi" w:hAnsiTheme="minorHAnsi" w:cstheme="minorHAnsi"/>
                <w:color w:val="000000"/>
                <w:sz w:val="22"/>
                <w:szCs w:val="22"/>
              </w:rPr>
              <w:pPrChange w:id="595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960" w:author="Author">
              <w:r w:rsidDel="00BA22D7">
                <w:rPr>
                  <w:rFonts w:ascii="Calibri" w:hAnsi="Calibri" w:cs="Calibri"/>
                  <w:color w:val="000000"/>
                  <w:sz w:val="22"/>
                  <w:szCs w:val="22"/>
                </w:rPr>
                <w:delText>3.67</w:delText>
              </w:r>
            </w:del>
          </w:p>
        </w:tc>
        <w:tc>
          <w:tcPr>
            <w:tcW w:w="1240" w:type="dxa"/>
            <w:vAlign w:val="bottom"/>
          </w:tcPr>
          <w:p w14:paraId="251916DE" w14:textId="7B2F5021"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961" w:author="Author"/>
                <w:rFonts w:asciiTheme="minorHAnsi" w:hAnsiTheme="minorHAnsi" w:cstheme="minorHAnsi"/>
                <w:color w:val="000000"/>
                <w:sz w:val="22"/>
                <w:szCs w:val="22"/>
              </w:rPr>
              <w:pPrChange w:id="596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963" w:author="Author">
              <w:r w:rsidDel="00BA22D7">
                <w:rPr>
                  <w:rFonts w:ascii="Calibri" w:hAnsi="Calibri" w:cs="Calibri"/>
                  <w:color w:val="000000"/>
                  <w:sz w:val="22"/>
                  <w:szCs w:val="22"/>
                </w:rPr>
                <w:delText>103.22</w:delText>
              </w:r>
            </w:del>
          </w:p>
        </w:tc>
        <w:tc>
          <w:tcPr>
            <w:tcW w:w="886" w:type="dxa"/>
            <w:vAlign w:val="bottom"/>
          </w:tcPr>
          <w:p w14:paraId="4E8EFED1" w14:textId="72645068"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964" w:author="Author"/>
                <w:rFonts w:asciiTheme="minorHAnsi" w:hAnsiTheme="minorHAnsi" w:cstheme="minorHAnsi"/>
                <w:color w:val="000000"/>
                <w:sz w:val="22"/>
                <w:szCs w:val="22"/>
              </w:rPr>
              <w:pPrChange w:id="596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966" w:author="Author">
              <w:r w:rsidDel="00BA22D7">
                <w:rPr>
                  <w:rFonts w:ascii="Calibri" w:hAnsi="Calibri" w:cs="Calibri"/>
                  <w:color w:val="000000"/>
                  <w:sz w:val="22"/>
                  <w:szCs w:val="22"/>
                </w:rPr>
                <w:delText>3.67</w:delText>
              </w:r>
            </w:del>
          </w:p>
        </w:tc>
        <w:tc>
          <w:tcPr>
            <w:tcW w:w="1240" w:type="dxa"/>
            <w:vAlign w:val="bottom"/>
          </w:tcPr>
          <w:p w14:paraId="5ED26C4B" w14:textId="3E55569C"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5967" w:author="Author"/>
                <w:rFonts w:asciiTheme="minorHAnsi" w:hAnsiTheme="minorHAnsi" w:cstheme="minorHAnsi"/>
                <w:color w:val="000000"/>
                <w:sz w:val="22"/>
                <w:szCs w:val="22"/>
              </w:rPr>
              <w:pPrChange w:id="596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969" w:author="Author">
              <w:r w:rsidDel="00BA22D7">
                <w:rPr>
                  <w:rFonts w:ascii="Calibri" w:hAnsi="Calibri" w:cs="Calibri"/>
                  <w:color w:val="000000"/>
                  <w:sz w:val="22"/>
                  <w:szCs w:val="22"/>
                </w:rPr>
                <w:delText>103.24</w:delText>
              </w:r>
            </w:del>
          </w:p>
        </w:tc>
      </w:tr>
      <w:tr w:rsidR="0039456A" w:rsidDel="00BA22D7" w14:paraId="3EE3D42C" w14:textId="6D407511" w:rsidTr="00670E42">
        <w:trPr>
          <w:cnfStyle w:val="000000100000" w:firstRow="0" w:lastRow="0" w:firstColumn="0" w:lastColumn="0" w:oddVBand="0" w:evenVBand="0" w:oddHBand="1" w:evenHBand="0" w:firstRowFirstColumn="0" w:firstRowLastColumn="0" w:lastRowFirstColumn="0" w:lastRowLastColumn="0"/>
          <w:trHeight w:val="282"/>
          <w:del w:id="597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A3561BE" w14:textId="70600946" w:rsidR="0039456A" w:rsidDel="00BA22D7" w:rsidRDefault="0039456A" w:rsidP="00BA22D7">
            <w:pPr>
              <w:pStyle w:val="Heading4"/>
              <w:jc w:val="left"/>
              <w:rPr>
                <w:del w:id="5971" w:author="Author"/>
                <w:rFonts w:ascii="Calibri" w:hAnsi="Calibri" w:cs="Calibri"/>
                <w:b/>
                <w:bCs w:val="0"/>
                <w:color w:val="000000"/>
                <w:sz w:val="22"/>
                <w:szCs w:val="22"/>
              </w:rPr>
              <w:pPrChange w:id="5972" w:author="Sangani, Suryanarayana" w:date="2023-02-22T18:19:00Z">
                <w:pPr/>
              </w:pPrChange>
            </w:pPr>
            <w:del w:id="5973" w:author="Author">
              <w:r w:rsidDel="00BA22D7">
                <w:rPr>
                  <w:rFonts w:ascii="Calibri" w:hAnsi="Calibri" w:cs="Calibri"/>
                  <w:bCs w:val="0"/>
                  <w:color w:val="000000"/>
                  <w:sz w:val="22"/>
                  <w:szCs w:val="22"/>
                </w:rPr>
                <w:delText>3584</w:delText>
              </w:r>
            </w:del>
          </w:p>
        </w:tc>
        <w:tc>
          <w:tcPr>
            <w:tcW w:w="851" w:type="dxa"/>
            <w:vAlign w:val="bottom"/>
          </w:tcPr>
          <w:p w14:paraId="1CF3B5A1" w14:textId="482AD3E4"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974" w:author="Author"/>
                <w:rFonts w:asciiTheme="minorHAnsi" w:hAnsiTheme="minorHAnsi" w:cstheme="minorHAnsi"/>
                <w:color w:val="000000"/>
                <w:sz w:val="22"/>
                <w:szCs w:val="22"/>
              </w:rPr>
              <w:pPrChange w:id="597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976" w:author="Author">
              <w:r w:rsidDel="00BA22D7">
                <w:rPr>
                  <w:rFonts w:ascii="Calibri" w:hAnsi="Calibri" w:cs="Calibri"/>
                  <w:color w:val="000000"/>
                  <w:sz w:val="22"/>
                  <w:szCs w:val="22"/>
                </w:rPr>
                <w:delText>3.55</w:delText>
              </w:r>
            </w:del>
          </w:p>
        </w:tc>
        <w:tc>
          <w:tcPr>
            <w:tcW w:w="1240" w:type="dxa"/>
            <w:vAlign w:val="bottom"/>
          </w:tcPr>
          <w:p w14:paraId="4C8BA1C7" w14:textId="2BA0E0A1"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977" w:author="Author"/>
                <w:rFonts w:asciiTheme="minorHAnsi" w:hAnsiTheme="minorHAnsi" w:cstheme="minorHAnsi"/>
                <w:color w:val="000000"/>
                <w:sz w:val="22"/>
                <w:szCs w:val="22"/>
              </w:rPr>
              <w:pPrChange w:id="597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979" w:author="Author">
              <w:r w:rsidDel="00BA22D7">
                <w:rPr>
                  <w:rFonts w:ascii="Calibri" w:hAnsi="Calibri" w:cs="Calibri"/>
                  <w:color w:val="000000"/>
                  <w:sz w:val="22"/>
                  <w:szCs w:val="22"/>
                </w:rPr>
                <w:delText>101.86</w:delText>
              </w:r>
            </w:del>
          </w:p>
        </w:tc>
        <w:tc>
          <w:tcPr>
            <w:tcW w:w="851" w:type="dxa"/>
            <w:vAlign w:val="bottom"/>
          </w:tcPr>
          <w:p w14:paraId="23CA234A" w14:textId="18CD574A"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980" w:author="Author"/>
                <w:rFonts w:asciiTheme="minorHAnsi" w:hAnsiTheme="minorHAnsi" w:cstheme="minorHAnsi"/>
                <w:color w:val="000000"/>
                <w:sz w:val="22"/>
                <w:szCs w:val="22"/>
              </w:rPr>
              <w:pPrChange w:id="598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982" w:author="Author">
              <w:r w:rsidDel="00BA22D7">
                <w:rPr>
                  <w:rFonts w:ascii="Calibri" w:hAnsi="Calibri" w:cs="Calibri"/>
                  <w:color w:val="000000"/>
                  <w:sz w:val="22"/>
                  <w:szCs w:val="22"/>
                </w:rPr>
                <w:delText>3.60</w:delText>
              </w:r>
            </w:del>
          </w:p>
        </w:tc>
        <w:tc>
          <w:tcPr>
            <w:tcW w:w="1240" w:type="dxa"/>
            <w:vAlign w:val="bottom"/>
          </w:tcPr>
          <w:p w14:paraId="1CB8991D" w14:textId="7718219E"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983" w:author="Author"/>
                <w:rFonts w:asciiTheme="minorHAnsi" w:hAnsiTheme="minorHAnsi" w:cstheme="minorHAnsi"/>
                <w:color w:val="000000"/>
                <w:sz w:val="22"/>
                <w:szCs w:val="22"/>
              </w:rPr>
              <w:pPrChange w:id="598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985" w:author="Author">
              <w:r w:rsidDel="00BA22D7">
                <w:rPr>
                  <w:rFonts w:ascii="Calibri" w:hAnsi="Calibri" w:cs="Calibri"/>
                  <w:color w:val="000000"/>
                  <w:sz w:val="22"/>
                  <w:szCs w:val="22"/>
                </w:rPr>
                <w:delText>103.32</w:delText>
              </w:r>
            </w:del>
          </w:p>
        </w:tc>
        <w:tc>
          <w:tcPr>
            <w:tcW w:w="886" w:type="dxa"/>
            <w:vAlign w:val="bottom"/>
          </w:tcPr>
          <w:p w14:paraId="70D6AF18" w14:textId="565A76F8"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986" w:author="Author"/>
                <w:rFonts w:asciiTheme="minorHAnsi" w:hAnsiTheme="minorHAnsi" w:cstheme="minorHAnsi"/>
                <w:color w:val="000000"/>
                <w:sz w:val="22"/>
                <w:szCs w:val="22"/>
              </w:rPr>
              <w:pPrChange w:id="598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988" w:author="Author">
              <w:r w:rsidDel="00BA22D7">
                <w:rPr>
                  <w:rFonts w:ascii="Calibri" w:hAnsi="Calibri" w:cs="Calibri"/>
                  <w:color w:val="000000"/>
                  <w:sz w:val="22"/>
                  <w:szCs w:val="22"/>
                </w:rPr>
                <w:delText>3.60</w:delText>
              </w:r>
            </w:del>
          </w:p>
        </w:tc>
        <w:tc>
          <w:tcPr>
            <w:tcW w:w="1240" w:type="dxa"/>
            <w:vAlign w:val="bottom"/>
          </w:tcPr>
          <w:p w14:paraId="77082972" w14:textId="0C2E3A41"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989" w:author="Author"/>
                <w:rFonts w:asciiTheme="minorHAnsi" w:hAnsiTheme="minorHAnsi" w:cstheme="minorHAnsi"/>
                <w:color w:val="000000"/>
                <w:sz w:val="22"/>
                <w:szCs w:val="22"/>
              </w:rPr>
              <w:pPrChange w:id="599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991" w:author="Author">
              <w:r w:rsidDel="00BA22D7">
                <w:rPr>
                  <w:rFonts w:ascii="Calibri" w:hAnsi="Calibri" w:cs="Calibri"/>
                  <w:color w:val="000000"/>
                  <w:sz w:val="22"/>
                  <w:szCs w:val="22"/>
                </w:rPr>
                <w:delText>103.30</w:delText>
              </w:r>
            </w:del>
          </w:p>
        </w:tc>
        <w:tc>
          <w:tcPr>
            <w:tcW w:w="886" w:type="dxa"/>
            <w:vAlign w:val="bottom"/>
          </w:tcPr>
          <w:p w14:paraId="0F2AF2D4" w14:textId="3E6597AA"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992" w:author="Author"/>
                <w:rFonts w:asciiTheme="minorHAnsi" w:hAnsiTheme="minorHAnsi" w:cstheme="minorHAnsi"/>
                <w:color w:val="000000"/>
                <w:sz w:val="22"/>
                <w:szCs w:val="22"/>
              </w:rPr>
              <w:pPrChange w:id="599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994" w:author="Author">
              <w:r w:rsidDel="00BA22D7">
                <w:rPr>
                  <w:rFonts w:ascii="Calibri" w:hAnsi="Calibri" w:cs="Calibri"/>
                  <w:color w:val="000000"/>
                  <w:sz w:val="22"/>
                  <w:szCs w:val="22"/>
                </w:rPr>
                <w:delText>3.60</w:delText>
              </w:r>
            </w:del>
          </w:p>
        </w:tc>
        <w:tc>
          <w:tcPr>
            <w:tcW w:w="1240" w:type="dxa"/>
            <w:vAlign w:val="bottom"/>
          </w:tcPr>
          <w:p w14:paraId="7DB25E97" w14:textId="50BFE852"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5995" w:author="Author"/>
                <w:rFonts w:asciiTheme="minorHAnsi" w:hAnsiTheme="minorHAnsi" w:cstheme="minorHAnsi"/>
                <w:color w:val="000000"/>
                <w:sz w:val="22"/>
                <w:szCs w:val="22"/>
              </w:rPr>
              <w:pPrChange w:id="599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997" w:author="Author">
              <w:r w:rsidDel="00BA22D7">
                <w:rPr>
                  <w:rFonts w:ascii="Calibri" w:hAnsi="Calibri" w:cs="Calibri"/>
                  <w:color w:val="000000"/>
                  <w:sz w:val="22"/>
                  <w:szCs w:val="22"/>
                </w:rPr>
                <w:delText>103.34</w:delText>
              </w:r>
            </w:del>
          </w:p>
        </w:tc>
      </w:tr>
      <w:tr w:rsidR="0039456A" w:rsidDel="00BA22D7" w14:paraId="0F14E72D" w14:textId="26BD83AD" w:rsidTr="00670E42">
        <w:trPr>
          <w:trHeight w:val="282"/>
          <w:del w:id="599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54F65A4" w14:textId="65A60981" w:rsidR="0039456A" w:rsidDel="00BA22D7" w:rsidRDefault="0039456A" w:rsidP="00BA22D7">
            <w:pPr>
              <w:pStyle w:val="Heading4"/>
              <w:jc w:val="left"/>
              <w:rPr>
                <w:del w:id="5999" w:author="Author"/>
                <w:rFonts w:ascii="Calibri" w:hAnsi="Calibri" w:cs="Calibri"/>
                <w:b/>
                <w:bCs w:val="0"/>
                <w:color w:val="000000"/>
                <w:sz w:val="22"/>
                <w:szCs w:val="22"/>
              </w:rPr>
              <w:pPrChange w:id="6000" w:author="Sangani, Suryanarayana" w:date="2023-02-22T18:19:00Z">
                <w:pPr/>
              </w:pPrChange>
            </w:pPr>
            <w:del w:id="6001" w:author="Author">
              <w:r w:rsidDel="00BA22D7">
                <w:rPr>
                  <w:rFonts w:ascii="Calibri" w:hAnsi="Calibri" w:cs="Calibri"/>
                  <w:bCs w:val="0"/>
                  <w:color w:val="000000"/>
                  <w:sz w:val="22"/>
                  <w:szCs w:val="22"/>
                </w:rPr>
                <w:delText>3648</w:delText>
              </w:r>
            </w:del>
          </w:p>
        </w:tc>
        <w:tc>
          <w:tcPr>
            <w:tcW w:w="851" w:type="dxa"/>
            <w:vAlign w:val="bottom"/>
          </w:tcPr>
          <w:p w14:paraId="11FB0D43" w14:textId="5D03F4A2"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6002" w:author="Author"/>
                <w:rFonts w:asciiTheme="minorHAnsi" w:hAnsiTheme="minorHAnsi" w:cstheme="minorHAnsi"/>
                <w:color w:val="000000"/>
                <w:sz w:val="22"/>
                <w:szCs w:val="22"/>
              </w:rPr>
              <w:pPrChange w:id="600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004" w:author="Author">
              <w:r w:rsidDel="00BA22D7">
                <w:rPr>
                  <w:rFonts w:ascii="Calibri" w:hAnsi="Calibri" w:cs="Calibri"/>
                  <w:color w:val="000000"/>
                  <w:sz w:val="22"/>
                  <w:szCs w:val="22"/>
                </w:rPr>
                <w:delText>3.49</w:delText>
              </w:r>
            </w:del>
          </w:p>
        </w:tc>
        <w:tc>
          <w:tcPr>
            <w:tcW w:w="1240" w:type="dxa"/>
            <w:vAlign w:val="bottom"/>
          </w:tcPr>
          <w:p w14:paraId="67387E28" w14:textId="796BEE6D"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6005" w:author="Author"/>
                <w:rFonts w:asciiTheme="minorHAnsi" w:hAnsiTheme="minorHAnsi" w:cstheme="minorHAnsi"/>
                <w:color w:val="000000"/>
                <w:sz w:val="22"/>
                <w:szCs w:val="22"/>
              </w:rPr>
              <w:pPrChange w:id="600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007" w:author="Author">
              <w:r w:rsidDel="00BA22D7">
                <w:rPr>
                  <w:rFonts w:ascii="Calibri" w:hAnsi="Calibri" w:cs="Calibri"/>
                  <w:color w:val="000000"/>
                  <w:sz w:val="22"/>
                  <w:szCs w:val="22"/>
                </w:rPr>
                <w:delText>101.90</w:delText>
              </w:r>
            </w:del>
          </w:p>
        </w:tc>
        <w:tc>
          <w:tcPr>
            <w:tcW w:w="851" w:type="dxa"/>
            <w:vAlign w:val="bottom"/>
          </w:tcPr>
          <w:p w14:paraId="7D4CB4EC" w14:textId="66134726"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6008" w:author="Author"/>
                <w:rFonts w:asciiTheme="minorHAnsi" w:hAnsiTheme="minorHAnsi" w:cstheme="minorHAnsi"/>
                <w:color w:val="000000"/>
                <w:sz w:val="22"/>
                <w:szCs w:val="22"/>
              </w:rPr>
              <w:pPrChange w:id="600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010" w:author="Author">
              <w:r w:rsidDel="00BA22D7">
                <w:rPr>
                  <w:rFonts w:ascii="Calibri" w:hAnsi="Calibri" w:cs="Calibri"/>
                  <w:color w:val="000000"/>
                  <w:sz w:val="22"/>
                  <w:szCs w:val="22"/>
                </w:rPr>
                <w:delText>3.54</w:delText>
              </w:r>
            </w:del>
          </w:p>
        </w:tc>
        <w:tc>
          <w:tcPr>
            <w:tcW w:w="1240" w:type="dxa"/>
            <w:vAlign w:val="bottom"/>
          </w:tcPr>
          <w:p w14:paraId="02C5AD43" w14:textId="0DA9CBBE"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6011" w:author="Author"/>
                <w:rFonts w:asciiTheme="minorHAnsi" w:hAnsiTheme="minorHAnsi" w:cstheme="minorHAnsi"/>
                <w:color w:val="000000"/>
                <w:sz w:val="22"/>
                <w:szCs w:val="22"/>
              </w:rPr>
              <w:pPrChange w:id="601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013" w:author="Author">
              <w:r w:rsidDel="00BA22D7">
                <w:rPr>
                  <w:rFonts w:ascii="Calibri" w:hAnsi="Calibri" w:cs="Calibri"/>
                  <w:color w:val="000000"/>
                  <w:sz w:val="22"/>
                  <w:szCs w:val="22"/>
                </w:rPr>
                <w:delText>103.39</w:delText>
              </w:r>
            </w:del>
          </w:p>
        </w:tc>
        <w:tc>
          <w:tcPr>
            <w:tcW w:w="886" w:type="dxa"/>
            <w:vAlign w:val="bottom"/>
          </w:tcPr>
          <w:p w14:paraId="749489A0" w14:textId="20CC33AA"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6014" w:author="Author"/>
                <w:rFonts w:asciiTheme="minorHAnsi" w:hAnsiTheme="minorHAnsi" w:cstheme="minorHAnsi"/>
                <w:color w:val="000000"/>
                <w:sz w:val="22"/>
                <w:szCs w:val="22"/>
              </w:rPr>
              <w:pPrChange w:id="601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016" w:author="Author">
              <w:r w:rsidDel="00BA22D7">
                <w:rPr>
                  <w:rFonts w:ascii="Calibri" w:hAnsi="Calibri" w:cs="Calibri"/>
                  <w:color w:val="000000"/>
                  <w:sz w:val="22"/>
                  <w:szCs w:val="22"/>
                </w:rPr>
                <w:delText>3.54</w:delText>
              </w:r>
            </w:del>
          </w:p>
        </w:tc>
        <w:tc>
          <w:tcPr>
            <w:tcW w:w="1240" w:type="dxa"/>
            <w:vAlign w:val="bottom"/>
          </w:tcPr>
          <w:p w14:paraId="0170B85E" w14:textId="3412B726"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6017" w:author="Author"/>
                <w:rFonts w:asciiTheme="minorHAnsi" w:hAnsiTheme="minorHAnsi" w:cstheme="minorHAnsi"/>
                <w:color w:val="000000"/>
                <w:sz w:val="22"/>
                <w:szCs w:val="22"/>
              </w:rPr>
              <w:pPrChange w:id="601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019" w:author="Author">
              <w:r w:rsidDel="00BA22D7">
                <w:rPr>
                  <w:rFonts w:ascii="Calibri" w:hAnsi="Calibri" w:cs="Calibri"/>
                  <w:color w:val="000000"/>
                  <w:sz w:val="22"/>
                  <w:szCs w:val="22"/>
                </w:rPr>
                <w:delText>103.40</w:delText>
              </w:r>
            </w:del>
          </w:p>
        </w:tc>
        <w:tc>
          <w:tcPr>
            <w:tcW w:w="886" w:type="dxa"/>
            <w:vAlign w:val="bottom"/>
          </w:tcPr>
          <w:p w14:paraId="5C5D8E4B" w14:textId="6B3A3D2D"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6020" w:author="Author"/>
                <w:rFonts w:asciiTheme="minorHAnsi" w:hAnsiTheme="minorHAnsi" w:cstheme="minorHAnsi"/>
                <w:color w:val="000000"/>
                <w:sz w:val="22"/>
                <w:szCs w:val="22"/>
              </w:rPr>
              <w:pPrChange w:id="602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022" w:author="Author">
              <w:r w:rsidDel="00BA22D7">
                <w:rPr>
                  <w:rFonts w:ascii="Calibri" w:hAnsi="Calibri" w:cs="Calibri"/>
                  <w:color w:val="000000"/>
                  <w:sz w:val="22"/>
                  <w:szCs w:val="22"/>
                </w:rPr>
                <w:delText>3.54</w:delText>
              </w:r>
            </w:del>
          </w:p>
        </w:tc>
        <w:tc>
          <w:tcPr>
            <w:tcW w:w="1240" w:type="dxa"/>
            <w:vAlign w:val="bottom"/>
          </w:tcPr>
          <w:p w14:paraId="0C28AA2B" w14:textId="0F901D37"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6023" w:author="Author"/>
                <w:rFonts w:asciiTheme="minorHAnsi" w:hAnsiTheme="minorHAnsi" w:cstheme="minorHAnsi"/>
                <w:color w:val="000000"/>
                <w:sz w:val="22"/>
                <w:szCs w:val="22"/>
              </w:rPr>
              <w:pPrChange w:id="602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025" w:author="Author">
              <w:r w:rsidDel="00BA22D7">
                <w:rPr>
                  <w:rFonts w:ascii="Calibri" w:hAnsi="Calibri" w:cs="Calibri"/>
                  <w:color w:val="000000"/>
                  <w:sz w:val="22"/>
                  <w:szCs w:val="22"/>
                </w:rPr>
                <w:delText>103.41</w:delText>
              </w:r>
            </w:del>
          </w:p>
        </w:tc>
      </w:tr>
      <w:tr w:rsidR="0039456A" w:rsidDel="00BA22D7" w14:paraId="1BB2E841" w14:textId="74A9901A" w:rsidTr="00670E42">
        <w:trPr>
          <w:cnfStyle w:val="000000100000" w:firstRow="0" w:lastRow="0" w:firstColumn="0" w:lastColumn="0" w:oddVBand="0" w:evenVBand="0" w:oddHBand="1" w:evenHBand="0" w:firstRowFirstColumn="0" w:firstRowLastColumn="0" w:lastRowFirstColumn="0" w:lastRowLastColumn="0"/>
          <w:trHeight w:val="282"/>
          <w:del w:id="602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FF55BA0" w14:textId="4621F44A" w:rsidR="0039456A" w:rsidDel="00BA22D7" w:rsidRDefault="0039456A" w:rsidP="00BA22D7">
            <w:pPr>
              <w:pStyle w:val="Heading4"/>
              <w:jc w:val="left"/>
              <w:rPr>
                <w:del w:id="6027" w:author="Author"/>
                <w:rFonts w:ascii="Calibri" w:hAnsi="Calibri" w:cs="Calibri"/>
                <w:b/>
                <w:bCs w:val="0"/>
                <w:color w:val="000000"/>
                <w:sz w:val="22"/>
                <w:szCs w:val="22"/>
              </w:rPr>
              <w:pPrChange w:id="6028" w:author="Sangani, Suryanarayana" w:date="2023-02-22T18:19:00Z">
                <w:pPr/>
              </w:pPrChange>
            </w:pPr>
            <w:del w:id="6029" w:author="Author">
              <w:r w:rsidDel="00BA22D7">
                <w:rPr>
                  <w:rFonts w:ascii="Calibri" w:hAnsi="Calibri" w:cs="Calibri"/>
                  <w:bCs w:val="0"/>
                  <w:color w:val="000000"/>
                  <w:sz w:val="22"/>
                  <w:szCs w:val="22"/>
                </w:rPr>
                <w:delText>3712</w:delText>
              </w:r>
            </w:del>
          </w:p>
        </w:tc>
        <w:tc>
          <w:tcPr>
            <w:tcW w:w="851" w:type="dxa"/>
            <w:vAlign w:val="bottom"/>
          </w:tcPr>
          <w:p w14:paraId="72C8DE64" w14:textId="2DB1D59B"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6030" w:author="Author"/>
                <w:rFonts w:asciiTheme="minorHAnsi" w:hAnsiTheme="minorHAnsi" w:cstheme="minorHAnsi"/>
                <w:color w:val="000000"/>
                <w:sz w:val="22"/>
                <w:szCs w:val="22"/>
              </w:rPr>
              <w:pPrChange w:id="603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032" w:author="Author">
              <w:r w:rsidDel="00BA22D7">
                <w:rPr>
                  <w:rFonts w:ascii="Calibri" w:hAnsi="Calibri" w:cs="Calibri"/>
                  <w:color w:val="000000"/>
                  <w:sz w:val="22"/>
                  <w:szCs w:val="22"/>
                </w:rPr>
                <w:delText>3.43</w:delText>
              </w:r>
            </w:del>
          </w:p>
        </w:tc>
        <w:tc>
          <w:tcPr>
            <w:tcW w:w="1240" w:type="dxa"/>
            <w:vAlign w:val="bottom"/>
          </w:tcPr>
          <w:p w14:paraId="1F08974B" w14:textId="659460AB"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6033" w:author="Author"/>
                <w:rFonts w:asciiTheme="minorHAnsi" w:hAnsiTheme="minorHAnsi" w:cstheme="minorHAnsi"/>
                <w:color w:val="000000"/>
                <w:sz w:val="22"/>
                <w:szCs w:val="22"/>
              </w:rPr>
              <w:pPrChange w:id="603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035" w:author="Author">
              <w:r w:rsidDel="00BA22D7">
                <w:rPr>
                  <w:rFonts w:ascii="Calibri" w:hAnsi="Calibri" w:cs="Calibri"/>
                  <w:color w:val="000000"/>
                  <w:sz w:val="22"/>
                  <w:szCs w:val="22"/>
                </w:rPr>
                <w:delText>101.75</w:delText>
              </w:r>
            </w:del>
          </w:p>
        </w:tc>
        <w:tc>
          <w:tcPr>
            <w:tcW w:w="851" w:type="dxa"/>
            <w:vAlign w:val="bottom"/>
          </w:tcPr>
          <w:p w14:paraId="27A0E08E" w14:textId="1CD6E924"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6036" w:author="Author"/>
                <w:rFonts w:asciiTheme="minorHAnsi" w:hAnsiTheme="minorHAnsi" w:cstheme="minorHAnsi"/>
                <w:color w:val="000000"/>
                <w:sz w:val="22"/>
                <w:szCs w:val="22"/>
              </w:rPr>
              <w:pPrChange w:id="603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038" w:author="Author">
              <w:r w:rsidDel="00BA22D7">
                <w:rPr>
                  <w:rFonts w:ascii="Calibri" w:hAnsi="Calibri" w:cs="Calibri"/>
                  <w:color w:val="000000"/>
                  <w:sz w:val="22"/>
                  <w:szCs w:val="22"/>
                </w:rPr>
                <w:delText>3.48</w:delText>
              </w:r>
            </w:del>
          </w:p>
        </w:tc>
        <w:tc>
          <w:tcPr>
            <w:tcW w:w="1240" w:type="dxa"/>
            <w:vAlign w:val="bottom"/>
          </w:tcPr>
          <w:p w14:paraId="61D365ED" w14:textId="49BB5794"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6039" w:author="Author"/>
                <w:rFonts w:asciiTheme="minorHAnsi" w:hAnsiTheme="minorHAnsi" w:cstheme="minorHAnsi"/>
                <w:color w:val="000000"/>
                <w:sz w:val="22"/>
                <w:szCs w:val="22"/>
              </w:rPr>
              <w:pPrChange w:id="604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041" w:author="Author">
              <w:r w:rsidDel="00BA22D7">
                <w:rPr>
                  <w:rFonts w:ascii="Calibri" w:hAnsi="Calibri" w:cs="Calibri"/>
                  <w:color w:val="000000"/>
                  <w:sz w:val="22"/>
                  <w:szCs w:val="22"/>
                </w:rPr>
                <w:delText>103.48</w:delText>
              </w:r>
            </w:del>
          </w:p>
        </w:tc>
        <w:tc>
          <w:tcPr>
            <w:tcW w:w="886" w:type="dxa"/>
            <w:vAlign w:val="bottom"/>
          </w:tcPr>
          <w:p w14:paraId="05FA13BC" w14:textId="49534249"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6042" w:author="Author"/>
                <w:rFonts w:asciiTheme="minorHAnsi" w:hAnsiTheme="minorHAnsi" w:cstheme="minorHAnsi"/>
                <w:color w:val="000000"/>
                <w:sz w:val="22"/>
                <w:szCs w:val="22"/>
              </w:rPr>
              <w:pPrChange w:id="604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044" w:author="Author">
              <w:r w:rsidDel="00BA22D7">
                <w:rPr>
                  <w:rFonts w:ascii="Calibri" w:hAnsi="Calibri" w:cs="Calibri"/>
                  <w:color w:val="000000"/>
                  <w:sz w:val="22"/>
                  <w:szCs w:val="22"/>
                </w:rPr>
                <w:delText>3.48</w:delText>
              </w:r>
            </w:del>
          </w:p>
        </w:tc>
        <w:tc>
          <w:tcPr>
            <w:tcW w:w="1240" w:type="dxa"/>
            <w:vAlign w:val="bottom"/>
          </w:tcPr>
          <w:p w14:paraId="65D3D695" w14:textId="44C7F897"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6045" w:author="Author"/>
                <w:rFonts w:asciiTheme="minorHAnsi" w:hAnsiTheme="minorHAnsi" w:cstheme="minorHAnsi"/>
                <w:color w:val="000000"/>
                <w:sz w:val="22"/>
                <w:szCs w:val="22"/>
              </w:rPr>
              <w:pPrChange w:id="604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047" w:author="Author">
              <w:r w:rsidDel="00BA22D7">
                <w:rPr>
                  <w:rFonts w:ascii="Calibri" w:hAnsi="Calibri" w:cs="Calibri"/>
                  <w:color w:val="000000"/>
                  <w:sz w:val="22"/>
                  <w:szCs w:val="22"/>
                </w:rPr>
                <w:delText>103.49</w:delText>
              </w:r>
            </w:del>
          </w:p>
        </w:tc>
        <w:tc>
          <w:tcPr>
            <w:tcW w:w="886" w:type="dxa"/>
            <w:vAlign w:val="bottom"/>
          </w:tcPr>
          <w:p w14:paraId="0ADBF051" w14:textId="67F574AD"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6048" w:author="Author"/>
                <w:rFonts w:asciiTheme="minorHAnsi" w:hAnsiTheme="minorHAnsi" w:cstheme="minorHAnsi"/>
                <w:color w:val="000000"/>
                <w:sz w:val="22"/>
                <w:szCs w:val="22"/>
              </w:rPr>
              <w:pPrChange w:id="604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050" w:author="Author">
              <w:r w:rsidDel="00BA22D7">
                <w:rPr>
                  <w:rFonts w:ascii="Calibri" w:hAnsi="Calibri" w:cs="Calibri"/>
                  <w:color w:val="000000"/>
                  <w:sz w:val="22"/>
                  <w:szCs w:val="22"/>
                </w:rPr>
                <w:delText>3.49</w:delText>
              </w:r>
            </w:del>
          </w:p>
        </w:tc>
        <w:tc>
          <w:tcPr>
            <w:tcW w:w="1240" w:type="dxa"/>
            <w:vAlign w:val="bottom"/>
          </w:tcPr>
          <w:p w14:paraId="329F1344" w14:textId="1FC8C7E6"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6051" w:author="Author"/>
                <w:rFonts w:asciiTheme="minorHAnsi" w:hAnsiTheme="minorHAnsi" w:cstheme="minorHAnsi"/>
                <w:color w:val="000000"/>
                <w:sz w:val="22"/>
                <w:szCs w:val="22"/>
              </w:rPr>
              <w:pPrChange w:id="605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053" w:author="Author">
              <w:r w:rsidDel="00BA22D7">
                <w:rPr>
                  <w:rFonts w:ascii="Calibri" w:hAnsi="Calibri" w:cs="Calibri"/>
                  <w:color w:val="000000"/>
                  <w:sz w:val="22"/>
                  <w:szCs w:val="22"/>
                </w:rPr>
                <w:delText>103.49</w:delText>
              </w:r>
            </w:del>
          </w:p>
        </w:tc>
      </w:tr>
      <w:tr w:rsidR="0039456A" w:rsidDel="00BA22D7" w14:paraId="5EF83116" w14:textId="370B29B3" w:rsidTr="00670E42">
        <w:trPr>
          <w:trHeight w:val="282"/>
          <w:del w:id="605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984C334" w14:textId="2AB61342" w:rsidR="0039456A" w:rsidDel="00BA22D7" w:rsidRDefault="0039456A" w:rsidP="00BA22D7">
            <w:pPr>
              <w:pStyle w:val="Heading4"/>
              <w:jc w:val="left"/>
              <w:rPr>
                <w:del w:id="6055" w:author="Author"/>
                <w:rFonts w:ascii="Calibri" w:hAnsi="Calibri" w:cs="Calibri"/>
                <w:b/>
                <w:bCs w:val="0"/>
                <w:color w:val="000000"/>
                <w:sz w:val="22"/>
                <w:szCs w:val="22"/>
              </w:rPr>
              <w:pPrChange w:id="6056" w:author="Sangani, Suryanarayana" w:date="2023-02-22T18:19:00Z">
                <w:pPr/>
              </w:pPrChange>
            </w:pPr>
            <w:del w:id="6057" w:author="Author">
              <w:r w:rsidDel="00BA22D7">
                <w:rPr>
                  <w:rFonts w:ascii="Calibri" w:hAnsi="Calibri" w:cs="Calibri"/>
                  <w:bCs w:val="0"/>
                  <w:color w:val="000000"/>
                  <w:sz w:val="22"/>
                  <w:szCs w:val="22"/>
                </w:rPr>
                <w:delText>3776</w:delText>
              </w:r>
            </w:del>
          </w:p>
        </w:tc>
        <w:tc>
          <w:tcPr>
            <w:tcW w:w="851" w:type="dxa"/>
            <w:vAlign w:val="bottom"/>
          </w:tcPr>
          <w:p w14:paraId="35418792" w14:textId="715C7B6B"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6058" w:author="Author"/>
                <w:rFonts w:asciiTheme="minorHAnsi" w:hAnsiTheme="minorHAnsi" w:cstheme="minorHAnsi"/>
                <w:color w:val="000000"/>
                <w:sz w:val="22"/>
                <w:szCs w:val="22"/>
              </w:rPr>
              <w:pPrChange w:id="605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060" w:author="Author">
              <w:r w:rsidDel="00BA22D7">
                <w:rPr>
                  <w:rFonts w:ascii="Calibri" w:hAnsi="Calibri" w:cs="Calibri"/>
                  <w:color w:val="000000"/>
                  <w:sz w:val="22"/>
                  <w:szCs w:val="22"/>
                </w:rPr>
                <w:delText>3.37</w:delText>
              </w:r>
            </w:del>
          </w:p>
        </w:tc>
        <w:tc>
          <w:tcPr>
            <w:tcW w:w="1240" w:type="dxa"/>
            <w:vAlign w:val="bottom"/>
          </w:tcPr>
          <w:p w14:paraId="2DFAB22C" w14:textId="4FE4F384"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6061" w:author="Author"/>
                <w:rFonts w:asciiTheme="minorHAnsi" w:hAnsiTheme="minorHAnsi" w:cstheme="minorHAnsi"/>
                <w:color w:val="000000"/>
                <w:sz w:val="22"/>
                <w:szCs w:val="22"/>
              </w:rPr>
              <w:pPrChange w:id="606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063" w:author="Author">
              <w:r w:rsidDel="00BA22D7">
                <w:rPr>
                  <w:rFonts w:ascii="Calibri" w:hAnsi="Calibri" w:cs="Calibri"/>
                  <w:color w:val="000000"/>
                  <w:sz w:val="22"/>
                  <w:szCs w:val="22"/>
                </w:rPr>
                <w:delText>101.67</w:delText>
              </w:r>
            </w:del>
          </w:p>
        </w:tc>
        <w:tc>
          <w:tcPr>
            <w:tcW w:w="851" w:type="dxa"/>
            <w:vAlign w:val="bottom"/>
          </w:tcPr>
          <w:p w14:paraId="05921C6D" w14:textId="5D6EA168"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6064" w:author="Author"/>
                <w:rFonts w:asciiTheme="minorHAnsi" w:hAnsiTheme="minorHAnsi" w:cstheme="minorHAnsi"/>
                <w:color w:val="000000"/>
                <w:sz w:val="22"/>
                <w:szCs w:val="22"/>
              </w:rPr>
              <w:pPrChange w:id="606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066" w:author="Author">
              <w:r w:rsidDel="00BA22D7">
                <w:rPr>
                  <w:rFonts w:ascii="Calibri" w:hAnsi="Calibri" w:cs="Calibri"/>
                  <w:color w:val="000000"/>
                  <w:sz w:val="22"/>
                  <w:szCs w:val="22"/>
                </w:rPr>
                <w:delText>3.43</w:delText>
              </w:r>
            </w:del>
          </w:p>
        </w:tc>
        <w:tc>
          <w:tcPr>
            <w:tcW w:w="1240" w:type="dxa"/>
            <w:vAlign w:val="bottom"/>
          </w:tcPr>
          <w:p w14:paraId="51593E4A" w14:textId="587515D9"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6067" w:author="Author"/>
                <w:rFonts w:asciiTheme="minorHAnsi" w:hAnsiTheme="minorHAnsi" w:cstheme="minorHAnsi"/>
                <w:color w:val="000000"/>
                <w:sz w:val="22"/>
                <w:szCs w:val="22"/>
              </w:rPr>
              <w:pPrChange w:id="606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069" w:author="Author">
              <w:r w:rsidDel="00BA22D7">
                <w:rPr>
                  <w:rFonts w:ascii="Calibri" w:hAnsi="Calibri" w:cs="Calibri"/>
                  <w:color w:val="000000"/>
                  <w:sz w:val="22"/>
                  <w:szCs w:val="22"/>
                </w:rPr>
                <w:delText>103.55</w:delText>
              </w:r>
            </w:del>
          </w:p>
        </w:tc>
        <w:tc>
          <w:tcPr>
            <w:tcW w:w="886" w:type="dxa"/>
            <w:vAlign w:val="bottom"/>
          </w:tcPr>
          <w:p w14:paraId="67B77BAA" w14:textId="4A8D86E9"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6070" w:author="Author"/>
                <w:rFonts w:asciiTheme="minorHAnsi" w:hAnsiTheme="minorHAnsi" w:cstheme="minorHAnsi"/>
                <w:color w:val="000000"/>
                <w:sz w:val="22"/>
                <w:szCs w:val="22"/>
              </w:rPr>
              <w:pPrChange w:id="607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072" w:author="Author">
              <w:r w:rsidDel="00BA22D7">
                <w:rPr>
                  <w:rFonts w:ascii="Calibri" w:hAnsi="Calibri" w:cs="Calibri"/>
                  <w:color w:val="000000"/>
                  <w:sz w:val="22"/>
                  <w:szCs w:val="22"/>
                </w:rPr>
                <w:delText>3.43</w:delText>
              </w:r>
            </w:del>
          </w:p>
        </w:tc>
        <w:tc>
          <w:tcPr>
            <w:tcW w:w="1240" w:type="dxa"/>
            <w:vAlign w:val="bottom"/>
          </w:tcPr>
          <w:p w14:paraId="05102059" w14:textId="0F422BE1"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6073" w:author="Author"/>
                <w:rFonts w:asciiTheme="minorHAnsi" w:hAnsiTheme="minorHAnsi" w:cstheme="minorHAnsi"/>
                <w:color w:val="000000"/>
                <w:sz w:val="22"/>
                <w:szCs w:val="22"/>
              </w:rPr>
              <w:pPrChange w:id="607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075" w:author="Author">
              <w:r w:rsidDel="00BA22D7">
                <w:rPr>
                  <w:rFonts w:ascii="Calibri" w:hAnsi="Calibri" w:cs="Calibri"/>
                  <w:color w:val="000000"/>
                  <w:sz w:val="22"/>
                  <w:szCs w:val="22"/>
                </w:rPr>
                <w:delText>103.55</w:delText>
              </w:r>
            </w:del>
          </w:p>
        </w:tc>
        <w:tc>
          <w:tcPr>
            <w:tcW w:w="886" w:type="dxa"/>
            <w:vAlign w:val="bottom"/>
          </w:tcPr>
          <w:p w14:paraId="56B5A5E9" w14:textId="4BAB8D71"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6076" w:author="Author"/>
                <w:rFonts w:asciiTheme="minorHAnsi" w:hAnsiTheme="minorHAnsi" w:cstheme="minorHAnsi"/>
                <w:color w:val="000000"/>
                <w:sz w:val="22"/>
                <w:szCs w:val="22"/>
              </w:rPr>
              <w:pPrChange w:id="607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078" w:author="Author">
              <w:r w:rsidDel="00BA22D7">
                <w:rPr>
                  <w:rFonts w:ascii="Calibri" w:hAnsi="Calibri" w:cs="Calibri"/>
                  <w:color w:val="000000"/>
                  <w:sz w:val="22"/>
                  <w:szCs w:val="22"/>
                </w:rPr>
                <w:delText>3.43</w:delText>
              </w:r>
            </w:del>
          </w:p>
        </w:tc>
        <w:tc>
          <w:tcPr>
            <w:tcW w:w="1240" w:type="dxa"/>
            <w:vAlign w:val="bottom"/>
          </w:tcPr>
          <w:p w14:paraId="11AAC299" w14:textId="23FCDF31"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6079" w:author="Author"/>
                <w:rFonts w:asciiTheme="minorHAnsi" w:hAnsiTheme="minorHAnsi" w:cstheme="minorHAnsi"/>
                <w:color w:val="000000"/>
                <w:sz w:val="22"/>
                <w:szCs w:val="22"/>
              </w:rPr>
              <w:pPrChange w:id="608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081" w:author="Author">
              <w:r w:rsidDel="00BA22D7">
                <w:rPr>
                  <w:rFonts w:ascii="Calibri" w:hAnsi="Calibri" w:cs="Calibri"/>
                  <w:color w:val="000000"/>
                  <w:sz w:val="22"/>
                  <w:szCs w:val="22"/>
                </w:rPr>
                <w:delText>103.57</w:delText>
              </w:r>
            </w:del>
          </w:p>
        </w:tc>
      </w:tr>
      <w:tr w:rsidR="0039456A" w:rsidDel="00BA22D7" w14:paraId="6C0585CA" w14:textId="2D24233F" w:rsidTr="00670E42">
        <w:trPr>
          <w:cnfStyle w:val="000000100000" w:firstRow="0" w:lastRow="0" w:firstColumn="0" w:lastColumn="0" w:oddVBand="0" w:evenVBand="0" w:oddHBand="1" w:evenHBand="0" w:firstRowFirstColumn="0" w:firstRowLastColumn="0" w:lastRowFirstColumn="0" w:lastRowLastColumn="0"/>
          <w:trHeight w:val="282"/>
          <w:del w:id="608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27FFA19" w14:textId="69B1919A" w:rsidR="0039456A" w:rsidDel="00BA22D7" w:rsidRDefault="0039456A" w:rsidP="00BA22D7">
            <w:pPr>
              <w:pStyle w:val="Heading4"/>
              <w:jc w:val="left"/>
              <w:rPr>
                <w:del w:id="6083" w:author="Author"/>
                <w:rFonts w:ascii="Calibri" w:hAnsi="Calibri" w:cs="Calibri"/>
                <w:b/>
                <w:bCs w:val="0"/>
                <w:color w:val="000000"/>
                <w:sz w:val="22"/>
                <w:szCs w:val="22"/>
              </w:rPr>
              <w:pPrChange w:id="6084" w:author="Sangani, Suryanarayana" w:date="2023-02-22T18:19:00Z">
                <w:pPr/>
              </w:pPrChange>
            </w:pPr>
            <w:del w:id="6085" w:author="Author">
              <w:r w:rsidDel="00BA22D7">
                <w:rPr>
                  <w:rFonts w:ascii="Calibri" w:hAnsi="Calibri" w:cs="Calibri"/>
                  <w:bCs w:val="0"/>
                  <w:color w:val="000000"/>
                  <w:sz w:val="22"/>
                  <w:szCs w:val="22"/>
                </w:rPr>
                <w:delText>3840</w:delText>
              </w:r>
            </w:del>
          </w:p>
        </w:tc>
        <w:tc>
          <w:tcPr>
            <w:tcW w:w="851" w:type="dxa"/>
            <w:vAlign w:val="bottom"/>
          </w:tcPr>
          <w:p w14:paraId="32AA7A82" w14:textId="116D70B8"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6086" w:author="Author"/>
                <w:rFonts w:asciiTheme="minorHAnsi" w:hAnsiTheme="minorHAnsi" w:cstheme="minorHAnsi"/>
                <w:color w:val="000000"/>
                <w:sz w:val="22"/>
                <w:szCs w:val="22"/>
              </w:rPr>
              <w:pPrChange w:id="608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088" w:author="Author">
              <w:r w:rsidDel="00BA22D7">
                <w:rPr>
                  <w:rFonts w:ascii="Calibri" w:hAnsi="Calibri" w:cs="Calibri"/>
                  <w:color w:val="000000"/>
                  <w:sz w:val="22"/>
                  <w:szCs w:val="22"/>
                </w:rPr>
                <w:delText>3.31</w:delText>
              </w:r>
            </w:del>
          </w:p>
        </w:tc>
        <w:tc>
          <w:tcPr>
            <w:tcW w:w="1240" w:type="dxa"/>
            <w:vAlign w:val="bottom"/>
          </w:tcPr>
          <w:p w14:paraId="512A9695" w14:textId="7E0ED5B5"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6089" w:author="Author"/>
                <w:rFonts w:asciiTheme="minorHAnsi" w:hAnsiTheme="minorHAnsi" w:cstheme="minorHAnsi"/>
                <w:color w:val="000000"/>
                <w:sz w:val="22"/>
                <w:szCs w:val="22"/>
              </w:rPr>
              <w:pPrChange w:id="609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091" w:author="Author">
              <w:r w:rsidDel="00BA22D7">
                <w:rPr>
                  <w:rFonts w:ascii="Calibri" w:hAnsi="Calibri" w:cs="Calibri"/>
                  <w:color w:val="000000"/>
                  <w:sz w:val="22"/>
                  <w:szCs w:val="22"/>
                </w:rPr>
                <w:delText>101.76</w:delText>
              </w:r>
            </w:del>
          </w:p>
        </w:tc>
        <w:tc>
          <w:tcPr>
            <w:tcW w:w="851" w:type="dxa"/>
            <w:vAlign w:val="bottom"/>
          </w:tcPr>
          <w:p w14:paraId="69DFA54C" w14:textId="448A313B"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6092" w:author="Author"/>
                <w:rFonts w:asciiTheme="minorHAnsi" w:hAnsiTheme="minorHAnsi" w:cstheme="minorHAnsi"/>
                <w:color w:val="000000"/>
                <w:sz w:val="22"/>
                <w:szCs w:val="22"/>
              </w:rPr>
              <w:pPrChange w:id="609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094" w:author="Author">
              <w:r w:rsidDel="00BA22D7">
                <w:rPr>
                  <w:rFonts w:ascii="Calibri" w:hAnsi="Calibri" w:cs="Calibri"/>
                  <w:color w:val="000000"/>
                  <w:sz w:val="22"/>
                  <w:szCs w:val="22"/>
                </w:rPr>
                <w:delText>3.37</w:delText>
              </w:r>
            </w:del>
          </w:p>
        </w:tc>
        <w:tc>
          <w:tcPr>
            <w:tcW w:w="1240" w:type="dxa"/>
            <w:vAlign w:val="bottom"/>
          </w:tcPr>
          <w:p w14:paraId="43D54647" w14:textId="11D79EFD"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6095" w:author="Author"/>
                <w:rFonts w:asciiTheme="minorHAnsi" w:hAnsiTheme="minorHAnsi" w:cstheme="minorHAnsi"/>
                <w:color w:val="000000"/>
                <w:sz w:val="22"/>
                <w:szCs w:val="22"/>
              </w:rPr>
              <w:pPrChange w:id="609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097" w:author="Author">
              <w:r w:rsidDel="00BA22D7">
                <w:rPr>
                  <w:rFonts w:ascii="Calibri" w:hAnsi="Calibri" w:cs="Calibri"/>
                  <w:color w:val="000000"/>
                  <w:sz w:val="22"/>
                  <w:szCs w:val="22"/>
                </w:rPr>
                <w:delText>103.61</w:delText>
              </w:r>
            </w:del>
          </w:p>
        </w:tc>
        <w:tc>
          <w:tcPr>
            <w:tcW w:w="886" w:type="dxa"/>
            <w:vAlign w:val="bottom"/>
          </w:tcPr>
          <w:p w14:paraId="67F5DA52" w14:textId="174CF5A5"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6098" w:author="Author"/>
                <w:rFonts w:asciiTheme="minorHAnsi" w:hAnsiTheme="minorHAnsi" w:cstheme="minorHAnsi"/>
                <w:color w:val="000000"/>
                <w:sz w:val="22"/>
                <w:szCs w:val="22"/>
              </w:rPr>
              <w:pPrChange w:id="609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100" w:author="Author">
              <w:r w:rsidDel="00BA22D7">
                <w:rPr>
                  <w:rFonts w:ascii="Calibri" w:hAnsi="Calibri" w:cs="Calibri"/>
                  <w:color w:val="000000"/>
                  <w:sz w:val="22"/>
                  <w:szCs w:val="22"/>
                </w:rPr>
                <w:delText>3.37</w:delText>
              </w:r>
            </w:del>
          </w:p>
        </w:tc>
        <w:tc>
          <w:tcPr>
            <w:tcW w:w="1240" w:type="dxa"/>
            <w:vAlign w:val="bottom"/>
          </w:tcPr>
          <w:p w14:paraId="5DC57565" w14:textId="6CD1F4CF"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6101" w:author="Author"/>
                <w:rFonts w:asciiTheme="minorHAnsi" w:hAnsiTheme="minorHAnsi" w:cstheme="minorHAnsi"/>
                <w:color w:val="000000"/>
                <w:sz w:val="22"/>
                <w:szCs w:val="22"/>
              </w:rPr>
              <w:pPrChange w:id="610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103" w:author="Author">
              <w:r w:rsidDel="00BA22D7">
                <w:rPr>
                  <w:rFonts w:ascii="Calibri" w:hAnsi="Calibri" w:cs="Calibri"/>
                  <w:color w:val="000000"/>
                  <w:sz w:val="22"/>
                  <w:szCs w:val="22"/>
                </w:rPr>
                <w:delText>103.62</w:delText>
              </w:r>
            </w:del>
          </w:p>
        </w:tc>
        <w:tc>
          <w:tcPr>
            <w:tcW w:w="886" w:type="dxa"/>
            <w:vAlign w:val="bottom"/>
          </w:tcPr>
          <w:p w14:paraId="7B359C53" w14:textId="7E2884F1"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6104" w:author="Author"/>
                <w:rFonts w:asciiTheme="minorHAnsi" w:hAnsiTheme="minorHAnsi" w:cstheme="minorHAnsi"/>
                <w:color w:val="000000"/>
                <w:sz w:val="22"/>
                <w:szCs w:val="22"/>
              </w:rPr>
              <w:pPrChange w:id="610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106" w:author="Author">
              <w:r w:rsidDel="00BA22D7">
                <w:rPr>
                  <w:rFonts w:ascii="Calibri" w:hAnsi="Calibri" w:cs="Calibri"/>
                  <w:color w:val="000000"/>
                  <w:sz w:val="22"/>
                  <w:szCs w:val="22"/>
                </w:rPr>
                <w:delText>3.37</w:delText>
              </w:r>
            </w:del>
          </w:p>
        </w:tc>
        <w:tc>
          <w:tcPr>
            <w:tcW w:w="1240" w:type="dxa"/>
            <w:vAlign w:val="bottom"/>
          </w:tcPr>
          <w:p w14:paraId="52BB06ED" w14:textId="380EDC3F"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6107" w:author="Author"/>
                <w:rFonts w:asciiTheme="minorHAnsi" w:hAnsiTheme="minorHAnsi" w:cstheme="minorHAnsi"/>
                <w:color w:val="000000"/>
                <w:sz w:val="22"/>
                <w:szCs w:val="22"/>
              </w:rPr>
              <w:pPrChange w:id="610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109" w:author="Author">
              <w:r w:rsidDel="00BA22D7">
                <w:rPr>
                  <w:rFonts w:ascii="Calibri" w:hAnsi="Calibri" w:cs="Calibri"/>
                  <w:color w:val="000000"/>
                  <w:sz w:val="22"/>
                  <w:szCs w:val="22"/>
                </w:rPr>
                <w:delText>103.65</w:delText>
              </w:r>
            </w:del>
          </w:p>
        </w:tc>
      </w:tr>
      <w:tr w:rsidR="0039456A" w:rsidDel="00BA22D7" w14:paraId="06CBFDC6" w14:textId="718F0B5D" w:rsidTr="00670E42">
        <w:trPr>
          <w:trHeight w:val="282"/>
          <w:del w:id="611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AEA9277" w14:textId="7AED4B56" w:rsidR="0039456A" w:rsidDel="00BA22D7" w:rsidRDefault="0039456A" w:rsidP="00BA22D7">
            <w:pPr>
              <w:pStyle w:val="Heading4"/>
              <w:jc w:val="left"/>
              <w:rPr>
                <w:del w:id="6111" w:author="Author"/>
                <w:rFonts w:ascii="Calibri" w:hAnsi="Calibri" w:cs="Calibri"/>
                <w:b/>
                <w:bCs w:val="0"/>
                <w:color w:val="000000"/>
                <w:sz w:val="22"/>
                <w:szCs w:val="22"/>
              </w:rPr>
              <w:pPrChange w:id="6112" w:author="Sangani, Suryanarayana" w:date="2023-02-22T18:19:00Z">
                <w:pPr/>
              </w:pPrChange>
            </w:pPr>
            <w:del w:id="6113" w:author="Author">
              <w:r w:rsidDel="00BA22D7">
                <w:rPr>
                  <w:rFonts w:ascii="Calibri" w:hAnsi="Calibri" w:cs="Calibri"/>
                  <w:bCs w:val="0"/>
                  <w:color w:val="000000"/>
                  <w:sz w:val="22"/>
                  <w:szCs w:val="22"/>
                </w:rPr>
                <w:delText>3904</w:delText>
              </w:r>
            </w:del>
          </w:p>
        </w:tc>
        <w:tc>
          <w:tcPr>
            <w:tcW w:w="851" w:type="dxa"/>
            <w:vAlign w:val="bottom"/>
          </w:tcPr>
          <w:p w14:paraId="0401B148" w14:textId="75CF169C"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6114" w:author="Author"/>
                <w:rFonts w:asciiTheme="minorHAnsi" w:hAnsiTheme="minorHAnsi" w:cstheme="minorHAnsi"/>
                <w:color w:val="000000"/>
                <w:sz w:val="22"/>
                <w:szCs w:val="22"/>
              </w:rPr>
              <w:pPrChange w:id="611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116" w:author="Author">
              <w:r w:rsidDel="00BA22D7">
                <w:rPr>
                  <w:rFonts w:ascii="Calibri" w:hAnsi="Calibri" w:cs="Calibri"/>
                  <w:color w:val="000000"/>
                  <w:sz w:val="22"/>
                  <w:szCs w:val="22"/>
                </w:rPr>
                <w:delText>3.26</w:delText>
              </w:r>
            </w:del>
          </w:p>
        </w:tc>
        <w:tc>
          <w:tcPr>
            <w:tcW w:w="1240" w:type="dxa"/>
            <w:vAlign w:val="bottom"/>
          </w:tcPr>
          <w:p w14:paraId="4FFAC6A9" w14:textId="26653833"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6117" w:author="Author"/>
                <w:rFonts w:asciiTheme="minorHAnsi" w:hAnsiTheme="minorHAnsi" w:cstheme="minorHAnsi"/>
                <w:color w:val="000000"/>
                <w:sz w:val="22"/>
                <w:szCs w:val="22"/>
              </w:rPr>
              <w:pPrChange w:id="611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119" w:author="Author">
              <w:r w:rsidDel="00BA22D7">
                <w:rPr>
                  <w:rFonts w:ascii="Calibri" w:hAnsi="Calibri" w:cs="Calibri"/>
                  <w:color w:val="000000"/>
                  <w:sz w:val="22"/>
                  <w:szCs w:val="22"/>
                </w:rPr>
                <w:delText>101.73</w:delText>
              </w:r>
            </w:del>
          </w:p>
        </w:tc>
        <w:tc>
          <w:tcPr>
            <w:tcW w:w="851" w:type="dxa"/>
            <w:vAlign w:val="bottom"/>
          </w:tcPr>
          <w:p w14:paraId="62A42160" w14:textId="1FE17610"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6120" w:author="Author"/>
                <w:rFonts w:asciiTheme="minorHAnsi" w:hAnsiTheme="minorHAnsi" w:cstheme="minorHAnsi"/>
                <w:color w:val="000000"/>
                <w:sz w:val="22"/>
                <w:szCs w:val="22"/>
              </w:rPr>
              <w:pPrChange w:id="612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122" w:author="Author">
              <w:r w:rsidDel="00BA22D7">
                <w:rPr>
                  <w:rFonts w:ascii="Calibri" w:hAnsi="Calibri" w:cs="Calibri"/>
                  <w:color w:val="000000"/>
                  <w:sz w:val="22"/>
                  <w:szCs w:val="22"/>
                </w:rPr>
                <w:delText>3.32</w:delText>
              </w:r>
            </w:del>
          </w:p>
        </w:tc>
        <w:tc>
          <w:tcPr>
            <w:tcW w:w="1240" w:type="dxa"/>
            <w:vAlign w:val="bottom"/>
          </w:tcPr>
          <w:p w14:paraId="4DA153DD" w14:textId="33C0FFCE"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6123" w:author="Author"/>
                <w:rFonts w:asciiTheme="minorHAnsi" w:hAnsiTheme="minorHAnsi" w:cstheme="minorHAnsi"/>
                <w:color w:val="000000"/>
                <w:sz w:val="22"/>
                <w:szCs w:val="22"/>
              </w:rPr>
              <w:pPrChange w:id="612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125" w:author="Author">
              <w:r w:rsidDel="00BA22D7">
                <w:rPr>
                  <w:rFonts w:ascii="Calibri" w:hAnsi="Calibri" w:cs="Calibri"/>
                  <w:color w:val="000000"/>
                  <w:sz w:val="22"/>
                  <w:szCs w:val="22"/>
                </w:rPr>
                <w:delText>103.69</w:delText>
              </w:r>
            </w:del>
          </w:p>
        </w:tc>
        <w:tc>
          <w:tcPr>
            <w:tcW w:w="886" w:type="dxa"/>
            <w:vAlign w:val="bottom"/>
          </w:tcPr>
          <w:p w14:paraId="411B2605" w14:textId="5668F5ED"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6126" w:author="Author"/>
                <w:rFonts w:asciiTheme="minorHAnsi" w:hAnsiTheme="minorHAnsi" w:cstheme="minorHAnsi"/>
                <w:color w:val="000000"/>
                <w:sz w:val="22"/>
                <w:szCs w:val="22"/>
              </w:rPr>
              <w:pPrChange w:id="612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128" w:author="Author">
              <w:r w:rsidDel="00BA22D7">
                <w:rPr>
                  <w:rFonts w:ascii="Calibri" w:hAnsi="Calibri" w:cs="Calibri"/>
                  <w:color w:val="000000"/>
                  <w:sz w:val="22"/>
                  <w:szCs w:val="22"/>
                </w:rPr>
                <w:delText>3.32</w:delText>
              </w:r>
            </w:del>
          </w:p>
        </w:tc>
        <w:tc>
          <w:tcPr>
            <w:tcW w:w="1240" w:type="dxa"/>
            <w:vAlign w:val="bottom"/>
          </w:tcPr>
          <w:p w14:paraId="498E5466" w14:textId="49AED0CD"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6129" w:author="Author"/>
                <w:rFonts w:asciiTheme="minorHAnsi" w:hAnsiTheme="minorHAnsi" w:cstheme="minorHAnsi"/>
                <w:color w:val="000000"/>
                <w:sz w:val="22"/>
                <w:szCs w:val="22"/>
              </w:rPr>
              <w:pPrChange w:id="613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131" w:author="Author">
              <w:r w:rsidDel="00BA22D7">
                <w:rPr>
                  <w:rFonts w:ascii="Calibri" w:hAnsi="Calibri" w:cs="Calibri"/>
                  <w:color w:val="000000"/>
                  <w:sz w:val="22"/>
                  <w:szCs w:val="22"/>
                </w:rPr>
                <w:delText>103.68</w:delText>
              </w:r>
            </w:del>
          </w:p>
        </w:tc>
        <w:tc>
          <w:tcPr>
            <w:tcW w:w="886" w:type="dxa"/>
            <w:vAlign w:val="bottom"/>
          </w:tcPr>
          <w:p w14:paraId="7448AAF0" w14:textId="091CE340"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6132" w:author="Author"/>
                <w:rFonts w:asciiTheme="minorHAnsi" w:hAnsiTheme="minorHAnsi" w:cstheme="minorHAnsi"/>
                <w:color w:val="000000"/>
                <w:sz w:val="22"/>
                <w:szCs w:val="22"/>
              </w:rPr>
              <w:pPrChange w:id="613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134" w:author="Author">
              <w:r w:rsidDel="00BA22D7">
                <w:rPr>
                  <w:rFonts w:ascii="Calibri" w:hAnsi="Calibri" w:cs="Calibri"/>
                  <w:color w:val="000000"/>
                  <w:sz w:val="22"/>
                  <w:szCs w:val="22"/>
                </w:rPr>
                <w:delText>3.32</w:delText>
              </w:r>
            </w:del>
          </w:p>
        </w:tc>
        <w:tc>
          <w:tcPr>
            <w:tcW w:w="1240" w:type="dxa"/>
            <w:vAlign w:val="bottom"/>
          </w:tcPr>
          <w:p w14:paraId="22D2A9E2" w14:textId="19912D99"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6135" w:author="Author"/>
                <w:rFonts w:asciiTheme="minorHAnsi" w:hAnsiTheme="minorHAnsi" w:cstheme="minorHAnsi"/>
                <w:color w:val="000000"/>
                <w:sz w:val="22"/>
                <w:szCs w:val="22"/>
              </w:rPr>
              <w:pPrChange w:id="613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137" w:author="Author">
              <w:r w:rsidDel="00BA22D7">
                <w:rPr>
                  <w:rFonts w:ascii="Calibri" w:hAnsi="Calibri" w:cs="Calibri"/>
                  <w:color w:val="000000"/>
                  <w:sz w:val="22"/>
                  <w:szCs w:val="22"/>
                </w:rPr>
                <w:delText>103.70</w:delText>
              </w:r>
            </w:del>
          </w:p>
        </w:tc>
      </w:tr>
      <w:tr w:rsidR="0039456A" w:rsidDel="00BA22D7" w14:paraId="287E2A00" w14:textId="37659DF2" w:rsidTr="00670E42">
        <w:trPr>
          <w:cnfStyle w:val="000000100000" w:firstRow="0" w:lastRow="0" w:firstColumn="0" w:lastColumn="0" w:oddVBand="0" w:evenVBand="0" w:oddHBand="1" w:evenHBand="0" w:firstRowFirstColumn="0" w:firstRowLastColumn="0" w:lastRowFirstColumn="0" w:lastRowLastColumn="0"/>
          <w:trHeight w:val="282"/>
          <w:del w:id="613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AD35105" w14:textId="6B6E8278" w:rsidR="0039456A" w:rsidDel="00BA22D7" w:rsidRDefault="0039456A" w:rsidP="00BA22D7">
            <w:pPr>
              <w:pStyle w:val="Heading4"/>
              <w:jc w:val="left"/>
              <w:rPr>
                <w:del w:id="6139" w:author="Author"/>
                <w:rFonts w:ascii="Calibri" w:hAnsi="Calibri" w:cs="Calibri"/>
                <w:b/>
                <w:bCs w:val="0"/>
                <w:color w:val="000000"/>
                <w:sz w:val="22"/>
                <w:szCs w:val="22"/>
              </w:rPr>
              <w:pPrChange w:id="6140" w:author="Sangani, Suryanarayana" w:date="2023-02-22T18:19:00Z">
                <w:pPr/>
              </w:pPrChange>
            </w:pPr>
            <w:del w:id="6141" w:author="Author">
              <w:r w:rsidDel="00BA22D7">
                <w:rPr>
                  <w:rFonts w:ascii="Calibri" w:hAnsi="Calibri" w:cs="Calibri"/>
                  <w:bCs w:val="0"/>
                  <w:color w:val="000000"/>
                  <w:sz w:val="22"/>
                  <w:szCs w:val="22"/>
                </w:rPr>
                <w:delText>3968</w:delText>
              </w:r>
            </w:del>
          </w:p>
        </w:tc>
        <w:tc>
          <w:tcPr>
            <w:tcW w:w="851" w:type="dxa"/>
            <w:vAlign w:val="bottom"/>
          </w:tcPr>
          <w:p w14:paraId="77D82094" w14:textId="77733E12"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6142" w:author="Author"/>
                <w:rFonts w:asciiTheme="minorHAnsi" w:hAnsiTheme="minorHAnsi" w:cstheme="minorHAnsi"/>
                <w:color w:val="000000"/>
                <w:sz w:val="22"/>
                <w:szCs w:val="22"/>
              </w:rPr>
              <w:pPrChange w:id="614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144" w:author="Author">
              <w:r w:rsidDel="00BA22D7">
                <w:rPr>
                  <w:rFonts w:ascii="Calibri" w:hAnsi="Calibri" w:cs="Calibri"/>
                  <w:color w:val="000000"/>
                  <w:sz w:val="22"/>
                  <w:szCs w:val="22"/>
                </w:rPr>
                <w:delText>3.20</w:delText>
              </w:r>
            </w:del>
          </w:p>
        </w:tc>
        <w:tc>
          <w:tcPr>
            <w:tcW w:w="1240" w:type="dxa"/>
            <w:vAlign w:val="bottom"/>
          </w:tcPr>
          <w:p w14:paraId="3966BFF5" w14:textId="621ADEE8"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6145" w:author="Author"/>
                <w:rFonts w:asciiTheme="minorHAnsi" w:hAnsiTheme="minorHAnsi" w:cstheme="minorHAnsi"/>
                <w:color w:val="000000"/>
                <w:sz w:val="22"/>
                <w:szCs w:val="22"/>
              </w:rPr>
              <w:pPrChange w:id="614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147" w:author="Author">
              <w:r w:rsidDel="00BA22D7">
                <w:rPr>
                  <w:rFonts w:ascii="Calibri" w:hAnsi="Calibri" w:cs="Calibri"/>
                  <w:color w:val="000000"/>
                  <w:sz w:val="22"/>
                  <w:szCs w:val="22"/>
                </w:rPr>
                <w:delText>101.73</w:delText>
              </w:r>
            </w:del>
          </w:p>
        </w:tc>
        <w:tc>
          <w:tcPr>
            <w:tcW w:w="851" w:type="dxa"/>
            <w:vAlign w:val="bottom"/>
          </w:tcPr>
          <w:p w14:paraId="35DEECF3" w14:textId="0F9E9F18"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6148" w:author="Author"/>
                <w:rFonts w:asciiTheme="minorHAnsi" w:hAnsiTheme="minorHAnsi" w:cstheme="minorHAnsi"/>
                <w:color w:val="000000"/>
                <w:sz w:val="22"/>
                <w:szCs w:val="22"/>
              </w:rPr>
              <w:pPrChange w:id="614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150" w:author="Author">
              <w:r w:rsidDel="00BA22D7">
                <w:rPr>
                  <w:rFonts w:ascii="Calibri" w:hAnsi="Calibri" w:cs="Calibri"/>
                  <w:color w:val="000000"/>
                  <w:sz w:val="22"/>
                  <w:szCs w:val="22"/>
                </w:rPr>
                <w:delText>3.27</w:delText>
              </w:r>
            </w:del>
          </w:p>
        </w:tc>
        <w:tc>
          <w:tcPr>
            <w:tcW w:w="1240" w:type="dxa"/>
            <w:vAlign w:val="bottom"/>
          </w:tcPr>
          <w:p w14:paraId="4435030A" w14:textId="5E7FFCF1"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6151" w:author="Author"/>
                <w:rFonts w:asciiTheme="minorHAnsi" w:hAnsiTheme="minorHAnsi" w:cstheme="minorHAnsi"/>
                <w:color w:val="000000"/>
                <w:sz w:val="22"/>
                <w:szCs w:val="22"/>
              </w:rPr>
              <w:pPrChange w:id="615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153" w:author="Author">
              <w:r w:rsidDel="00BA22D7">
                <w:rPr>
                  <w:rFonts w:ascii="Calibri" w:hAnsi="Calibri" w:cs="Calibri"/>
                  <w:color w:val="000000"/>
                  <w:sz w:val="22"/>
                  <w:szCs w:val="22"/>
                </w:rPr>
                <w:delText>103.76</w:delText>
              </w:r>
            </w:del>
          </w:p>
        </w:tc>
        <w:tc>
          <w:tcPr>
            <w:tcW w:w="886" w:type="dxa"/>
            <w:vAlign w:val="bottom"/>
          </w:tcPr>
          <w:p w14:paraId="40C26B87" w14:textId="770C62FC"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6154" w:author="Author"/>
                <w:rFonts w:asciiTheme="minorHAnsi" w:hAnsiTheme="minorHAnsi" w:cstheme="minorHAnsi"/>
                <w:color w:val="000000"/>
                <w:sz w:val="22"/>
                <w:szCs w:val="22"/>
              </w:rPr>
              <w:pPrChange w:id="615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156" w:author="Author">
              <w:r w:rsidDel="00BA22D7">
                <w:rPr>
                  <w:rFonts w:ascii="Calibri" w:hAnsi="Calibri" w:cs="Calibri"/>
                  <w:color w:val="000000"/>
                  <w:sz w:val="22"/>
                  <w:szCs w:val="22"/>
                </w:rPr>
                <w:delText>3.27</w:delText>
              </w:r>
            </w:del>
          </w:p>
        </w:tc>
        <w:tc>
          <w:tcPr>
            <w:tcW w:w="1240" w:type="dxa"/>
            <w:vAlign w:val="bottom"/>
          </w:tcPr>
          <w:p w14:paraId="7DA3EC29" w14:textId="3F1E31D4"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6157" w:author="Author"/>
                <w:rFonts w:asciiTheme="minorHAnsi" w:hAnsiTheme="minorHAnsi" w:cstheme="minorHAnsi"/>
                <w:color w:val="000000"/>
                <w:sz w:val="22"/>
                <w:szCs w:val="22"/>
              </w:rPr>
              <w:pPrChange w:id="615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159" w:author="Author">
              <w:r w:rsidDel="00BA22D7">
                <w:rPr>
                  <w:rFonts w:ascii="Calibri" w:hAnsi="Calibri" w:cs="Calibri"/>
                  <w:color w:val="000000"/>
                  <w:sz w:val="22"/>
                  <w:szCs w:val="22"/>
                </w:rPr>
                <w:delText>103.76</w:delText>
              </w:r>
            </w:del>
          </w:p>
        </w:tc>
        <w:tc>
          <w:tcPr>
            <w:tcW w:w="886" w:type="dxa"/>
            <w:vAlign w:val="bottom"/>
          </w:tcPr>
          <w:p w14:paraId="14A7E419" w14:textId="7F377F11"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6160" w:author="Author"/>
                <w:rFonts w:asciiTheme="minorHAnsi" w:hAnsiTheme="minorHAnsi" w:cstheme="minorHAnsi"/>
                <w:color w:val="000000"/>
                <w:sz w:val="22"/>
                <w:szCs w:val="22"/>
              </w:rPr>
              <w:pPrChange w:id="616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162" w:author="Author">
              <w:r w:rsidDel="00BA22D7">
                <w:rPr>
                  <w:rFonts w:ascii="Calibri" w:hAnsi="Calibri" w:cs="Calibri"/>
                  <w:color w:val="000000"/>
                  <w:sz w:val="22"/>
                  <w:szCs w:val="22"/>
                </w:rPr>
                <w:delText>3.27</w:delText>
              </w:r>
            </w:del>
          </w:p>
        </w:tc>
        <w:tc>
          <w:tcPr>
            <w:tcW w:w="1240" w:type="dxa"/>
            <w:vAlign w:val="bottom"/>
          </w:tcPr>
          <w:p w14:paraId="07E648A9" w14:textId="5A8B91CF"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6163" w:author="Author"/>
                <w:rFonts w:asciiTheme="minorHAnsi" w:hAnsiTheme="minorHAnsi" w:cstheme="minorHAnsi"/>
                <w:color w:val="000000"/>
                <w:sz w:val="22"/>
                <w:szCs w:val="22"/>
              </w:rPr>
              <w:pPrChange w:id="616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165" w:author="Author">
              <w:r w:rsidDel="00BA22D7">
                <w:rPr>
                  <w:rFonts w:ascii="Calibri" w:hAnsi="Calibri" w:cs="Calibri"/>
                  <w:color w:val="000000"/>
                  <w:sz w:val="22"/>
                  <w:szCs w:val="22"/>
                </w:rPr>
                <w:delText>103.77</w:delText>
              </w:r>
            </w:del>
          </w:p>
        </w:tc>
      </w:tr>
      <w:tr w:rsidR="0039456A" w:rsidDel="00BA22D7" w14:paraId="7C3AC903" w14:textId="3B36BE8E" w:rsidTr="00670E42">
        <w:trPr>
          <w:trHeight w:val="282"/>
          <w:del w:id="616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B1E1B18" w14:textId="6E25BE97" w:rsidR="0039456A" w:rsidDel="00BA22D7" w:rsidRDefault="0039456A" w:rsidP="00BA22D7">
            <w:pPr>
              <w:pStyle w:val="Heading4"/>
              <w:jc w:val="left"/>
              <w:rPr>
                <w:del w:id="6167" w:author="Author"/>
                <w:rFonts w:ascii="Calibri" w:hAnsi="Calibri" w:cs="Calibri"/>
                <w:b/>
                <w:bCs w:val="0"/>
                <w:color w:val="000000"/>
                <w:sz w:val="22"/>
                <w:szCs w:val="22"/>
              </w:rPr>
              <w:pPrChange w:id="6168" w:author="Sangani, Suryanarayana" w:date="2023-02-22T18:19:00Z">
                <w:pPr/>
              </w:pPrChange>
            </w:pPr>
            <w:del w:id="6169" w:author="Author">
              <w:r w:rsidDel="00BA22D7">
                <w:rPr>
                  <w:rFonts w:ascii="Calibri" w:hAnsi="Calibri" w:cs="Calibri"/>
                  <w:bCs w:val="0"/>
                  <w:color w:val="000000"/>
                  <w:sz w:val="22"/>
                  <w:szCs w:val="22"/>
                </w:rPr>
                <w:delText>4032</w:delText>
              </w:r>
            </w:del>
          </w:p>
        </w:tc>
        <w:tc>
          <w:tcPr>
            <w:tcW w:w="851" w:type="dxa"/>
            <w:vAlign w:val="bottom"/>
          </w:tcPr>
          <w:p w14:paraId="1D021A13" w14:textId="5BFCBA20"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6170" w:author="Author"/>
                <w:rFonts w:asciiTheme="minorHAnsi" w:hAnsiTheme="minorHAnsi" w:cstheme="minorHAnsi"/>
                <w:color w:val="000000"/>
                <w:sz w:val="22"/>
                <w:szCs w:val="22"/>
              </w:rPr>
              <w:pPrChange w:id="617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172" w:author="Author">
              <w:r w:rsidDel="00BA22D7">
                <w:rPr>
                  <w:rFonts w:ascii="Calibri" w:hAnsi="Calibri" w:cs="Calibri"/>
                  <w:color w:val="000000"/>
                  <w:sz w:val="22"/>
                  <w:szCs w:val="22"/>
                </w:rPr>
                <w:delText>3.14</w:delText>
              </w:r>
            </w:del>
          </w:p>
        </w:tc>
        <w:tc>
          <w:tcPr>
            <w:tcW w:w="1240" w:type="dxa"/>
            <w:vAlign w:val="bottom"/>
          </w:tcPr>
          <w:p w14:paraId="74AF00C6" w14:textId="265DA408"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6173" w:author="Author"/>
                <w:rFonts w:asciiTheme="minorHAnsi" w:hAnsiTheme="minorHAnsi" w:cstheme="minorHAnsi"/>
                <w:color w:val="000000"/>
                <w:sz w:val="22"/>
                <w:szCs w:val="22"/>
              </w:rPr>
              <w:pPrChange w:id="617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175" w:author="Author">
              <w:r w:rsidDel="00BA22D7">
                <w:rPr>
                  <w:rFonts w:ascii="Calibri" w:hAnsi="Calibri" w:cs="Calibri"/>
                  <w:color w:val="000000"/>
                  <w:sz w:val="22"/>
                  <w:szCs w:val="22"/>
                </w:rPr>
                <w:delText>101.20</w:delText>
              </w:r>
            </w:del>
          </w:p>
        </w:tc>
        <w:tc>
          <w:tcPr>
            <w:tcW w:w="851" w:type="dxa"/>
            <w:vAlign w:val="bottom"/>
          </w:tcPr>
          <w:p w14:paraId="78BD9CC5" w14:textId="1DE5A7C4"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6176" w:author="Author"/>
                <w:rFonts w:asciiTheme="minorHAnsi" w:hAnsiTheme="minorHAnsi" w:cstheme="minorHAnsi"/>
                <w:color w:val="000000"/>
                <w:sz w:val="22"/>
                <w:szCs w:val="22"/>
              </w:rPr>
              <w:pPrChange w:id="617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178" w:author="Author">
              <w:r w:rsidDel="00BA22D7">
                <w:rPr>
                  <w:rFonts w:ascii="Calibri" w:hAnsi="Calibri" w:cs="Calibri"/>
                  <w:color w:val="000000"/>
                  <w:sz w:val="22"/>
                  <w:szCs w:val="22"/>
                </w:rPr>
                <w:delText>3.22</w:delText>
              </w:r>
            </w:del>
          </w:p>
        </w:tc>
        <w:tc>
          <w:tcPr>
            <w:tcW w:w="1240" w:type="dxa"/>
            <w:vAlign w:val="bottom"/>
          </w:tcPr>
          <w:p w14:paraId="1D3420B0" w14:textId="592EF16E"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6179" w:author="Author"/>
                <w:rFonts w:asciiTheme="minorHAnsi" w:hAnsiTheme="minorHAnsi" w:cstheme="minorHAnsi"/>
                <w:color w:val="000000"/>
                <w:sz w:val="22"/>
                <w:szCs w:val="22"/>
              </w:rPr>
              <w:pPrChange w:id="618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181" w:author="Author">
              <w:r w:rsidDel="00BA22D7">
                <w:rPr>
                  <w:rFonts w:ascii="Calibri" w:hAnsi="Calibri" w:cs="Calibri"/>
                  <w:color w:val="000000"/>
                  <w:sz w:val="22"/>
                  <w:szCs w:val="22"/>
                </w:rPr>
                <w:delText>103.83</w:delText>
              </w:r>
            </w:del>
          </w:p>
        </w:tc>
        <w:tc>
          <w:tcPr>
            <w:tcW w:w="886" w:type="dxa"/>
            <w:vAlign w:val="bottom"/>
          </w:tcPr>
          <w:p w14:paraId="73D6C1CC" w14:textId="4E44CC9B"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6182" w:author="Author"/>
                <w:rFonts w:asciiTheme="minorHAnsi" w:hAnsiTheme="minorHAnsi" w:cstheme="minorHAnsi"/>
                <w:color w:val="000000"/>
                <w:sz w:val="22"/>
                <w:szCs w:val="22"/>
              </w:rPr>
              <w:pPrChange w:id="618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184" w:author="Author">
              <w:r w:rsidDel="00BA22D7">
                <w:rPr>
                  <w:rFonts w:ascii="Calibri" w:hAnsi="Calibri" w:cs="Calibri"/>
                  <w:color w:val="000000"/>
                  <w:sz w:val="22"/>
                  <w:szCs w:val="22"/>
                </w:rPr>
                <w:delText>3.22</w:delText>
              </w:r>
            </w:del>
          </w:p>
        </w:tc>
        <w:tc>
          <w:tcPr>
            <w:tcW w:w="1240" w:type="dxa"/>
            <w:vAlign w:val="bottom"/>
          </w:tcPr>
          <w:p w14:paraId="10D5A25A" w14:textId="4749D682"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6185" w:author="Author"/>
                <w:rFonts w:asciiTheme="minorHAnsi" w:hAnsiTheme="minorHAnsi" w:cstheme="minorHAnsi"/>
                <w:color w:val="000000"/>
                <w:sz w:val="22"/>
                <w:szCs w:val="22"/>
              </w:rPr>
              <w:pPrChange w:id="618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187" w:author="Author">
              <w:r w:rsidDel="00BA22D7">
                <w:rPr>
                  <w:rFonts w:ascii="Calibri" w:hAnsi="Calibri" w:cs="Calibri"/>
                  <w:color w:val="000000"/>
                  <w:sz w:val="22"/>
                  <w:szCs w:val="22"/>
                </w:rPr>
                <w:delText>103.82</w:delText>
              </w:r>
            </w:del>
          </w:p>
        </w:tc>
        <w:tc>
          <w:tcPr>
            <w:tcW w:w="886" w:type="dxa"/>
            <w:vAlign w:val="bottom"/>
          </w:tcPr>
          <w:p w14:paraId="6EC21841" w14:textId="67F609C3"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6188" w:author="Author"/>
                <w:rFonts w:asciiTheme="minorHAnsi" w:hAnsiTheme="minorHAnsi" w:cstheme="minorHAnsi"/>
                <w:color w:val="000000"/>
                <w:sz w:val="22"/>
                <w:szCs w:val="22"/>
              </w:rPr>
              <w:pPrChange w:id="618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190" w:author="Author">
              <w:r w:rsidDel="00BA22D7">
                <w:rPr>
                  <w:rFonts w:ascii="Calibri" w:hAnsi="Calibri" w:cs="Calibri"/>
                  <w:color w:val="000000"/>
                  <w:sz w:val="22"/>
                  <w:szCs w:val="22"/>
                </w:rPr>
                <w:delText>3.22</w:delText>
              </w:r>
            </w:del>
          </w:p>
        </w:tc>
        <w:tc>
          <w:tcPr>
            <w:tcW w:w="1240" w:type="dxa"/>
            <w:vAlign w:val="bottom"/>
          </w:tcPr>
          <w:p w14:paraId="27297358" w14:textId="3454FB3A" w:rsidR="0039456A" w:rsidRPr="00552EAB" w:rsidDel="00BA22D7" w:rsidRDefault="0039456A" w:rsidP="00BA22D7">
            <w:pPr>
              <w:pStyle w:val="Heading4"/>
              <w:jc w:val="left"/>
              <w:cnfStyle w:val="000000000000" w:firstRow="0" w:lastRow="0" w:firstColumn="0" w:lastColumn="0" w:oddVBand="0" w:evenVBand="0" w:oddHBand="0" w:evenHBand="0" w:firstRowFirstColumn="0" w:firstRowLastColumn="0" w:lastRowFirstColumn="0" w:lastRowLastColumn="0"/>
              <w:rPr>
                <w:del w:id="6191" w:author="Author"/>
                <w:rFonts w:asciiTheme="minorHAnsi" w:hAnsiTheme="minorHAnsi" w:cstheme="minorHAnsi"/>
                <w:color w:val="000000"/>
                <w:sz w:val="22"/>
                <w:szCs w:val="22"/>
              </w:rPr>
              <w:pPrChange w:id="619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193" w:author="Author">
              <w:r w:rsidDel="00BA22D7">
                <w:rPr>
                  <w:rFonts w:ascii="Calibri" w:hAnsi="Calibri" w:cs="Calibri"/>
                  <w:color w:val="000000"/>
                  <w:sz w:val="22"/>
                  <w:szCs w:val="22"/>
                </w:rPr>
                <w:delText>103.84</w:delText>
              </w:r>
            </w:del>
          </w:p>
        </w:tc>
      </w:tr>
      <w:tr w:rsidR="0039456A" w:rsidDel="00BA22D7" w14:paraId="27CCBC9F" w14:textId="344EE35D" w:rsidTr="00670E42">
        <w:trPr>
          <w:cnfStyle w:val="000000100000" w:firstRow="0" w:lastRow="0" w:firstColumn="0" w:lastColumn="0" w:oddVBand="0" w:evenVBand="0" w:oddHBand="1" w:evenHBand="0" w:firstRowFirstColumn="0" w:firstRowLastColumn="0" w:lastRowFirstColumn="0" w:lastRowLastColumn="0"/>
          <w:trHeight w:val="282"/>
          <w:del w:id="619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63E7451" w14:textId="31F22F0A" w:rsidR="0039456A" w:rsidDel="00BA22D7" w:rsidRDefault="0039456A" w:rsidP="00BA22D7">
            <w:pPr>
              <w:pStyle w:val="Heading4"/>
              <w:jc w:val="left"/>
              <w:rPr>
                <w:del w:id="6195" w:author="Author"/>
                <w:rFonts w:ascii="Calibri" w:hAnsi="Calibri" w:cs="Calibri"/>
                <w:b/>
                <w:bCs w:val="0"/>
                <w:color w:val="000000"/>
                <w:sz w:val="22"/>
                <w:szCs w:val="22"/>
              </w:rPr>
              <w:pPrChange w:id="6196" w:author="Sangani, Suryanarayana" w:date="2023-02-22T18:19:00Z">
                <w:pPr/>
              </w:pPrChange>
            </w:pPr>
            <w:del w:id="6197" w:author="Author">
              <w:r w:rsidDel="00BA22D7">
                <w:rPr>
                  <w:rFonts w:ascii="Calibri" w:hAnsi="Calibri" w:cs="Calibri"/>
                  <w:bCs w:val="0"/>
                  <w:color w:val="000000"/>
                  <w:sz w:val="22"/>
                  <w:szCs w:val="22"/>
                </w:rPr>
                <w:delText>4096</w:delText>
              </w:r>
            </w:del>
          </w:p>
        </w:tc>
        <w:tc>
          <w:tcPr>
            <w:tcW w:w="851" w:type="dxa"/>
            <w:vAlign w:val="bottom"/>
          </w:tcPr>
          <w:p w14:paraId="55014DEC" w14:textId="2162FDCD"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6198" w:author="Author"/>
                <w:rFonts w:asciiTheme="minorHAnsi" w:hAnsiTheme="minorHAnsi" w:cstheme="minorHAnsi"/>
                <w:color w:val="000000"/>
                <w:sz w:val="22"/>
                <w:szCs w:val="22"/>
              </w:rPr>
              <w:pPrChange w:id="619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200" w:author="Author">
              <w:r w:rsidDel="00BA22D7">
                <w:rPr>
                  <w:rFonts w:ascii="Calibri" w:hAnsi="Calibri" w:cs="Calibri"/>
                  <w:color w:val="000000"/>
                  <w:sz w:val="22"/>
                  <w:szCs w:val="22"/>
                </w:rPr>
                <w:delText>3.09</w:delText>
              </w:r>
            </w:del>
          </w:p>
        </w:tc>
        <w:tc>
          <w:tcPr>
            <w:tcW w:w="1240" w:type="dxa"/>
            <w:vAlign w:val="bottom"/>
          </w:tcPr>
          <w:p w14:paraId="2E173260" w14:textId="7C4C0993"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6201" w:author="Author"/>
                <w:rFonts w:asciiTheme="minorHAnsi" w:hAnsiTheme="minorHAnsi" w:cstheme="minorHAnsi"/>
                <w:color w:val="000000"/>
                <w:sz w:val="22"/>
                <w:szCs w:val="22"/>
              </w:rPr>
              <w:pPrChange w:id="620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203" w:author="Author">
              <w:r w:rsidDel="00BA22D7">
                <w:rPr>
                  <w:rFonts w:ascii="Calibri" w:hAnsi="Calibri" w:cs="Calibri"/>
                  <w:color w:val="000000"/>
                  <w:sz w:val="22"/>
                  <w:szCs w:val="22"/>
                </w:rPr>
                <w:delText>101.32</w:delText>
              </w:r>
            </w:del>
          </w:p>
        </w:tc>
        <w:tc>
          <w:tcPr>
            <w:tcW w:w="851" w:type="dxa"/>
            <w:vAlign w:val="bottom"/>
          </w:tcPr>
          <w:p w14:paraId="4AF445F8" w14:textId="17D5CF60"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6204" w:author="Author"/>
                <w:rFonts w:asciiTheme="minorHAnsi" w:hAnsiTheme="minorHAnsi" w:cstheme="minorHAnsi"/>
                <w:color w:val="000000"/>
                <w:sz w:val="22"/>
                <w:szCs w:val="22"/>
              </w:rPr>
              <w:pPrChange w:id="620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206" w:author="Author">
              <w:r w:rsidDel="00BA22D7">
                <w:rPr>
                  <w:rFonts w:ascii="Calibri" w:hAnsi="Calibri" w:cs="Calibri"/>
                  <w:color w:val="000000"/>
                  <w:sz w:val="22"/>
                  <w:szCs w:val="22"/>
                </w:rPr>
                <w:delText>3.17</w:delText>
              </w:r>
            </w:del>
          </w:p>
        </w:tc>
        <w:tc>
          <w:tcPr>
            <w:tcW w:w="1240" w:type="dxa"/>
            <w:vAlign w:val="bottom"/>
          </w:tcPr>
          <w:p w14:paraId="182D24AC" w14:textId="79E7FEE0"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6207" w:author="Author"/>
                <w:rFonts w:asciiTheme="minorHAnsi" w:hAnsiTheme="minorHAnsi" w:cstheme="minorHAnsi"/>
                <w:color w:val="000000"/>
                <w:sz w:val="22"/>
                <w:szCs w:val="22"/>
              </w:rPr>
              <w:pPrChange w:id="620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209" w:author="Author">
              <w:r w:rsidDel="00BA22D7">
                <w:rPr>
                  <w:rFonts w:ascii="Calibri" w:hAnsi="Calibri" w:cs="Calibri"/>
                  <w:color w:val="000000"/>
                  <w:sz w:val="22"/>
                  <w:szCs w:val="22"/>
                </w:rPr>
                <w:delText>103.90</w:delText>
              </w:r>
            </w:del>
          </w:p>
        </w:tc>
        <w:tc>
          <w:tcPr>
            <w:tcW w:w="886" w:type="dxa"/>
            <w:vAlign w:val="bottom"/>
          </w:tcPr>
          <w:p w14:paraId="16E48B57" w14:textId="61A823D9"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6210" w:author="Author"/>
                <w:rFonts w:asciiTheme="minorHAnsi" w:hAnsiTheme="minorHAnsi" w:cstheme="minorHAnsi"/>
                <w:color w:val="000000"/>
                <w:sz w:val="22"/>
                <w:szCs w:val="22"/>
              </w:rPr>
              <w:pPrChange w:id="621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212" w:author="Author">
              <w:r w:rsidDel="00BA22D7">
                <w:rPr>
                  <w:rFonts w:ascii="Calibri" w:hAnsi="Calibri" w:cs="Calibri"/>
                  <w:color w:val="000000"/>
                  <w:sz w:val="22"/>
                  <w:szCs w:val="22"/>
                </w:rPr>
                <w:delText>3.17</w:delText>
              </w:r>
            </w:del>
          </w:p>
        </w:tc>
        <w:tc>
          <w:tcPr>
            <w:tcW w:w="1240" w:type="dxa"/>
            <w:vAlign w:val="bottom"/>
          </w:tcPr>
          <w:p w14:paraId="58C24C90" w14:textId="26E565D1"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6213" w:author="Author"/>
                <w:rFonts w:asciiTheme="minorHAnsi" w:hAnsiTheme="minorHAnsi" w:cstheme="minorHAnsi"/>
                <w:color w:val="000000"/>
                <w:sz w:val="22"/>
                <w:szCs w:val="22"/>
              </w:rPr>
              <w:pPrChange w:id="621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215" w:author="Author">
              <w:r w:rsidDel="00BA22D7">
                <w:rPr>
                  <w:rFonts w:ascii="Calibri" w:hAnsi="Calibri" w:cs="Calibri"/>
                  <w:color w:val="000000"/>
                  <w:sz w:val="22"/>
                  <w:szCs w:val="22"/>
                </w:rPr>
                <w:delText>103.90</w:delText>
              </w:r>
            </w:del>
          </w:p>
        </w:tc>
        <w:tc>
          <w:tcPr>
            <w:tcW w:w="886" w:type="dxa"/>
            <w:vAlign w:val="bottom"/>
          </w:tcPr>
          <w:p w14:paraId="310026DA" w14:textId="457C6875"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6216" w:author="Author"/>
                <w:rFonts w:asciiTheme="minorHAnsi" w:hAnsiTheme="minorHAnsi" w:cstheme="minorHAnsi"/>
                <w:color w:val="000000"/>
                <w:sz w:val="22"/>
                <w:szCs w:val="22"/>
              </w:rPr>
              <w:pPrChange w:id="621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218" w:author="Author">
              <w:r w:rsidDel="00BA22D7">
                <w:rPr>
                  <w:rFonts w:ascii="Calibri" w:hAnsi="Calibri" w:cs="Calibri"/>
                  <w:color w:val="000000"/>
                  <w:sz w:val="22"/>
                  <w:szCs w:val="22"/>
                </w:rPr>
                <w:delText>3.17</w:delText>
              </w:r>
            </w:del>
          </w:p>
        </w:tc>
        <w:tc>
          <w:tcPr>
            <w:tcW w:w="1240" w:type="dxa"/>
            <w:vAlign w:val="bottom"/>
          </w:tcPr>
          <w:p w14:paraId="6DDF3A4E" w14:textId="783C1718" w:rsidR="0039456A" w:rsidRPr="00552EAB" w:rsidDel="00BA22D7" w:rsidRDefault="0039456A" w:rsidP="00BA22D7">
            <w:pPr>
              <w:pStyle w:val="Heading4"/>
              <w:jc w:val="left"/>
              <w:cnfStyle w:val="000000100000" w:firstRow="0" w:lastRow="0" w:firstColumn="0" w:lastColumn="0" w:oddVBand="0" w:evenVBand="0" w:oddHBand="1" w:evenHBand="0" w:firstRowFirstColumn="0" w:firstRowLastColumn="0" w:lastRowFirstColumn="0" w:lastRowLastColumn="0"/>
              <w:rPr>
                <w:del w:id="6219" w:author="Author"/>
                <w:rFonts w:asciiTheme="minorHAnsi" w:hAnsiTheme="minorHAnsi" w:cstheme="minorHAnsi"/>
                <w:color w:val="000000"/>
                <w:sz w:val="22"/>
                <w:szCs w:val="22"/>
              </w:rPr>
              <w:pPrChange w:id="622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221" w:author="Author">
              <w:r w:rsidDel="00BA22D7">
                <w:rPr>
                  <w:rFonts w:ascii="Calibri" w:hAnsi="Calibri" w:cs="Calibri"/>
                  <w:color w:val="000000"/>
                  <w:sz w:val="22"/>
                  <w:szCs w:val="22"/>
                </w:rPr>
                <w:delText>103.92</w:delText>
              </w:r>
            </w:del>
          </w:p>
        </w:tc>
      </w:tr>
    </w:tbl>
    <w:p w14:paraId="746CE405" w14:textId="70E3624E" w:rsidR="0072448F" w:rsidDel="00BA22D7" w:rsidRDefault="0072448F" w:rsidP="00BA22D7">
      <w:pPr>
        <w:pStyle w:val="Heading4"/>
        <w:jc w:val="left"/>
        <w:rPr>
          <w:ins w:id="6222" w:author="Author"/>
          <w:del w:id="6223" w:author="Author"/>
        </w:rPr>
        <w:pPrChange w:id="6224" w:author="Sangani, Suryanarayana" w:date="2023-02-22T18:19:00Z">
          <w:pPr>
            <w:pStyle w:val="Caption"/>
            <w:jc w:val="center"/>
          </w:pPr>
        </w:pPrChange>
      </w:pPr>
      <w:del w:id="6225" w:author="Author">
        <w:r w:rsidDel="00BA22D7">
          <w:delText xml:space="preserve">Table </w:delText>
        </w:r>
        <w:r w:rsidDel="00BA22D7">
          <w:fldChar w:fldCharType="begin"/>
        </w:r>
        <w:r w:rsidDel="00BA22D7">
          <w:delInstrText xml:space="preserve"> SEQ Table \* ARABIC </w:delInstrText>
        </w:r>
        <w:r w:rsidDel="00BA22D7">
          <w:fldChar w:fldCharType="separate"/>
        </w:r>
      </w:del>
      <w:ins w:id="6226" w:author="Author">
        <w:del w:id="6227" w:author="Author">
          <w:r w:rsidR="00102D4C" w:rsidDel="00BA22D7">
            <w:rPr>
              <w:noProof/>
            </w:rPr>
            <w:delText>7</w:delText>
          </w:r>
        </w:del>
      </w:ins>
      <w:del w:id="6228" w:author="Author">
        <w:r w:rsidR="00A85FDC" w:rsidDel="00BA22D7">
          <w:rPr>
            <w:noProof/>
          </w:rPr>
          <w:delText>6</w:delText>
        </w:r>
        <w:r w:rsidDel="00BA22D7">
          <w:fldChar w:fldCharType="end"/>
        </w:r>
        <w:r w:rsidDel="00BA22D7">
          <w:delText>:</w:delText>
        </w:r>
        <w:r w:rsidRPr="00453431" w:rsidDel="00BA22D7">
          <w:delText xml:space="preserve"> </w:delText>
        </w:r>
        <w:r w:rsidDel="00BA22D7">
          <w:delText>DPDK Driver – QDMA</w:delText>
        </w:r>
      </w:del>
      <w:ins w:id="6229" w:author="Author">
        <w:del w:id="6230" w:author="Author">
          <w:r w:rsidR="006A7F6D" w:rsidDel="00BA22D7">
            <w:delText>5</w:delText>
          </w:r>
        </w:del>
      </w:ins>
      <w:del w:id="6231" w:author="Author">
        <w:r w:rsidR="00286D52" w:rsidDel="00BA22D7">
          <w:delText>4.0 VF</w:delText>
        </w:r>
        <w:r w:rsidDel="00BA22D7">
          <w:delText xml:space="preserve"> Forwarding performance test results</w:delText>
        </w:r>
      </w:del>
    </w:p>
    <w:p w14:paraId="5AAC6580" w14:textId="12C2F434" w:rsidR="00F06446" w:rsidDel="00BA22D7" w:rsidRDefault="00F06446" w:rsidP="00BA22D7">
      <w:pPr>
        <w:pStyle w:val="Heading4"/>
        <w:jc w:val="left"/>
        <w:rPr>
          <w:ins w:id="6232" w:author="Author"/>
          <w:del w:id="6233" w:author="Author"/>
        </w:rPr>
        <w:pPrChange w:id="6234" w:author="Sangani, Suryanarayana" w:date="2023-02-22T18:19:00Z">
          <w:pPr/>
        </w:pPrChange>
      </w:pPr>
    </w:p>
    <w:p w14:paraId="07EF82C4" w14:textId="35A357F7" w:rsidR="00F06446" w:rsidDel="00BA22D7" w:rsidRDefault="00F06446" w:rsidP="00F06446">
      <w:pPr>
        <w:rPr>
          <w:ins w:id="6235" w:author="Author"/>
          <w:del w:id="6236" w:author="Author"/>
        </w:rPr>
      </w:pPr>
    </w:p>
    <w:p w14:paraId="4A44EC34" w14:textId="567266F6" w:rsidR="00F06446" w:rsidDel="00BA22D7" w:rsidRDefault="00F06446" w:rsidP="00F06446">
      <w:pPr>
        <w:rPr>
          <w:ins w:id="6237" w:author="Author"/>
          <w:del w:id="6238" w:author="Author"/>
        </w:rPr>
      </w:pPr>
    </w:p>
    <w:p w14:paraId="5A72317C" w14:textId="14821177" w:rsidR="00F06446" w:rsidDel="00BA22D7" w:rsidRDefault="00F06446" w:rsidP="00F06446">
      <w:pPr>
        <w:rPr>
          <w:ins w:id="6239" w:author="Author"/>
          <w:del w:id="6240" w:author="Author"/>
        </w:rPr>
      </w:pPr>
    </w:p>
    <w:p w14:paraId="7EC7A99A" w14:textId="5CE4B268" w:rsidR="00F06446" w:rsidDel="00BA22D7" w:rsidRDefault="00F06446" w:rsidP="00F06446">
      <w:pPr>
        <w:rPr>
          <w:ins w:id="6241" w:author="Author"/>
          <w:del w:id="6242" w:author="Author"/>
        </w:rPr>
      </w:pPr>
    </w:p>
    <w:p w14:paraId="18B54BA2" w14:textId="4C9D381E" w:rsidR="00F06446" w:rsidDel="00BA22D7" w:rsidRDefault="00F06446" w:rsidP="00F06446">
      <w:pPr>
        <w:rPr>
          <w:ins w:id="6243" w:author="Author"/>
          <w:del w:id="6244" w:author="Author"/>
        </w:rPr>
      </w:pPr>
    </w:p>
    <w:p w14:paraId="468DE9F8" w14:textId="467EA5CC" w:rsidR="00F06446" w:rsidDel="00BA22D7" w:rsidRDefault="00F06446" w:rsidP="00F06446">
      <w:pPr>
        <w:rPr>
          <w:ins w:id="6245" w:author="Author"/>
          <w:del w:id="6246" w:author="Author"/>
        </w:rPr>
      </w:pPr>
    </w:p>
    <w:p w14:paraId="7ED28C58" w14:textId="03AB6738" w:rsidR="00F06446" w:rsidDel="00BA22D7" w:rsidRDefault="00F06446" w:rsidP="00F06446">
      <w:pPr>
        <w:rPr>
          <w:ins w:id="6247" w:author="Author"/>
          <w:del w:id="6248" w:author="Author"/>
        </w:rPr>
      </w:pPr>
    </w:p>
    <w:p w14:paraId="17A627B9" w14:textId="61A3763B" w:rsidR="00F06446" w:rsidDel="00BA22D7" w:rsidRDefault="00F06446" w:rsidP="00F06446">
      <w:pPr>
        <w:rPr>
          <w:ins w:id="6249" w:author="Author"/>
          <w:del w:id="6250" w:author="Author"/>
        </w:rPr>
      </w:pPr>
    </w:p>
    <w:p w14:paraId="1731CB83" w14:textId="56FB99B0" w:rsidR="00F06446" w:rsidDel="00BA22D7" w:rsidRDefault="00F06446" w:rsidP="00F06446">
      <w:pPr>
        <w:rPr>
          <w:ins w:id="6251" w:author="Author"/>
          <w:del w:id="6252" w:author="Author"/>
        </w:rPr>
      </w:pPr>
    </w:p>
    <w:p w14:paraId="31C531F1" w14:textId="0D43D021" w:rsidR="00F06446" w:rsidDel="00BA22D7" w:rsidRDefault="00F06446" w:rsidP="00F06446">
      <w:pPr>
        <w:rPr>
          <w:ins w:id="6253" w:author="Author"/>
          <w:del w:id="6254" w:author="Author"/>
        </w:rPr>
      </w:pPr>
    </w:p>
    <w:p w14:paraId="774850BD" w14:textId="7D9437A2" w:rsidR="00F06446" w:rsidDel="00BA22D7" w:rsidRDefault="00F06446" w:rsidP="00F06446">
      <w:pPr>
        <w:rPr>
          <w:ins w:id="6255" w:author="Author"/>
          <w:del w:id="6256" w:author="Author"/>
        </w:rPr>
      </w:pPr>
    </w:p>
    <w:p w14:paraId="578C7A83" w14:textId="3A274427" w:rsidR="00F06446" w:rsidDel="00BA22D7" w:rsidRDefault="00F06446" w:rsidP="00F06446">
      <w:pPr>
        <w:rPr>
          <w:ins w:id="6257" w:author="Author"/>
          <w:del w:id="6258" w:author="Author"/>
        </w:rPr>
      </w:pPr>
    </w:p>
    <w:p w14:paraId="4324D424" w14:textId="0F6E6137" w:rsidR="00F06446" w:rsidDel="00BA22D7" w:rsidRDefault="00F06446" w:rsidP="00F06446">
      <w:pPr>
        <w:rPr>
          <w:ins w:id="6259" w:author="Author"/>
          <w:del w:id="6260" w:author="Author"/>
        </w:rPr>
      </w:pPr>
    </w:p>
    <w:p w14:paraId="384DFBBF" w14:textId="30947B8B" w:rsidR="00F06446" w:rsidDel="00BA22D7" w:rsidRDefault="00F06446" w:rsidP="00F06446">
      <w:pPr>
        <w:rPr>
          <w:ins w:id="6261" w:author="Author"/>
          <w:del w:id="6262" w:author="Author"/>
        </w:rPr>
      </w:pPr>
    </w:p>
    <w:p w14:paraId="2AD12B55" w14:textId="4B545D2F" w:rsidR="00F06446" w:rsidDel="00BA22D7" w:rsidRDefault="00F06446" w:rsidP="00F06446">
      <w:pPr>
        <w:rPr>
          <w:ins w:id="6263" w:author="Author"/>
          <w:del w:id="6264" w:author="Author"/>
        </w:rPr>
      </w:pPr>
    </w:p>
    <w:p w14:paraId="6007E1A2" w14:textId="7E87BE2B" w:rsidR="00F06446" w:rsidDel="00BA22D7" w:rsidRDefault="00F06446" w:rsidP="00F06446">
      <w:pPr>
        <w:rPr>
          <w:ins w:id="6265" w:author="Author"/>
          <w:del w:id="6266" w:author="Author"/>
        </w:rPr>
      </w:pPr>
    </w:p>
    <w:p w14:paraId="15176E48" w14:textId="38977F9E" w:rsidR="00F06446" w:rsidDel="00BA22D7" w:rsidRDefault="00F06446" w:rsidP="00F06446">
      <w:pPr>
        <w:rPr>
          <w:ins w:id="6267" w:author="Author"/>
          <w:del w:id="6268" w:author="Author"/>
        </w:rPr>
      </w:pPr>
    </w:p>
    <w:p w14:paraId="5C24A78A" w14:textId="27079DF3" w:rsidR="00F06446" w:rsidDel="00BA22D7" w:rsidRDefault="00F06446" w:rsidP="00F06446">
      <w:pPr>
        <w:rPr>
          <w:ins w:id="6269" w:author="Author"/>
          <w:del w:id="6270" w:author="Author"/>
        </w:rPr>
      </w:pPr>
    </w:p>
    <w:p w14:paraId="7536A131" w14:textId="4BD2BB14" w:rsidR="00F06446" w:rsidDel="009E644C" w:rsidRDefault="00F06446" w:rsidP="00F06446">
      <w:pPr>
        <w:rPr>
          <w:ins w:id="6271" w:author="Author"/>
          <w:del w:id="6272" w:author="Author"/>
        </w:rPr>
      </w:pPr>
    </w:p>
    <w:p w14:paraId="6E5FC5DB" w14:textId="7EA47E36" w:rsidR="00F06446" w:rsidDel="009E644C" w:rsidRDefault="00F06446" w:rsidP="00F06446">
      <w:pPr>
        <w:rPr>
          <w:ins w:id="6273" w:author="Author"/>
          <w:del w:id="6274" w:author="Author"/>
        </w:rPr>
      </w:pPr>
    </w:p>
    <w:p w14:paraId="1CA9305B" w14:textId="65C51BE8" w:rsidR="00F06446" w:rsidDel="003E21B3" w:rsidRDefault="00F06446" w:rsidP="00493D5C">
      <w:pPr>
        <w:rPr>
          <w:ins w:id="6275" w:author="Author"/>
          <w:del w:id="6276" w:author="Author"/>
        </w:rPr>
      </w:pPr>
    </w:p>
    <w:p w14:paraId="64469EAD" w14:textId="5652980C" w:rsidR="00F06446" w:rsidDel="00AA3A60" w:rsidRDefault="00D01843">
      <w:pPr>
        <w:pStyle w:val="Heading3"/>
        <w:rPr>
          <w:ins w:id="6277" w:author="Author"/>
          <w:del w:id="6278" w:author="Author"/>
        </w:rPr>
        <w:pPrChange w:id="6279" w:author="Author">
          <w:pPr>
            <w:pStyle w:val="Heading2"/>
          </w:pPr>
        </w:pPrChange>
      </w:pPr>
      <w:ins w:id="6280" w:author="Author">
        <w:del w:id="6281" w:author="Author">
          <w:r w:rsidDel="00481ED3">
            <w:delText>Intel</w:delText>
          </w:r>
          <w:r w:rsidR="00AA3A60" w:rsidDel="00D01843">
            <w:delText>AMD</w:delText>
          </w:r>
          <w:r w:rsidR="00F06446" w:rsidDel="00FF10DB">
            <w:delText>DPDK Performance numbers on Intel Setup</w:delText>
          </w:r>
          <w:r w:rsidR="00F06446" w:rsidDel="00AA3A60">
            <w:delText>:</w:delText>
          </w:r>
        </w:del>
      </w:ins>
    </w:p>
    <w:p w14:paraId="04423439" w14:textId="2AC8D8A4" w:rsidR="00F06446" w:rsidDel="00AA3A60" w:rsidRDefault="00F06446" w:rsidP="00493D5C">
      <w:pPr>
        <w:pStyle w:val="Heading4"/>
        <w:rPr>
          <w:ins w:id="6282" w:author="Author"/>
          <w:del w:id="6283" w:author="Author"/>
        </w:rPr>
      </w:pPr>
      <w:ins w:id="6284" w:author="Author">
        <w:del w:id="6285" w:author="Author">
          <w:r w:rsidDel="00AA3A60">
            <w:delText>PF Performance:</w:delText>
          </w:r>
        </w:del>
      </w:ins>
    </w:p>
    <w:p w14:paraId="7ADA1092" w14:textId="61B6F656" w:rsidR="00F06446" w:rsidDel="00AA3A60" w:rsidRDefault="00F06446" w:rsidP="00493D5C">
      <w:pPr>
        <w:pStyle w:val="NormalWeb"/>
        <w:shd w:val="clear" w:color="auto" w:fill="FFFFFF" w:themeFill="background1"/>
        <w:spacing w:line="280" w:lineRule="atLeast"/>
        <w:rPr>
          <w:ins w:id="6286" w:author="Author"/>
          <w:del w:id="6287" w:author="Author"/>
        </w:rPr>
      </w:pPr>
      <w:ins w:id="6288" w:author="Author">
        <w:del w:id="6289" w:author="Author">
          <w:r w:rsidDel="00AA3A60">
            <w:rPr>
              <w:noProof/>
            </w:rPr>
            <w:drawing>
              <wp:inline distT="0" distB="0" distL="0" distR="0" wp14:anchorId="6C146374" wp14:editId="6538506D">
                <wp:extent cx="5943600" cy="3590290"/>
                <wp:effectExtent l="0" t="0" r="0" b="10160"/>
                <wp:docPr id="31" name="Chart 31">
                  <a:extLst xmlns:a="http://schemas.openxmlformats.org/drawingml/2006/main">
                    <a:ext uri="{FF2B5EF4-FFF2-40B4-BE49-F238E27FC236}">
                      <a16:creationId xmlns:a16="http://schemas.microsoft.com/office/drawing/2014/main" id="{FE0DB9AF-D816-4792-A3D5-BFC9D1E493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del>
      </w:ins>
    </w:p>
    <w:p w14:paraId="1ABAB524" w14:textId="3D96CE7F" w:rsidR="00F06446" w:rsidDel="00AA3A60" w:rsidRDefault="00F06446" w:rsidP="00493D5C">
      <w:pPr>
        <w:pStyle w:val="Caption"/>
        <w:tabs>
          <w:tab w:val="left" w:pos="990"/>
        </w:tabs>
        <w:jc w:val="center"/>
        <w:rPr>
          <w:ins w:id="6290" w:author="Author"/>
          <w:del w:id="6291" w:author="Author"/>
        </w:rPr>
      </w:pPr>
      <w:ins w:id="6292" w:author="Author">
        <w:del w:id="6293" w:author="Author">
          <w:r w:rsidDel="00AA3A60">
            <w:delText xml:space="preserve">Figure </w:delText>
          </w:r>
          <w:r w:rsidDel="00AA3A60">
            <w:rPr>
              <w:b w:val="0"/>
              <w:bCs w:val="0"/>
            </w:rPr>
            <w:fldChar w:fldCharType="begin"/>
          </w:r>
          <w:r w:rsidDel="00AA3A60">
            <w:delInstrText xml:space="preserve"> SEQ Figure \* ARABIC </w:delInstrText>
          </w:r>
          <w:r w:rsidDel="00AA3A60">
            <w:rPr>
              <w:b w:val="0"/>
              <w:bCs w:val="0"/>
            </w:rPr>
            <w:fldChar w:fldCharType="separate"/>
          </w:r>
          <w:r w:rsidDel="00AA3A60">
            <w:rPr>
              <w:noProof/>
            </w:rPr>
            <w:delText>3</w:delText>
          </w:r>
          <w:r w:rsidDel="00AA3A60">
            <w:rPr>
              <w:b w:val="0"/>
              <w:bCs w:val="0"/>
              <w:noProof/>
            </w:rPr>
            <w:fldChar w:fldCharType="end"/>
          </w:r>
          <w:r w:rsidDel="00AA3A60">
            <w:delText>: DPDK Driver – QDMA4.0 PF ST C2H performance in Gbps</w:delText>
          </w:r>
        </w:del>
      </w:ins>
    </w:p>
    <w:p w14:paraId="07C3E28D" w14:textId="74AA82F7" w:rsidR="00F06446" w:rsidRPr="00F623A4" w:rsidDel="00AA3A60" w:rsidRDefault="00F06446" w:rsidP="00493D5C">
      <w:pPr>
        <w:rPr>
          <w:ins w:id="6294" w:author="Author"/>
          <w:del w:id="6295" w:author="Author"/>
          <w:rFonts w:ascii="Segoe UI" w:hAnsi="Segoe UI" w:cs="Segoe UI"/>
          <w:b/>
          <w:bCs/>
          <w:color w:val="000000"/>
          <w:sz w:val="22"/>
          <w:szCs w:val="22"/>
        </w:rPr>
      </w:pPr>
      <w:ins w:id="6296" w:author="Author">
        <w:del w:id="6297" w:author="Author">
          <w:r w:rsidDel="00AA3A60">
            <w:rPr>
              <w:noProof/>
            </w:rPr>
            <w:lastRenderedPageBreak/>
            <w:drawing>
              <wp:inline distT="0" distB="0" distL="0" distR="0" wp14:anchorId="3C724608" wp14:editId="06F571FC">
                <wp:extent cx="5943600" cy="3590290"/>
                <wp:effectExtent l="0" t="0" r="0" b="10160"/>
                <wp:docPr id="32" name="Chart 32">
                  <a:extLst xmlns:a="http://schemas.openxmlformats.org/drawingml/2006/main">
                    <a:ext uri="{FF2B5EF4-FFF2-40B4-BE49-F238E27FC236}">
                      <a16:creationId xmlns:a16="http://schemas.microsoft.com/office/drawing/2014/main" id="{E9F919B3-7104-4E72-9481-930EF353AC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del>
      </w:ins>
    </w:p>
    <w:p w14:paraId="00D6DEBE" w14:textId="2B4379B3" w:rsidR="00F06446" w:rsidDel="00AA3A60" w:rsidRDefault="00F06446" w:rsidP="00493D5C">
      <w:pPr>
        <w:pStyle w:val="Caption"/>
        <w:tabs>
          <w:tab w:val="left" w:pos="990"/>
        </w:tabs>
        <w:jc w:val="center"/>
        <w:rPr>
          <w:ins w:id="6298" w:author="Author"/>
          <w:del w:id="6299" w:author="Author"/>
        </w:rPr>
      </w:pPr>
      <w:ins w:id="6300" w:author="Author">
        <w:del w:id="6301" w:author="Author">
          <w:r w:rsidDel="00AA3A60">
            <w:delText xml:space="preserve">Figure </w:delText>
          </w:r>
          <w:r w:rsidDel="00AA3A60">
            <w:fldChar w:fldCharType="begin"/>
          </w:r>
          <w:r w:rsidDel="00AA3A60">
            <w:delInstrText xml:space="preserve"> SEQ Figure \* ARABIC </w:delInstrText>
          </w:r>
          <w:r w:rsidDel="00AA3A60">
            <w:fldChar w:fldCharType="separate"/>
          </w:r>
          <w:r w:rsidDel="00AA3A60">
            <w:rPr>
              <w:noProof/>
            </w:rPr>
            <w:delText>4</w:delText>
          </w:r>
          <w:r w:rsidDel="00AA3A60">
            <w:rPr>
              <w:noProof/>
            </w:rPr>
            <w:fldChar w:fldCharType="end"/>
          </w:r>
          <w:r w:rsidDel="00AA3A60">
            <w:delText>: DPDK Driver – QDMA4.0 PF ST C2H performance in Mpps</w:delText>
          </w:r>
        </w:del>
      </w:ins>
    </w:p>
    <w:p w14:paraId="4E2BD63F" w14:textId="56A0925B" w:rsidR="00F06446" w:rsidDel="00AA3A60" w:rsidRDefault="00F06446" w:rsidP="00493D5C">
      <w:pPr>
        <w:rPr>
          <w:ins w:id="6302" w:author="Author"/>
          <w:del w:id="6303" w:author="Author"/>
        </w:rPr>
      </w:pPr>
    </w:p>
    <w:p w14:paraId="02C703B6" w14:textId="1F95D6F4" w:rsidR="00F06446" w:rsidRPr="00F623A4" w:rsidDel="00AA3A60" w:rsidRDefault="00F06446" w:rsidP="00493D5C">
      <w:pPr>
        <w:jc w:val="left"/>
        <w:rPr>
          <w:ins w:id="6304" w:author="Author"/>
          <w:del w:id="6305" w:author="Author"/>
          <w:rFonts w:eastAsiaTheme="majorEastAsia" w:cstheme="majorBidi"/>
          <w:b/>
          <w:color w:val="FF8001"/>
        </w:rPr>
      </w:pPr>
      <w:ins w:id="6306" w:author="Author">
        <w:del w:id="6307" w:author="Author">
          <w:r w:rsidDel="00AA3A60">
            <w:rPr>
              <w:noProof/>
            </w:rPr>
            <w:drawing>
              <wp:inline distT="0" distB="0" distL="0" distR="0" wp14:anchorId="11227231" wp14:editId="71838AA1">
                <wp:extent cx="5943600" cy="3597910"/>
                <wp:effectExtent l="0" t="0" r="0" b="2540"/>
                <wp:docPr id="33" name="Chart 33">
                  <a:extLst xmlns:a="http://schemas.openxmlformats.org/drawingml/2006/main">
                    <a:ext uri="{FF2B5EF4-FFF2-40B4-BE49-F238E27FC236}">
                      <a16:creationId xmlns:a16="http://schemas.microsoft.com/office/drawing/2014/main" id="{F556515F-6F67-49C8-AE38-6A034F650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del>
      </w:ins>
    </w:p>
    <w:p w14:paraId="27E60D5F" w14:textId="5D55F6DC" w:rsidR="00F06446" w:rsidDel="00AA3A60" w:rsidRDefault="00F06446" w:rsidP="00493D5C">
      <w:pPr>
        <w:pStyle w:val="Caption"/>
        <w:jc w:val="center"/>
        <w:rPr>
          <w:ins w:id="6308" w:author="Author"/>
          <w:del w:id="6309" w:author="Author"/>
        </w:rPr>
      </w:pPr>
      <w:ins w:id="6310" w:author="Author">
        <w:del w:id="6311" w:author="Author">
          <w:r w:rsidDel="00AA3A60">
            <w:delText xml:space="preserve">Figure </w:delText>
          </w:r>
          <w:r w:rsidDel="00AA3A60">
            <w:fldChar w:fldCharType="begin"/>
          </w:r>
          <w:r w:rsidDel="00AA3A60">
            <w:delInstrText xml:space="preserve"> SEQ Figure \* ARABIC </w:delInstrText>
          </w:r>
          <w:r w:rsidDel="00AA3A60">
            <w:fldChar w:fldCharType="separate"/>
          </w:r>
          <w:r w:rsidDel="00AA3A60">
            <w:rPr>
              <w:noProof/>
            </w:rPr>
            <w:delText>5</w:delText>
          </w:r>
          <w:r w:rsidDel="00AA3A60">
            <w:rPr>
              <w:noProof/>
            </w:rPr>
            <w:fldChar w:fldCharType="end"/>
          </w:r>
          <w:r w:rsidDel="00AA3A60">
            <w:delText>: DPDK Driver – QDMA4.0 PF ST H2C Performance in Gbps</w:delText>
          </w:r>
        </w:del>
      </w:ins>
    </w:p>
    <w:p w14:paraId="3F9BCE74" w14:textId="45EC4737" w:rsidR="00F06446" w:rsidDel="00AA3A60" w:rsidRDefault="00F06446" w:rsidP="00493D5C">
      <w:pPr>
        <w:rPr>
          <w:ins w:id="6312" w:author="Author"/>
          <w:del w:id="6313" w:author="Author"/>
        </w:rPr>
      </w:pPr>
    </w:p>
    <w:p w14:paraId="574C19EC" w14:textId="1474D509" w:rsidR="00F06446" w:rsidDel="00AA3A60" w:rsidRDefault="00F06446" w:rsidP="00493D5C">
      <w:pPr>
        <w:jc w:val="left"/>
        <w:rPr>
          <w:ins w:id="6314" w:author="Author"/>
          <w:del w:id="6315" w:author="Author"/>
          <w:rFonts w:eastAsiaTheme="majorEastAsia" w:cstheme="majorBidi"/>
          <w:b/>
          <w:color w:val="FF8001"/>
        </w:rPr>
      </w:pPr>
    </w:p>
    <w:p w14:paraId="1D8B4E26" w14:textId="5BBA9234" w:rsidR="00F06446" w:rsidRPr="00F623A4" w:rsidDel="00AA3A60" w:rsidRDefault="00F06446" w:rsidP="00493D5C">
      <w:pPr>
        <w:jc w:val="left"/>
        <w:rPr>
          <w:ins w:id="6316" w:author="Author"/>
          <w:del w:id="6317" w:author="Author"/>
          <w:rFonts w:eastAsiaTheme="majorEastAsia" w:cstheme="majorBidi"/>
          <w:b/>
          <w:color w:val="FF8001"/>
        </w:rPr>
      </w:pPr>
      <w:ins w:id="6318" w:author="Author">
        <w:del w:id="6319" w:author="Author">
          <w:r w:rsidDel="00AA3A60">
            <w:rPr>
              <w:noProof/>
            </w:rPr>
            <w:drawing>
              <wp:inline distT="0" distB="0" distL="0" distR="0" wp14:anchorId="5E6A319B" wp14:editId="2AFDEF89">
                <wp:extent cx="5943600" cy="3597910"/>
                <wp:effectExtent l="0" t="0" r="0" b="2540"/>
                <wp:docPr id="34" name="Chart 34">
                  <a:extLst xmlns:a="http://schemas.openxmlformats.org/drawingml/2006/main">
                    <a:ext uri="{FF2B5EF4-FFF2-40B4-BE49-F238E27FC236}">
                      <a16:creationId xmlns:a16="http://schemas.microsoft.com/office/drawing/2014/main" id="{D27EA4D5-26ED-4890-AC55-FDA6321C45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del>
      </w:ins>
    </w:p>
    <w:p w14:paraId="0441D25D" w14:textId="3A9931BE" w:rsidR="00F06446" w:rsidDel="00AA3A60" w:rsidRDefault="00F06446" w:rsidP="00493D5C">
      <w:pPr>
        <w:pStyle w:val="Caption"/>
        <w:jc w:val="center"/>
        <w:rPr>
          <w:ins w:id="6320" w:author="Author"/>
          <w:del w:id="6321" w:author="Author"/>
        </w:rPr>
      </w:pPr>
      <w:ins w:id="6322" w:author="Author">
        <w:del w:id="6323" w:author="Author">
          <w:r w:rsidDel="00AA3A60">
            <w:delText xml:space="preserve">Figure </w:delText>
          </w:r>
          <w:r w:rsidDel="00AA3A60">
            <w:fldChar w:fldCharType="begin"/>
          </w:r>
          <w:r w:rsidDel="00AA3A60">
            <w:delInstrText xml:space="preserve"> SEQ Figure \* ARABIC </w:delInstrText>
          </w:r>
          <w:r w:rsidDel="00AA3A60">
            <w:fldChar w:fldCharType="separate"/>
          </w:r>
          <w:r w:rsidDel="00AA3A60">
            <w:rPr>
              <w:noProof/>
            </w:rPr>
            <w:delText>6</w:delText>
          </w:r>
          <w:r w:rsidDel="00AA3A60">
            <w:rPr>
              <w:noProof/>
            </w:rPr>
            <w:fldChar w:fldCharType="end"/>
          </w:r>
          <w:r w:rsidDel="00AA3A60">
            <w:delText>: DPDK Driver – QDMA4.0 PF ST H2C Performance in Mpps</w:delText>
          </w:r>
        </w:del>
      </w:ins>
    </w:p>
    <w:p w14:paraId="6C2FE2FE" w14:textId="44CE7E99" w:rsidR="00F06446" w:rsidDel="00AA3A60" w:rsidRDefault="00F06446" w:rsidP="00493D5C">
      <w:pPr>
        <w:pStyle w:val="Heading4"/>
        <w:rPr>
          <w:ins w:id="6324" w:author="Author"/>
          <w:del w:id="6325" w:author="Author"/>
        </w:rPr>
      </w:pPr>
      <w:ins w:id="6326" w:author="Author">
        <w:del w:id="6327" w:author="Author">
          <w:r w:rsidDel="00AA3A60">
            <w:delText>VF Performance:</w:delText>
          </w:r>
        </w:del>
      </w:ins>
    </w:p>
    <w:p w14:paraId="042426BC" w14:textId="69933287" w:rsidR="00F06446" w:rsidRPr="00F623A4" w:rsidDel="00AA3A60" w:rsidRDefault="00F06446" w:rsidP="00493D5C">
      <w:pPr>
        <w:rPr>
          <w:ins w:id="6328" w:author="Author"/>
          <w:del w:id="6329" w:author="Author"/>
          <w:rFonts w:ascii="Segoe UI" w:hAnsi="Segoe UI" w:cs="Segoe UI"/>
          <w:b/>
          <w:bCs/>
          <w:color w:val="000000"/>
          <w:sz w:val="22"/>
          <w:szCs w:val="22"/>
        </w:rPr>
      </w:pPr>
      <w:ins w:id="6330" w:author="Author">
        <w:del w:id="6331" w:author="Author">
          <w:r w:rsidDel="00AA3A60">
            <w:rPr>
              <w:noProof/>
            </w:rPr>
            <w:drawing>
              <wp:inline distT="0" distB="0" distL="0" distR="0" wp14:anchorId="6ADB27A5" wp14:editId="748CCCB7">
                <wp:extent cx="5943600" cy="3590290"/>
                <wp:effectExtent l="0" t="0" r="0" b="10160"/>
                <wp:docPr id="35" name="Chart 35">
                  <a:extLst xmlns:a="http://schemas.openxmlformats.org/drawingml/2006/main">
                    <a:ext uri="{FF2B5EF4-FFF2-40B4-BE49-F238E27FC236}">
                      <a16:creationId xmlns:a16="http://schemas.microsoft.com/office/drawing/2014/main" id="{FE0DB9AF-D816-4792-A3D5-BFC9D1E493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del>
      </w:ins>
    </w:p>
    <w:p w14:paraId="79EEA288" w14:textId="44D28BEA" w:rsidR="00F06446" w:rsidDel="00AA3A60" w:rsidRDefault="00F06446" w:rsidP="00493D5C">
      <w:pPr>
        <w:pStyle w:val="Caption"/>
        <w:tabs>
          <w:tab w:val="left" w:pos="990"/>
        </w:tabs>
        <w:jc w:val="center"/>
        <w:rPr>
          <w:ins w:id="6332" w:author="Author"/>
          <w:del w:id="6333" w:author="Author"/>
        </w:rPr>
      </w:pPr>
      <w:ins w:id="6334" w:author="Author">
        <w:del w:id="6335" w:author="Author">
          <w:r w:rsidDel="00AA3A60">
            <w:lastRenderedPageBreak/>
            <w:delText xml:space="preserve">Figure </w:delText>
          </w:r>
          <w:r w:rsidDel="00AA3A60">
            <w:fldChar w:fldCharType="begin"/>
          </w:r>
          <w:r w:rsidDel="00AA3A60">
            <w:delInstrText xml:space="preserve"> SEQ Figure \* ARABIC </w:delInstrText>
          </w:r>
          <w:r w:rsidDel="00AA3A60">
            <w:fldChar w:fldCharType="separate"/>
          </w:r>
          <w:r w:rsidDel="00AA3A60">
            <w:rPr>
              <w:noProof/>
            </w:rPr>
            <w:delText>7</w:delText>
          </w:r>
          <w:r w:rsidDel="00AA3A60">
            <w:rPr>
              <w:noProof/>
            </w:rPr>
            <w:fldChar w:fldCharType="end"/>
          </w:r>
          <w:r w:rsidDel="00AA3A60">
            <w:delText>: DPDK Driver – QDMA4.0 VF ST C2H performance in Gbps</w:delText>
          </w:r>
        </w:del>
      </w:ins>
    </w:p>
    <w:p w14:paraId="52DE2A00" w14:textId="33E7A0FB" w:rsidR="00F06446" w:rsidRPr="00F623A4" w:rsidDel="00AA3A60" w:rsidRDefault="00F06446" w:rsidP="00493D5C">
      <w:pPr>
        <w:rPr>
          <w:ins w:id="6336" w:author="Author"/>
          <w:del w:id="6337" w:author="Author"/>
          <w:rFonts w:ascii="Segoe UI" w:hAnsi="Segoe UI" w:cs="Segoe UI"/>
          <w:b/>
          <w:bCs/>
          <w:color w:val="000000"/>
          <w:sz w:val="22"/>
          <w:szCs w:val="22"/>
        </w:rPr>
      </w:pPr>
      <w:ins w:id="6338" w:author="Author">
        <w:del w:id="6339" w:author="Author">
          <w:r w:rsidDel="00AA3A60">
            <w:rPr>
              <w:noProof/>
            </w:rPr>
            <w:drawing>
              <wp:inline distT="0" distB="0" distL="0" distR="0" wp14:anchorId="58967859" wp14:editId="1F93CF84">
                <wp:extent cx="5943600" cy="3590290"/>
                <wp:effectExtent l="0" t="0" r="0" b="10160"/>
                <wp:docPr id="36" name="Chart 36">
                  <a:extLst xmlns:a="http://schemas.openxmlformats.org/drawingml/2006/main">
                    <a:ext uri="{FF2B5EF4-FFF2-40B4-BE49-F238E27FC236}">
                      <a16:creationId xmlns:a16="http://schemas.microsoft.com/office/drawing/2014/main" id="{1E3D9D15-4A2F-45EC-9A0E-0A8C55AE06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del>
      </w:ins>
    </w:p>
    <w:p w14:paraId="2FFE1FBD" w14:textId="65F23C1F" w:rsidR="00F06446" w:rsidDel="00AA3A60" w:rsidRDefault="00F06446" w:rsidP="00493D5C">
      <w:pPr>
        <w:pStyle w:val="Caption"/>
        <w:tabs>
          <w:tab w:val="left" w:pos="990"/>
        </w:tabs>
        <w:jc w:val="center"/>
        <w:rPr>
          <w:ins w:id="6340" w:author="Author"/>
          <w:del w:id="6341" w:author="Author"/>
        </w:rPr>
      </w:pPr>
      <w:ins w:id="6342" w:author="Author">
        <w:del w:id="6343" w:author="Author">
          <w:r w:rsidDel="00AA3A60">
            <w:delText xml:space="preserve">Figure </w:delText>
          </w:r>
          <w:r w:rsidDel="00AA3A60">
            <w:fldChar w:fldCharType="begin"/>
          </w:r>
          <w:r w:rsidDel="00AA3A60">
            <w:delInstrText xml:space="preserve"> SEQ Figure \* ARABIC </w:delInstrText>
          </w:r>
          <w:r w:rsidDel="00AA3A60">
            <w:fldChar w:fldCharType="separate"/>
          </w:r>
          <w:r w:rsidDel="00AA3A60">
            <w:rPr>
              <w:noProof/>
            </w:rPr>
            <w:delText>8</w:delText>
          </w:r>
          <w:r w:rsidDel="00AA3A60">
            <w:rPr>
              <w:noProof/>
            </w:rPr>
            <w:fldChar w:fldCharType="end"/>
          </w:r>
          <w:r w:rsidDel="00AA3A60">
            <w:delText>: DPDK Driver – QDMA4.0 VF ST C2H performance in Mpps</w:delText>
          </w:r>
        </w:del>
      </w:ins>
    </w:p>
    <w:p w14:paraId="4314520D" w14:textId="18F969F9" w:rsidR="00F06446" w:rsidDel="00AA3A60" w:rsidRDefault="00F06446" w:rsidP="00493D5C">
      <w:pPr>
        <w:pStyle w:val="NormalWeb"/>
        <w:shd w:val="clear" w:color="auto" w:fill="FFFFFF" w:themeFill="background1"/>
        <w:spacing w:line="280" w:lineRule="atLeast"/>
        <w:rPr>
          <w:ins w:id="6344" w:author="Author"/>
          <w:del w:id="6345" w:author="Author"/>
        </w:rPr>
      </w:pPr>
    </w:p>
    <w:p w14:paraId="7D9CA5FE" w14:textId="7E8A07B5" w:rsidR="00F06446" w:rsidRPr="00F623A4" w:rsidDel="00AA3A60" w:rsidRDefault="00F06446" w:rsidP="00493D5C">
      <w:pPr>
        <w:jc w:val="left"/>
        <w:rPr>
          <w:ins w:id="6346" w:author="Author"/>
          <w:del w:id="6347" w:author="Author"/>
          <w:rFonts w:eastAsiaTheme="majorEastAsia" w:cstheme="majorBidi"/>
          <w:b/>
          <w:color w:val="FF8001"/>
        </w:rPr>
      </w:pPr>
      <w:ins w:id="6348" w:author="Author">
        <w:del w:id="6349" w:author="Author">
          <w:r w:rsidDel="00AA3A60">
            <w:rPr>
              <w:noProof/>
            </w:rPr>
            <w:drawing>
              <wp:inline distT="0" distB="0" distL="0" distR="0" wp14:anchorId="048CC4FC" wp14:editId="276DBCB5">
                <wp:extent cx="5943600" cy="3597910"/>
                <wp:effectExtent l="0" t="0" r="0" b="2540"/>
                <wp:docPr id="37" name="Chart 37">
                  <a:extLst xmlns:a="http://schemas.openxmlformats.org/drawingml/2006/main">
                    <a:ext uri="{FF2B5EF4-FFF2-40B4-BE49-F238E27FC236}">
                      <a16:creationId xmlns:a16="http://schemas.microsoft.com/office/drawing/2014/main" id="{F556515F-6F67-49C8-AE38-6A034F650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del>
      </w:ins>
    </w:p>
    <w:p w14:paraId="7D990957" w14:textId="1D4C1027" w:rsidR="00F06446" w:rsidDel="00AA3A60" w:rsidRDefault="00F06446" w:rsidP="00493D5C">
      <w:pPr>
        <w:pStyle w:val="Caption"/>
        <w:jc w:val="center"/>
        <w:rPr>
          <w:ins w:id="6350" w:author="Author"/>
          <w:del w:id="6351" w:author="Author"/>
        </w:rPr>
      </w:pPr>
      <w:ins w:id="6352" w:author="Author">
        <w:del w:id="6353" w:author="Author">
          <w:r w:rsidDel="00AA3A60">
            <w:lastRenderedPageBreak/>
            <w:delText xml:space="preserve">Figure </w:delText>
          </w:r>
          <w:r w:rsidDel="00AA3A60">
            <w:fldChar w:fldCharType="begin"/>
          </w:r>
          <w:r w:rsidDel="00AA3A60">
            <w:delInstrText xml:space="preserve"> SEQ Figure \* ARABIC </w:delInstrText>
          </w:r>
          <w:r w:rsidDel="00AA3A60">
            <w:fldChar w:fldCharType="separate"/>
          </w:r>
          <w:r w:rsidDel="00AA3A60">
            <w:rPr>
              <w:noProof/>
            </w:rPr>
            <w:delText>9</w:delText>
          </w:r>
          <w:r w:rsidDel="00AA3A60">
            <w:rPr>
              <w:noProof/>
            </w:rPr>
            <w:fldChar w:fldCharType="end"/>
          </w:r>
          <w:r w:rsidDel="00AA3A60">
            <w:delText>: DPDK Driver – QDMA4.0 VF ST H2C Performance in Gbps</w:delText>
          </w:r>
        </w:del>
      </w:ins>
    </w:p>
    <w:p w14:paraId="73084969" w14:textId="77B8C98E" w:rsidR="00F06446" w:rsidRPr="00F623A4" w:rsidDel="00AA3A60" w:rsidRDefault="00F06446" w:rsidP="00493D5C">
      <w:pPr>
        <w:jc w:val="left"/>
        <w:rPr>
          <w:ins w:id="6354" w:author="Author"/>
          <w:del w:id="6355" w:author="Author"/>
          <w:rFonts w:eastAsiaTheme="majorEastAsia" w:cstheme="majorBidi"/>
          <w:b/>
          <w:color w:val="FF8001"/>
        </w:rPr>
      </w:pPr>
      <w:ins w:id="6356" w:author="Author">
        <w:del w:id="6357" w:author="Author">
          <w:r w:rsidDel="00AA3A60">
            <w:rPr>
              <w:noProof/>
            </w:rPr>
            <w:drawing>
              <wp:inline distT="0" distB="0" distL="0" distR="0" wp14:anchorId="37ED3855" wp14:editId="2296E0C9">
                <wp:extent cx="5943600" cy="3597910"/>
                <wp:effectExtent l="0" t="0" r="0" b="2540"/>
                <wp:docPr id="38" name="Chart 38">
                  <a:extLst xmlns:a="http://schemas.openxmlformats.org/drawingml/2006/main">
                    <a:ext uri="{FF2B5EF4-FFF2-40B4-BE49-F238E27FC236}">
                      <a16:creationId xmlns:a16="http://schemas.microsoft.com/office/drawing/2014/main" id="{6D9A9F1C-311A-4EE6-937E-F87DBFE1A2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del>
      </w:ins>
    </w:p>
    <w:p w14:paraId="1FF53642" w14:textId="3DAB3993" w:rsidR="00F06446" w:rsidDel="00AA3A60" w:rsidRDefault="00F06446" w:rsidP="00493D5C">
      <w:pPr>
        <w:pStyle w:val="Caption"/>
        <w:jc w:val="center"/>
        <w:rPr>
          <w:ins w:id="6358" w:author="Author"/>
          <w:del w:id="6359" w:author="Author"/>
        </w:rPr>
      </w:pPr>
      <w:ins w:id="6360" w:author="Author">
        <w:del w:id="6361" w:author="Author">
          <w:r w:rsidDel="00AA3A60">
            <w:delText xml:space="preserve">Figure </w:delText>
          </w:r>
          <w:r w:rsidDel="00AA3A60">
            <w:fldChar w:fldCharType="begin"/>
          </w:r>
          <w:r w:rsidDel="00AA3A60">
            <w:delInstrText xml:space="preserve"> SEQ Figure \* ARABIC </w:delInstrText>
          </w:r>
          <w:r w:rsidDel="00AA3A60">
            <w:fldChar w:fldCharType="separate"/>
          </w:r>
          <w:r w:rsidDel="00AA3A60">
            <w:rPr>
              <w:noProof/>
            </w:rPr>
            <w:delText>10</w:delText>
          </w:r>
          <w:r w:rsidDel="00AA3A60">
            <w:rPr>
              <w:noProof/>
            </w:rPr>
            <w:fldChar w:fldCharType="end"/>
          </w:r>
          <w:r w:rsidDel="00AA3A60">
            <w:delText>: DPDK Driver – QDMA4.0 VF ST H2C Performance in Mpps</w:delText>
          </w:r>
        </w:del>
      </w:ins>
    </w:p>
    <w:p w14:paraId="1D2F5839" w14:textId="6CCC8501" w:rsidR="00F06446" w:rsidDel="00AA3A60" w:rsidRDefault="00F06446" w:rsidP="00493D5C">
      <w:pPr>
        <w:rPr>
          <w:ins w:id="6362" w:author="Author"/>
          <w:del w:id="6363" w:author="Author"/>
        </w:rPr>
      </w:pPr>
    </w:p>
    <w:p w14:paraId="3C5838CE" w14:textId="7D1777F0" w:rsidR="00F06446" w:rsidRPr="00A85EFE" w:rsidDel="00AA3A60" w:rsidRDefault="00F06446" w:rsidP="00493D5C">
      <w:pPr>
        <w:rPr>
          <w:ins w:id="6364" w:author="Author"/>
          <w:del w:id="6365" w:author="Author"/>
        </w:rPr>
      </w:pPr>
    </w:p>
    <w:p w14:paraId="1F881639" w14:textId="6ABDC0FA" w:rsidR="00F06446" w:rsidDel="00AA3A60" w:rsidRDefault="00F06446" w:rsidP="00493D5C">
      <w:pPr>
        <w:rPr>
          <w:ins w:id="6366" w:author="Author"/>
          <w:del w:id="6367" w:author="Author"/>
          <w:rFonts w:eastAsiaTheme="majorEastAsia" w:cstheme="majorBidi"/>
          <w:b/>
          <w:color w:val="FF8001"/>
          <w:sz w:val="24"/>
        </w:rPr>
      </w:pPr>
      <w:ins w:id="6368" w:author="Author">
        <w:del w:id="6369" w:author="Author">
          <w:r w:rsidDel="00AA3A60">
            <w:delText xml:space="preserve">For H2C performance tests the C2H traffic is disabled and H2C packets are generated using dpdk-pktgen application. The EAL option (-w) is </w:delText>
          </w:r>
          <w:r w:rsidRPr="00F623A4" w:rsidDel="00AA3A60">
            <w:rPr>
              <w:b/>
              <w:i/>
            </w:rPr>
            <w:delText xml:space="preserve">not </w:delText>
          </w:r>
          <w:r w:rsidDel="00AA3A60">
            <w:delText>required to be specified in the command lines.</w:delText>
          </w:r>
        </w:del>
      </w:ins>
    </w:p>
    <w:p w14:paraId="42C944F3" w14:textId="2EC4A23A" w:rsidR="00F06446" w:rsidDel="00481ED3" w:rsidRDefault="00F06446">
      <w:pPr>
        <w:pStyle w:val="Heading3"/>
        <w:tabs>
          <w:tab w:val="left" w:pos="1270"/>
        </w:tabs>
        <w:rPr>
          <w:ins w:id="6370" w:author="Author"/>
          <w:del w:id="6371" w:author="Author"/>
        </w:rPr>
        <w:pPrChange w:id="6372" w:author="Author">
          <w:pPr>
            <w:pStyle w:val="Heading3"/>
          </w:pPr>
        </w:pPrChange>
      </w:pPr>
      <w:ins w:id="6373" w:author="Author">
        <w:del w:id="6374" w:author="Author">
          <w:r w:rsidDel="00AA3A60">
            <w:delText>Streaming Mode Forwarding performance test</w:delText>
          </w:r>
        </w:del>
      </w:ins>
    </w:p>
    <w:p w14:paraId="3E66F99E" w14:textId="61C41DCA" w:rsidR="00F06446" w:rsidRPr="0069485E" w:rsidDel="00AA3A60" w:rsidRDefault="00F06446">
      <w:pPr>
        <w:tabs>
          <w:tab w:val="left" w:pos="1270"/>
        </w:tabs>
        <w:rPr>
          <w:ins w:id="6375" w:author="Author"/>
          <w:del w:id="6376" w:author="Author"/>
          <w:rFonts w:cs="Arial"/>
          <w:szCs w:val="20"/>
        </w:rPr>
        <w:pPrChange w:id="6377" w:author="Author">
          <w:pPr/>
        </w:pPrChange>
      </w:pPr>
      <w:ins w:id="6378" w:author="Author">
        <w:del w:id="6379" w:author="Author">
          <w:r w:rsidRPr="0069485E" w:rsidDel="00AA3A60">
            <w:rPr>
              <w:rFonts w:cs="Arial"/>
              <w:szCs w:val="20"/>
            </w:rPr>
            <w:delText>The testpmd application is executed with the below command-line options for different queue configurations.</w:delText>
          </w:r>
        </w:del>
      </w:ins>
    </w:p>
    <w:p w14:paraId="0F82E5FD" w14:textId="3BB7C1C6" w:rsidR="00F06446" w:rsidRPr="0049153C" w:rsidDel="00AA3A60" w:rsidRDefault="00F06446" w:rsidP="00493D5C">
      <w:pPr>
        <w:ind w:left="720"/>
        <w:rPr>
          <w:ins w:id="6380" w:author="Author"/>
          <w:del w:id="6381" w:author="Author"/>
          <w:rFonts w:ascii="Segoe UI" w:hAnsi="Segoe UI" w:cs="Segoe UI"/>
          <w:color w:val="000000" w:themeColor="text1"/>
          <w:sz w:val="16"/>
          <w:szCs w:val="16"/>
        </w:rPr>
      </w:pPr>
    </w:p>
    <w:tbl>
      <w:tblPr>
        <w:tblStyle w:val="GridTable4-Accent1"/>
        <w:tblW w:w="0" w:type="auto"/>
        <w:jc w:val="center"/>
        <w:tblLook w:val="04A0" w:firstRow="1" w:lastRow="0" w:firstColumn="1" w:lastColumn="0" w:noHBand="0" w:noVBand="1"/>
      </w:tblPr>
      <w:tblGrid>
        <w:gridCol w:w="1105"/>
        <w:gridCol w:w="8245"/>
      </w:tblGrid>
      <w:tr w:rsidR="00F06446" w:rsidDel="00AA3A60" w14:paraId="6789C491" w14:textId="7DB1BA7A" w:rsidTr="00784B17">
        <w:trPr>
          <w:cnfStyle w:val="100000000000" w:firstRow="1" w:lastRow="0" w:firstColumn="0" w:lastColumn="0" w:oddVBand="0" w:evenVBand="0" w:oddHBand="0" w:evenHBand="0" w:firstRowFirstColumn="0" w:firstRowLastColumn="0" w:lastRowFirstColumn="0" w:lastRowLastColumn="0"/>
          <w:trHeight w:val="265"/>
          <w:jc w:val="center"/>
          <w:ins w:id="6382" w:author="Author"/>
          <w:del w:id="6383" w:author="Author"/>
        </w:trPr>
        <w:tc>
          <w:tcPr>
            <w:cnfStyle w:val="001000000000" w:firstRow="0" w:lastRow="0" w:firstColumn="1" w:lastColumn="0" w:oddVBand="0" w:evenVBand="0" w:oddHBand="0" w:evenHBand="0" w:firstRowFirstColumn="0" w:firstRowLastColumn="0" w:lastRowFirstColumn="0" w:lastRowLastColumn="0"/>
            <w:tcW w:w="0" w:type="auto"/>
          </w:tcPr>
          <w:p w14:paraId="2BBDC83E" w14:textId="33D1E1DC" w:rsidR="00F06446" w:rsidRPr="004D1DF9" w:rsidDel="00AA3A60" w:rsidRDefault="00F06446" w:rsidP="00493D5C">
            <w:pPr>
              <w:rPr>
                <w:ins w:id="6384" w:author="Author"/>
                <w:del w:id="6385" w:author="Author"/>
                <w:rFonts w:ascii="Segoe UI" w:hAnsi="Segoe UI" w:cs="Segoe UI"/>
                <w:color w:val="auto"/>
                <w:sz w:val="22"/>
                <w:szCs w:val="22"/>
              </w:rPr>
            </w:pPr>
            <w:ins w:id="6386" w:author="Author">
              <w:del w:id="6387" w:author="Author">
                <w:r w:rsidDel="00AA3A60">
                  <w:rPr>
                    <w:rFonts w:ascii="Segoe UI" w:hAnsi="Segoe UI" w:cs="Segoe UI"/>
                    <w:color w:val="auto"/>
                    <w:sz w:val="22"/>
                    <w:szCs w:val="22"/>
                  </w:rPr>
                  <w:delText xml:space="preserve"># </w:delText>
                </w:r>
                <w:r w:rsidRPr="004D1DF9" w:rsidDel="00AA3A60">
                  <w:rPr>
                    <w:rFonts w:ascii="Segoe UI" w:hAnsi="Segoe UI" w:cs="Segoe UI"/>
                    <w:color w:val="auto"/>
                    <w:sz w:val="22"/>
                    <w:szCs w:val="22"/>
                  </w:rPr>
                  <w:delText>of queues</w:delText>
                </w:r>
              </w:del>
            </w:ins>
          </w:p>
        </w:tc>
        <w:tc>
          <w:tcPr>
            <w:tcW w:w="0" w:type="auto"/>
          </w:tcPr>
          <w:p w14:paraId="2AB7C83E" w14:textId="45E1ACDF" w:rsidR="00F06446" w:rsidRPr="004D1DF9" w:rsidDel="00AA3A60" w:rsidRDefault="00F06446" w:rsidP="00493D5C">
            <w:pPr>
              <w:cnfStyle w:val="100000000000" w:firstRow="1" w:lastRow="0" w:firstColumn="0" w:lastColumn="0" w:oddVBand="0" w:evenVBand="0" w:oddHBand="0" w:evenHBand="0" w:firstRowFirstColumn="0" w:firstRowLastColumn="0" w:lastRowFirstColumn="0" w:lastRowLastColumn="0"/>
              <w:rPr>
                <w:ins w:id="6388" w:author="Author"/>
                <w:del w:id="6389" w:author="Author"/>
                <w:rFonts w:ascii="Segoe UI" w:hAnsi="Segoe UI" w:cs="Segoe UI"/>
                <w:color w:val="auto"/>
                <w:sz w:val="22"/>
                <w:szCs w:val="22"/>
              </w:rPr>
            </w:pPr>
            <w:ins w:id="6390" w:author="Author">
              <w:del w:id="6391" w:author="Author">
                <w:r w:rsidRPr="004D1DF9" w:rsidDel="00AA3A60">
                  <w:rPr>
                    <w:rFonts w:ascii="Segoe UI" w:hAnsi="Segoe UI" w:cs="Segoe UI"/>
                    <w:color w:val="auto"/>
                    <w:sz w:val="22"/>
                    <w:szCs w:val="22"/>
                  </w:rPr>
                  <w:delText>testpmd command line</w:delText>
                </w:r>
              </w:del>
            </w:ins>
          </w:p>
        </w:tc>
      </w:tr>
      <w:tr w:rsidR="00F06446" w:rsidDel="00AA3A60" w14:paraId="792D4C53" w14:textId="373FDD79" w:rsidTr="00784B17">
        <w:trPr>
          <w:cnfStyle w:val="000000100000" w:firstRow="0" w:lastRow="0" w:firstColumn="0" w:lastColumn="0" w:oddVBand="0" w:evenVBand="0" w:oddHBand="1" w:evenHBand="0" w:firstRowFirstColumn="0" w:firstRowLastColumn="0" w:lastRowFirstColumn="0" w:lastRowLastColumn="0"/>
          <w:trHeight w:val="755"/>
          <w:jc w:val="center"/>
          <w:ins w:id="6392" w:author="Author"/>
          <w:del w:id="6393" w:author="Author"/>
        </w:trPr>
        <w:tc>
          <w:tcPr>
            <w:cnfStyle w:val="001000000000" w:firstRow="0" w:lastRow="0" w:firstColumn="1" w:lastColumn="0" w:oddVBand="0" w:evenVBand="0" w:oddHBand="0" w:evenHBand="0" w:firstRowFirstColumn="0" w:firstRowLastColumn="0" w:lastRowFirstColumn="0" w:lastRowLastColumn="0"/>
            <w:tcW w:w="0" w:type="auto"/>
          </w:tcPr>
          <w:p w14:paraId="2B46EAE9" w14:textId="490AC168" w:rsidR="00F06446" w:rsidRPr="002953C4" w:rsidDel="00AA3A60" w:rsidRDefault="00F06446" w:rsidP="00493D5C">
            <w:pPr>
              <w:rPr>
                <w:ins w:id="6394" w:author="Author"/>
                <w:del w:id="6395" w:author="Author"/>
                <w:rFonts w:ascii="Segoe UI" w:hAnsi="Segoe UI" w:cs="Segoe UI"/>
                <w:b w:val="0"/>
                <w:color w:val="000000" w:themeColor="text1"/>
                <w:sz w:val="22"/>
                <w:szCs w:val="22"/>
              </w:rPr>
            </w:pPr>
            <w:ins w:id="6396" w:author="Author">
              <w:del w:id="6397" w:author="Author">
                <w:r w:rsidRPr="002953C4" w:rsidDel="00AA3A60">
                  <w:rPr>
                    <w:rFonts w:ascii="Segoe UI" w:hAnsi="Segoe UI" w:cs="Segoe UI"/>
                    <w:b w:val="0"/>
                    <w:color w:val="000000" w:themeColor="text1"/>
                    <w:sz w:val="22"/>
                    <w:szCs w:val="22"/>
                  </w:rPr>
                  <w:delText>1</w:delText>
                </w:r>
              </w:del>
            </w:ins>
          </w:p>
        </w:tc>
        <w:tc>
          <w:tcPr>
            <w:tcW w:w="0" w:type="auto"/>
          </w:tcPr>
          <w:p w14:paraId="5AAEA643" w14:textId="70DF07EC" w:rsidR="00F06446" w:rsidRPr="002953C4" w:rsidDel="00AA3A60" w:rsidRDefault="00F06446" w:rsidP="00493D5C">
            <w:pPr>
              <w:cnfStyle w:val="000000100000" w:firstRow="0" w:lastRow="0" w:firstColumn="0" w:lastColumn="0" w:oddVBand="0" w:evenVBand="0" w:oddHBand="1" w:evenHBand="0" w:firstRowFirstColumn="0" w:firstRowLastColumn="0" w:lastRowFirstColumn="0" w:lastRowLastColumn="0"/>
              <w:rPr>
                <w:ins w:id="6398" w:author="Author"/>
                <w:del w:id="6399" w:author="Author"/>
                <w:rFonts w:ascii="Segoe UI" w:hAnsi="Segoe UI" w:cs="Segoe UI"/>
                <w:color w:val="000000" w:themeColor="text1"/>
                <w:sz w:val="22"/>
                <w:szCs w:val="22"/>
              </w:rPr>
            </w:pPr>
            <w:ins w:id="6400" w:author="Author">
              <w:del w:id="6401" w:author="Author">
                <w:r w:rsidRPr="002953C4" w:rsidDel="00AA3A60">
                  <w:rPr>
                    <w:rFonts w:ascii="Segoe UI" w:hAnsi="Segoe UI" w:cs="Segoe UI"/>
                    <w:color w:val="000000" w:themeColor="text1"/>
                    <w:sz w:val="22"/>
                    <w:szCs w:val="22"/>
                  </w:rPr>
                  <w:delText>./build/app/testpmd -cf -n4  -w 3b:00.0</w:delText>
                </w:r>
                <w:r w:rsidDel="00AA3A60">
                  <w:rPr>
                    <w:rFonts w:ascii="Segoe UI" w:hAnsi="Segoe UI" w:cs="Segoe UI"/>
                    <w:color w:val="000000" w:themeColor="text1"/>
                    <w:sz w:val="22"/>
                    <w:szCs w:val="22"/>
                  </w:rPr>
                  <w:delText>,desc_prefetch=1,cmpt_desc_len=16</w:delText>
                </w:r>
                <w:r w:rsidRPr="002953C4" w:rsidDel="00AA3A60">
                  <w:rPr>
                    <w:rFonts w:ascii="Segoe UI" w:hAnsi="Segoe UI" w:cs="Segoe UI"/>
                    <w:color w:val="000000" w:themeColor="text1"/>
                    <w:sz w:val="22"/>
                    <w:szCs w:val="22"/>
                  </w:rPr>
                  <w:delText xml:space="preserve"> -- -i --nb-cores=2 --rxq=1 --txq=1 --rxd=2048 --txd=2048 --burst=64 --mbuf-size=4224</w:delText>
                </w:r>
              </w:del>
            </w:ins>
          </w:p>
        </w:tc>
      </w:tr>
      <w:tr w:rsidR="00F06446" w:rsidDel="00AA3A60" w14:paraId="06395D23" w14:textId="0E6E3A44" w:rsidTr="00784B17">
        <w:trPr>
          <w:trHeight w:val="800"/>
          <w:jc w:val="center"/>
          <w:ins w:id="6402" w:author="Author"/>
          <w:del w:id="6403" w:author="Author"/>
        </w:trPr>
        <w:tc>
          <w:tcPr>
            <w:cnfStyle w:val="001000000000" w:firstRow="0" w:lastRow="0" w:firstColumn="1" w:lastColumn="0" w:oddVBand="0" w:evenVBand="0" w:oddHBand="0" w:evenHBand="0" w:firstRowFirstColumn="0" w:firstRowLastColumn="0" w:lastRowFirstColumn="0" w:lastRowLastColumn="0"/>
            <w:tcW w:w="0" w:type="auto"/>
          </w:tcPr>
          <w:p w14:paraId="59D6133F" w14:textId="78FC17C7" w:rsidR="00F06446" w:rsidRPr="002953C4" w:rsidDel="00AA3A60" w:rsidRDefault="00F06446" w:rsidP="00493D5C">
            <w:pPr>
              <w:rPr>
                <w:ins w:id="6404" w:author="Author"/>
                <w:del w:id="6405" w:author="Author"/>
                <w:rFonts w:ascii="Segoe UI" w:hAnsi="Segoe UI" w:cs="Segoe UI"/>
                <w:b w:val="0"/>
                <w:color w:val="000000" w:themeColor="text1"/>
                <w:sz w:val="22"/>
                <w:szCs w:val="22"/>
              </w:rPr>
            </w:pPr>
            <w:ins w:id="6406" w:author="Author">
              <w:del w:id="6407" w:author="Author">
                <w:r w:rsidRPr="002953C4" w:rsidDel="00AA3A60">
                  <w:rPr>
                    <w:rFonts w:ascii="Segoe UI" w:hAnsi="Segoe UI" w:cs="Segoe UI"/>
                    <w:b w:val="0"/>
                    <w:color w:val="000000" w:themeColor="text1"/>
                    <w:sz w:val="22"/>
                    <w:szCs w:val="22"/>
                  </w:rPr>
                  <w:delText>2</w:delText>
                </w:r>
              </w:del>
            </w:ins>
          </w:p>
        </w:tc>
        <w:tc>
          <w:tcPr>
            <w:tcW w:w="0" w:type="auto"/>
          </w:tcPr>
          <w:p w14:paraId="04AD44E9" w14:textId="32B2BFA0" w:rsidR="00F06446" w:rsidRPr="002953C4" w:rsidDel="00AA3A60" w:rsidRDefault="00F06446" w:rsidP="00493D5C">
            <w:pPr>
              <w:cnfStyle w:val="000000000000" w:firstRow="0" w:lastRow="0" w:firstColumn="0" w:lastColumn="0" w:oddVBand="0" w:evenVBand="0" w:oddHBand="0" w:evenHBand="0" w:firstRowFirstColumn="0" w:firstRowLastColumn="0" w:lastRowFirstColumn="0" w:lastRowLastColumn="0"/>
              <w:rPr>
                <w:ins w:id="6408" w:author="Author"/>
                <w:del w:id="6409" w:author="Author"/>
                <w:rFonts w:ascii="Segoe UI" w:hAnsi="Segoe UI" w:cs="Segoe UI"/>
                <w:color w:val="000000" w:themeColor="text1"/>
                <w:sz w:val="22"/>
                <w:szCs w:val="22"/>
              </w:rPr>
            </w:pPr>
            <w:ins w:id="6410" w:author="Author">
              <w:del w:id="6411" w:author="Author">
                <w:r w:rsidRPr="002953C4" w:rsidDel="00AA3A60">
                  <w:rPr>
                    <w:rFonts w:ascii="Segoe UI" w:hAnsi="Segoe UI" w:cs="Segoe UI"/>
                    <w:color w:val="000000" w:themeColor="text1"/>
                    <w:sz w:val="22"/>
                    <w:szCs w:val="22"/>
                  </w:rPr>
                  <w:delText>./build/app/testpmd -cff -n4  -w 3b:00.0</w:delText>
                </w:r>
                <w:r w:rsidDel="00AA3A60">
                  <w:rPr>
                    <w:rFonts w:ascii="Segoe UI" w:hAnsi="Segoe UI" w:cs="Segoe UI"/>
                    <w:color w:val="000000" w:themeColor="text1"/>
                    <w:sz w:val="22"/>
                    <w:szCs w:val="22"/>
                  </w:rPr>
                  <w:delText>,desc_prefetch=1,cmpt_desc_len=16</w:delText>
                </w:r>
                <w:r w:rsidRPr="002953C4" w:rsidDel="00AA3A60">
                  <w:rPr>
                    <w:rFonts w:ascii="Segoe UI" w:hAnsi="Segoe UI" w:cs="Segoe UI"/>
                    <w:color w:val="000000" w:themeColor="text1"/>
                    <w:sz w:val="22"/>
                    <w:szCs w:val="22"/>
                  </w:rPr>
                  <w:delText xml:space="preserve"> -- -i --nb-cores=3 --rxq=2 --txq=2 --rxd=2048 --txd=2048 --burst=64 --mbuf-size=4224</w:delText>
                </w:r>
              </w:del>
            </w:ins>
          </w:p>
        </w:tc>
      </w:tr>
      <w:tr w:rsidR="00F06446" w:rsidDel="00AA3A60" w14:paraId="45D31C03" w14:textId="6935F846" w:rsidTr="00784B17">
        <w:trPr>
          <w:cnfStyle w:val="000000100000" w:firstRow="0" w:lastRow="0" w:firstColumn="0" w:lastColumn="0" w:oddVBand="0" w:evenVBand="0" w:oddHBand="1" w:evenHBand="0" w:firstRowFirstColumn="0" w:firstRowLastColumn="0" w:lastRowFirstColumn="0" w:lastRowLastColumn="0"/>
          <w:trHeight w:val="800"/>
          <w:jc w:val="center"/>
          <w:ins w:id="6412" w:author="Author"/>
          <w:del w:id="6413" w:author="Author"/>
        </w:trPr>
        <w:tc>
          <w:tcPr>
            <w:cnfStyle w:val="001000000000" w:firstRow="0" w:lastRow="0" w:firstColumn="1" w:lastColumn="0" w:oddVBand="0" w:evenVBand="0" w:oddHBand="0" w:evenHBand="0" w:firstRowFirstColumn="0" w:firstRowLastColumn="0" w:lastRowFirstColumn="0" w:lastRowLastColumn="0"/>
            <w:tcW w:w="0" w:type="auto"/>
          </w:tcPr>
          <w:p w14:paraId="61B6CDEC" w14:textId="525542FF" w:rsidR="00F06446" w:rsidRPr="002953C4" w:rsidDel="00AA3A60" w:rsidRDefault="00F06446" w:rsidP="00493D5C">
            <w:pPr>
              <w:rPr>
                <w:ins w:id="6414" w:author="Author"/>
                <w:del w:id="6415" w:author="Author"/>
                <w:rFonts w:ascii="Segoe UI" w:hAnsi="Segoe UI" w:cs="Segoe UI"/>
                <w:b w:val="0"/>
                <w:color w:val="000000" w:themeColor="text1"/>
                <w:sz w:val="22"/>
                <w:szCs w:val="22"/>
              </w:rPr>
            </w:pPr>
            <w:ins w:id="6416" w:author="Author">
              <w:del w:id="6417" w:author="Author">
                <w:r w:rsidRPr="002953C4" w:rsidDel="00AA3A60">
                  <w:rPr>
                    <w:rFonts w:ascii="Segoe UI" w:hAnsi="Segoe UI" w:cs="Segoe UI"/>
                    <w:b w:val="0"/>
                    <w:color w:val="000000" w:themeColor="text1"/>
                    <w:sz w:val="22"/>
                    <w:szCs w:val="22"/>
                  </w:rPr>
                  <w:delText>4</w:delText>
                </w:r>
              </w:del>
            </w:ins>
          </w:p>
        </w:tc>
        <w:tc>
          <w:tcPr>
            <w:tcW w:w="0" w:type="auto"/>
          </w:tcPr>
          <w:p w14:paraId="3D06B824" w14:textId="34923CDF" w:rsidR="00F06446" w:rsidRPr="002953C4" w:rsidDel="00AA3A60" w:rsidRDefault="00F06446" w:rsidP="00493D5C">
            <w:pPr>
              <w:cnfStyle w:val="000000100000" w:firstRow="0" w:lastRow="0" w:firstColumn="0" w:lastColumn="0" w:oddVBand="0" w:evenVBand="0" w:oddHBand="1" w:evenHBand="0" w:firstRowFirstColumn="0" w:firstRowLastColumn="0" w:lastRowFirstColumn="0" w:lastRowLastColumn="0"/>
              <w:rPr>
                <w:ins w:id="6418" w:author="Author"/>
                <w:del w:id="6419" w:author="Author"/>
                <w:rFonts w:ascii="Segoe UI" w:hAnsi="Segoe UI" w:cs="Segoe UI"/>
                <w:color w:val="000000" w:themeColor="text1"/>
                <w:sz w:val="22"/>
                <w:szCs w:val="22"/>
              </w:rPr>
            </w:pPr>
            <w:ins w:id="6420" w:author="Author">
              <w:del w:id="6421" w:author="Author">
                <w:r w:rsidRPr="002953C4" w:rsidDel="00AA3A60">
                  <w:rPr>
                    <w:rFonts w:ascii="Segoe UI" w:hAnsi="Segoe UI" w:cs="Segoe UI"/>
                    <w:color w:val="000000" w:themeColor="text1"/>
                    <w:sz w:val="22"/>
                    <w:szCs w:val="22"/>
                  </w:rPr>
                  <w:delText>./build/app/testpmd -cfff</w:delText>
                </w:r>
                <w:r w:rsidDel="00AA3A60">
                  <w:rPr>
                    <w:rFonts w:ascii="Segoe UI" w:hAnsi="Segoe UI" w:cs="Segoe UI"/>
                    <w:color w:val="000000" w:themeColor="text1"/>
                    <w:sz w:val="22"/>
                    <w:szCs w:val="22"/>
                  </w:rPr>
                  <w:delText xml:space="preserve"> -n4  -w 3b:00.0,desc_prefetch=1</w:delText>
                </w:r>
                <w:r w:rsidRPr="002953C4" w:rsidDel="00AA3A60">
                  <w:rPr>
                    <w:rFonts w:ascii="Segoe UI" w:hAnsi="Segoe UI" w:cs="Segoe UI"/>
                    <w:color w:val="000000" w:themeColor="text1"/>
                    <w:sz w:val="22"/>
                    <w:szCs w:val="22"/>
                  </w:rPr>
                  <w:delText>,cmpt_desc_len</w:delText>
                </w:r>
                <w:r w:rsidDel="00AA3A60">
                  <w:rPr>
                    <w:rFonts w:ascii="Segoe UI" w:hAnsi="Segoe UI" w:cs="Segoe UI"/>
                    <w:color w:val="000000" w:themeColor="text1"/>
                    <w:sz w:val="22"/>
                    <w:szCs w:val="22"/>
                  </w:rPr>
                  <w:delText>=16</w:delText>
                </w:r>
                <w:r w:rsidRPr="002953C4" w:rsidDel="00AA3A60">
                  <w:rPr>
                    <w:rFonts w:ascii="Segoe UI" w:hAnsi="Segoe UI" w:cs="Segoe UI"/>
                    <w:color w:val="000000" w:themeColor="text1"/>
                    <w:sz w:val="22"/>
                    <w:szCs w:val="22"/>
                  </w:rPr>
                  <w:delText xml:space="preserve"> -- -i --nb-cores=5 --rxq=4 --txq=4 --rxd=2048 --txd=2048 --burst=64 --mbuf-size=4224</w:delText>
                </w:r>
              </w:del>
            </w:ins>
          </w:p>
        </w:tc>
      </w:tr>
      <w:tr w:rsidR="00F06446" w:rsidDel="00AA3A60" w14:paraId="652A93FA" w14:textId="0077DC47" w:rsidTr="00784B17">
        <w:trPr>
          <w:trHeight w:val="791"/>
          <w:jc w:val="center"/>
          <w:ins w:id="6422" w:author="Author"/>
          <w:del w:id="6423" w:author="Author"/>
        </w:trPr>
        <w:tc>
          <w:tcPr>
            <w:cnfStyle w:val="001000000000" w:firstRow="0" w:lastRow="0" w:firstColumn="1" w:lastColumn="0" w:oddVBand="0" w:evenVBand="0" w:oddHBand="0" w:evenHBand="0" w:firstRowFirstColumn="0" w:firstRowLastColumn="0" w:lastRowFirstColumn="0" w:lastRowLastColumn="0"/>
            <w:tcW w:w="0" w:type="auto"/>
          </w:tcPr>
          <w:p w14:paraId="4EE67E40" w14:textId="66270DE6" w:rsidR="00F06446" w:rsidRPr="002953C4" w:rsidDel="00AA3A60" w:rsidRDefault="00F06446" w:rsidP="00493D5C">
            <w:pPr>
              <w:rPr>
                <w:ins w:id="6424" w:author="Author"/>
                <w:del w:id="6425" w:author="Author"/>
                <w:rFonts w:ascii="Segoe UI" w:hAnsi="Segoe UI" w:cs="Segoe UI"/>
                <w:b w:val="0"/>
                <w:color w:val="000000" w:themeColor="text1"/>
                <w:sz w:val="22"/>
                <w:szCs w:val="22"/>
              </w:rPr>
            </w:pPr>
            <w:ins w:id="6426" w:author="Author">
              <w:del w:id="6427" w:author="Author">
                <w:r w:rsidRPr="002953C4" w:rsidDel="00AA3A60">
                  <w:rPr>
                    <w:rFonts w:ascii="Segoe UI" w:hAnsi="Segoe UI" w:cs="Segoe UI"/>
                    <w:b w:val="0"/>
                    <w:color w:val="000000" w:themeColor="text1"/>
                    <w:sz w:val="22"/>
                    <w:szCs w:val="22"/>
                  </w:rPr>
                  <w:delText>8</w:delText>
                </w:r>
              </w:del>
            </w:ins>
          </w:p>
        </w:tc>
        <w:tc>
          <w:tcPr>
            <w:tcW w:w="0" w:type="auto"/>
          </w:tcPr>
          <w:p w14:paraId="7B862AF3" w14:textId="58EFBECE" w:rsidR="00F06446" w:rsidRPr="002953C4" w:rsidDel="00AA3A60" w:rsidRDefault="00F06446" w:rsidP="00493D5C">
            <w:pPr>
              <w:cnfStyle w:val="000000000000" w:firstRow="0" w:lastRow="0" w:firstColumn="0" w:lastColumn="0" w:oddVBand="0" w:evenVBand="0" w:oddHBand="0" w:evenHBand="0" w:firstRowFirstColumn="0" w:firstRowLastColumn="0" w:lastRowFirstColumn="0" w:lastRowLastColumn="0"/>
              <w:rPr>
                <w:ins w:id="6428" w:author="Author"/>
                <w:del w:id="6429" w:author="Author"/>
                <w:rFonts w:ascii="Segoe UI" w:hAnsi="Segoe UI" w:cs="Segoe UI"/>
                <w:color w:val="000000" w:themeColor="text1"/>
                <w:sz w:val="22"/>
                <w:szCs w:val="22"/>
              </w:rPr>
            </w:pPr>
            <w:ins w:id="6430" w:author="Author">
              <w:del w:id="6431" w:author="Author">
                <w:r w:rsidRPr="002953C4" w:rsidDel="00AA3A60">
                  <w:rPr>
                    <w:rFonts w:ascii="Segoe UI" w:hAnsi="Segoe UI" w:cs="Segoe UI"/>
                    <w:color w:val="000000" w:themeColor="text1"/>
                    <w:sz w:val="22"/>
                    <w:szCs w:val="22"/>
                  </w:rPr>
                  <w:delText>./build/app/testpmd -cfff</w:delText>
                </w:r>
                <w:r w:rsidDel="00AA3A60">
                  <w:rPr>
                    <w:rFonts w:ascii="Segoe UI" w:hAnsi="Segoe UI" w:cs="Segoe UI"/>
                    <w:color w:val="000000" w:themeColor="text1"/>
                    <w:sz w:val="22"/>
                    <w:szCs w:val="22"/>
                  </w:rPr>
                  <w:delText>f -n4 -w 3b:00.0,desc_prefetch=1,cmpt_desc_len=16</w:delText>
                </w:r>
                <w:r w:rsidRPr="002953C4" w:rsidDel="00AA3A60">
                  <w:rPr>
                    <w:rFonts w:ascii="Segoe UI" w:hAnsi="Segoe UI" w:cs="Segoe UI"/>
                    <w:color w:val="000000" w:themeColor="text1"/>
                    <w:sz w:val="22"/>
                    <w:szCs w:val="22"/>
                  </w:rPr>
                  <w:delText xml:space="preserve"> -- -i --nb-cores=9 --rxq=8 --txq=8 --rxd=2048 --txd=2048 --burst=64 --mbuf-size=4224</w:delText>
                </w:r>
              </w:del>
            </w:ins>
          </w:p>
        </w:tc>
      </w:tr>
    </w:tbl>
    <w:p w14:paraId="2D7BC6A5" w14:textId="3182221C" w:rsidR="00F06446" w:rsidDel="009E644C" w:rsidRDefault="00F06446">
      <w:pPr>
        <w:rPr>
          <w:del w:id="6432" w:author="Author"/>
        </w:rPr>
      </w:pPr>
      <w:ins w:id="6433" w:author="Author">
        <w:del w:id="6434" w:author="Author">
          <w:r w:rsidRPr="00453431" w:rsidDel="00AA3A60">
            <w:lastRenderedPageBreak/>
            <w:delText xml:space="preserve">Table </w:delText>
          </w:r>
          <w:r w:rsidDel="00AA3A60">
            <w:rPr>
              <w:rFonts w:eastAsiaTheme="majorEastAsia" w:cstheme="majorBidi"/>
              <w:b/>
              <w:bCs/>
              <w:color w:val="000000" w:themeColor="text1"/>
            </w:rPr>
            <w:fldChar w:fldCharType="begin"/>
          </w:r>
          <w:r w:rsidDel="00AA3A60">
            <w:delInstrText xml:space="preserve"> SEQ Table \* ARABIC </w:delInstrText>
          </w:r>
          <w:r w:rsidDel="00AA3A60">
            <w:rPr>
              <w:rFonts w:eastAsiaTheme="majorEastAsia" w:cstheme="majorBidi"/>
              <w:b/>
              <w:bCs/>
              <w:color w:val="000000" w:themeColor="text1"/>
            </w:rPr>
            <w:fldChar w:fldCharType="separate"/>
          </w:r>
          <w:r w:rsidDel="00AA3A60">
            <w:rPr>
              <w:noProof/>
            </w:rPr>
            <w:delText>4</w:delText>
          </w:r>
          <w:r w:rsidDel="00AA3A60">
            <w:rPr>
              <w:rFonts w:eastAsiaTheme="majorEastAsia" w:cstheme="majorBidi"/>
              <w:b/>
              <w:bCs/>
              <w:color w:val="000000" w:themeColor="text1"/>
            </w:rPr>
            <w:fldChar w:fldCharType="end"/>
          </w:r>
          <w:r w:rsidRPr="00453431" w:rsidDel="00AA3A60">
            <w:delText xml:space="preserve">: </w:delText>
          </w:r>
          <w:r w:rsidDel="00AA3A60">
            <w:delText>Command-line for testpmd application</w:delText>
          </w:r>
        </w:del>
      </w:ins>
    </w:p>
    <w:p w14:paraId="27DF3C79" w14:textId="693CFC98" w:rsidR="006F3114" w:rsidDel="009E644C" w:rsidRDefault="006F3114" w:rsidP="006F3114">
      <w:pPr>
        <w:pStyle w:val="Heading3"/>
        <w:rPr>
          <w:ins w:id="6435" w:author="Author"/>
          <w:del w:id="6436" w:author="Author"/>
        </w:rPr>
      </w:pPr>
      <w:ins w:id="6437" w:author="Author">
        <w:del w:id="6438" w:author="Author">
          <w:r w:rsidDel="009E644C">
            <w:delText>Intel:</w:delText>
          </w:r>
        </w:del>
      </w:ins>
    </w:p>
    <w:p w14:paraId="5C641E9C" w14:textId="6DD9D2D7" w:rsidR="00481ED3" w:rsidRPr="00481ED3" w:rsidDel="009E644C" w:rsidRDefault="00481ED3">
      <w:pPr>
        <w:pStyle w:val="Heading3"/>
        <w:rPr>
          <w:del w:id="6439" w:author="Author"/>
        </w:rPr>
        <w:pPrChange w:id="6440" w:author="Author">
          <w:pPr>
            <w:pStyle w:val="Caption"/>
            <w:jc w:val="center"/>
          </w:pPr>
        </w:pPrChange>
      </w:pPr>
      <w:del w:id="6441" w:author="Author">
        <w:r w:rsidDel="009E644C">
          <w:delText>Intel:</w:delText>
        </w:r>
      </w:del>
    </w:p>
    <w:p w14:paraId="0EDB9153" w14:textId="587A74F8" w:rsidR="00493D5C" w:rsidDel="009E644C" w:rsidRDefault="00493D5C" w:rsidP="00493D5C">
      <w:pPr>
        <w:pStyle w:val="Heading3"/>
        <w:rPr>
          <w:ins w:id="6442" w:author="Author"/>
          <w:del w:id="6443" w:author="Author"/>
        </w:rPr>
      </w:pPr>
    </w:p>
    <w:p w14:paraId="00808635" w14:textId="04B324F2" w:rsidR="00F06446" w:rsidDel="009E644C" w:rsidRDefault="00F06446" w:rsidP="00493D5C">
      <w:pPr>
        <w:pStyle w:val="Heading4"/>
        <w:rPr>
          <w:ins w:id="6444" w:author="Author"/>
          <w:del w:id="6445" w:author="Author"/>
        </w:rPr>
      </w:pPr>
      <w:del w:id="6446" w:author="Author">
        <w:r w:rsidDel="009E644C">
          <w:delText>PF Performance</w:delText>
        </w:r>
      </w:del>
      <w:ins w:id="6447" w:author="Author">
        <w:del w:id="6448" w:author="Author">
          <w:r w:rsidR="00493D5C" w:rsidDel="009E644C">
            <w:delText>:</w:delText>
          </w:r>
        </w:del>
      </w:ins>
    </w:p>
    <w:p w14:paraId="72678ABA" w14:textId="5EE1F3E0" w:rsidR="00493D5C" w:rsidRPr="00493D5C" w:rsidDel="009E644C" w:rsidRDefault="00493D5C">
      <w:pPr>
        <w:rPr>
          <w:del w:id="6449" w:author="Author"/>
        </w:rPr>
        <w:pPrChange w:id="6450" w:author="Author">
          <w:pPr>
            <w:pStyle w:val="Heading4"/>
          </w:pPr>
        </w:pPrChange>
      </w:pPr>
    </w:p>
    <w:p w14:paraId="5DA93FB2" w14:textId="41424B30" w:rsidR="00F06446" w:rsidDel="009E644C" w:rsidRDefault="00F06446" w:rsidP="00F06446">
      <w:pPr>
        <w:jc w:val="center"/>
        <w:rPr>
          <w:ins w:id="6451" w:author="Author"/>
          <w:del w:id="6452" w:author="Author"/>
          <w:rFonts w:ascii="Segoe UI" w:hAnsi="Segoe UI" w:cs="Segoe UI"/>
          <w:sz w:val="14"/>
          <w:szCs w:val="14"/>
        </w:rPr>
      </w:pPr>
      <w:del w:id="6453" w:author="Author">
        <w:r w:rsidDel="009E644C">
          <w:rPr>
            <w:noProof/>
          </w:rPr>
          <w:drawing>
            <wp:inline distT="0" distB="0" distL="0" distR="0" wp14:anchorId="113A3293" wp14:editId="194722E8">
              <wp:extent cx="5943600" cy="3596005"/>
              <wp:effectExtent l="0" t="0" r="0" b="4445"/>
              <wp:docPr id="39" name="Chart 39">
                <a:extLst xmlns:a="http://schemas.openxmlformats.org/drawingml/2006/main">
                  <a:ext uri="{FF2B5EF4-FFF2-40B4-BE49-F238E27FC236}">
                    <a16:creationId xmlns:a16="http://schemas.microsoft.com/office/drawing/2014/main" id="{FB56762D-A1EB-4941-A637-ED3BEE0CD7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del>
    </w:p>
    <w:p w14:paraId="533B6F5E" w14:textId="274B45B5" w:rsidR="003E21B3" w:rsidDel="009E644C" w:rsidRDefault="003E21B3" w:rsidP="00F06446">
      <w:pPr>
        <w:jc w:val="center"/>
        <w:rPr>
          <w:ins w:id="6454" w:author="Author"/>
          <w:del w:id="6455" w:author="Author"/>
          <w:rFonts w:ascii="Segoe UI" w:hAnsi="Segoe UI" w:cs="Segoe UI"/>
          <w:sz w:val="14"/>
          <w:szCs w:val="14"/>
        </w:rPr>
      </w:pPr>
    </w:p>
    <w:p w14:paraId="708E0E2D" w14:textId="4BA88033" w:rsidR="003E21B3" w:rsidRPr="0049153C" w:rsidDel="009E644C" w:rsidRDefault="003E21B3" w:rsidP="00F06446">
      <w:pPr>
        <w:jc w:val="center"/>
        <w:rPr>
          <w:del w:id="6456" w:author="Author"/>
          <w:rFonts w:ascii="Segoe UI" w:hAnsi="Segoe UI" w:cs="Segoe UI"/>
          <w:sz w:val="14"/>
          <w:szCs w:val="14"/>
        </w:rPr>
      </w:pPr>
      <w:ins w:id="6457" w:author="Author">
        <w:del w:id="6458" w:author="Author">
          <w:r w:rsidDel="009E644C">
            <w:rPr>
              <w:noProof/>
            </w:rPr>
            <w:lastRenderedPageBreak/>
            <w:drawing>
              <wp:inline distT="0" distB="0" distL="0" distR="0" wp14:anchorId="3D84826C" wp14:editId="08438BE9">
                <wp:extent cx="5943600" cy="3536950"/>
                <wp:effectExtent l="0" t="0" r="0" b="6350"/>
                <wp:docPr id="61" name="Chart 61">
                  <a:extLst xmlns:a="http://schemas.openxmlformats.org/drawingml/2006/main">
                    <a:ext uri="{FF2B5EF4-FFF2-40B4-BE49-F238E27FC236}">
                      <a16:creationId xmlns:a16="http://schemas.microsoft.com/office/drawing/2014/main" id="{9994F478-B135-4586-835F-EA195FF1D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del>
      </w:ins>
    </w:p>
    <w:p w14:paraId="40FD8275" w14:textId="124F4E53" w:rsidR="00F06446" w:rsidDel="009E644C" w:rsidRDefault="00F06446" w:rsidP="00F06446">
      <w:pPr>
        <w:pStyle w:val="Caption"/>
        <w:jc w:val="center"/>
        <w:rPr>
          <w:del w:id="6459" w:author="Author"/>
        </w:rPr>
      </w:pPr>
      <w:del w:id="6460" w:author="Author">
        <w:r w:rsidDel="009E644C">
          <w:delText xml:space="preserve">Figure </w:delText>
        </w:r>
        <w:r w:rsidDel="009E644C">
          <w:fldChar w:fldCharType="begin"/>
        </w:r>
        <w:r w:rsidDel="009E644C">
          <w:delInstrText xml:space="preserve"> SEQ Figure \* ARABIC </w:delInstrText>
        </w:r>
        <w:r w:rsidDel="009E644C">
          <w:fldChar w:fldCharType="separate"/>
        </w:r>
      </w:del>
      <w:ins w:id="6461" w:author="Author">
        <w:del w:id="6462" w:author="Author">
          <w:r w:rsidR="00102D4C" w:rsidDel="009E644C">
            <w:rPr>
              <w:noProof/>
            </w:rPr>
            <w:delText>23</w:delText>
          </w:r>
        </w:del>
      </w:ins>
      <w:del w:id="6463" w:author="Author">
        <w:r w:rsidDel="009E644C">
          <w:rPr>
            <w:noProof/>
          </w:rPr>
          <w:delText>11</w:delText>
        </w:r>
        <w:r w:rsidDel="009E644C">
          <w:rPr>
            <w:noProof/>
          </w:rPr>
          <w:fldChar w:fldCharType="end"/>
        </w:r>
        <w:r w:rsidDel="009E644C">
          <w:delText>: DPDK Driver – QDMA</w:delText>
        </w:r>
        <w:r w:rsidR="006A7F6D" w:rsidDel="009E644C">
          <w:delText>5</w:delText>
        </w:r>
        <w:r w:rsidDel="009E644C">
          <w:delText>4.0 PF Forwarding performance in Gbps</w:delText>
        </w:r>
      </w:del>
    </w:p>
    <w:p w14:paraId="58828BEF" w14:textId="077C85B2" w:rsidR="00F06446" w:rsidDel="009E644C" w:rsidRDefault="00F06446" w:rsidP="00F06446">
      <w:pPr>
        <w:rPr>
          <w:del w:id="6464" w:author="Author"/>
        </w:rPr>
      </w:pPr>
    </w:p>
    <w:p w14:paraId="233F29F7" w14:textId="6E7F91D5" w:rsidR="00F06446" w:rsidDel="009E644C" w:rsidRDefault="00F06446" w:rsidP="00F06446">
      <w:pPr>
        <w:jc w:val="center"/>
        <w:rPr>
          <w:ins w:id="6465" w:author="Author"/>
          <w:del w:id="6466" w:author="Author"/>
          <w:rFonts w:ascii="Segoe UI" w:hAnsi="Segoe UI" w:cs="Segoe UI"/>
          <w:sz w:val="14"/>
          <w:szCs w:val="14"/>
        </w:rPr>
      </w:pPr>
      <w:del w:id="6467" w:author="Author">
        <w:r w:rsidDel="009E644C">
          <w:rPr>
            <w:noProof/>
          </w:rPr>
          <w:drawing>
            <wp:inline distT="0" distB="0" distL="0" distR="0" wp14:anchorId="69D55F7A" wp14:editId="02134C8C">
              <wp:extent cx="5943600" cy="3596005"/>
              <wp:effectExtent l="0" t="0" r="0" b="4445"/>
              <wp:docPr id="40" name="Chart 40">
                <a:extLst xmlns:a="http://schemas.openxmlformats.org/drawingml/2006/main">
                  <a:ext uri="{FF2B5EF4-FFF2-40B4-BE49-F238E27FC236}">
                    <a16:creationId xmlns:a16="http://schemas.microsoft.com/office/drawing/2014/main" id="{038DC073-164D-450C-9817-1BAFFA1FA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del>
    </w:p>
    <w:p w14:paraId="5F930A1F" w14:textId="2F0A973C" w:rsidR="00815A97" w:rsidDel="009E644C" w:rsidRDefault="00815A97" w:rsidP="00F06446">
      <w:pPr>
        <w:jc w:val="center"/>
        <w:rPr>
          <w:ins w:id="6468" w:author="Author"/>
          <w:del w:id="6469" w:author="Author"/>
          <w:rFonts w:ascii="Segoe UI" w:hAnsi="Segoe UI" w:cs="Segoe UI"/>
          <w:sz w:val="14"/>
          <w:szCs w:val="14"/>
        </w:rPr>
      </w:pPr>
    </w:p>
    <w:p w14:paraId="7055B0C1" w14:textId="02347EAB" w:rsidR="003E21B3" w:rsidRPr="0049153C" w:rsidDel="009E644C" w:rsidRDefault="004B3BE5" w:rsidP="00F06446">
      <w:pPr>
        <w:jc w:val="center"/>
        <w:rPr>
          <w:del w:id="6470" w:author="Author"/>
          <w:rFonts w:ascii="Segoe UI" w:hAnsi="Segoe UI" w:cs="Segoe UI"/>
          <w:sz w:val="14"/>
          <w:szCs w:val="14"/>
        </w:rPr>
      </w:pPr>
      <w:ins w:id="6471" w:author="Author">
        <w:del w:id="6472" w:author="Author">
          <w:r w:rsidDel="009E644C">
            <w:rPr>
              <w:noProof/>
            </w:rPr>
            <w:lastRenderedPageBreak/>
            <w:drawing>
              <wp:inline distT="0" distB="0" distL="0" distR="0" wp14:anchorId="7602FD7F" wp14:editId="085144A3">
                <wp:extent cx="5943600" cy="3536950"/>
                <wp:effectExtent l="0" t="0" r="0" b="6350"/>
                <wp:docPr id="62" name="Chart 62">
                  <a:extLst xmlns:a="http://schemas.openxmlformats.org/drawingml/2006/main">
                    <a:ext uri="{FF2B5EF4-FFF2-40B4-BE49-F238E27FC236}">
                      <a16:creationId xmlns:a16="http://schemas.microsoft.com/office/drawing/2014/main" id="{038DC073-164D-450C-9817-1BAFFA1FA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del>
      </w:ins>
    </w:p>
    <w:p w14:paraId="4939AFEA" w14:textId="67D50A6F" w:rsidR="00F06446" w:rsidRPr="00007B8F" w:rsidDel="009E644C" w:rsidRDefault="00F06446" w:rsidP="00F06446">
      <w:pPr>
        <w:pStyle w:val="Caption"/>
        <w:jc w:val="center"/>
        <w:rPr>
          <w:del w:id="6473" w:author="Author"/>
          <w:rFonts w:ascii="Segoe UI" w:hAnsi="Segoe UI" w:cs="Segoe UI"/>
          <w:color w:val="000000" w:themeColor="text1"/>
          <w:sz w:val="22"/>
          <w:szCs w:val="22"/>
        </w:rPr>
      </w:pPr>
      <w:del w:id="6474" w:author="Author">
        <w:r w:rsidDel="009E644C">
          <w:delText xml:space="preserve">Figure </w:delText>
        </w:r>
        <w:r w:rsidDel="009E644C">
          <w:fldChar w:fldCharType="begin"/>
        </w:r>
        <w:r w:rsidDel="009E644C">
          <w:delInstrText xml:space="preserve"> SEQ Figure \* ARABIC </w:delInstrText>
        </w:r>
        <w:r w:rsidDel="009E644C">
          <w:fldChar w:fldCharType="separate"/>
        </w:r>
      </w:del>
      <w:ins w:id="6475" w:author="Author">
        <w:del w:id="6476" w:author="Author">
          <w:r w:rsidR="00102D4C" w:rsidDel="009E644C">
            <w:rPr>
              <w:noProof/>
            </w:rPr>
            <w:delText>24</w:delText>
          </w:r>
        </w:del>
      </w:ins>
      <w:del w:id="6477" w:author="Author">
        <w:r w:rsidDel="009E644C">
          <w:rPr>
            <w:noProof/>
          </w:rPr>
          <w:delText>12</w:delText>
        </w:r>
        <w:r w:rsidDel="009E644C">
          <w:rPr>
            <w:noProof/>
          </w:rPr>
          <w:fldChar w:fldCharType="end"/>
        </w:r>
        <w:r w:rsidDel="009E644C">
          <w:delText>: DPDK Driver – QDMA4</w:delText>
        </w:r>
        <w:r w:rsidR="006A7F6D" w:rsidDel="009E644C">
          <w:delText>5</w:delText>
        </w:r>
        <w:r w:rsidDel="009E644C">
          <w:delText>.0 PF Forwarding performance in Mpps</w:delText>
        </w:r>
      </w:del>
    </w:p>
    <w:p w14:paraId="451E6CEA" w14:textId="72FE2C9F" w:rsidR="00F06446" w:rsidDel="009E644C" w:rsidRDefault="00F06446" w:rsidP="00F06446">
      <w:pPr>
        <w:rPr>
          <w:del w:id="6478" w:author="Author"/>
        </w:rPr>
      </w:pPr>
    </w:p>
    <w:p w14:paraId="3B451CBB" w14:textId="1C02C9F9" w:rsidR="00F06446" w:rsidRPr="00BB1908" w:rsidDel="009E644C" w:rsidRDefault="00F06446" w:rsidP="00F06446">
      <w:pPr>
        <w:rPr>
          <w:del w:id="6479" w:author="Author"/>
        </w:rPr>
      </w:pPr>
    </w:p>
    <w:tbl>
      <w:tblPr>
        <w:tblStyle w:val="GridTable4-Accent1"/>
        <w:tblW w:w="9337" w:type="dxa"/>
        <w:tblLayout w:type="fixed"/>
        <w:tblLook w:val="04A0" w:firstRow="1" w:lastRow="0" w:firstColumn="1" w:lastColumn="0" w:noHBand="0" w:noVBand="1"/>
      </w:tblPr>
      <w:tblGrid>
        <w:gridCol w:w="903"/>
        <w:gridCol w:w="851"/>
        <w:gridCol w:w="1240"/>
        <w:gridCol w:w="851"/>
        <w:gridCol w:w="1240"/>
        <w:gridCol w:w="886"/>
        <w:gridCol w:w="1240"/>
        <w:gridCol w:w="886"/>
        <w:gridCol w:w="1240"/>
      </w:tblGrid>
      <w:tr w:rsidR="00F06446" w:rsidDel="009E644C" w14:paraId="1DC01F98" w14:textId="78BF7C57" w:rsidTr="00784B17">
        <w:trPr>
          <w:cnfStyle w:val="100000000000" w:firstRow="1" w:lastRow="0" w:firstColumn="0" w:lastColumn="0" w:oddVBand="0" w:evenVBand="0" w:oddHBand="0" w:evenHBand="0" w:firstRowFirstColumn="0" w:firstRowLastColumn="0" w:lastRowFirstColumn="0" w:lastRowLastColumn="0"/>
          <w:trHeight w:val="282"/>
          <w:del w:id="6480" w:author="Author"/>
        </w:trPr>
        <w:tc>
          <w:tcPr>
            <w:cnfStyle w:val="001000000000" w:firstRow="0" w:lastRow="0" w:firstColumn="1" w:lastColumn="0" w:oddVBand="0" w:evenVBand="0" w:oddHBand="0" w:evenHBand="0" w:firstRowFirstColumn="0" w:firstRowLastColumn="0" w:lastRowFirstColumn="0" w:lastRowLastColumn="0"/>
            <w:tcW w:w="903" w:type="dxa"/>
            <w:vMerge w:val="restart"/>
            <w:vAlign w:val="center"/>
          </w:tcPr>
          <w:p w14:paraId="656C15F6" w14:textId="6DDDF96C" w:rsidR="00F06446" w:rsidRPr="00444C46" w:rsidDel="009E644C" w:rsidRDefault="00F06446" w:rsidP="00784B17">
            <w:pPr>
              <w:rPr>
                <w:del w:id="6481" w:author="Author"/>
                <w:color w:val="auto"/>
              </w:rPr>
            </w:pPr>
            <w:del w:id="6482" w:author="Author">
              <w:r w:rsidRPr="00444C46" w:rsidDel="009E644C">
                <w:rPr>
                  <w:color w:val="auto"/>
                </w:rPr>
                <w:delText>Packet Size (Bytes)</w:delText>
              </w:r>
            </w:del>
          </w:p>
        </w:tc>
        <w:tc>
          <w:tcPr>
            <w:tcW w:w="2091" w:type="dxa"/>
            <w:gridSpan w:val="2"/>
            <w:vAlign w:val="center"/>
          </w:tcPr>
          <w:p w14:paraId="7E936B02" w14:textId="33B57B1C" w:rsidR="00F06446" w:rsidRPr="00444C46" w:rsidDel="009E644C" w:rsidRDefault="00F06446" w:rsidP="00784B17">
            <w:pPr>
              <w:jc w:val="center"/>
              <w:cnfStyle w:val="100000000000" w:firstRow="1" w:lastRow="0" w:firstColumn="0" w:lastColumn="0" w:oddVBand="0" w:evenVBand="0" w:oddHBand="0" w:evenHBand="0" w:firstRowFirstColumn="0" w:firstRowLastColumn="0" w:lastRowFirstColumn="0" w:lastRowLastColumn="0"/>
              <w:rPr>
                <w:del w:id="6483" w:author="Author"/>
                <w:b w:val="0"/>
                <w:bCs w:val="0"/>
              </w:rPr>
            </w:pPr>
            <w:del w:id="6484" w:author="Author">
              <w:r w:rsidDel="009E644C">
                <w:rPr>
                  <w:color w:val="auto"/>
                </w:rPr>
                <w:delText>8 queues</w:delText>
              </w:r>
            </w:del>
          </w:p>
          <w:p w14:paraId="787D3A76" w14:textId="5440AF79" w:rsidR="00F06446" w:rsidRPr="00444C46" w:rsidDel="009E644C" w:rsidRDefault="00F06446" w:rsidP="00784B17">
            <w:pPr>
              <w:cnfStyle w:val="100000000000" w:firstRow="1" w:lastRow="0" w:firstColumn="0" w:lastColumn="0" w:oddVBand="0" w:evenVBand="0" w:oddHBand="0" w:evenHBand="0" w:firstRowFirstColumn="0" w:firstRowLastColumn="0" w:lastRowFirstColumn="0" w:lastRowLastColumn="0"/>
              <w:rPr>
                <w:del w:id="6485" w:author="Author"/>
                <w:color w:val="auto"/>
              </w:rPr>
            </w:pPr>
          </w:p>
        </w:tc>
        <w:tc>
          <w:tcPr>
            <w:tcW w:w="2091" w:type="dxa"/>
            <w:gridSpan w:val="2"/>
            <w:vAlign w:val="center"/>
          </w:tcPr>
          <w:p w14:paraId="7738C21E" w14:textId="0699E612" w:rsidR="00F06446" w:rsidRPr="00444C46" w:rsidDel="009E644C" w:rsidRDefault="00F06446" w:rsidP="00784B17">
            <w:pPr>
              <w:jc w:val="center"/>
              <w:cnfStyle w:val="100000000000" w:firstRow="1" w:lastRow="0" w:firstColumn="0" w:lastColumn="0" w:oddVBand="0" w:evenVBand="0" w:oddHBand="0" w:evenHBand="0" w:firstRowFirstColumn="0" w:firstRowLastColumn="0" w:lastRowFirstColumn="0" w:lastRowLastColumn="0"/>
              <w:rPr>
                <w:del w:id="6486" w:author="Author"/>
                <w:b w:val="0"/>
                <w:bCs w:val="0"/>
              </w:rPr>
            </w:pPr>
            <w:del w:id="6487" w:author="Author">
              <w:r w:rsidDel="009E644C">
                <w:rPr>
                  <w:color w:val="auto"/>
                </w:rPr>
                <w:delText>4 queues</w:delText>
              </w:r>
            </w:del>
          </w:p>
          <w:p w14:paraId="577BDF79" w14:textId="591BFB6E" w:rsidR="00F06446" w:rsidDel="009E644C" w:rsidRDefault="00F06446" w:rsidP="00784B17">
            <w:pPr>
              <w:jc w:val="center"/>
              <w:cnfStyle w:val="100000000000" w:firstRow="1" w:lastRow="0" w:firstColumn="0" w:lastColumn="0" w:oddVBand="0" w:evenVBand="0" w:oddHBand="0" w:evenHBand="0" w:firstRowFirstColumn="0" w:firstRowLastColumn="0" w:lastRowFirstColumn="0" w:lastRowLastColumn="0"/>
              <w:rPr>
                <w:del w:id="6488" w:author="Author"/>
              </w:rPr>
            </w:pPr>
          </w:p>
        </w:tc>
        <w:tc>
          <w:tcPr>
            <w:tcW w:w="2126" w:type="dxa"/>
            <w:gridSpan w:val="2"/>
            <w:vAlign w:val="center"/>
          </w:tcPr>
          <w:p w14:paraId="4639186C" w14:textId="38250B31" w:rsidR="00F06446" w:rsidRPr="00444C46" w:rsidDel="009E644C" w:rsidRDefault="00F06446" w:rsidP="00784B17">
            <w:pPr>
              <w:jc w:val="center"/>
              <w:cnfStyle w:val="100000000000" w:firstRow="1" w:lastRow="0" w:firstColumn="0" w:lastColumn="0" w:oddVBand="0" w:evenVBand="0" w:oddHBand="0" w:evenHBand="0" w:firstRowFirstColumn="0" w:firstRowLastColumn="0" w:lastRowFirstColumn="0" w:lastRowLastColumn="0"/>
              <w:rPr>
                <w:del w:id="6489" w:author="Author"/>
                <w:b w:val="0"/>
                <w:bCs w:val="0"/>
              </w:rPr>
            </w:pPr>
            <w:del w:id="6490" w:author="Author">
              <w:r w:rsidDel="009E644C">
                <w:rPr>
                  <w:color w:val="auto"/>
                </w:rPr>
                <w:delText>2 queues</w:delText>
              </w:r>
            </w:del>
          </w:p>
          <w:p w14:paraId="176ABD8E" w14:textId="002B23C2" w:rsidR="00F06446" w:rsidDel="009E644C" w:rsidRDefault="00F06446" w:rsidP="00784B17">
            <w:pPr>
              <w:jc w:val="center"/>
              <w:cnfStyle w:val="100000000000" w:firstRow="1" w:lastRow="0" w:firstColumn="0" w:lastColumn="0" w:oddVBand="0" w:evenVBand="0" w:oddHBand="0" w:evenHBand="0" w:firstRowFirstColumn="0" w:firstRowLastColumn="0" w:lastRowFirstColumn="0" w:lastRowLastColumn="0"/>
              <w:rPr>
                <w:del w:id="6491" w:author="Author"/>
              </w:rPr>
            </w:pPr>
          </w:p>
        </w:tc>
        <w:tc>
          <w:tcPr>
            <w:tcW w:w="2126" w:type="dxa"/>
            <w:gridSpan w:val="2"/>
            <w:vAlign w:val="center"/>
          </w:tcPr>
          <w:p w14:paraId="74F6ADA6" w14:textId="41B3AC72" w:rsidR="00F06446" w:rsidRPr="00444C46" w:rsidDel="009E644C" w:rsidRDefault="00F06446" w:rsidP="00784B17">
            <w:pPr>
              <w:jc w:val="center"/>
              <w:cnfStyle w:val="100000000000" w:firstRow="1" w:lastRow="0" w:firstColumn="0" w:lastColumn="0" w:oddVBand="0" w:evenVBand="0" w:oddHBand="0" w:evenHBand="0" w:firstRowFirstColumn="0" w:firstRowLastColumn="0" w:lastRowFirstColumn="0" w:lastRowLastColumn="0"/>
              <w:rPr>
                <w:del w:id="6492" w:author="Author"/>
                <w:b w:val="0"/>
                <w:bCs w:val="0"/>
              </w:rPr>
            </w:pPr>
            <w:del w:id="6493" w:author="Author">
              <w:r w:rsidDel="009E644C">
                <w:rPr>
                  <w:color w:val="auto"/>
                </w:rPr>
                <w:delText>1 queue</w:delText>
              </w:r>
            </w:del>
          </w:p>
          <w:p w14:paraId="3670BAEE" w14:textId="24EB7A4C" w:rsidR="00F06446" w:rsidDel="009E644C" w:rsidRDefault="00F06446" w:rsidP="00784B17">
            <w:pPr>
              <w:jc w:val="center"/>
              <w:cnfStyle w:val="100000000000" w:firstRow="1" w:lastRow="0" w:firstColumn="0" w:lastColumn="0" w:oddVBand="0" w:evenVBand="0" w:oddHBand="0" w:evenHBand="0" w:firstRowFirstColumn="0" w:firstRowLastColumn="0" w:lastRowFirstColumn="0" w:lastRowLastColumn="0"/>
              <w:rPr>
                <w:del w:id="6494" w:author="Author"/>
              </w:rPr>
            </w:pPr>
          </w:p>
        </w:tc>
      </w:tr>
      <w:tr w:rsidR="00F06446" w:rsidDel="009E644C" w14:paraId="763E511A" w14:textId="73691273" w:rsidTr="00784B17">
        <w:trPr>
          <w:cnfStyle w:val="000000100000" w:firstRow="0" w:lastRow="0" w:firstColumn="0" w:lastColumn="0" w:oddVBand="0" w:evenVBand="0" w:oddHBand="1" w:evenHBand="0" w:firstRowFirstColumn="0" w:firstRowLastColumn="0" w:lastRowFirstColumn="0" w:lastRowLastColumn="0"/>
          <w:trHeight w:val="188"/>
          <w:del w:id="6495" w:author="Author"/>
        </w:trPr>
        <w:tc>
          <w:tcPr>
            <w:cnfStyle w:val="001000000000" w:firstRow="0" w:lastRow="0" w:firstColumn="1" w:lastColumn="0" w:oddVBand="0" w:evenVBand="0" w:oddHBand="0" w:evenHBand="0" w:firstRowFirstColumn="0" w:firstRowLastColumn="0" w:lastRowFirstColumn="0" w:lastRowLastColumn="0"/>
            <w:tcW w:w="903" w:type="dxa"/>
            <w:vMerge/>
            <w:vAlign w:val="center"/>
          </w:tcPr>
          <w:p w14:paraId="6E88C99B" w14:textId="6512016D" w:rsidR="00F06446" w:rsidRPr="00444C46" w:rsidDel="009E644C" w:rsidRDefault="00F06446" w:rsidP="00784B17">
            <w:pPr>
              <w:rPr>
                <w:del w:id="6496" w:author="Author"/>
              </w:rPr>
            </w:pPr>
          </w:p>
        </w:tc>
        <w:tc>
          <w:tcPr>
            <w:tcW w:w="851" w:type="dxa"/>
            <w:vAlign w:val="center"/>
          </w:tcPr>
          <w:p w14:paraId="10AB32C7" w14:textId="30C4DD03" w:rsidR="00F06446" w:rsidRPr="00A67B15" w:rsidDel="009E644C" w:rsidRDefault="00F06446" w:rsidP="00784B17">
            <w:pPr>
              <w:cnfStyle w:val="000000100000" w:firstRow="0" w:lastRow="0" w:firstColumn="0" w:lastColumn="0" w:oddVBand="0" w:evenVBand="0" w:oddHBand="1" w:evenHBand="0" w:firstRowFirstColumn="0" w:firstRowLastColumn="0" w:lastRowFirstColumn="0" w:lastRowLastColumn="0"/>
              <w:rPr>
                <w:del w:id="6497" w:author="Author"/>
                <w:b/>
                <w:sz w:val="16"/>
                <w:szCs w:val="16"/>
              </w:rPr>
            </w:pPr>
            <w:del w:id="6498" w:author="Author">
              <w:r w:rsidRPr="00A67B15" w:rsidDel="009E644C">
                <w:rPr>
                  <w:b/>
                  <w:sz w:val="16"/>
                  <w:szCs w:val="16"/>
                </w:rPr>
                <w:delText>Packet rate (Mpps)</w:delText>
              </w:r>
            </w:del>
          </w:p>
        </w:tc>
        <w:tc>
          <w:tcPr>
            <w:tcW w:w="1240" w:type="dxa"/>
            <w:vAlign w:val="center"/>
          </w:tcPr>
          <w:p w14:paraId="12C7AC53" w14:textId="6CABA145" w:rsidR="00F06446" w:rsidRPr="00A67B15" w:rsidDel="009E644C" w:rsidRDefault="00F06446" w:rsidP="00784B17">
            <w:pPr>
              <w:cnfStyle w:val="000000100000" w:firstRow="0" w:lastRow="0" w:firstColumn="0" w:lastColumn="0" w:oddVBand="0" w:evenVBand="0" w:oddHBand="1" w:evenHBand="0" w:firstRowFirstColumn="0" w:firstRowLastColumn="0" w:lastRowFirstColumn="0" w:lastRowLastColumn="0"/>
              <w:rPr>
                <w:del w:id="6499" w:author="Author"/>
                <w:b/>
                <w:sz w:val="16"/>
                <w:szCs w:val="16"/>
              </w:rPr>
            </w:pPr>
            <w:del w:id="6500" w:author="Author">
              <w:r w:rsidRPr="00A67B15" w:rsidDel="009E644C">
                <w:rPr>
                  <w:b/>
                  <w:sz w:val="16"/>
                  <w:szCs w:val="16"/>
                </w:rPr>
                <w:delText>Throughput (Gbps)</w:delText>
              </w:r>
            </w:del>
          </w:p>
        </w:tc>
        <w:tc>
          <w:tcPr>
            <w:tcW w:w="851" w:type="dxa"/>
            <w:vAlign w:val="center"/>
          </w:tcPr>
          <w:p w14:paraId="112AB031" w14:textId="0DCD12D7" w:rsidR="00F06446" w:rsidRPr="00A67B15"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01" w:author="Author"/>
                <w:b/>
                <w:sz w:val="16"/>
                <w:szCs w:val="16"/>
              </w:rPr>
            </w:pPr>
            <w:del w:id="6502" w:author="Author">
              <w:r w:rsidRPr="00A67B15" w:rsidDel="009E644C">
                <w:rPr>
                  <w:b/>
                  <w:sz w:val="16"/>
                  <w:szCs w:val="16"/>
                </w:rPr>
                <w:delText>Packet rate (Mpps)</w:delText>
              </w:r>
            </w:del>
          </w:p>
        </w:tc>
        <w:tc>
          <w:tcPr>
            <w:tcW w:w="1240" w:type="dxa"/>
            <w:vAlign w:val="center"/>
          </w:tcPr>
          <w:p w14:paraId="2DB5F895" w14:textId="4E369739" w:rsidR="00F06446" w:rsidRPr="00A67B15"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03" w:author="Author"/>
                <w:b/>
                <w:sz w:val="16"/>
                <w:szCs w:val="16"/>
              </w:rPr>
            </w:pPr>
            <w:del w:id="6504" w:author="Author">
              <w:r w:rsidRPr="00A67B15" w:rsidDel="009E644C">
                <w:rPr>
                  <w:b/>
                  <w:sz w:val="16"/>
                  <w:szCs w:val="16"/>
                </w:rPr>
                <w:delText>Throughput (Gbps)</w:delText>
              </w:r>
            </w:del>
          </w:p>
        </w:tc>
        <w:tc>
          <w:tcPr>
            <w:tcW w:w="886" w:type="dxa"/>
            <w:vAlign w:val="center"/>
          </w:tcPr>
          <w:p w14:paraId="390E291F" w14:textId="01B725C3" w:rsidR="00F06446" w:rsidRPr="00A67B15"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05" w:author="Author"/>
                <w:b/>
                <w:sz w:val="16"/>
                <w:szCs w:val="16"/>
              </w:rPr>
            </w:pPr>
            <w:del w:id="6506" w:author="Author">
              <w:r w:rsidRPr="00A67B15" w:rsidDel="009E644C">
                <w:rPr>
                  <w:b/>
                  <w:sz w:val="16"/>
                  <w:szCs w:val="16"/>
                </w:rPr>
                <w:delText>Packet rate (Mpps)</w:delText>
              </w:r>
            </w:del>
          </w:p>
        </w:tc>
        <w:tc>
          <w:tcPr>
            <w:tcW w:w="1240" w:type="dxa"/>
            <w:vAlign w:val="center"/>
          </w:tcPr>
          <w:p w14:paraId="6F4C5E8E" w14:textId="5E250AD4" w:rsidR="00F06446" w:rsidRPr="00A67B15"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07" w:author="Author"/>
                <w:b/>
                <w:sz w:val="16"/>
                <w:szCs w:val="16"/>
              </w:rPr>
            </w:pPr>
            <w:del w:id="6508" w:author="Author">
              <w:r w:rsidRPr="00A67B15" w:rsidDel="009E644C">
                <w:rPr>
                  <w:b/>
                  <w:sz w:val="16"/>
                  <w:szCs w:val="16"/>
                </w:rPr>
                <w:delText>Throughput (Gbps)</w:delText>
              </w:r>
            </w:del>
          </w:p>
        </w:tc>
        <w:tc>
          <w:tcPr>
            <w:tcW w:w="886" w:type="dxa"/>
            <w:vAlign w:val="center"/>
          </w:tcPr>
          <w:p w14:paraId="5FD454B0" w14:textId="56A67CB1" w:rsidR="00F06446" w:rsidRPr="00A67B15"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09" w:author="Author"/>
                <w:b/>
                <w:sz w:val="16"/>
                <w:szCs w:val="16"/>
              </w:rPr>
            </w:pPr>
            <w:del w:id="6510" w:author="Author">
              <w:r w:rsidRPr="00A67B15" w:rsidDel="009E644C">
                <w:rPr>
                  <w:b/>
                  <w:sz w:val="16"/>
                  <w:szCs w:val="16"/>
                </w:rPr>
                <w:delText>Packet rate (Mpps)</w:delText>
              </w:r>
            </w:del>
          </w:p>
        </w:tc>
        <w:tc>
          <w:tcPr>
            <w:tcW w:w="1240" w:type="dxa"/>
            <w:vAlign w:val="center"/>
          </w:tcPr>
          <w:p w14:paraId="6FC1BB60" w14:textId="46C0F44D" w:rsidR="00F06446" w:rsidRPr="00A67B15"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11" w:author="Author"/>
                <w:b/>
                <w:sz w:val="16"/>
                <w:szCs w:val="16"/>
              </w:rPr>
            </w:pPr>
            <w:del w:id="6512" w:author="Author">
              <w:r w:rsidRPr="00A67B15" w:rsidDel="009E644C">
                <w:rPr>
                  <w:b/>
                  <w:sz w:val="16"/>
                  <w:szCs w:val="16"/>
                </w:rPr>
                <w:delText>Throughput (Gbps)</w:delText>
              </w:r>
            </w:del>
          </w:p>
        </w:tc>
      </w:tr>
      <w:tr w:rsidR="00F06446" w:rsidDel="009E644C" w14:paraId="6E77CA94" w14:textId="4996D5A3" w:rsidTr="00784B17">
        <w:trPr>
          <w:trHeight w:val="282"/>
          <w:del w:id="6513" w:author="Author"/>
        </w:trPr>
        <w:tc>
          <w:tcPr>
            <w:cnfStyle w:val="001000000000" w:firstRow="0" w:lastRow="0" w:firstColumn="1" w:lastColumn="0" w:oddVBand="0" w:evenVBand="0" w:oddHBand="0" w:evenHBand="0" w:firstRowFirstColumn="0" w:firstRowLastColumn="0" w:lastRowFirstColumn="0" w:lastRowLastColumn="0"/>
            <w:tcW w:w="903" w:type="dxa"/>
            <w:vAlign w:val="center"/>
          </w:tcPr>
          <w:p w14:paraId="4FBA3CC5" w14:textId="0D4EFBAA" w:rsidR="00F06446" w:rsidDel="009E644C" w:rsidRDefault="00F06446" w:rsidP="00784B17">
            <w:pPr>
              <w:rPr>
                <w:del w:id="6514" w:author="Author"/>
              </w:rPr>
            </w:pPr>
            <w:del w:id="6515" w:author="Author">
              <w:r w:rsidDel="009E644C">
                <w:rPr>
                  <w:rFonts w:ascii="Calibri" w:hAnsi="Calibri" w:cs="Calibri"/>
                  <w:b w:val="0"/>
                  <w:bCs w:val="0"/>
                  <w:color w:val="000000"/>
                  <w:sz w:val="22"/>
                  <w:szCs w:val="22"/>
                </w:rPr>
                <w:delText>64</w:delText>
              </w:r>
            </w:del>
          </w:p>
        </w:tc>
        <w:tc>
          <w:tcPr>
            <w:tcW w:w="851" w:type="dxa"/>
            <w:vAlign w:val="bottom"/>
          </w:tcPr>
          <w:p w14:paraId="36BA21D1" w14:textId="2A6FD5E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16" w:author="Author"/>
                <w:rFonts w:asciiTheme="minorHAnsi" w:hAnsiTheme="minorHAnsi" w:cstheme="minorHAnsi"/>
                <w:color w:val="000000"/>
                <w:sz w:val="22"/>
                <w:szCs w:val="22"/>
              </w:rPr>
            </w:pPr>
            <w:del w:id="6517" w:author="Author">
              <w:r w:rsidDel="009E644C">
                <w:rPr>
                  <w:rFonts w:ascii="Calibri" w:hAnsi="Calibri" w:cs="Calibri"/>
                  <w:color w:val="000000"/>
                  <w:sz w:val="22"/>
                  <w:szCs w:val="22"/>
                </w:rPr>
                <w:delText>82.66</w:delText>
              </w:r>
            </w:del>
          </w:p>
        </w:tc>
        <w:tc>
          <w:tcPr>
            <w:tcW w:w="1240" w:type="dxa"/>
            <w:vAlign w:val="bottom"/>
          </w:tcPr>
          <w:p w14:paraId="1DB01702" w14:textId="5C00617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18" w:author="Author"/>
                <w:rFonts w:asciiTheme="minorHAnsi" w:hAnsiTheme="minorHAnsi" w:cstheme="minorHAnsi"/>
                <w:sz w:val="22"/>
                <w:szCs w:val="22"/>
              </w:rPr>
            </w:pPr>
            <w:del w:id="6519" w:author="Author">
              <w:r w:rsidDel="009E644C">
                <w:rPr>
                  <w:rFonts w:ascii="Calibri" w:hAnsi="Calibri" w:cs="Calibri"/>
                  <w:color w:val="000000"/>
                  <w:sz w:val="22"/>
                  <w:szCs w:val="22"/>
                </w:rPr>
                <w:delText>42.32</w:delText>
              </w:r>
            </w:del>
          </w:p>
        </w:tc>
        <w:tc>
          <w:tcPr>
            <w:tcW w:w="851" w:type="dxa"/>
            <w:vAlign w:val="bottom"/>
          </w:tcPr>
          <w:p w14:paraId="076F7787" w14:textId="0C87A58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20" w:author="Author"/>
                <w:rFonts w:asciiTheme="minorHAnsi" w:hAnsiTheme="minorHAnsi" w:cstheme="minorHAnsi"/>
                <w:sz w:val="22"/>
                <w:szCs w:val="22"/>
              </w:rPr>
            </w:pPr>
            <w:del w:id="6521" w:author="Author">
              <w:r w:rsidDel="009E644C">
                <w:rPr>
                  <w:rFonts w:ascii="Calibri" w:hAnsi="Calibri" w:cs="Calibri"/>
                  <w:color w:val="000000"/>
                  <w:sz w:val="22"/>
                  <w:szCs w:val="22"/>
                </w:rPr>
                <w:delText>97.61</w:delText>
              </w:r>
            </w:del>
          </w:p>
        </w:tc>
        <w:tc>
          <w:tcPr>
            <w:tcW w:w="1240" w:type="dxa"/>
            <w:vAlign w:val="bottom"/>
          </w:tcPr>
          <w:p w14:paraId="5A493AAD" w14:textId="771D4E0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22" w:author="Author"/>
                <w:rFonts w:asciiTheme="minorHAnsi" w:hAnsiTheme="minorHAnsi" w:cstheme="minorHAnsi"/>
                <w:sz w:val="22"/>
                <w:szCs w:val="22"/>
              </w:rPr>
            </w:pPr>
            <w:del w:id="6523" w:author="Author">
              <w:r w:rsidDel="009E644C">
                <w:rPr>
                  <w:rFonts w:ascii="Calibri" w:hAnsi="Calibri" w:cs="Calibri"/>
                  <w:color w:val="000000"/>
                  <w:sz w:val="22"/>
                  <w:szCs w:val="22"/>
                </w:rPr>
                <w:delText>49.98</w:delText>
              </w:r>
            </w:del>
          </w:p>
        </w:tc>
        <w:tc>
          <w:tcPr>
            <w:tcW w:w="886" w:type="dxa"/>
            <w:vAlign w:val="bottom"/>
          </w:tcPr>
          <w:p w14:paraId="465CE75F" w14:textId="50C3569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24" w:author="Author"/>
                <w:rFonts w:asciiTheme="minorHAnsi" w:hAnsiTheme="minorHAnsi" w:cstheme="minorHAnsi"/>
                <w:sz w:val="22"/>
                <w:szCs w:val="22"/>
              </w:rPr>
            </w:pPr>
            <w:del w:id="6525" w:author="Author">
              <w:r w:rsidDel="009E644C">
                <w:rPr>
                  <w:rFonts w:ascii="Calibri" w:hAnsi="Calibri" w:cs="Calibri"/>
                  <w:color w:val="000000"/>
                  <w:sz w:val="22"/>
                  <w:szCs w:val="22"/>
                </w:rPr>
                <w:delText>71.39</w:delText>
              </w:r>
            </w:del>
          </w:p>
        </w:tc>
        <w:tc>
          <w:tcPr>
            <w:tcW w:w="1240" w:type="dxa"/>
            <w:vAlign w:val="bottom"/>
          </w:tcPr>
          <w:p w14:paraId="75251042" w14:textId="60B6187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26" w:author="Author"/>
                <w:rFonts w:asciiTheme="minorHAnsi" w:hAnsiTheme="minorHAnsi" w:cstheme="minorHAnsi"/>
                <w:sz w:val="22"/>
                <w:szCs w:val="22"/>
              </w:rPr>
            </w:pPr>
            <w:del w:id="6527" w:author="Author">
              <w:r w:rsidDel="009E644C">
                <w:rPr>
                  <w:rFonts w:ascii="Calibri" w:hAnsi="Calibri" w:cs="Calibri"/>
                  <w:color w:val="000000"/>
                  <w:sz w:val="22"/>
                  <w:szCs w:val="22"/>
                </w:rPr>
                <w:delText>36.55</w:delText>
              </w:r>
            </w:del>
          </w:p>
        </w:tc>
        <w:tc>
          <w:tcPr>
            <w:tcW w:w="886" w:type="dxa"/>
            <w:vAlign w:val="bottom"/>
          </w:tcPr>
          <w:p w14:paraId="29EDB1A2" w14:textId="2EC4E76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28" w:author="Author"/>
                <w:rFonts w:asciiTheme="minorHAnsi" w:hAnsiTheme="minorHAnsi" w:cstheme="minorHAnsi"/>
                <w:sz w:val="22"/>
                <w:szCs w:val="22"/>
              </w:rPr>
            </w:pPr>
            <w:del w:id="6529" w:author="Author">
              <w:r w:rsidDel="009E644C">
                <w:rPr>
                  <w:rFonts w:ascii="Calibri" w:hAnsi="Calibri" w:cs="Calibri"/>
                  <w:color w:val="000000"/>
                  <w:sz w:val="22"/>
                  <w:szCs w:val="22"/>
                </w:rPr>
                <w:delText>35.70</w:delText>
              </w:r>
            </w:del>
          </w:p>
        </w:tc>
        <w:tc>
          <w:tcPr>
            <w:tcW w:w="1240" w:type="dxa"/>
            <w:vAlign w:val="bottom"/>
          </w:tcPr>
          <w:p w14:paraId="1EC45EDB" w14:textId="1918057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30" w:author="Author"/>
                <w:rFonts w:asciiTheme="minorHAnsi" w:hAnsiTheme="minorHAnsi" w:cstheme="minorHAnsi"/>
                <w:sz w:val="22"/>
                <w:szCs w:val="22"/>
              </w:rPr>
            </w:pPr>
            <w:del w:id="6531" w:author="Author">
              <w:r w:rsidDel="009E644C">
                <w:rPr>
                  <w:rFonts w:ascii="Calibri" w:hAnsi="Calibri" w:cs="Calibri"/>
                  <w:color w:val="000000"/>
                  <w:sz w:val="22"/>
                  <w:szCs w:val="22"/>
                </w:rPr>
                <w:delText>18.28</w:delText>
              </w:r>
            </w:del>
          </w:p>
        </w:tc>
      </w:tr>
      <w:tr w:rsidR="00F06446" w:rsidDel="009E644C" w14:paraId="4F3841E9" w14:textId="22F56156" w:rsidTr="00784B17">
        <w:trPr>
          <w:cnfStyle w:val="000000100000" w:firstRow="0" w:lastRow="0" w:firstColumn="0" w:lastColumn="0" w:oddVBand="0" w:evenVBand="0" w:oddHBand="1" w:evenHBand="0" w:firstRowFirstColumn="0" w:firstRowLastColumn="0" w:lastRowFirstColumn="0" w:lastRowLastColumn="0"/>
          <w:trHeight w:val="282"/>
          <w:del w:id="653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4A37380" w14:textId="0F16C426" w:rsidR="00F06446" w:rsidDel="009E644C" w:rsidRDefault="00F06446" w:rsidP="00784B17">
            <w:pPr>
              <w:rPr>
                <w:del w:id="6533" w:author="Author"/>
              </w:rPr>
            </w:pPr>
            <w:del w:id="6534" w:author="Author">
              <w:r w:rsidDel="009E644C">
                <w:rPr>
                  <w:rFonts w:ascii="Calibri" w:hAnsi="Calibri" w:cs="Calibri"/>
                  <w:b w:val="0"/>
                  <w:bCs w:val="0"/>
                  <w:color w:val="000000"/>
                  <w:sz w:val="22"/>
                  <w:szCs w:val="22"/>
                </w:rPr>
                <w:delText>128</w:delText>
              </w:r>
            </w:del>
          </w:p>
        </w:tc>
        <w:tc>
          <w:tcPr>
            <w:tcW w:w="851" w:type="dxa"/>
            <w:vAlign w:val="bottom"/>
          </w:tcPr>
          <w:p w14:paraId="0D929FFD" w14:textId="0E7ADAC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35" w:author="Author"/>
                <w:rFonts w:asciiTheme="minorHAnsi" w:hAnsiTheme="minorHAnsi" w:cstheme="minorHAnsi"/>
                <w:sz w:val="22"/>
                <w:szCs w:val="22"/>
              </w:rPr>
            </w:pPr>
            <w:del w:id="6536" w:author="Author">
              <w:r w:rsidDel="009E644C">
                <w:rPr>
                  <w:rFonts w:ascii="Calibri" w:hAnsi="Calibri" w:cs="Calibri"/>
                  <w:color w:val="000000"/>
                  <w:sz w:val="22"/>
                  <w:szCs w:val="22"/>
                </w:rPr>
                <w:delText>64.95</w:delText>
              </w:r>
            </w:del>
          </w:p>
        </w:tc>
        <w:tc>
          <w:tcPr>
            <w:tcW w:w="1240" w:type="dxa"/>
            <w:vAlign w:val="bottom"/>
          </w:tcPr>
          <w:p w14:paraId="4D106003" w14:textId="13823A4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37" w:author="Author"/>
                <w:rFonts w:asciiTheme="minorHAnsi" w:hAnsiTheme="minorHAnsi" w:cstheme="minorHAnsi"/>
                <w:sz w:val="22"/>
                <w:szCs w:val="22"/>
              </w:rPr>
            </w:pPr>
            <w:del w:id="6538" w:author="Author">
              <w:r w:rsidDel="009E644C">
                <w:rPr>
                  <w:rFonts w:ascii="Calibri" w:hAnsi="Calibri" w:cs="Calibri"/>
                  <w:color w:val="000000"/>
                  <w:sz w:val="22"/>
                  <w:szCs w:val="22"/>
                </w:rPr>
                <w:delText>66.51</w:delText>
              </w:r>
            </w:del>
          </w:p>
        </w:tc>
        <w:tc>
          <w:tcPr>
            <w:tcW w:w="851" w:type="dxa"/>
            <w:vAlign w:val="bottom"/>
          </w:tcPr>
          <w:p w14:paraId="08402849" w14:textId="17B7ED1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39" w:author="Author"/>
                <w:rFonts w:asciiTheme="minorHAnsi" w:hAnsiTheme="minorHAnsi" w:cstheme="minorHAnsi"/>
                <w:sz w:val="22"/>
                <w:szCs w:val="22"/>
              </w:rPr>
            </w:pPr>
            <w:del w:id="6540" w:author="Author">
              <w:r w:rsidDel="009E644C">
                <w:rPr>
                  <w:rFonts w:ascii="Calibri" w:hAnsi="Calibri" w:cs="Calibri"/>
                  <w:color w:val="000000"/>
                  <w:sz w:val="22"/>
                  <w:szCs w:val="22"/>
                </w:rPr>
                <w:delText>65.73</w:delText>
              </w:r>
            </w:del>
          </w:p>
        </w:tc>
        <w:tc>
          <w:tcPr>
            <w:tcW w:w="1240" w:type="dxa"/>
            <w:vAlign w:val="bottom"/>
          </w:tcPr>
          <w:p w14:paraId="20564027" w14:textId="7714382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41" w:author="Author"/>
                <w:rFonts w:asciiTheme="minorHAnsi" w:hAnsiTheme="minorHAnsi" w:cstheme="minorHAnsi"/>
                <w:sz w:val="22"/>
                <w:szCs w:val="22"/>
              </w:rPr>
            </w:pPr>
            <w:del w:id="6542" w:author="Author">
              <w:r w:rsidDel="009E644C">
                <w:rPr>
                  <w:rFonts w:ascii="Calibri" w:hAnsi="Calibri" w:cs="Calibri"/>
                  <w:color w:val="000000"/>
                  <w:sz w:val="22"/>
                  <w:szCs w:val="22"/>
                </w:rPr>
                <w:delText>67.31</w:delText>
              </w:r>
            </w:del>
          </w:p>
        </w:tc>
        <w:tc>
          <w:tcPr>
            <w:tcW w:w="886" w:type="dxa"/>
            <w:vAlign w:val="bottom"/>
          </w:tcPr>
          <w:p w14:paraId="27E7E486" w14:textId="58AA193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43" w:author="Author"/>
                <w:rFonts w:asciiTheme="minorHAnsi" w:hAnsiTheme="minorHAnsi" w:cstheme="minorHAnsi"/>
                <w:sz w:val="22"/>
                <w:szCs w:val="22"/>
              </w:rPr>
            </w:pPr>
            <w:del w:id="6544" w:author="Author">
              <w:r w:rsidDel="009E644C">
                <w:rPr>
                  <w:rFonts w:ascii="Calibri" w:hAnsi="Calibri" w:cs="Calibri"/>
                  <w:color w:val="000000"/>
                  <w:sz w:val="22"/>
                  <w:szCs w:val="22"/>
                </w:rPr>
                <w:delText>62.48</w:delText>
              </w:r>
            </w:del>
          </w:p>
        </w:tc>
        <w:tc>
          <w:tcPr>
            <w:tcW w:w="1240" w:type="dxa"/>
            <w:vAlign w:val="bottom"/>
          </w:tcPr>
          <w:p w14:paraId="06369FAE" w14:textId="78F553B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45" w:author="Author"/>
                <w:rFonts w:asciiTheme="minorHAnsi" w:hAnsiTheme="minorHAnsi" w:cstheme="minorHAnsi"/>
                <w:sz w:val="22"/>
                <w:szCs w:val="22"/>
              </w:rPr>
            </w:pPr>
            <w:del w:id="6546" w:author="Author">
              <w:r w:rsidDel="009E644C">
                <w:rPr>
                  <w:rFonts w:ascii="Calibri" w:hAnsi="Calibri" w:cs="Calibri"/>
                  <w:color w:val="000000"/>
                  <w:sz w:val="22"/>
                  <w:szCs w:val="22"/>
                </w:rPr>
                <w:delText>63.98</w:delText>
              </w:r>
            </w:del>
          </w:p>
        </w:tc>
        <w:tc>
          <w:tcPr>
            <w:tcW w:w="886" w:type="dxa"/>
            <w:vAlign w:val="bottom"/>
          </w:tcPr>
          <w:p w14:paraId="7898961F" w14:textId="575C810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47" w:author="Author"/>
                <w:rFonts w:asciiTheme="minorHAnsi" w:hAnsiTheme="minorHAnsi" w:cstheme="minorHAnsi"/>
                <w:sz w:val="22"/>
                <w:szCs w:val="22"/>
              </w:rPr>
            </w:pPr>
            <w:del w:id="6548" w:author="Author">
              <w:r w:rsidDel="009E644C">
                <w:rPr>
                  <w:rFonts w:ascii="Calibri" w:hAnsi="Calibri" w:cs="Calibri"/>
                  <w:color w:val="000000"/>
                  <w:sz w:val="22"/>
                  <w:szCs w:val="22"/>
                </w:rPr>
                <w:delText>31.24</w:delText>
              </w:r>
            </w:del>
          </w:p>
        </w:tc>
        <w:tc>
          <w:tcPr>
            <w:tcW w:w="1240" w:type="dxa"/>
            <w:vAlign w:val="bottom"/>
          </w:tcPr>
          <w:p w14:paraId="10C42125" w14:textId="25D6227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49" w:author="Author"/>
                <w:rFonts w:asciiTheme="minorHAnsi" w:hAnsiTheme="minorHAnsi" w:cstheme="minorHAnsi"/>
                <w:sz w:val="22"/>
                <w:szCs w:val="22"/>
              </w:rPr>
            </w:pPr>
            <w:del w:id="6550" w:author="Author">
              <w:r w:rsidDel="009E644C">
                <w:rPr>
                  <w:rFonts w:ascii="Calibri" w:hAnsi="Calibri" w:cs="Calibri"/>
                  <w:color w:val="000000"/>
                  <w:sz w:val="22"/>
                  <w:szCs w:val="22"/>
                </w:rPr>
                <w:delText>31.99</w:delText>
              </w:r>
            </w:del>
          </w:p>
        </w:tc>
      </w:tr>
      <w:tr w:rsidR="00F06446" w:rsidDel="009E644C" w14:paraId="75F64261" w14:textId="70228098" w:rsidTr="00784B17">
        <w:trPr>
          <w:trHeight w:val="282"/>
          <w:del w:id="655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C456DB3" w14:textId="3E5C3935" w:rsidR="00F06446" w:rsidDel="009E644C" w:rsidRDefault="00F06446" w:rsidP="00784B17">
            <w:pPr>
              <w:rPr>
                <w:del w:id="6552" w:author="Author"/>
              </w:rPr>
            </w:pPr>
            <w:del w:id="6553" w:author="Author">
              <w:r w:rsidDel="009E644C">
                <w:rPr>
                  <w:rFonts w:ascii="Calibri" w:hAnsi="Calibri" w:cs="Calibri"/>
                  <w:b w:val="0"/>
                  <w:bCs w:val="0"/>
                  <w:color w:val="000000"/>
                  <w:sz w:val="22"/>
                  <w:szCs w:val="22"/>
                </w:rPr>
                <w:delText>192</w:delText>
              </w:r>
            </w:del>
          </w:p>
        </w:tc>
        <w:tc>
          <w:tcPr>
            <w:tcW w:w="851" w:type="dxa"/>
            <w:vAlign w:val="bottom"/>
          </w:tcPr>
          <w:p w14:paraId="4E8E2EA3" w14:textId="1C65FD1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54" w:author="Author"/>
                <w:rFonts w:asciiTheme="minorHAnsi" w:hAnsiTheme="minorHAnsi" w:cstheme="minorHAnsi"/>
                <w:sz w:val="22"/>
                <w:szCs w:val="22"/>
              </w:rPr>
            </w:pPr>
            <w:del w:id="6555" w:author="Author">
              <w:r w:rsidDel="009E644C">
                <w:rPr>
                  <w:rFonts w:ascii="Calibri" w:hAnsi="Calibri" w:cs="Calibri"/>
                  <w:color w:val="000000"/>
                  <w:sz w:val="22"/>
                  <w:szCs w:val="22"/>
                </w:rPr>
                <w:delText>48.91</w:delText>
              </w:r>
            </w:del>
          </w:p>
        </w:tc>
        <w:tc>
          <w:tcPr>
            <w:tcW w:w="1240" w:type="dxa"/>
            <w:vAlign w:val="bottom"/>
          </w:tcPr>
          <w:p w14:paraId="3FA00F69" w14:textId="18F8A0D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56" w:author="Author"/>
                <w:rFonts w:asciiTheme="minorHAnsi" w:hAnsiTheme="minorHAnsi" w:cstheme="minorHAnsi"/>
                <w:sz w:val="22"/>
                <w:szCs w:val="22"/>
              </w:rPr>
            </w:pPr>
            <w:del w:id="6557" w:author="Author">
              <w:r w:rsidDel="009E644C">
                <w:rPr>
                  <w:rFonts w:ascii="Calibri" w:hAnsi="Calibri" w:cs="Calibri"/>
                  <w:color w:val="000000"/>
                  <w:sz w:val="22"/>
                  <w:szCs w:val="22"/>
                </w:rPr>
                <w:delText>75.13</w:delText>
              </w:r>
            </w:del>
          </w:p>
        </w:tc>
        <w:tc>
          <w:tcPr>
            <w:tcW w:w="851" w:type="dxa"/>
            <w:vAlign w:val="bottom"/>
          </w:tcPr>
          <w:p w14:paraId="7A7C1412" w14:textId="1DD466C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58" w:author="Author"/>
                <w:rFonts w:asciiTheme="minorHAnsi" w:hAnsiTheme="minorHAnsi" w:cstheme="minorHAnsi"/>
                <w:sz w:val="22"/>
                <w:szCs w:val="22"/>
              </w:rPr>
            </w:pPr>
            <w:del w:id="6559" w:author="Author">
              <w:r w:rsidDel="009E644C">
                <w:rPr>
                  <w:rFonts w:ascii="Calibri" w:hAnsi="Calibri" w:cs="Calibri"/>
                  <w:color w:val="000000"/>
                  <w:sz w:val="22"/>
                  <w:szCs w:val="22"/>
                </w:rPr>
                <w:delText>49.45</w:delText>
              </w:r>
            </w:del>
          </w:p>
        </w:tc>
        <w:tc>
          <w:tcPr>
            <w:tcW w:w="1240" w:type="dxa"/>
            <w:vAlign w:val="bottom"/>
          </w:tcPr>
          <w:p w14:paraId="051AEA15" w14:textId="361DED5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60" w:author="Author"/>
                <w:rFonts w:asciiTheme="minorHAnsi" w:hAnsiTheme="minorHAnsi" w:cstheme="minorHAnsi"/>
                <w:sz w:val="22"/>
                <w:szCs w:val="22"/>
              </w:rPr>
            </w:pPr>
            <w:del w:id="6561" w:author="Author">
              <w:r w:rsidDel="009E644C">
                <w:rPr>
                  <w:rFonts w:ascii="Calibri" w:hAnsi="Calibri" w:cs="Calibri"/>
                  <w:color w:val="000000"/>
                  <w:sz w:val="22"/>
                  <w:szCs w:val="22"/>
                </w:rPr>
                <w:delText>75.96</w:delText>
              </w:r>
            </w:del>
          </w:p>
        </w:tc>
        <w:tc>
          <w:tcPr>
            <w:tcW w:w="886" w:type="dxa"/>
            <w:vAlign w:val="bottom"/>
          </w:tcPr>
          <w:p w14:paraId="7492DEB3" w14:textId="5251124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62" w:author="Author"/>
                <w:rFonts w:asciiTheme="minorHAnsi" w:hAnsiTheme="minorHAnsi" w:cstheme="minorHAnsi"/>
                <w:sz w:val="22"/>
                <w:szCs w:val="22"/>
              </w:rPr>
            </w:pPr>
            <w:del w:id="6563" w:author="Author">
              <w:r w:rsidDel="009E644C">
                <w:rPr>
                  <w:rFonts w:ascii="Calibri" w:hAnsi="Calibri" w:cs="Calibri"/>
                  <w:color w:val="000000"/>
                  <w:sz w:val="22"/>
                  <w:szCs w:val="22"/>
                </w:rPr>
                <w:delText>49.78</w:delText>
              </w:r>
            </w:del>
          </w:p>
        </w:tc>
        <w:tc>
          <w:tcPr>
            <w:tcW w:w="1240" w:type="dxa"/>
            <w:vAlign w:val="bottom"/>
          </w:tcPr>
          <w:p w14:paraId="41766646" w14:textId="6455E2F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64" w:author="Author"/>
                <w:rFonts w:asciiTheme="minorHAnsi" w:hAnsiTheme="minorHAnsi" w:cstheme="minorHAnsi"/>
                <w:sz w:val="22"/>
                <w:szCs w:val="22"/>
              </w:rPr>
            </w:pPr>
            <w:del w:id="6565" w:author="Author">
              <w:r w:rsidDel="009E644C">
                <w:rPr>
                  <w:rFonts w:ascii="Calibri" w:hAnsi="Calibri" w:cs="Calibri"/>
                  <w:color w:val="000000"/>
                  <w:sz w:val="22"/>
                  <w:szCs w:val="22"/>
                </w:rPr>
                <w:delText>76.46</w:delText>
              </w:r>
            </w:del>
          </w:p>
        </w:tc>
        <w:tc>
          <w:tcPr>
            <w:tcW w:w="886" w:type="dxa"/>
            <w:vAlign w:val="bottom"/>
          </w:tcPr>
          <w:p w14:paraId="763E5EF9" w14:textId="3D0C5B5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66" w:author="Author"/>
                <w:rFonts w:asciiTheme="minorHAnsi" w:hAnsiTheme="minorHAnsi" w:cstheme="minorHAnsi"/>
                <w:sz w:val="22"/>
                <w:szCs w:val="22"/>
              </w:rPr>
            </w:pPr>
            <w:del w:id="6567" w:author="Author">
              <w:r w:rsidDel="009E644C">
                <w:rPr>
                  <w:rFonts w:ascii="Calibri" w:hAnsi="Calibri" w:cs="Calibri"/>
                  <w:color w:val="000000"/>
                  <w:sz w:val="22"/>
                  <w:szCs w:val="22"/>
                </w:rPr>
                <w:delText>27.77</w:delText>
              </w:r>
            </w:del>
          </w:p>
        </w:tc>
        <w:tc>
          <w:tcPr>
            <w:tcW w:w="1240" w:type="dxa"/>
            <w:vAlign w:val="bottom"/>
          </w:tcPr>
          <w:p w14:paraId="51CE649A" w14:textId="1814C6F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68" w:author="Author"/>
                <w:rFonts w:asciiTheme="minorHAnsi" w:hAnsiTheme="minorHAnsi" w:cstheme="minorHAnsi"/>
                <w:sz w:val="22"/>
                <w:szCs w:val="22"/>
              </w:rPr>
            </w:pPr>
            <w:del w:id="6569" w:author="Author">
              <w:r w:rsidDel="009E644C">
                <w:rPr>
                  <w:rFonts w:ascii="Calibri" w:hAnsi="Calibri" w:cs="Calibri"/>
                  <w:color w:val="000000"/>
                  <w:sz w:val="22"/>
                  <w:szCs w:val="22"/>
                </w:rPr>
                <w:delText>42.66</w:delText>
              </w:r>
            </w:del>
          </w:p>
        </w:tc>
      </w:tr>
      <w:tr w:rsidR="00F06446" w:rsidDel="009E644C" w14:paraId="2B0EF521" w14:textId="305D2096" w:rsidTr="00784B17">
        <w:trPr>
          <w:cnfStyle w:val="000000100000" w:firstRow="0" w:lastRow="0" w:firstColumn="0" w:lastColumn="0" w:oddVBand="0" w:evenVBand="0" w:oddHBand="1" w:evenHBand="0" w:firstRowFirstColumn="0" w:firstRowLastColumn="0" w:lastRowFirstColumn="0" w:lastRowLastColumn="0"/>
          <w:trHeight w:val="282"/>
          <w:del w:id="657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35D8CA9" w14:textId="481D8480" w:rsidR="00F06446" w:rsidDel="009E644C" w:rsidRDefault="00F06446" w:rsidP="00784B17">
            <w:pPr>
              <w:rPr>
                <w:del w:id="6571" w:author="Author"/>
              </w:rPr>
            </w:pPr>
            <w:del w:id="6572" w:author="Author">
              <w:r w:rsidDel="009E644C">
                <w:rPr>
                  <w:rFonts w:ascii="Calibri" w:hAnsi="Calibri" w:cs="Calibri"/>
                  <w:b w:val="0"/>
                  <w:bCs w:val="0"/>
                  <w:color w:val="000000"/>
                  <w:sz w:val="22"/>
                  <w:szCs w:val="22"/>
                </w:rPr>
                <w:delText>256</w:delText>
              </w:r>
            </w:del>
          </w:p>
        </w:tc>
        <w:tc>
          <w:tcPr>
            <w:tcW w:w="851" w:type="dxa"/>
            <w:vAlign w:val="bottom"/>
          </w:tcPr>
          <w:p w14:paraId="36E9E7F7" w14:textId="1A937E0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73" w:author="Author"/>
                <w:rFonts w:asciiTheme="minorHAnsi" w:hAnsiTheme="minorHAnsi" w:cstheme="minorHAnsi"/>
                <w:sz w:val="22"/>
                <w:szCs w:val="22"/>
              </w:rPr>
            </w:pPr>
            <w:del w:id="6574" w:author="Author">
              <w:r w:rsidDel="009E644C">
                <w:rPr>
                  <w:rFonts w:ascii="Calibri" w:hAnsi="Calibri" w:cs="Calibri"/>
                  <w:color w:val="000000"/>
                  <w:sz w:val="22"/>
                  <w:szCs w:val="22"/>
                </w:rPr>
                <w:delText>39.25</w:delText>
              </w:r>
            </w:del>
          </w:p>
        </w:tc>
        <w:tc>
          <w:tcPr>
            <w:tcW w:w="1240" w:type="dxa"/>
            <w:vAlign w:val="bottom"/>
          </w:tcPr>
          <w:p w14:paraId="4674CDE4" w14:textId="53C3FD9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75" w:author="Author"/>
                <w:rFonts w:asciiTheme="minorHAnsi" w:hAnsiTheme="minorHAnsi" w:cstheme="minorHAnsi"/>
                <w:sz w:val="22"/>
                <w:szCs w:val="22"/>
              </w:rPr>
            </w:pPr>
            <w:del w:id="6576" w:author="Author">
              <w:r w:rsidDel="009E644C">
                <w:rPr>
                  <w:rFonts w:ascii="Calibri" w:hAnsi="Calibri" w:cs="Calibri"/>
                  <w:color w:val="000000"/>
                  <w:sz w:val="22"/>
                  <w:szCs w:val="22"/>
                </w:rPr>
                <w:delText>80.39</w:delText>
              </w:r>
            </w:del>
          </w:p>
        </w:tc>
        <w:tc>
          <w:tcPr>
            <w:tcW w:w="851" w:type="dxa"/>
            <w:vAlign w:val="bottom"/>
          </w:tcPr>
          <w:p w14:paraId="0A0B7188" w14:textId="1619760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77" w:author="Author"/>
                <w:rFonts w:asciiTheme="minorHAnsi" w:hAnsiTheme="minorHAnsi" w:cstheme="minorHAnsi"/>
                <w:sz w:val="22"/>
                <w:szCs w:val="22"/>
              </w:rPr>
            </w:pPr>
            <w:del w:id="6578" w:author="Author">
              <w:r w:rsidDel="009E644C">
                <w:rPr>
                  <w:rFonts w:ascii="Calibri" w:hAnsi="Calibri" w:cs="Calibri"/>
                  <w:color w:val="000000"/>
                  <w:sz w:val="22"/>
                  <w:szCs w:val="22"/>
                </w:rPr>
                <w:delText>39.61</w:delText>
              </w:r>
            </w:del>
          </w:p>
        </w:tc>
        <w:tc>
          <w:tcPr>
            <w:tcW w:w="1240" w:type="dxa"/>
            <w:vAlign w:val="bottom"/>
          </w:tcPr>
          <w:p w14:paraId="740F2FBE" w14:textId="1BCCD71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79" w:author="Author"/>
                <w:rFonts w:asciiTheme="minorHAnsi" w:hAnsiTheme="minorHAnsi" w:cstheme="minorHAnsi"/>
                <w:sz w:val="22"/>
                <w:szCs w:val="22"/>
              </w:rPr>
            </w:pPr>
            <w:del w:id="6580" w:author="Author">
              <w:r w:rsidDel="009E644C">
                <w:rPr>
                  <w:rFonts w:ascii="Calibri" w:hAnsi="Calibri" w:cs="Calibri"/>
                  <w:color w:val="000000"/>
                  <w:sz w:val="22"/>
                  <w:szCs w:val="22"/>
                </w:rPr>
                <w:delText>81.12</w:delText>
              </w:r>
            </w:del>
          </w:p>
        </w:tc>
        <w:tc>
          <w:tcPr>
            <w:tcW w:w="886" w:type="dxa"/>
            <w:vAlign w:val="bottom"/>
          </w:tcPr>
          <w:p w14:paraId="05A774DA" w14:textId="3EFD9F7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81" w:author="Author"/>
                <w:rFonts w:asciiTheme="minorHAnsi" w:hAnsiTheme="minorHAnsi" w:cstheme="minorHAnsi"/>
                <w:sz w:val="22"/>
                <w:szCs w:val="22"/>
              </w:rPr>
            </w:pPr>
            <w:del w:id="6582" w:author="Author">
              <w:r w:rsidDel="009E644C">
                <w:rPr>
                  <w:rFonts w:ascii="Calibri" w:hAnsi="Calibri" w:cs="Calibri"/>
                  <w:color w:val="000000"/>
                  <w:sz w:val="22"/>
                  <w:szCs w:val="22"/>
                </w:rPr>
                <w:delText>39.84</w:delText>
              </w:r>
            </w:del>
          </w:p>
        </w:tc>
        <w:tc>
          <w:tcPr>
            <w:tcW w:w="1240" w:type="dxa"/>
            <w:vAlign w:val="bottom"/>
          </w:tcPr>
          <w:p w14:paraId="043A872C" w14:textId="73EE691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83" w:author="Author"/>
                <w:rFonts w:asciiTheme="minorHAnsi" w:hAnsiTheme="minorHAnsi" w:cstheme="minorHAnsi"/>
                <w:sz w:val="22"/>
                <w:szCs w:val="22"/>
              </w:rPr>
            </w:pPr>
            <w:del w:id="6584" w:author="Author">
              <w:r w:rsidDel="009E644C">
                <w:rPr>
                  <w:rFonts w:ascii="Calibri" w:hAnsi="Calibri" w:cs="Calibri"/>
                  <w:color w:val="000000"/>
                  <w:sz w:val="22"/>
                  <w:szCs w:val="22"/>
                </w:rPr>
                <w:delText>81.59</w:delText>
              </w:r>
            </w:del>
          </w:p>
        </w:tc>
        <w:tc>
          <w:tcPr>
            <w:tcW w:w="886" w:type="dxa"/>
            <w:vAlign w:val="bottom"/>
          </w:tcPr>
          <w:p w14:paraId="54604A65" w14:textId="35D623C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85" w:author="Author"/>
                <w:rFonts w:asciiTheme="minorHAnsi" w:hAnsiTheme="minorHAnsi" w:cstheme="minorHAnsi"/>
                <w:sz w:val="22"/>
                <w:szCs w:val="22"/>
              </w:rPr>
            </w:pPr>
            <w:del w:id="6586" w:author="Author">
              <w:r w:rsidDel="009E644C">
                <w:rPr>
                  <w:rFonts w:ascii="Calibri" w:hAnsi="Calibri" w:cs="Calibri"/>
                  <w:color w:val="000000"/>
                  <w:sz w:val="22"/>
                  <w:szCs w:val="22"/>
                </w:rPr>
                <w:delText>25.00</w:delText>
              </w:r>
            </w:del>
          </w:p>
        </w:tc>
        <w:tc>
          <w:tcPr>
            <w:tcW w:w="1240" w:type="dxa"/>
            <w:vAlign w:val="bottom"/>
          </w:tcPr>
          <w:p w14:paraId="0D12F35D" w14:textId="4F093C5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87" w:author="Author"/>
                <w:rFonts w:asciiTheme="minorHAnsi" w:hAnsiTheme="minorHAnsi" w:cstheme="minorHAnsi"/>
                <w:sz w:val="22"/>
                <w:szCs w:val="22"/>
              </w:rPr>
            </w:pPr>
            <w:del w:id="6588" w:author="Author">
              <w:r w:rsidDel="009E644C">
                <w:rPr>
                  <w:rFonts w:ascii="Calibri" w:hAnsi="Calibri" w:cs="Calibri"/>
                  <w:color w:val="000000"/>
                  <w:sz w:val="22"/>
                  <w:szCs w:val="22"/>
                </w:rPr>
                <w:delText>51.20</w:delText>
              </w:r>
            </w:del>
          </w:p>
        </w:tc>
      </w:tr>
      <w:tr w:rsidR="00F06446" w:rsidDel="009E644C" w14:paraId="05E842DF" w14:textId="46EF6745" w:rsidTr="00784B17">
        <w:trPr>
          <w:trHeight w:val="282"/>
          <w:del w:id="658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7DEAB42" w14:textId="4F840E48" w:rsidR="00F06446" w:rsidDel="009E644C" w:rsidRDefault="00F06446" w:rsidP="00784B17">
            <w:pPr>
              <w:rPr>
                <w:del w:id="6590" w:author="Author"/>
              </w:rPr>
            </w:pPr>
            <w:del w:id="6591" w:author="Author">
              <w:r w:rsidDel="009E644C">
                <w:rPr>
                  <w:rFonts w:ascii="Calibri" w:hAnsi="Calibri" w:cs="Calibri"/>
                  <w:b w:val="0"/>
                  <w:bCs w:val="0"/>
                  <w:color w:val="000000"/>
                  <w:sz w:val="22"/>
                  <w:szCs w:val="22"/>
                </w:rPr>
                <w:delText>320</w:delText>
              </w:r>
            </w:del>
          </w:p>
        </w:tc>
        <w:tc>
          <w:tcPr>
            <w:tcW w:w="851" w:type="dxa"/>
            <w:vAlign w:val="bottom"/>
          </w:tcPr>
          <w:p w14:paraId="345CECA0" w14:textId="568F9FD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92" w:author="Author"/>
                <w:rFonts w:asciiTheme="minorHAnsi" w:hAnsiTheme="minorHAnsi" w:cstheme="minorHAnsi"/>
                <w:sz w:val="22"/>
                <w:szCs w:val="22"/>
              </w:rPr>
            </w:pPr>
            <w:del w:id="6593" w:author="Author">
              <w:r w:rsidDel="009E644C">
                <w:rPr>
                  <w:rFonts w:ascii="Calibri" w:hAnsi="Calibri" w:cs="Calibri"/>
                  <w:color w:val="000000"/>
                  <w:sz w:val="22"/>
                  <w:szCs w:val="22"/>
                </w:rPr>
                <w:delText>32.90</w:delText>
              </w:r>
            </w:del>
          </w:p>
        </w:tc>
        <w:tc>
          <w:tcPr>
            <w:tcW w:w="1240" w:type="dxa"/>
            <w:vAlign w:val="bottom"/>
          </w:tcPr>
          <w:p w14:paraId="6BEE9475" w14:textId="315883D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94" w:author="Author"/>
                <w:rFonts w:asciiTheme="minorHAnsi" w:hAnsiTheme="minorHAnsi" w:cstheme="minorHAnsi"/>
                <w:sz w:val="22"/>
                <w:szCs w:val="22"/>
              </w:rPr>
            </w:pPr>
            <w:del w:id="6595" w:author="Author">
              <w:r w:rsidDel="009E644C">
                <w:rPr>
                  <w:rFonts w:ascii="Calibri" w:hAnsi="Calibri" w:cs="Calibri"/>
                  <w:color w:val="000000"/>
                  <w:sz w:val="22"/>
                  <w:szCs w:val="22"/>
                </w:rPr>
                <w:delText>84.22</w:delText>
              </w:r>
            </w:del>
          </w:p>
        </w:tc>
        <w:tc>
          <w:tcPr>
            <w:tcW w:w="851" w:type="dxa"/>
            <w:vAlign w:val="bottom"/>
          </w:tcPr>
          <w:p w14:paraId="3AC240A5" w14:textId="555900B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96" w:author="Author"/>
                <w:rFonts w:asciiTheme="minorHAnsi" w:hAnsiTheme="minorHAnsi" w:cstheme="minorHAnsi"/>
                <w:sz w:val="22"/>
                <w:szCs w:val="22"/>
              </w:rPr>
            </w:pPr>
            <w:del w:id="6597" w:author="Author">
              <w:r w:rsidDel="009E644C">
                <w:rPr>
                  <w:rFonts w:ascii="Calibri" w:hAnsi="Calibri" w:cs="Calibri"/>
                  <w:color w:val="000000"/>
                  <w:sz w:val="22"/>
                  <w:szCs w:val="22"/>
                </w:rPr>
                <w:delText>33.03</w:delText>
              </w:r>
            </w:del>
          </w:p>
        </w:tc>
        <w:tc>
          <w:tcPr>
            <w:tcW w:w="1240" w:type="dxa"/>
            <w:vAlign w:val="bottom"/>
          </w:tcPr>
          <w:p w14:paraId="4936C266" w14:textId="5ACF22C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98" w:author="Author"/>
                <w:rFonts w:asciiTheme="minorHAnsi" w:hAnsiTheme="minorHAnsi" w:cstheme="minorHAnsi"/>
                <w:sz w:val="22"/>
                <w:szCs w:val="22"/>
              </w:rPr>
            </w:pPr>
            <w:del w:id="6599" w:author="Author">
              <w:r w:rsidDel="009E644C">
                <w:rPr>
                  <w:rFonts w:ascii="Calibri" w:hAnsi="Calibri" w:cs="Calibri"/>
                  <w:color w:val="000000"/>
                  <w:sz w:val="22"/>
                  <w:szCs w:val="22"/>
                </w:rPr>
                <w:delText>84.55</w:delText>
              </w:r>
            </w:del>
          </w:p>
        </w:tc>
        <w:tc>
          <w:tcPr>
            <w:tcW w:w="886" w:type="dxa"/>
            <w:vAlign w:val="bottom"/>
          </w:tcPr>
          <w:p w14:paraId="54CC8F55" w14:textId="7A73AA9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00" w:author="Author"/>
                <w:rFonts w:asciiTheme="minorHAnsi" w:hAnsiTheme="minorHAnsi" w:cstheme="minorHAnsi"/>
                <w:sz w:val="22"/>
                <w:szCs w:val="22"/>
              </w:rPr>
            </w:pPr>
            <w:del w:id="6601" w:author="Author">
              <w:r w:rsidDel="009E644C">
                <w:rPr>
                  <w:rFonts w:ascii="Calibri" w:hAnsi="Calibri" w:cs="Calibri"/>
                  <w:color w:val="000000"/>
                  <w:sz w:val="22"/>
                  <w:szCs w:val="22"/>
                </w:rPr>
                <w:delText>33.20</w:delText>
              </w:r>
            </w:del>
          </w:p>
        </w:tc>
        <w:tc>
          <w:tcPr>
            <w:tcW w:w="1240" w:type="dxa"/>
            <w:vAlign w:val="bottom"/>
          </w:tcPr>
          <w:p w14:paraId="46A38645" w14:textId="0D9B1E9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02" w:author="Author"/>
                <w:rFonts w:asciiTheme="minorHAnsi" w:hAnsiTheme="minorHAnsi" w:cstheme="minorHAnsi"/>
                <w:sz w:val="22"/>
                <w:szCs w:val="22"/>
              </w:rPr>
            </w:pPr>
            <w:del w:id="6603" w:author="Author">
              <w:r w:rsidDel="009E644C">
                <w:rPr>
                  <w:rFonts w:ascii="Calibri" w:hAnsi="Calibri" w:cs="Calibri"/>
                  <w:color w:val="000000"/>
                  <w:sz w:val="22"/>
                  <w:szCs w:val="22"/>
                </w:rPr>
                <w:delText>85.00</w:delText>
              </w:r>
            </w:del>
          </w:p>
        </w:tc>
        <w:tc>
          <w:tcPr>
            <w:tcW w:w="886" w:type="dxa"/>
            <w:vAlign w:val="bottom"/>
          </w:tcPr>
          <w:p w14:paraId="0A62EF78" w14:textId="7AEADC9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04" w:author="Author"/>
                <w:rFonts w:asciiTheme="minorHAnsi" w:hAnsiTheme="minorHAnsi" w:cstheme="minorHAnsi"/>
                <w:sz w:val="22"/>
                <w:szCs w:val="22"/>
              </w:rPr>
            </w:pPr>
            <w:del w:id="6605" w:author="Author">
              <w:r w:rsidDel="009E644C">
                <w:rPr>
                  <w:rFonts w:ascii="Calibri" w:hAnsi="Calibri" w:cs="Calibri"/>
                  <w:color w:val="000000"/>
                  <w:sz w:val="22"/>
                  <w:szCs w:val="22"/>
                </w:rPr>
                <w:delText>22.73</w:delText>
              </w:r>
            </w:del>
          </w:p>
        </w:tc>
        <w:tc>
          <w:tcPr>
            <w:tcW w:w="1240" w:type="dxa"/>
            <w:vAlign w:val="bottom"/>
          </w:tcPr>
          <w:p w14:paraId="10897F60" w14:textId="5090328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06" w:author="Author"/>
                <w:rFonts w:asciiTheme="minorHAnsi" w:hAnsiTheme="minorHAnsi" w:cstheme="minorHAnsi"/>
                <w:sz w:val="22"/>
                <w:szCs w:val="22"/>
              </w:rPr>
            </w:pPr>
            <w:del w:id="6607" w:author="Author">
              <w:r w:rsidDel="009E644C">
                <w:rPr>
                  <w:rFonts w:ascii="Calibri" w:hAnsi="Calibri" w:cs="Calibri"/>
                  <w:color w:val="000000"/>
                  <w:sz w:val="22"/>
                  <w:szCs w:val="22"/>
                </w:rPr>
                <w:delText>58.18</w:delText>
              </w:r>
            </w:del>
          </w:p>
        </w:tc>
      </w:tr>
      <w:tr w:rsidR="00F06446" w:rsidDel="009E644C" w14:paraId="125698F1" w14:textId="28B84ABF" w:rsidTr="00784B17">
        <w:trPr>
          <w:cnfStyle w:val="000000100000" w:firstRow="0" w:lastRow="0" w:firstColumn="0" w:lastColumn="0" w:oddVBand="0" w:evenVBand="0" w:oddHBand="1" w:evenHBand="0" w:firstRowFirstColumn="0" w:firstRowLastColumn="0" w:lastRowFirstColumn="0" w:lastRowLastColumn="0"/>
          <w:trHeight w:val="282"/>
          <w:del w:id="660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A5A12F2" w14:textId="2BF8B963" w:rsidR="00F06446" w:rsidDel="009E644C" w:rsidRDefault="00F06446" w:rsidP="00784B17">
            <w:pPr>
              <w:rPr>
                <w:del w:id="6609" w:author="Author"/>
              </w:rPr>
            </w:pPr>
            <w:del w:id="6610" w:author="Author">
              <w:r w:rsidDel="009E644C">
                <w:rPr>
                  <w:rFonts w:ascii="Calibri" w:hAnsi="Calibri" w:cs="Calibri"/>
                  <w:b w:val="0"/>
                  <w:bCs w:val="0"/>
                  <w:color w:val="000000"/>
                  <w:sz w:val="22"/>
                  <w:szCs w:val="22"/>
                </w:rPr>
                <w:delText>384</w:delText>
              </w:r>
            </w:del>
          </w:p>
        </w:tc>
        <w:tc>
          <w:tcPr>
            <w:tcW w:w="851" w:type="dxa"/>
            <w:vAlign w:val="bottom"/>
          </w:tcPr>
          <w:p w14:paraId="2C958EA7" w14:textId="3DD9071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11" w:author="Author"/>
                <w:rFonts w:asciiTheme="minorHAnsi" w:hAnsiTheme="minorHAnsi" w:cstheme="minorHAnsi"/>
                <w:sz w:val="22"/>
                <w:szCs w:val="22"/>
              </w:rPr>
            </w:pPr>
            <w:del w:id="6612" w:author="Author">
              <w:r w:rsidDel="009E644C">
                <w:rPr>
                  <w:rFonts w:ascii="Calibri" w:hAnsi="Calibri" w:cs="Calibri"/>
                  <w:color w:val="000000"/>
                  <w:sz w:val="22"/>
                  <w:szCs w:val="22"/>
                </w:rPr>
                <w:delText>28.21</w:delText>
              </w:r>
            </w:del>
          </w:p>
        </w:tc>
        <w:tc>
          <w:tcPr>
            <w:tcW w:w="1240" w:type="dxa"/>
            <w:vAlign w:val="bottom"/>
          </w:tcPr>
          <w:p w14:paraId="008E741D" w14:textId="64681F4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13" w:author="Author"/>
                <w:rFonts w:asciiTheme="minorHAnsi" w:hAnsiTheme="minorHAnsi" w:cstheme="minorHAnsi"/>
                <w:sz w:val="22"/>
                <w:szCs w:val="22"/>
              </w:rPr>
            </w:pPr>
            <w:del w:id="6614" w:author="Author">
              <w:r w:rsidDel="009E644C">
                <w:rPr>
                  <w:rFonts w:ascii="Calibri" w:hAnsi="Calibri" w:cs="Calibri"/>
                  <w:color w:val="000000"/>
                  <w:sz w:val="22"/>
                  <w:szCs w:val="22"/>
                </w:rPr>
                <w:delText>86.68</w:delText>
              </w:r>
            </w:del>
          </w:p>
        </w:tc>
        <w:tc>
          <w:tcPr>
            <w:tcW w:w="851" w:type="dxa"/>
            <w:vAlign w:val="bottom"/>
          </w:tcPr>
          <w:p w14:paraId="74092F09" w14:textId="745275F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15" w:author="Author"/>
                <w:rFonts w:asciiTheme="minorHAnsi" w:hAnsiTheme="minorHAnsi" w:cstheme="minorHAnsi"/>
                <w:sz w:val="22"/>
                <w:szCs w:val="22"/>
              </w:rPr>
            </w:pPr>
            <w:del w:id="6616" w:author="Author">
              <w:r w:rsidDel="009E644C">
                <w:rPr>
                  <w:rFonts w:ascii="Calibri" w:hAnsi="Calibri" w:cs="Calibri"/>
                  <w:color w:val="000000"/>
                  <w:sz w:val="22"/>
                  <w:szCs w:val="22"/>
                </w:rPr>
                <w:delText>28.40</w:delText>
              </w:r>
            </w:del>
          </w:p>
        </w:tc>
        <w:tc>
          <w:tcPr>
            <w:tcW w:w="1240" w:type="dxa"/>
            <w:vAlign w:val="bottom"/>
          </w:tcPr>
          <w:p w14:paraId="1F5E5672" w14:textId="0B8D87B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17" w:author="Author"/>
                <w:rFonts w:asciiTheme="minorHAnsi" w:hAnsiTheme="minorHAnsi" w:cstheme="minorHAnsi"/>
                <w:sz w:val="22"/>
                <w:szCs w:val="22"/>
              </w:rPr>
            </w:pPr>
            <w:del w:id="6618" w:author="Author">
              <w:r w:rsidDel="009E644C">
                <w:rPr>
                  <w:rFonts w:ascii="Calibri" w:hAnsi="Calibri" w:cs="Calibri"/>
                  <w:color w:val="000000"/>
                  <w:sz w:val="22"/>
                  <w:szCs w:val="22"/>
                </w:rPr>
                <w:delText>87.23</w:delText>
              </w:r>
            </w:del>
          </w:p>
        </w:tc>
        <w:tc>
          <w:tcPr>
            <w:tcW w:w="886" w:type="dxa"/>
            <w:vAlign w:val="bottom"/>
          </w:tcPr>
          <w:p w14:paraId="01272145" w14:textId="5138277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19" w:author="Author"/>
                <w:rFonts w:asciiTheme="minorHAnsi" w:hAnsiTheme="minorHAnsi" w:cstheme="minorHAnsi"/>
                <w:sz w:val="22"/>
                <w:szCs w:val="22"/>
              </w:rPr>
            </w:pPr>
            <w:del w:id="6620" w:author="Author">
              <w:r w:rsidDel="009E644C">
                <w:rPr>
                  <w:rFonts w:ascii="Calibri" w:hAnsi="Calibri" w:cs="Calibri"/>
                  <w:color w:val="000000"/>
                  <w:sz w:val="22"/>
                  <w:szCs w:val="22"/>
                </w:rPr>
                <w:delText>28.56</w:delText>
              </w:r>
            </w:del>
          </w:p>
        </w:tc>
        <w:tc>
          <w:tcPr>
            <w:tcW w:w="1240" w:type="dxa"/>
            <w:vAlign w:val="bottom"/>
          </w:tcPr>
          <w:p w14:paraId="5533FCFA" w14:textId="7BAB651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21" w:author="Author"/>
                <w:rFonts w:asciiTheme="minorHAnsi" w:hAnsiTheme="minorHAnsi" w:cstheme="minorHAnsi"/>
                <w:sz w:val="22"/>
                <w:szCs w:val="22"/>
              </w:rPr>
            </w:pPr>
            <w:del w:id="6622" w:author="Author">
              <w:r w:rsidDel="009E644C">
                <w:rPr>
                  <w:rFonts w:ascii="Calibri" w:hAnsi="Calibri" w:cs="Calibri"/>
                  <w:color w:val="000000"/>
                  <w:sz w:val="22"/>
                  <w:szCs w:val="22"/>
                </w:rPr>
                <w:delText>87.74</w:delText>
              </w:r>
            </w:del>
          </w:p>
        </w:tc>
        <w:tc>
          <w:tcPr>
            <w:tcW w:w="886" w:type="dxa"/>
            <w:vAlign w:val="bottom"/>
          </w:tcPr>
          <w:p w14:paraId="467CE367" w14:textId="6643A4F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23" w:author="Author"/>
                <w:rFonts w:asciiTheme="minorHAnsi" w:hAnsiTheme="minorHAnsi" w:cstheme="minorHAnsi"/>
                <w:sz w:val="22"/>
                <w:szCs w:val="22"/>
              </w:rPr>
            </w:pPr>
            <w:del w:id="6624" w:author="Author">
              <w:r w:rsidDel="009E644C">
                <w:rPr>
                  <w:rFonts w:ascii="Calibri" w:hAnsi="Calibri" w:cs="Calibri"/>
                  <w:color w:val="000000"/>
                  <w:sz w:val="22"/>
                  <w:szCs w:val="22"/>
                </w:rPr>
                <w:delText>20.83</w:delText>
              </w:r>
            </w:del>
          </w:p>
        </w:tc>
        <w:tc>
          <w:tcPr>
            <w:tcW w:w="1240" w:type="dxa"/>
            <w:vAlign w:val="bottom"/>
          </w:tcPr>
          <w:p w14:paraId="402CD0E4" w14:textId="761BEF4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25" w:author="Author"/>
                <w:rFonts w:asciiTheme="minorHAnsi" w:hAnsiTheme="minorHAnsi" w:cstheme="minorHAnsi"/>
                <w:sz w:val="22"/>
                <w:szCs w:val="22"/>
              </w:rPr>
            </w:pPr>
            <w:del w:id="6626" w:author="Author">
              <w:r w:rsidDel="009E644C">
                <w:rPr>
                  <w:rFonts w:ascii="Calibri" w:hAnsi="Calibri" w:cs="Calibri"/>
                  <w:color w:val="000000"/>
                  <w:sz w:val="22"/>
                  <w:szCs w:val="22"/>
                </w:rPr>
                <w:delText>64.00</w:delText>
              </w:r>
            </w:del>
          </w:p>
        </w:tc>
      </w:tr>
      <w:tr w:rsidR="00F06446" w:rsidDel="009E644C" w14:paraId="07C123EA" w14:textId="426DEAC7" w:rsidTr="00784B17">
        <w:trPr>
          <w:trHeight w:val="282"/>
          <w:del w:id="662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F360E6C" w14:textId="594C0CF9" w:rsidR="00F06446" w:rsidDel="009E644C" w:rsidRDefault="00F06446" w:rsidP="00784B17">
            <w:pPr>
              <w:rPr>
                <w:del w:id="6628" w:author="Author"/>
              </w:rPr>
            </w:pPr>
            <w:del w:id="6629" w:author="Author">
              <w:r w:rsidDel="009E644C">
                <w:rPr>
                  <w:rFonts w:ascii="Calibri" w:hAnsi="Calibri" w:cs="Calibri"/>
                  <w:b w:val="0"/>
                  <w:bCs w:val="0"/>
                  <w:color w:val="000000"/>
                  <w:sz w:val="22"/>
                  <w:szCs w:val="22"/>
                </w:rPr>
                <w:delText>448</w:delText>
              </w:r>
            </w:del>
          </w:p>
        </w:tc>
        <w:tc>
          <w:tcPr>
            <w:tcW w:w="851" w:type="dxa"/>
            <w:vAlign w:val="bottom"/>
          </w:tcPr>
          <w:p w14:paraId="77D419E6" w14:textId="2532D6D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30" w:author="Author"/>
                <w:rFonts w:asciiTheme="minorHAnsi" w:hAnsiTheme="minorHAnsi" w:cstheme="minorHAnsi"/>
                <w:sz w:val="22"/>
                <w:szCs w:val="22"/>
              </w:rPr>
            </w:pPr>
            <w:del w:id="6631" w:author="Author">
              <w:r w:rsidDel="009E644C">
                <w:rPr>
                  <w:rFonts w:ascii="Calibri" w:hAnsi="Calibri" w:cs="Calibri"/>
                  <w:color w:val="000000"/>
                  <w:sz w:val="22"/>
                  <w:szCs w:val="22"/>
                </w:rPr>
                <w:delText>24.72</w:delText>
              </w:r>
            </w:del>
          </w:p>
        </w:tc>
        <w:tc>
          <w:tcPr>
            <w:tcW w:w="1240" w:type="dxa"/>
            <w:vAlign w:val="bottom"/>
          </w:tcPr>
          <w:p w14:paraId="1EF29680" w14:textId="385F4E8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32" w:author="Author"/>
                <w:rFonts w:asciiTheme="minorHAnsi" w:hAnsiTheme="minorHAnsi" w:cstheme="minorHAnsi"/>
                <w:sz w:val="22"/>
                <w:szCs w:val="22"/>
              </w:rPr>
            </w:pPr>
            <w:del w:id="6633" w:author="Author">
              <w:r w:rsidDel="009E644C">
                <w:rPr>
                  <w:rFonts w:ascii="Calibri" w:hAnsi="Calibri" w:cs="Calibri"/>
                  <w:color w:val="000000"/>
                  <w:sz w:val="22"/>
                  <w:szCs w:val="22"/>
                </w:rPr>
                <w:delText>88.59</w:delText>
              </w:r>
            </w:del>
          </w:p>
        </w:tc>
        <w:tc>
          <w:tcPr>
            <w:tcW w:w="851" w:type="dxa"/>
            <w:vAlign w:val="bottom"/>
          </w:tcPr>
          <w:p w14:paraId="5B846F69" w14:textId="520B306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34" w:author="Author"/>
                <w:rFonts w:asciiTheme="minorHAnsi" w:hAnsiTheme="minorHAnsi" w:cstheme="minorHAnsi"/>
                <w:sz w:val="22"/>
                <w:szCs w:val="22"/>
              </w:rPr>
            </w:pPr>
            <w:del w:id="6635" w:author="Author">
              <w:r w:rsidDel="009E644C">
                <w:rPr>
                  <w:rFonts w:ascii="Calibri" w:hAnsi="Calibri" w:cs="Calibri"/>
                  <w:color w:val="000000"/>
                  <w:sz w:val="22"/>
                  <w:szCs w:val="22"/>
                </w:rPr>
                <w:delText>24.93</w:delText>
              </w:r>
            </w:del>
          </w:p>
        </w:tc>
        <w:tc>
          <w:tcPr>
            <w:tcW w:w="1240" w:type="dxa"/>
            <w:vAlign w:val="bottom"/>
          </w:tcPr>
          <w:p w14:paraId="02B2F0DB" w14:textId="06EF7E4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36" w:author="Author"/>
                <w:rFonts w:asciiTheme="minorHAnsi" w:hAnsiTheme="minorHAnsi" w:cstheme="minorHAnsi"/>
                <w:sz w:val="22"/>
                <w:szCs w:val="22"/>
              </w:rPr>
            </w:pPr>
            <w:del w:id="6637" w:author="Author">
              <w:r w:rsidDel="009E644C">
                <w:rPr>
                  <w:rFonts w:ascii="Calibri" w:hAnsi="Calibri" w:cs="Calibri"/>
                  <w:color w:val="000000"/>
                  <w:sz w:val="22"/>
                  <w:szCs w:val="22"/>
                </w:rPr>
                <w:delText>89.34</w:delText>
              </w:r>
            </w:del>
          </w:p>
        </w:tc>
        <w:tc>
          <w:tcPr>
            <w:tcW w:w="886" w:type="dxa"/>
            <w:vAlign w:val="bottom"/>
          </w:tcPr>
          <w:p w14:paraId="25CEAFA4" w14:textId="16FFB56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38" w:author="Author"/>
                <w:rFonts w:asciiTheme="minorHAnsi" w:hAnsiTheme="minorHAnsi" w:cstheme="minorHAnsi"/>
                <w:sz w:val="22"/>
                <w:szCs w:val="22"/>
              </w:rPr>
            </w:pPr>
            <w:del w:id="6639" w:author="Author">
              <w:r w:rsidDel="009E644C">
                <w:rPr>
                  <w:rFonts w:ascii="Calibri" w:hAnsi="Calibri" w:cs="Calibri"/>
                  <w:color w:val="000000"/>
                  <w:sz w:val="22"/>
                  <w:szCs w:val="22"/>
                </w:rPr>
                <w:delText>24.96</w:delText>
              </w:r>
            </w:del>
          </w:p>
        </w:tc>
        <w:tc>
          <w:tcPr>
            <w:tcW w:w="1240" w:type="dxa"/>
            <w:vAlign w:val="bottom"/>
          </w:tcPr>
          <w:p w14:paraId="0534F542" w14:textId="2A519EC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40" w:author="Author"/>
                <w:rFonts w:asciiTheme="minorHAnsi" w:hAnsiTheme="minorHAnsi" w:cstheme="minorHAnsi"/>
                <w:sz w:val="22"/>
                <w:szCs w:val="22"/>
              </w:rPr>
            </w:pPr>
            <w:del w:id="6641" w:author="Author">
              <w:r w:rsidDel="009E644C">
                <w:rPr>
                  <w:rFonts w:ascii="Calibri" w:hAnsi="Calibri" w:cs="Calibri"/>
                  <w:color w:val="000000"/>
                  <w:sz w:val="22"/>
                  <w:szCs w:val="22"/>
                </w:rPr>
                <w:delText>89.47</w:delText>
              </w:r>
            </w:del>
          </w:p>
        </w:tc>
        <w:tc>
          <w:tcPr>
            <w:tcW w:w="886" w:type="dxa"/>
            <w:vAlign w:val="bottom"/>
          </w:tcPr>
          <w:p w14:paraId="5BB1A4D0" w14:textId="439AEDC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42" w:author="Author"/>
                <w:rFonts w:asciiTheme="minorHAnsi" w:hAnsiTheme="minorHAnsi" w:cstheme="minorHAnsi"/>
                <w:sz w:val="22"/>
                <w:szCs w:val="22"/>
              </w:rPr>
            </w:pPr>
            <w:del w:id="6643" w:author="Author">
              <w:r w:rsidDel="009E644C">
                <w:rPr>
                  <w:rFonts w:ascii="Calibri" w:hAnsi="Calibri" w:cs="Calibri"/>
                  <w:color w:val="000000"/>
                  <w:sz w:val="22"/>
                  <w:szCs w:val="22"/>
                </w:rPr>
                <w:delText>19.23</w:delText>
              </w:r>
            </w:del>
          </w:p>
        </w:tc>
        <w:tc>
          <w:tcPr>
            <w:tcW w:w="1240" w:type="dxa"/>
            <w:vAlign w:val="bottom"/>
          </w:tcPr>
          <w:p w14:paraId="490CB679" w14:textId="7042817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44" w:author="Author"/>
                <w:rFonts w:asciiTheme="minorHAnsi" w:hAnsiTheme="minorHAnsi" w:cstheme="minorHAnsi"/>
                <w:sz w:val="22"/>
                <w:szCs w:val="22"/>
              </w:rPr>
            </w:pPr>
            <w:del w:id="6645" w:author="Author">
              <w:r w:rsidDel="009E644C">
                <w:rPr>
                  <w:rFonts w:ascii="Calibri" w:hAnsi="Calibri" w:cs="Calibri"/>
                  <w:color w:val="000000"/>
                  <w:sz w:val="22"/>
                  <w:szCs w:val="22"/>
                </w:rPr>
                <w:delText>68.92</w:delText>
              </w:r>
            </w:del>
          </w:p>
        </w:tc>
      </w:tr>
      <w:tr w:rsidR="00F06446" w:rsidDel="009E644C" w14:paraId="27877357" w14:textId="0B3D0506" w:rsidTr="00784B17">
        <w:trPr>
          <w:cnfStyle w:val="000000100000" w:firstRow="0" w:lastRow="0" w:firstColumn="0" w:lastColumn="0" w:oddVBand="0" w:evenVBand="0" w:oddHBand="1" w:evenHBand="0" w:firstRowFirstColumn="0" w:firstRowLastColumn="0" w:lastRowFirstColumn="0" w:lastRowLastColumn="0"/>
          <w:trHeight w:val="282"/>
          <w:del w:id="664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78B8753" w14:textId="355C86AD" w:rsidR="00F06446" w:rsidDel="009E644C" w:rsidRDefault="00F06446" w:rsidP="00784B17">
            <w:pPr>
              <w:rPr>
                <w:del w:id="6647" w:author="Author"/>
                <w:rFonts w:ascii="Calibri" w:hAnsi="Calibri" w:cs="Calibri"/>
                <w:b w:val="0"/>
                <w:bCs w:val="0"/>
                <w:color w:val="000000"/>
                <w:sz w:val="22"/>
                <w:szCs w:val="22"/>
              </w:rPr>
            </w:pPr>
            <w:del w:id="6648" w:author="Author">
              <w:r w:rsidDel="009E644C">
                <w:rPr>
                  <w:rFonts w:ascii="Calibri" w:hAnsi="Calibri" w:cs="Calibri"/>
                  <w:b w:val="0"/>
                  <w:bCs w:val="0"/>
                  <w:color w:val="000000"/>
                  <w:sz w:val="22"/>
                  <w:szCs w:val="22"/>
                </w:rPr>
                <w:delText>512</w:delText>
              </w:r>
            </w:del>
          </w:p>
        </w:tc>
        <w:tc>
          <w:tcPr>
            <w:tcW w:w="851" w:type="dxa"/>
            <w:vAlign w:val="bottom"/>
          </w:tcPr>
          <w:p w14:paraId="5ED34149" w14:textId="67D29A0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49" w:author="Author"/>
                <w:rFonts w:asciiTheme="minorHAnsi" w:hAnsiTheme="minorHAnsi" w:cstheme="minorHAnsi"/>
                <w:color w:val="000000"/>
                <w:sz w:val="22"/>
                <w:szCs w:val="22"/>
              </w:rPr>
            </w:pPr>
            <w:del w:id="6650" w:author="Author">
              <w:r w:rsidDel="009E644C">
                <w:rPr>
                  <w:rFonts w:ascii="Calibri" w:hAnsi="Calibri" w:cs="Calibri"/>
                  <w:color w:val="000000"/>
                  <w:sz w:val="22"/>
                  <w:szCs w:val="22"/>
                </w:rPr>
                <w:delText>21.98</w:delText>
              </w:r>
            </w:del>
          </w:p>
        </w:tc>
        <w:tc>
          <w:tcPr>
            <w:tcW w:w="1240" w:type="dxa"/>
            <w:vAlign w:val="bottom"/>
          </w:tcPr>
          <w:p w14:paraId="697C67F5" w14:textId="46895C2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51" w:author="Author"/>
                <w:rFonts w:asciiTheme="minorHAnsi" w:hAnsiTheme="minorHAnsi" w:cstheme="minorHAnsi"/>
                <w:color w:val="000000"/>
                <w:sz w:val="22"/>
                <w:szCs w:val="22"/>
              </w:rPr>
            </w:pPr>
            <w:del w:id="6652" w:author="Author">
              <w:r w:rsidDel="009E644C">
                <w:rPr>
                  <w:rFonts w:ascii="Calibri" w:hAnsi="Calibri" w:cs="Calibri"/>
                  <w:color w:val="000000"/>
                  <w:sz w:val="22"/>
                  <w:szCs w:val="22"/>
                </w:rPr>
                <w:delText>90.03</w:delText>
              </w:r>
            </w:del>
          </w:p>
        </w:tc>
        <w:tc>
          <w:tcPr>
            <w:tcW w:w="851" w:type="dxa"/>
            <w:vAlign w:val="bottom"/>
          </w:tcPr>
          <w:p w14:paraId="64AD050F" w14:textId="191F592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53" w:author="Author"/>
                <w:rFonts w:asciiTheme="minorHAnsi" w:hAnsiTheme="minorHAnsi" w:cstheme="minorHAnsi"/>
                <w:color w:val="000000"/>
                <w:sz w:val="22"/>
                <w:szCs w:val="22"/>
              </w:rPr>
            </w:pPr>
            <w:del w:id="6654" w:author="Author">
              <w:r w:rsidDel="009E644C">
                <w:rPr>
                  <w:rFonts w:ascii="Calibri" w:hAnsi="Calibri" w:cs="Calibri"/>
                  <w:color w:val="000000"/>
                  <w:sz w:val="22"/>
                  <w:szCs w:val="22"/>
                </w:rPr>
                <w:delText>22.17</w:delText>
              </w:r>
            </w:del>
          </w:p>
        </w:tc>
        <w:tc>
          <w:tcPr>
            <w:tcW w:w="1240" w:type="dxa"/>
            <w:vAlign w:val="bottom"/>
          </w:tcPr>
          <w:p w14:paraId="5CA7EF3B" w14:textId="519A187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55" w:author="Author"/>
                <w:rFonts w:asciiTheme="minorHAnsi" w:hAnsiTheme="minorHAnsi" w:cstheme="minorHAnsi"/>
                <w:color w:val="000000"/>
                <w:sz w:val="22"/>
                <w:szCs w:val="22"/>
              </w:rPr>
            </w:pPr>
            <w:del w:id="6656" w:author="Author">
              <w:r w:rsidDel="009E644C">
                <w:rPr>
                  <w:rFonts w:ascii="Calibri" w:hAnsi="Calibri" w:cs="Calibri"/>
                  <w:color w:val="000000"/>
                  <w:sz w:val="22"/>
                  <w:szCs w:val="22"/>
                </w:rPr>
                <w:delText>90.80</w:delText>
              </w:r>
            </w:del>
          </w:p>
        </w:tc>
        <w:tc>
          <w:tcPr>
            <w:tcW w:w="886" w:type="dxa"/>
            <w:vAlign w:val="bottom"/>
          </w:tcPr>
          <w:p w14:paraId="3191A205" w14:textId="3689A67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57" w:author="Author"/>
                <w:rFonts w:asciiTheme="minorHAnsi" w:hAnsiTheme="minorHAnsi" w:cstheme="minorHAnsi"/>
                <w:color w:val="000000"/>
                <w:sz w:val="22"/>
                <w:szCs w:val="22"/>
              </w:rPr>
            </w:pPr>
            <w:del w:id="6658" w:author="Author">
              <w:r w:rsidDel="009E644C">
                <w:rPr>
                  <w:rFonts w:ascii="Calibri" w:hAnsi="Calibri" w:cs="Calibri"/>
                  <w:color w:val="000000"/>
                  <w:sz w:val="22"/>
                  <w:szCs w:val="22"/>
                </w:rPr>
                <w:delText>22.19</w:delText>
              </w:r>
            </w:del>
          </w:p>
        </w:tc>
        <w:tc>
          <w:tcPr>
            <w:tcW w:w="1240" w:type="dxa"/>
            <w:vAlign w:val="bottom"/>
          </w:tcPr>
          <w:p w14:paraId="3B016FC3" w14:textId="37FF740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59" w:author="Author"/>
                <w:rFonts w:asciiTheme="minorHAnsi" w:hAnsiTheme="minorHAnsi" w:cstheme="minorHAnsi"/>
                <w:color w:val="000000"/>
                <w:sz w:val="22"/>
                <w:szCs w:val="22"/>
              </w:rPr>
            </w:pPr>
            <w:del w:id="6660" w:author="Author">
              <w:r w:rsidDel="009E644C">
                <w:rPr>
                  <w:rFonts w:ascii="Calibri" w:hAnsi="Calibri" w:cs="Calibri"/>
                  <w:color w:val="000000"/>
                  <w:sz w:val="22"/>
                  <w:szCs w:val="22"/>
                </w:rPr>
                <w:delText>90.87</w:delText>
              </w:r>
            </w:del>
          </w:p>
        </w:tc>
        <w:tc>
          <w:tcPr>
            <w:tcW w:w="886" w:type="dxa"/>
            <w:vAlign w:val="bottom"/>
          </w:tcPr>
          <w:p w14:paraId="41294C6E" w14:textId="74D0A0E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61" w:author="Author"/>
                <w:rFonts w:asciiTheme="minorHAnsi" w:hAnsiTheme="minorHAnsi" w:cstheme="minorHAnsi"/>
                <w:color w:val="000000"/>
                <w:sz w:val="22"/>
                <w:szCs w:val="22"/>
              </w:rPr>
            </w:pPr>
            <w:del w:id="6662" w:author="Author">
              <w:r w:rsidDel="009E644C">
                <w:rPr>
                  <w:rFonts w:ascii="Calibri" w:hAnsi="Calibri" w:cs="Calibri"/>
                  <w:color w:val="000000"/>
                  <w:sz w:val="22"/>
                  <w:szCs w:val="22"/>
                </w:rPr>
                <w:delText>17.86</w:delText>
              </w:r>
            </w:del>
          </w:p>
        </w:tc>
        <w:tc>
          <w:tcPr>
            <w:tcW w:w="1240" w:type="dxa"/>
            <w:vAlign w:val="bottom"/>
          </w:tcPr>
          <w:p w14:paraId="6865E177" w14:textId="4E2F64D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63" w:author="Author"/>
                <w:rFonts w:asciiTheme="minorHAnsi" w:hAnsiTheme="minorHAnsi" w:cstheme="minorHAnsi"/>
                <w:color w:val="000000"/>
                <w:sz w:val="22"/>
                <w:szCs w:val="22"/>
              </w:rPr>
            </w:pPr>
            <w:del w:id="6664" w:author="Author">
              <w:r w:rsidDel="009E644C">
                <w:rPr>
                  <w:rFonts w:ascii="Calibri" w:hAnsi="Calibri" w:cs="Calibri"/>
                  <w:color w:val="000000"/>
                  <w:sz w:val="22"/>
                  <w:szCs w:val="22"/>
                </w:rPr>
                <w:delText>73.14</w:delText>
              </w:r>
            </w:del>
          </w:p>
        </w:tc>
      </w:tr>
      <w:tr w:rsidR="00F06446" w:rsidDel="009E644C" w14:paraId="01E86DD2" w14:textId="269CFD1B" w:rsidTr="00784B17">
        <w:trPr>
          <w:trHeight w:val="282"/>
          <w:del w:id="666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26093AB" w14:textId="0E74E00F" w:rsidR="00F06446" w:rsidDel="009E644C" w:rsidRDefault="00F06446" w:rsidP="00784B17">
            <w:pPr>
              <w:rPr>
                <w:del w:id="6666" w:author="Author"/>
                <w:rFonts w:ascii="Calibri" w:hAnsi="Calibri" w:cs="Calibri"/>
                <w:b w:val="0"/>
                <w:bCs w:val="0"/>
                <w:color w:val="000000"/>
                <w:sz w:val="22"/>
                <w:szCs w:val="22"/>
              </w:rPr>
            </w:pPr>
            <w:del w:id="6667" w:author="Author">
              <w:r w:rsidDel="009E644C">
                <w:rPr>
                  <w:rFonts w:ascii="Calibri" w:hAnsi="Calibri" w:cs="Calibri"/>
                  <w:b w:val="0"/>
                  <w:bCs w:val="0"/>
                  <w:color w:val="000000"/>
                  <w:sz w:val="22"/>
                  <w:szCs w:val="22"/>
                </w:rPr>
                <w:delText>576</w:delText>
              </w:r>
            </w:del>
          </w:p>
        </w:tc>
        <w:tc>
          <w:tcPr>
            <w:tcW w:w="851" w:type="dxa"/>
            <w:vAlign w:val="bottom"/>
          </w:tcPr>
          <w:p w14:paraId="1E0DD067" w14:textId="6D4621E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68" w:author="Author"/>
                <w:rFonts w:asciiTheme="minorHAnsi" w:hAnsiTheme="minorHAnsi" w:cstheme="minorHAnsi"/>
                <w:color w:val="000000"/>
                <w:sz w:val="22"/>
                <w:szCs w:val="22"/>
              </w:rPr>
            </w:pPr>
            <w:del w:id="6669" w:author="Author">
              <w:r w:rsidDel="009E644C">
                <w:rPr>
                  <w:rFonts w:ascii="Calibri" w:hAnsi="Calibri" w:cs="Calibri"/>
                  <w:color w:val="000000"/>
                  <w:sz w:val="22"/>
                  <w:szCs w:val="22"/>
                </w:rPr>
                <w:delText>19.81</w:delText>
              </w:r>
            </w:del>
          </w:p>
        </w:tc>
        <w:tc>
          <w:tcPr>
            <w:tcW w:w="1240" w:type="dxa"/>
            <w:vAlign w:val="bottom"/>
          </w:tcPr>
          <w:p w14:paraId="1300CBA0" w14:textId="2DFF611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70" w:author="Author"/>
                <w:rFonts w:asciiTheme="minorHAnsi" w:hAnsiTheme="minorHAnsi" w:cstheme="minorHAnsi"/>
                <w:color w:val="000000"/>
                <w:sz w:val="22"/>
                <w:szCs w:val="22"/>
              </w:rPr>
            </w:pPr>
            <w:del w:id="6671" w:author="Author">
              <w:r w:rsidDel="009E644C">
                <w:rPr>
                  <w:rFonts w:ascii="Calibri" w:hAnsi="Calibri" w:cs="Calibri"/>
                  <w:color w:val="000000"/>
                  <w:sz w:val="22"/>
                  <w:szCs w:val="22"/>
                </w:rPr>
                <w:delText>91.26</w:delText>
              </w:r>
            </w:del>
          </w:p>
        </w:tc>
        <w:tc>
          <w:tcPr>
            <w:tcW w:w="851" w:type="dxa"/>
            <w:vAlign w:val="bottom"/>
          </w:tcPr>
          <w:p w14:paraId="20906230" w14:textId="425F25C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72" w:author="Author"/>
                <w:rFonts w:asciiTheme="minorHAnsi" w:hAnsiTheme="minorHAnsi" w:cstheme="minorHAnsi"/>
                <w:color w:val="000000"/>
                <w:sz w:val="22"/>
                <w:szCs w:val="22"/>
              </w:rPr>
            </w:pPr>
            <w:del w:id="6673" w:author="Author">
              <w:r w:rsidDel="009E644C">
                <w:rPr>
                  <w:rFonts w:ascii="Calibri" w:hAnsi="Calibri" w:cs="Calibri"/>
                  <w:color w:val="000000"/>
                  <w:sz w:val="22"/>
                  <w:szCs w:val="22"/>
                </w:rPr>
                <w:delText>19.93</w:delText>
              </w:r>
            </w:del>
          </w:p>
        </w:tc>
        <w:tc>
          <w:tcPr>
            <w:tcW w:w="1240" w:type="dxa"/>
            <w:vAlign w:val="bottom"/>
          </w:tcPr>
          <w:p w14:paraId="5E139398" w14:textId="6A47271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74" w:author="Author"/>
                <w:rFonts w:asciiTheme="minorHAnsi" w:hAnsiTheme="minorHAnsi" w:cstheme="minorHAnsi"/>
                <w:color w:val="000000"/>
                <w:sz w:val="22"/>
                <w:szCs w:val="22"/>
              </w:rPr>
            </w:pPr>
            <w:del w:id="6675" w:author="Author">
              <w:r w:rsidDel="009E644C">
                <w:rPr>
                  <w:rFonts w:ascii="Calibri" w:hAnsi="Calibri" w:cs="Calibri"/>
                  <w:color w:val="000000"/>
                  <w:sz w:val="22"/>
                  <w:szCs w:val="22"/>
                </w:rPr>
                <w:delText>91.83</w:delText>
              </w:r>
            </w:del>
          </w:p>
        </w:tc>
        <w:tc>
          <w:tcPr>
            <w:tcW w:w="886" w:type="dxa"/>
            <w:vAlign w:val="bottom"/>
          </w:tcPr>
          <w:p w14:paraId="301204FD" w14:textId="657C0C3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76" w:author="Author"/>
                <w:rFonts w:asciiTheme="minorHAnsi" w:hAnsiTheme="minorHAnsi" w:cstheme="minorHAnsi"/>
                <w:color w:val="000000"/>
                <w:sz w:val="22"/>
                <w:szCs w:val="22"/>
              </w:rPr>
            </w:pPr>
            <w:del w:id="6677" w:author="Author">
              <w:r w:rsidDel="009E644C">
                <w:rPr>
                  <w:rFonts w:ascii="Calibri" w:hAnsi="Calibri" w:cs="Calibri"/>
                  <w:color w:val="000000"/>
                  <w:sz w:val="22"/>
                  <w:szCs w:val="22"/>
                </w:rPr>
                <w:delText>20.01</w:delText>
              </w:r>
            </w:del>
          </w:p>
        </w:tc>
        <w:tc>
          <w:tcPr>
            <w:tcW w:w="1240" w:type="dxa"/>
            <w:vAlign w:val="bottom"/>
          </w:tcPr>
          <w:p w14:paraId="3E561E6D" w14:textId="4F8BB6E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78" w:author="Author"/>
                <w:rFonts w:asciiTheme="minorHAnsi" w:hAnsiTheme="minorHAnsi" w:cstheme="minorHAnsi"/>
                <w:color w:val="000000"/>
                <w:sz w:val="22"/>
                <w:szCs w:val="22"/>
              </w:rPr>
            </w:pPr>
            <w:del w:id="6679" w:author="Author">
              <w:r w:rsidDel="009E644C">
                <w:rPr>
                  <w:rFonts w:ascii="Calibri" w:hAnsi="Calibri" w:cs="Calibri"/>
                  <w:color w:val="000000"/>
                  <w:sz w:val="22"/>
                  <w:szCs w:val="22"/>
                </w:rPr>
                <w:delText>92.19</w:delText>
              </w:r>
            </w:del>
          </w:p>
        </w:tc>
        <w:tc>
          <w:tcPr>
            <w:tcW w:w="886" w:type="dxa"/>
            <w:vAlign w:val="bottom"/>
          </w:tcPr>
          <w:p w14:paraId="08D9FE23" w14:textId="5E3B39B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80" w:author="Author"/>
                <w:rFonts w:asciiTheme="minorHAnsi" w:hAnsiTheme="minorHAnsi" w:cstheme="minorHAnsi"/>
                <w:color w:val="000000"/>
                <w:sz w:val="22"/>
                <w:szCs w:val="22"/>
              </w:rPr>
            </w:pPr>
            <w:del w:id="6681" w:author="Author">
              <w:r w:rsidDel="009E644C">
                <w:rPr>
                  <w:rFonts w:ascii="Calibri" w:hAnsi="Calibri" w:cs="Calibri"/>
                  <w:color w:val="000000"/>
                  <w:sz w:val="22"/>
                  <w:szCs w:val="22"/>
                </w:rPr>
                <w:delText>16.67</w:delText>
              </w:r>
            </w:del>
          </w:p>
        </w:tc>
        <w:tc>
          <w:tcPr>
            <w:tcW w:w="1240" w:type="dxa"/>
            <w:vAlign w:val="bottom"/>
          </w:tcPr>
          <w:p w14:paraId="2DF74395" w14:textId="5A55BF6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82" w:author="Author"/>
                <w:rFonts w:asciiTheme="minorHAnsi" w:hAnsiTheme="minorHAnsi" w:cstheme="minorHAnsi"/>
                <w:color w:val="000000"/>
                <w:sz w:val="22"/>
                <w:szCs w:val="22"/>
              </w:rPr>
            </w:pPr>
            <w:del w:id="6683" w:author="Author">
              <w:r w:rsidDel="009E644C">
                <w:rPr>
                  <w:rFonts w:ascii="Calibri" w:hAnsi="Calibri" w:cs="Calibri"/>
                  <w:color w:val="000000"/>
                  <w:sz w:val="22"/>
                  <w:szCs w:val="22"/>
                </w:rPr>
                <w:delText>76.80</w:delText>
              </w:r>
            </w:del>
          </w:p>
        </w:tc>
      </w:tr>
      <w:tr w:rsidR="00F06446" w:rsidDel="009E644C" w14:paraId="3F74AD5C" w14:textId="64E9C608" w:rsidTr="00784B17">
        <w:trPr>
          <w:cnfStyle w:val="000000100000" w:firstRow="0" w:lastRow="0" w:firstColumn="0" w:lastColumn="0" w:oddVBand="0" w:evenVBand="0" w:oddHBand="1" w:evenHBand="0" w:firstRowFirstColumn="0" w:firstRowLastColumn="0" w:lastRowFirstColumn="0" w:lastRowLastColumn="0"/>
          <w:trHeight w:val="282"/>
          <w:del w:id="668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CC9B7BA" w14:textId="6C0AD6B8" w:rsidR="00F06446" w:rsidDel="009E644C" w:rsidRDefault="00F06446" w:rsidP="00784B17">
            <w:pPr>
              <w:rPr>
                <w:del w:id="6685" w:author="Author"/>
                <w:rFonts w:ascii="Calibri" w:hAnsi="Calibri" w:cs="Calibri"/>
                <w:b w:val="0"/>
                <w:bCs w:val="0"/>
                <w:color w:val="000000"/>
                <w:sz w:val="22"/>
                <w:szCs w:val="22"/>
              </w:rPr>
            </w:pPr>
            <w:del w:id="6686" w:author="Author">
              <w:r w:rsidDel="009E644C">
                <w:rPr>
                  <w:rFonts w:ascii="Calibri" w:hAnsi="Calibri" w:cs="Calibri"/>
                  <w:b w:val="0"/>
                  <w:bCs w:val="0"/>
                  <w:color w:val="000000"/>
                  <w:sz w:val="22"/>
                  <w:szCs w:val="22"/>
                </w:rPr>
                <w:delText>640</w:delText>
              </w:r>
            </w:del>
          </w:p>
        </w:tc>
        <w:tc>
          <w:tcPr>
            <w:tcW w:w="851" w:type="dxa"/>
            <w:vAlign w:val="bottom"/>
          </w:tcPr>
          <w:p w14:paraId="719A3B61" w14:textId="78B73DC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87" w:author="Author"/>
                <w:rFonts w:asciiTheme="minorHAnsi" w:hAnsiTheme="minorHAnsi" w:cstheme="minorHAnsi"/>
                <w:color w:val="000000"/>
                <w:sz w:val="22"/>
                <w:szCs w:val="22"/>
              </w:rPr>
            </w:pPr>
            <w:del w:id="6688" w:author="Author">
              <w:r w:rsidDel="009E644C">
                <w:rPr>
                  <w:rFonts w:ascii="Calibri" w:hAnsi="Calibri" w:cs="Calibri"/>
                  <w:color w:val="000000"/>
                  <w:sz w:val="22"/>
                  <w:szCs w:val="22"/>
                </w:rPr>
                <w:delText>17.98</w:delText>
              </w:r>
            </w:del>
          </w:p>
        </w:tc>
        <w:tc>
          <w:tcPr>
            <w:tcW w:w="1240" w:type="dxa"/>
            <w:vAlign w:val="bottom"/>
          </w:tcPr>
          <w:p w14:paraId="44E4DCCB" w14:textId="061EAB3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89" w:author="Author"/>
                <w:rFonts w:asciiTheme="minorHAnsi" w:hAnsiTheme="minorHAnsi" w:cstheme="minorHAnsi"/>
                <w:color w:val="000000"/>
                <w:sz w:val="22"/>
                <w:szCs w:val="22"/>
              </w:rPr>
            </w:pPr>
            <w:del w:id="6690" w:author="Author">
              <w:r w:rsidDel="009E644C">
                <w:rPr>
                  <w:rFonts w:ascii="Calibri" w:hAnsi="Calibri" w:cs="Calibri"/>
                  <w:color w:val="000000"/>
                  <w:sz w:val="22"/>
                  <w:szCs w:val="22"/>
                </w:rPr>
                <w:delText>92.04</w:delText>
              </w:r>
            </w:del>
          </w:p>
        </w:tc>
        <w:tc>
          <w:tcPr>
            <w:tcW w:w="851" w:type="dxa"/>
            <w:vAlign w:val="bottom"/>
          </w:tcPr>
          <w:p w14:paraId="1AF72899" w14:textId="709CEB4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91" w:author="Author"/>
                <w:rFonts w:asciiTheme="minorHAnsi" w:hAnsiTheme="minorHAnsi" w:cstheme="minorHAnsi"/>
                <w:color w:val="000000"/>
                <w:sz w:val="22"/>
                <w:szCs w:val="22"/>
              </w:rPr>
            </w:pPr>
            <w:del w:id="6692" w:author="Author">
              <w:r w:rsidDel="009E644C">
                <w:rPr>
                  <w:rFonts w:ascii="Calibri" w:hAnsi="Calibri" w:cs="Calibri"/>
                  <w:color w:val="000000"/>
                  <w:sz w:val="22"/>
                  <w:szCs w:val="22"/>
                </w:rPr>
                <w:delText>18.12</w:delText>
              </w:r>
            </w:del>
          </w:p>
        </w:tc>
        <w:tc>
          <w:tcPr>
            <w:tcW w:w="1240" w:type="dxa"/>
            <w:vAlign w:val="bottom"/>
          </w:tcPr>
          <w:p w14:paraId="16DD28B0" w14:textId="632097F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93" w:author="Author"/>
                <w:rFonts w:asciiTheme="minorHAnsi" w:hAnsiTheme="minorHAnsi" w:cstheme="minorHAnsi"/>
                <w:color w:val="000000"/>
                <w:sz w:val="22"/>
                <w:szCs w:val="22"/>
              </w:rPr>
            </w:pPr>
            <w:del w:id="6694" w:author="Author">
              <w:r w:rsidDel="009E644C">
                <w:rPr>
                  <w:rFonts w:ascii="Calibri" w:hAnsi="Calibri" w:cs="Calibri"/>
                  <w:color w:val="000000"/>
                  <w:sz w:val="22"/>
                  <w:szCs w:val="22"/>
                </w:rPr>
                <w:delText>92.76</w:delText>
              </w:r>
            </w:del>
          </w:p>
        </w:tc>
        <w:tc>
          <w:tcPr>
            <w:tcW w:w="886" w:type="dxa"/>
            <w:vAlign w:val="bottom"/>
          </w:tcPr>
          <w:p w14:paraId="3D6E96C5" w14:textId="6E45400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95" w:author="Author"/>
                <w:rFonts w:asciiTheme="minorHAnsi" w:hAnsiTheme="minorHAnsi" w:cstheme="minorHAnsi"/>
                <w:color w:val="000000"/>
                <w:sz w:val="22"/>
                <w:szCs w:val="22"/>
              </w:rPr>
            </w:pPr>
            <w:del w:id="6696" w:author="Author">
              <w:r w:rsidDel="009E644C">
                <w:rPr>
                  <w:rFonts w:ascii="Calibri" w:hAnsi="Calibri" w:cs="Calibri"/>
                  <w:color w:val="000000"/>
                  <w:sz w:val="22"/>
                  <w:szCs w:val="22"/>
                </w:rPr>
                <w:delText>18.21</w:delText>
              </w:r>
            </w:del>
          </w:p>
        </w:tc>
        <w:tc>
          <w:tcPr>
            <w:tcW w:w="1240" w:type="dxa"/>
            <w:vAlign w:val="bottom"/>
          </w:tcPr>
          <w:p w14:paraId="569ACB32" w14:textId="14C614F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97" w:author="Author"/>
                <w:rFonts w:asciiTheme="minorHAnsi" w:hAnsiTheme="minorHAnsi" w:cstheme="minorHAnsi"/>
                <w:color w:val="000000"/>
                <w:sz w:val="22"/>
                <w:szCs w:val="22"/>
              </w:rPr>
            </w:pPr>
            <w:del w:id="6698" w:author="Author">
              <w:r w:rsidDel="009E644C">
                <w:rPr>
                  <w:rFonts w:ascii="Calibri" w:hAnsi="Calibri" w:cs="Calibri"/>
                  <w:color w:val="000000"/>
                  <w:sz w:val="22"/>
                  <w:szCs w:val="22"/>
                </w:rPr>
                <w:delText>93.21</w:delText>
              </w:r>
            </w:del>
          </w:p>
        </w:tc>
        <w:tc>
          <w:tcPr>
            <w:tcW w:w="886" w:type="dxa"/>
            <w:vAlign w:val="bottom"/>
          </w:tcPr>
          <w:p w14:paraId="0B722FE2" w14:textId="3804869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99" w:author="Author"/>
                <w:rFonts w:asciiTheme="minorHAnsi" w:hAnsiTheme="minorHAnsi" w:cstheme="minorHAnsi"/>
                <w:color w:val="000000"/>
                <w:sz w:val="22"/>
                <w:szCs w:val="22"/>
              </w:rPr>
            </w:pPr>
            <w:del w:id="6700" w:author="Author">
              <w:r w:rsidDel="009E644C">
                <w:rPr>
                  <w:rFonts w:ascii="Calibri" w:hAnsi="Calibri" w:cs="Calibri"/>
                  <w:color w:val="000000"/>
                  <w:sz w:val="22"/>
                  <w:szCs w:val="22"/>
                </w:rPr>
                <w:delText>15.63</w:delText>
              </w:r>
            </w:del>
          </w:p>
        </w:tc>
        <w:tc>
          <w:tcPr>
            <w:tcW w:w="1240" w:type="dxa"/>
            <w:vAlign w:val="bottom"/>
          </w:tcPr>
          <w:p w14:paraId="36A3A81A" w14:textId="6A87558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01" w:author="Author"/>
                <w:rFonts w:asciiTheme="minorHAnsi" w:hAnsiTheme="minorHAnsi" w:cstheme="minorHAnsi"/>
                <w:color w:val="000000"/>
                <w:sz w:val="22"/>
                <w:szCs w:val="22"/>
              </w:rPr>
            </w:pPr>
            <w:del w:id="6702" w:author="Author">
              <w:r w:rsidDel="009E644C">
                <w:rPr>
                  <w:rFonts w:ascii="Calibri" w:hAnsi="Calibri" w:cs="Calibri"/>
                  <w:color w:val="000000"/>
                  <w:sz w:val="22"/>
                  <w:szCs w:val="22"/>
                </w:rPr>
                <w:delText>80.00</w:delText>
              </w:r>
            </w:del>
          </w:p>
        </w:tc>
      </w:tr>
      <w:tr w:rsidR="00F06446" w:rsidDel="009E644C" w14:paraId="0D15C3F0" w14:textId="619AF6F7" w:rsidTr="00784B17">
        <w:trPr>
          <w:trHeight w:val="282"/>
          <w:del w:id="670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A2B79EF" w14:textId="13FC8996" w:rsidR="00F06446" w:rsidDel="009E644C" w:rsidRDefault="00F06446" w:rsidP="00784B17">
            <w:pPr>
              <w:rPr>
                <w:del w:id="6704" w:author="Author"/>
                <w:rFonts w:ascii="Calibri" w:hAnsi="Calibri" w:cs="Calibri"/>
                <w:b w:val="0"/>
                <w:bCs w:val="0"/>
                <w:color w:val="000000"/>
                <w:sz w:val="22"/>
                <w:szCs w:val="22"/>
              </w:rPr>
            </w:pPr>
            <w:del w:id="6705" w:author="Author">
              <w:r w:rsidDel="009E644C">
                <w:rPr>
                  <w:rFonts w:ascii="Calibri" w:hAnsi="Calibri" w:cs="Calibri"/>
                  <w:b w:val="0"/>
                  <w:bCs w:val="0"/>
                  <w:color w:val="000000"/>
                  <w:sz w:val="22"/>
                  <w:szCs w:val="22"/>
                </w:rPr>
                <w:delText>704</w:delText>
              </w:r>
            </w:del>
          </w:p>
        </w:tc>
        <w:tc>
          <w:tcPr>
            <w:tcW w:w="851" w:type="dxa"/>
            <w:vAlign w:val="bottom"/>
          </w:tcPr>
          <w:p w14:paraId="70F1CC05" w14:textId="0816F12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06" w:author="Author"/>
                <w:rFonts w:asciiTheme="minorHAnsi" w:hAnsiTheme="minorHAnsi" w:cstheme="minorHAnsi"/>
                <w:color w:val="000000"/>
                <w:sz w:val="22"/>
                <w:szCs w:val="22"/>
              </w:rPr>
            </w:pPr>
            <w:del w:id="6707" w:author="Author">
              <w:r w:rsidDel="009E644C">
                <w:rPr>
                  <w:rFonts w:ascii="Calibri" w:hAnsi="Calibri" w:cs="Calibri"/>
                  <w:color w:val="000000"/>
                  <w:sz w:val="22"/>
                  <w:szCs w:val="22"/>
                </w:rPr>
                <w:delText>16.45</w:delText>
              </w:r>
            </w:del>
          </w:p>
        </w:tc>
        <w:tc>
          <w:tcPr>
            <w:tcW w:w="1240" w:type="dxa"/>
            <w:vAlign w:val="bottom"/>
          </w:tcPr>
          <w:p w14:paraId="072CC1F3" w14:textId="473E289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08" w:author="Author"/>
                <w:rFonts w:asciiTheme="minorHAnsi" w:hAnsiTheme="minorHAnsi" w:cstheme="minorHAnsi"/>
                <w:color w:val="000000"/>
                <w:sz w:val="22"/>
                <w:szCs w:val="22"/>
              </w:rPr>
            </w:pPr>
            <w:del w:id="6709" w:author="Author">
              <w:r w:rsidDel="009E644C">
                <w:rPr>
                  <w:rFonts w:ascii="Calibri" w:hAnsi="Calibri" w:cs="Calibri"/>
                  <w:color w:val="000000"/>
                  <w:sz w:val="22"/>
                  <w:szCs w:val="22"/>
                </w:rPr>
                <w:delText>92.64</w:delText>
              </w:r>
            </w:del>
          </w:p>
        </w:tc>
        <w:tc>
          <w:tcPr>
            <w:tcW w:w="851" w:type="dxa"/>
            <w:vAlign w:val="bottom"/>
          </w:tcPr>
          <w:p w14:paraId="5B192A91" w14:textId="761204D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10" w:author="Author"/>
                <w:rFonts w:asciiTheme="minorHAnsi" w:hAnsiTheme="minorHAnsi" w:cstheme="minorHAnsi"/>
                <w:color w:val="000000"/>
                <w:sz w:val="22"/>
                <w:szCs w:val="22"/>
              </w:rPr>
            </w:pPr>
            <w:del w:id="6711" w:author="Author">
              <w:r w:rsidDel="009E644C">
                <w:rPr>
                  <w:rFonts w:ascii="Calibri" w:hAnsi="Calibri" w:cs="Calibri"/>
                  <w:color w:val="000000"/>
                  <w:sz w:val="22"/>
                  <w:szCs w:val="22"/>
                </w:rPr>
                <w:delText>16.60</w:delText>
              </w:r>
            </w:del>
          </w:p>
        </w:tc>
        <w:tc>
          <w:tcPr>
            <w:tcW w:w="1240" w:type="dxa"/>
            <w:vAlign w:val="bottom"/>
          </w:tcPr>
          <w:p w14:paraId="6F82EBB8" w14:textId="1C09329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12" w:author="Author"/>
                <w:rFonts w:asciiTheme="minorHAnsi" w:hAnsiTheme="minorHAnsi" w:cstheme="minorHAnsi"/>
                <w:color w:val="000000"/>
                <w:sz w:val="22"/>
                <w:szCs w:val="22"/>
              </w:rPr>
            </w:pPr>
            <w:del w:id="6713" w:author="Author">
              <w:r w:rsidDel="009E644C">
                <w:rPr>
                  <w:rFonts w:ascii="Calibri" w:hAnsi="Calibri" w:cs="Calibri"/>
                  <w:color w:val="000000"/>
                  <w:sz w:val="22"/>
                  <w:szCs w:val="22"/>
                </w:rPr>
                <w:delText>93.51</w:delText>
              </w:r>
            </w:del>
          </w:p>
        </w:tc>
        <w:tc>
          <w:tcPr>
            <w:tcW w:w="886" w:type="dxa"/>
            <w:vAlign w:val="bottom"/>
          </w:tcPr>
          <w:p w14:paraId="0C99D307" w14:textId="589657D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14" w:author="Author"/>
                <w:rFonts w:asciiTheme="minorHAnsi" w:hAnsiTheme="minorHAnsi" w:cstheme="minorHAnsi"/>
                <w:color w:val="000000"/>
                <w:sz w:val="22"/>
                <w:szCs w:val="22"/>
              </w:rPr>
            </w:pPr>
            <w:del w:id="6715" w:author="Author">
              <w:r w:rsidDel="009E644C">
                <w:rPr>
                  <w:rFonts w:ascii="Calibri" w:hAnsi="Calibri" w:cs="Calibri"/>
                  <w:color w:val="000000"/>
                  <w:sz w:val="22"/>
                  <w:szCs w:val="22"/>
                </w:rPr>
                <w:delText>16.70</w:delText>
              </w:r>
            </w:del>
          </w:p>
        </w:tc>
        <w:tc>
          <w:tcPr>
            <w:tcW w:w="1240" w:type="dxa"/>
            <w:vAlign w:val="bottom"/>
          </w:tcPr>
          <w:p w14:paraId="04417DA7" w14:textId="092BBCA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16" w:author="Author"/>
                <w:rFonts w:asciiTheme="minorHAnsi" w:hAnsiTheme="minorHAnsi" w:cstheme="minorHAnsi"/>
                <w:color w:val="000000"/>
                <w:sz w:val="22"/>
                <w:szCs w:val="22"/>
              </w:rPr>
            </w:pPr>
            <w:del w:id="6717" w:author="Author">
              <w:r w:rsidDel="009E644C">
                <w:rPr>
                  <w:rFonts w:ascii="Calibri" w:hAnsi="Calibri" w:cs="Calibri"/>
                  <w:color w:val="000000"/>
                  <w:sz w:val="22"/>
                  <w:szCs w:val="22"/>
                </w:rPr>
                <w:delText>94.04</w:delText>
              </w:r>
            </w:del>
          </w:p>
        </w:tc>
        <w:tc>
          <w:tcPr>
            <w:tcW w:w="886" w:type="dxa"/>
            <w:vAlign w:val="bottom"/>
          </w:tcPr>
          <w:p w14:paraId="5F7E156E" w14:textId="4BB4B99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18" w:author="Author"/>
                <w:rFonts w:asciiTheme="minorHAnsi" w:hAnsiTheme="minorHAnsi" w:cstheme="minorHAnsi"/>
                <w:color w:val="000000"/>
                <w:sz w:val="22"/>
                <w:szCs w:val="22"/>
              </w:rPr>
            </w:pPr>
            <w:del w:id="6719" w:author="Author">
              <w:r w:rsidDel="009E644C">
                <w:rPr>
                  <w:rFonts w:ascii="Calibri" w:hAnsi="Calibri" w:cs="Calibri"/>
                  <w:color w:val="000000"/>
                  <w:sz w:val="22"/>
                  <w:szCs w:val="22"/>
                </w:rPr>
                <w:delText>14.71</w:delText>
              </w:r>
            </w:del>
          </w:p>
        </w:tc>
        <w:tc>
          <w:tcPr>
            <w:tcW w:w="1240" w:type="dxa"/>
            <w:vAlign w:val="bottom"/>
          </w:tcPr>
          <w:p w14:paraId="03090BC9" w14:textId="433EF71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20" w:author="Author"/>
                <w:rFonts w:asciiTheme="minorHAnsi" w:hAnsiTheme="minorHAnsi" w:cstheme="minorHAnsi"/>
                <w:color w:val="000000"/>
                <w:sz w:val="22"/>
                <w:szCs w:val="22"/>
              </w:rPr>
            </w:pPr>
            <w:del w:id="6721" w:author="Author">
              <w:r w:rsidDel="009E644C">
                <w:rPr>
                  <w:rFonts w:ascii="Calibri" w:hAnsi="Calibri" w:cs="Calibri"/>
                  <w:color w:val="000000"/>
                  <w:sz w:val="22"/>
                  <w:szCs w:val="22"/>
                </w:rPr>
                <w:delText>82.82</w:delText>
              </w:r>
            </w:del>
          </w:p>
        </w:tc>
      </w:tr>
      <w:tr w:rsidR="00F06446" w:rsidDel="009E644C" w14:paraId="1E209C56" w14:textId="1AED4685" w:rsidTr="00784B17">
        <w:trPr>
          <w:cnfStyle w:val="000000100000" w:firstRow="0" w:lastRow="0" w:firstColumn="0" w:lastColumn="0" w:oddVBand="0" w:evenVBand="0" w:oddHBand="1" w:evenHBand="0" w:firstRowFirstColumn="0" w:firstRowLastColumn="0" w:lastRowFirstColumn="0" w:lastRowLastColumn="0"/>
          <w:trHeight w:val="282"/>
          <w:del w:id="672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70A7E39" w14:textId="778DBF40" w:rsidR="00F06446" w:rsidDel="009E644C" w:rsidRDefault="00F06446" w:rsidP="00784B17">
            <w:pPr>
              <w:rPr>
                <w:del w:id="6723" w:author="Author"/>
                <w:rFonts w:ascii="Calibri" w:hAnsi="Calibri" w:cs="Calibri"/>
                <w:b w:val="0"/>
                <w:bCs w:val="0"/>
                <w:color w:val="000000"/>
                <w:sz w:val="22"/>
                <w:szCs w:val="22"/>
              </w:rPr>
            </w:pPr>
            <w:del w:id="6724" w:author="Author">
              <w:r w:rsidDel="009E644C">
                <w:rPr>
                  <w:rFonts w:ascii="Calibri" w:hAnsi="Calibri" w:cs="Calibri"/>
                  <w:b w:val="0"/>
                  <w:bCs w:val="0"/>
                  <w:color w:val="000000"/>
                  <w:sz w:val="22"/>
                  <w:szCs w:val="22"/>
                </w:rPr>
                <w:delText>768</w:delText>
              </w:r>
            </w:del>
          </w:p>
        </w:tc>
        <w:tc>
          <w:tcPr>
            <w:tcW w:w="851" w:type="dxa"/>
            <w:vAlign w:val="bottom"/>
          </w:tcPr>
          <w:p w14:paraId="08990560" w14:textId="51BD694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25" w:author="Author"/>
                <w:rFonts w:asciiTheme="minorHAnsi" w:hAnsiTheme="minorHAnsi" w:cstheme="minorHAnsi"/>
                <w:color w:val="000000"/>
                <w:sz w:val="22"/>
                <w:szCs w:val="22"/>
              </w:rPr>
            </w:pPr>
            <w:del w:id="6726" w:author="Author">
              <w:r w:rsidDel="009E644C">
                <w:rPr>
                  <w:rFonts w:ascii="Calibri" w:hAnsi="Calibri" w:cs="Calibri"/>
                  <w:color w:val="000000"/>
                  <w:sz w:val="22"/>
                  <w:szCs w:val="22"/>
                </w:rPr>
                <w:delText>15.13</w:delText>
              </w:r>
            </w:del>
          </w:p>
        </w:tc>
        <w:tc>
          <w:tcPr>
            <w:tcW w:w="1240" w:type="dxa"/>
            <w:vAlign w:val="bottom"/>
          </w:tcPr>
          <w:p w14:paraId="716FF2B3" w14:textId="72124A6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27" w:author="Author"/>
                <w:rFonts w:asciiTheme="minorHAnsi" w:hAnsiTheme="minorHAnsi" w:cstheme="minorHAnsi"/>
                <w:color w:val="000000"/>
                <w:sz w:val="22"/>
                <w:szCs w:val="22"/>
              </w:rPr>
            </w:pPr>
            <w:del w:id="6728" w:author="Author">
              <w:r w:rsidDel="009E644C">
                <w:rPr>
                  <w:rFonts w:ascii="Calibri" w:hAnsi="Calibri" w:cs="Calibri"/>
                  <w:color w:val="000000"/>
                  <w:sz w:val="22"/>
                  <w:szCs w:val="22"/>
                </w:rPr>
                <w:delText>92.94</w:delText>
              </w:r>
            </w:del>
          </w:p>
        </w:tc>
        <w:tc>
          <w:tcPr>
            <w:tcW w:w="851" w:type="dxa"/>
            <w:vAlign w:val="bottom"/>
          </w:tcPr>
          <w:p w14:paraId="6EBEB5C6" w14:textId="5D95F3E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29" w:author="Author"/>
                <w:rFonts w:asciiTheme="minorHAnsi" w:hAnsiTheme="minorHAnsi" w:cstheme="minorHAnsi"/>
                <w:color w:val="000000"/>
                <w:sz w:val="22"/>
                <w:szCs w:val="22"/>
              </w:rPr>
            </w:pPr>
            <w:del w:id="6730" w:author="Author">
              <w:r w:rsidDel="009E644C">
                <w:rPr>
                  <w:rFonts w:ascii="Calibri" w:hAnsi="Calibri" w:cs="Calibri"/>
                  <w:color w:val="000000"/>
                  <w:sz w:val="22"/>
                  <w:szCs w:val="22"/>
                </w:rPr>
                <w:delText>15.34</w:delText>
              </w:r>
            </w:del>
          </w:p>
        </w:tc>
        <w:tc>
          <w:tcPr>
            <w:tcW w:w="1240" w:type="dxa"/>
            <w:vAlign w:val="bottom"/>
          </w:tcPr>
          <w:p w14:paraId="25504F03" w14:textId="1F2D480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31" w:author="Author"/>
                <w:rFonts w:asciiTheme="minorHAnsi" w:hAnsiTheme="minorHAnsi" w:cstheme="minorHAnsi"/>
                <w:color w:val="000000"/>
                <w:sz w:val="22"/>
                <w:szCs w:val="22"/>
              </w:rPr>
            </w:pPr>
            <w:del w:id="6732" w:author="Author">
              <w:r w:rsidDel="009E644C">
                <w:rPr>
                  <w:rFonts w:ascii="Calibri" w:hAnsi="Calibri" w:cs="Calibri"/>
                  <w:color w:val="000000"/>
                  <w:sz w:val="22"/>
                  <w:szCs w:val="22"/>
                </w:rPr>
                <w:delText>94.23</w:delText>
              </w:r>
            </w:del>
          </w:p>
        </w:tc>
        <w:tc>
          <w:tcPr>
            <w:tcW w:w="886" w:type="dxa"/>
            <w:vAlign w:val="bottom"/>
          </w:tcPr>
          <w:p w14:paraId="14F3F717" w14:textId="7450EE7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33" w:author="Author"/>
                <w:rFonts w:asciiTheme="minorHAnsi" w:hAnsiTheme="minorHAnsi" w:cstheme="minorHAnsi"/>
                <w:color w:val="000000"/>
                <w:sz w:val="22"/>
                <w:szCs w:val="22"/>
              </w:rPr>
            </w:pPr>
            <w:del w:id="6734" w:author="Author">
              <w:r w:rsidDel="009E644C">
                <w:rPr>
                  <w:rFonts w:ascii="Calibri" w:hAnsi="Calibri" w:cs="Calibri"/>
                  <w:color w:val="000000"/>
                  <w:sz w:val="22"/>
                  <w:szCs w:val="22"/>
                </w:rPr>
                <w:delText>15.43</w:delText>
              </w:r>
            </w:del>
          </w:p>
        </w:tc>
        <w:tc>
          <w:tcPr>
            <w:tcW w:w="1240" w:type="dxa"/>
            <w:vAlign w:val="bottom"/>
          </w:tcPr>
          <w:p w14:paraId="6E5AEE64" w14:textId="3F3E0EB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35" w:author="Author"/>
                <w:rFonts w:asciiTheme="minorHAnsi" w:hAnsiTheme="minorHAnsi" w:cstheme="minorHAnsi"/>
                <w:color w:val="000000"/>
                <w:sz w:val="22"/>
                <w:szCs w:val="22"/>
              </w:rPr>
            </w:pPr>
            <w:del w:id="6736" w:author="Author">
              <w:r w:rsidDel="009E644C">
                <w:rPr>
                  <w:rFonts w:ascii="Calibri" w:hAnsi="Calibri" w:cs="Calibri"/>
                  <w:color w:val="000000"/>
                  <w:sz w:val="22"/>
                  <w:szCs w:val="22"/>
                </w:rPr>
                <w:delText>94.81</w:delText>
              </w:r>
            </w:del>
          </w:p>
        </w:tc>
        <w:tc>
          <w:tcPr>
            <w:tcW w:w="886" w:type="dxa"/>
            <w:vAlign w:val="bottom"/>
          </w:tcPr>
          <w:p w14:paraId="317865A5" w14:textId="4734248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37" w:author="Author"/>
                <w:rFonts w:asciiTheme="minorHAnsi" w:hAnsiTheme="minorHAnsi" w:cstheme="minorHAnsi"/>
                <w:color w:val="000000"/>
                <w:sz w:val="22"/>
                <w:szCs w:val="22"/>
              </w:rPr>
            </w:pPr>
            <w:del w:id="6738" w:author="Author">
              <w:r w:rsidDel="009E644C">
                <w:rPr>
                  <w:rFonts w:ascii="Calibri" w:hAnsi="Calibri" w:cs="Calibri"/>
                  <w:color w:val="000000"/>
                  <w:sz w:val="22"/>
                  <w:szCs w:val="22"/>
                </w:rPr>
                <w:delText>13.89</w:delText>
              </w:r>
            </w:del>
          </w:p>
        </w:tc>
        <w:tc>
          <w:tcPr>
            <w:tcW w:w="1240" w:type="dxa"/>
            <w:vAlign w:val="bottom"/>
          </w:tcPr>
          <w:p w14:paraId="72E03365" w14:textId="4566FC6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39" w:author="Author"/>
                <w:rFonts w:asciiTheme="minorHAnsi" w:hAnsiTheme="minorHAnsi" w:cstheme="minorHAnsi"/>
                <w:color w:val="000000"/>
                <w:sz w:val="22"/>
                <w:szCs w:val="22"/>
              </w:rPr>
            </w:pPr>
            <w:del w:id="6740" w:author="Author">
              <w:r w:rsidDel="009E644C">
                <w:rPr>
                  <w:rFonts w:ascii="Calibri" w:hAnsi="Calibri" w:cs="Calibri"/>
                  <w:color w:val="000000"/>
                  <w:sz w:val="22"/>
                  <w:szCs w:val="22"/>
                </w:rPr>
                <w:delText>85.33</w:delText>
              </w:r>
            </w:del>
          </w:p>
        </w:tc>
      </w:tr>
      <w:tr w:rsidR="00F06446" w:rsidDel="009E644C" w14:paraId="4AF56D7E" w14:textId="17461C95" w:rsidTr="00784B17">
        <w:trPr>
          <w:trHeight w:val="282"/>
          <w:del w:id="674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41A3F6B" w14:textId="5D46BDFB" w:rsidR="00F06446" w:rsidDel="009E644C" w:rsidRDefault="00F06446" w:rsidP="00784B17">
            <w:pPr>
              <w:rPr>
                <w:del w:id="6742" w:author="Author"/>
                <w:rFonts w:ascii="Calibri" w:hAnsi="Calibri" w:cs="Calibri"/>
                <w:b w:val="0"/>
                <w:bCs w:val="0"/>
                <w:color w:val="000000"/>
                <w:sz w:val="22"/>
                <w:szCs w:val="22"/>
              </w:rPr>
            </w:pPr>
            <w:del w:id="6743" w:author="Author">
              <w:r w:rsidDel="009E644C">
                <w:rPr>
                  <w:rFonts w:ascii="Calibri" w:hAnsi="Calibri" w:cs="Calibri"/>
                  <w:b w:val="0"/>
                  <w:bCs w:val="0"/>
                  <w:color w:val="000000"/>
                  <w:sz w:val="22"/>
                  <w:szCs w:val="22"/>
                </w:rPr>
                <w:delText>832</w:delText>
              </w:r>
            </w:del>
          </w:p>
        </w:tc>
        <w:tc>
          <w:tcPr>
            <w:tcW w:w="851" w:type="dxa"/>
            <w:vAlign w:val="bottom"/>
          </w:tcPr>
          <w:p w14:paraId="5DFFE434" w14:textId="73AA51A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44" w:author="Author"/>
                <w:rFonts w:asciiTheme="minorHAnsi" w:hAnsiTheme="minorHAnsi" w:cstheme="minorHAnsi"/>
                <w:color w:val="000000"/>
                <w:sz w:val="22"/>
                <w:szCs w:val="22"/>
              </w:rPr>
            </w:pPr>
            <w:del w:id="6745" w:author="Author">
              <w:r w:rsidDel="009E644C">
                <w:rPr>
                  <w:rFonts w:ascii="Calibri" w:hAnsi="Calibri" w:cs="Calibri"/>
                  <w:color w:val="000000"/>
                  <w:sz w:val="22"/>
                  <w:szCs w:val="22"/>
                </w:rPr>
                <w:delText>13.99</w:delText>
              </w:r>
            </w:del>
          </w:p>
        </w:tc>
        <w:tc>
          <w:tcPr>
            <w:tcW w:w="1240" w:type="dxa"/>
            <w:vAlign w:val="bottom"/>
          </w:tcPr>
          <w:p w14:paraId="3CE29427" w14:textId="0838554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46" w:author="Author"/>
                <w:rFonts w:asciiTheme="minorHAnsi" w:hAnsiTheme="minorHAnsi" w:cstheme="minorHAnsi"/>
                <w:color w:val="000000"/>
                <w:sz w:val="22"/>
                <w:szCs w:val="22"/>
              </w:rPr>
            </w:pPr>
            <w:del w:id="6747" w:author="Author">
              <w:r w:rsidDel="009E644C">
                <w:rPr>
                  <w:rFonts w:ascii="Calibri" w:hAnsi="Calibri" w:cs="Calibri"/>
                  <w:color w:val="000000"/>
                  <w:sz w:val="22"/>
                  <w:szCs w:val="22"/>
                </w:rPr>
                <w:delText>93.14</w:delText>
              </w:r>
            </w:del>
          </w:p>
        </w:tc>
        <w:tc>
          <w:tcPr>
            <w:tcW w:w="851" w:type="dxa"/>
            <w:vAlign w:val="bottom"/>
          </w:tcPr>
          <w:p w14:paraId="5B5A8045" w14:textId="5514985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48" w:author="Author"/>
                <w:rFonts w:asciiTheme="minorHAnsi" w:hAnsiTheme="minorHAnsi" w:cstheme="minorHAnsi"/>
                <w:color w:val="000000"/>
                <w:sz w:val="22"/>
                <w:szCs w:val="22"/>
              </w:rPr>
            </w:pPr>
            <w:del w:id="6749" w:author="Author">
              <w:r w:rsidDel="009E644C">
                <w:rPr>
                  <w:rFonts w:ascii="Calibri" w:hAnsi="Calibri" w:cs="Calibri"/>
                  <w:color w:val="000000"/>
                  <w:sz w:val="22"/>
                  <w:szCs w:val="22"/>
                </w:rPr>
                <w:delText>14.32</w:delText>
              </w:r>
            </w:del>
          </w:p>
        </w:tc>
        <w:tc>
          <w:tcPr>
            <w:tcW w:w="1240" w:type="dxa"/>
            <w:vAlign w:val="bottom"/>
          </w:tcPr>
          <w:p w14:paraId="39F7CAAE" w14:textId="5924514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50" w:author="Author"/>
                <w:rFonts w:asciiTheme="minorHAnsi" w:hAnsiTheme="minorHAnsi" w:cstheme="minorHAnsi"/>
                <w:color w:val="000000"/>
                <w:sz w:val="22"/>
                <w:szCs w:val="22"/>
              </w:rPr>
            </w:pPr>
            <w:del w:id="6751" w:author="Author">
              <w:r w:rsidDel="009E644C">
                <w:rPr>
                  <w:rFonts w:ascii="Calibri" w:hAnsi="Calibri" w:cs="Calibri"/>
                  <w:color w:val="000000"/>
                  <w:sz w:val="22"/>
                  <w:szCs w:val="22"/>
                </w:rPr>
                <w:delText>95.31</w:delText>
              </w:r>
            </w:del>
          </w:p>
        </w:tc>
        <w:tc>
          <w:tcPr>
            <w:tcW w:w="886" w:type="dxa"/>
            <w:vAlign w:val="bottom"/>
          </w:tcPr>
          <w:p w14:paraId="72275976" w14:textId="115148A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52" w:author="Author"/>
                <w:rFonts w:asciiTheme="minorHAnsi" w:hAnsiTheme="minorHAnsi" w:cstheme="minorHAnsi"/>
                <w:color w:val="000000"/>
                <w:sz w:val="22"/>
                <w:szCs w:val="22"/>
              </w:rPr>
            </w:pPr>
            <w:del w:id="6753" w:author="Author">
              <w:r w:rsidDel="009E644C">
                <w:rPr>
                  <w:rFonts w:ascii="Calibri" w:hAnsi="Calibri" w:cs="Calibri"/>
                  <w:color w:val="000000"/>
                  <w:sz w:val="22"/>
                  <w:szCs w:val="22"/>
                </w:rPr>
                <w:delText>14.36</w:delText>
              </w:r>
            </w:del>
          </w:p>
        </w:tc>
        <w:tc>
          <w:tcPr>
            <w:tcW w:w="1240" w:type="dxa"/>
            <w:vAlign w:val="bottom"/>
          </w:tcPr>
          <w:p w14:paraId="6AA0056A" w14:textId="4730871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54" w:author="Author"/>
                <w:rFonts w:asciiTheme="minorHAnsi" w:hAnsiTheme="minorHAnsi" w:cstheme="minorHAnsi"/>
                <w:color w:val="000000"/>
                <w:sz w:val="22"/>
                <w:szCs w:val="22"/>
              </w:rPr>
            </w:pPr>
            <w:del w:id="6755" w:author="Author">
              <w:r w:rsidDel="009E644C">
                <w:rPr>
                  <w:rFonts w:ascii="Calibri" w:hAnsi="Calibri" w:cs="Calibri"/>
                  <w:color w:val="000000"/>
                  <w:sz w:val="22"/>
                  <w:szCs w:val="22"/>
                </w:rPr>
                <w:delText>95.55</w:delText>
              </w:r>
            </w:del>
          </w:p>
        </w:tc>
        <w:tc>
          <w:tcPr>
            <w:tcW w:w="886" w:type="dxa"/>
            <w:vAlign w:val="bottom"/>
          </w:tcPr>
          <w:p w14:paraId="17FCB5F6" w14:textId="5EB39F8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56" w:author="Author"/>
                <w:rFonts w:asciiTheme="minorHAnsi" w:hAnsiTheme="minorHAnsi" w:cstheme="minorHAnsi"/>
                <w:color w:val="000000"/>
                <w:sz w:val="22"/>
                <w:szCs w:val="22"/>
              </w:rPr>
            </w:pPr>
            <w:del w:id="6757" w:author="Author">
              <w:r w:rsidDel="009E644C">
                <w:rPr>
                  <w:rFonts w:ascii="Calibri" w:hAnsi="Calibri" w:cs="Calibri"/>
                  <w:color w:val="000000"/>
                  <w:sz w:val="22"/>
                  <w:szCs w:val="22"/>
                </w:rPr>
                <w:delText>13.16</w:delText>
              </w:r>
            </w:del>
          </w:p>
        </w:tc>
        <w:tc>
          <w:tcPr>
            <w:tcW w:w="1240" w:type="dxa"/>
            <w:vAlign w:val="bottom"/>
          </w:tcPr>
          <w:p w14:paraId="54DD5AE9" w14:textId="03C77E5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58" w:author="Author"/>
                <w:rFonts w:asciiTheme="minorHAnsi" w:hAnsiTheme="minorHAnsi" w:cstheme="minorHAnsi"/>
                <w:color w:val="000000"/>
                <w:sz w:val="22"/>
                <w:szCs w:val="22"/>
              </w:rPr>
            </w:pPr>
            <w:del w:id="6759" w:author="Author">
              <w:r w:rsidDel="009E644C">
                <w:rPr>
                  <w:rFonts w:ascii="Calibri" w:hAnsi="Calibri" w:cs="Calibri"/>
                  <w:color w:val="000000"/>
                  <w:sz w:val="22"/>
                  <w:szCs w:val="22"/>
                </w:rPr>
                <w:delText>87.58</w:delText>
              </w:r>
            </w:del>
          </w:p>
        </w:tc>
      </w:tr>
      <w:tr w:rsidR="00F06446" w:rsidDel="009E644C" w14:paraId="00BD21F2" w14:textId="4CF71E6A" w:rsidTr="00784B17">
        <w:trPr>
          <w:cnfStyle w:val="000000100000" w:firstRow="0" w:lastRow="0" w:firstColumn="0" w:lastColumn="0" w:oddVBand="0" w:evenVBand="0" w:oddHBand="1" w:evenHBand="0" w:firstRowFirstColumn="0" w:firstRowLastColumn="0" w:lastRowFirstColumn="0" w:lastRowLastColumn="0"/>
          <w:trHeight w:val="282"/>
          <w:del w:id="676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476543D" w14:textId="185D1EF0" w:rsidR="00F06446" w:rsidDel="009E644C" w:rsidRDefault="00F06446" w:rsidP="00784B17">
            <w:pPr>
              <w:rPr>
                <w:del w:id="6761" w:author="Author"/>
                <w:rFonts w:ascii="Calibri" w:hAnsi="Calibri" w:cs="Calibri"/>
                <w:b w:val="0"/>
                <w:bCs w:val="0"/>
                <w:color w:val="000000"/>
                <w:sz w:val="22"/>
                <w:szCs w:val="22"/>
              </w:rPr>
            </w:pPr>
            <w:del w:id="6762" w:author="Author">
              <w:r w:rsidDel="009E644C">
                <w:rPr>
                  <w:rFonts w:ascii="Calibri" w:hAnsi="Calibri" w:cs="Calibri"/>
                  <w:b w:val="0"/>
                  <w:bCs w:val="0"/>
                  <w:color w:val="000000"/>
                  <w:sz w:val="22"/>
                  <w:szCs w:val="22"/>
                </w:rPr>
                <w:delText>896</w:delText>
              </w:r>
            </w:del>
          </w:p>
        </w:tc>
        <w:tc>
          <w:tcPr>
            <w:tcW w:w="851" w:type="dxa"/>
            <w:vAlign w:val="bottom"/>
          </w:tcPr>
          <w:p w14:paraId="0A8A7D5B" w14:textId="7946C4E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63" w:author="Author"/>
                <w:rFonts w:asciiTheme="minorHAnsi" w:hAnsiTheme="minorHAnsi" w:cstheme="minorHAnsi"/>
                <w:color w:val="000000"/>
                <w:sz w:val="22"/>
                <w:szCs w:val="22"/>
              </w:rPr>
            </w:pPr>
            <w:del w:id="6764" w:author="Author">
              <w:r w:rsidDel="009E644C">
                <w:rPr>
                  <w:rFonts w:ascii="Calibri" w:hAnsi="Calibri" w:cs="Calibri"/>
                  <w:color w:val="000000"/>
                  <w:sz w:val="22"/>
                  <w:szCs w:val="22"/>
                </w:rPr>
                <w:delText>13.09</w:delText>
              </w:r>
            </w:del>
          </w:p>
        </w:tc>
        <w:tc>
          <w:tcPr>
            <w:tcW w:w="1240" w:type="dxa"/>
            <w:vAlign w:val="bottom"/>
          </w:tcPr>
          <w:p w14:paraId="7DF7D3B0" w14:textId="5E89624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65" w:author="Author"/>
                <w:rFonts w:asciiTheme="minorHAnsi" w:hAnsiTheme="minorHAnsi" w:cstheme="minorHAnsi"/>
                <w:color w:val="000000"/>
                <w:sz w:val="22"/>
                <w:szCs w:val="22"/>
              </w:rPr>
            </w:pPr>
            <w:del w:id="6766" w:author="Author">
              <w:r w:rsidDel="009E644C">
                <w:rPr>
                  <w:rFonts w:ascii="Calibri" w:hAnsi="Calibri" w:cs="Calibri"/>
                  <w:color w:val="000000"/>
                  <w:sz w:val="22"/>
                  <w:szCs w:val="22"/>
                </w:rPr>
                <w:delText>93.81</w:delText>
              </w:r>
            </w:del>
          </w:p>
        </w:tc>
        <w:tc>
          <w:tcPr>
            <w:tcW w:w="851" w:type="dxa"/>
            <w:vAlign w:val="bottom"/>
          </w:tcPr>
          <w:p w14:paraId="2780F9A8" w14:textId="338A9E0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67" w:author="Author"/>
                <w:rFonts w:asciiTheme="minorHAnsi" w:hAnsiTheme="minorHAnsi" w:cstheme="minorHAnsi"/>
                <w:color w:val="000000"/>
                <w:sz w:val="22"/>
                <w:szCs w:val="22"/>
              </w:rPr>
            </w:pPr>
            <w:del w:id="6768" w:author="Author">
              <w:r w:rsidDel="009E644C">
                <w:rPr>
                  <w:rFonts w:ascii="Calibri" w:hAnsi="Calibri" w:cs="Calibri"/>
                  <w:color w:val="000000"/>
                  <w:sz w:val="22"/>
                  <w:szCs w:val="22"/>
                </w:rPr>
                <w:delText>13.36</w:delText>
              </w:r>
            </w:del>
          </w:p>
        </w:tc>
        <w:tc>
          <w:tcPr>
            <w:tcW w:w="1240" w:type="dxa"/>
            <w:vAlign w:val="bottom"/>
          </w:tcPr>
          <w:p w14:paraId="19F6591B" w14:textId="05C0E15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69" w:author="Author"/>
                <w:rFonts w:asciiTheme="minorHAnsi" w:hAnsiTheme="minorHAnsi" w:cstheme="minorHAnsi"/>
                <w:color w:val="000000"/>
                <w:sz w:val="22"/>
                <w:szCs w:val="22"/>
              </w:rPr>
            </w:pPr>
            <w:del w:id="6770" w:author="Author">
              <w:r w:rsidDel="009E644C">
                <w:rPr>
                  <w:rFonts w:ascii="Calibri" w:hAnsi="Calibri" w:cs="Calibri"/>
                  <w:color w:val="000000"/>
                  <w:sz w:val="22"/>
                  <w:szCs w:val="22"/>
                </w:rPr>
                <w:delText>95.76</w:delText>
              </w:r>
            </w:del>
          </w:p>
        </w:tc>
        <w:tc>
          <w:tcPr>
            <w:tcW w:w="886" w:type="dxa"/>
            <w:vAlign w:val="bottom"/>
          </w:tcPr>
          <w:p w14:paraId="1AC527B1" w14:textId="1529A29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71" w:author="Author"/>
                <w:rFonts w:asciiTheme="minorHAnsi" w:hAnsiTheme="minorHAnsi" w:cstheme="minorHAnsi"/>
                <w:color w:val="000000"/>
                <w:sz w:val="22"/>
                <w:szCs w:val="22"/>
              </w:rPr>
            </w:pPr>
            <w:del w:id="6772" w:author="Author">
              <w:r w:rsidDel="009E644C">
                <w:rPr>
                  <w:rFonts w:ascii="Calibri" w:hAnsi="Calibri" w:cs="Calibri"/>
                  <w:color w:val="000000"/>
                  <w:sz w:val="22"/>
                  <w:szCs w:val="22"/>
                </w:rPr>
                <w:delText>13.41</w:delText>
              </w:r>
            </w:del>
          </w:p>
        </w:tc>
        <w:tc>
          <w:tcPr>
            <w:tcW w:w="1240" w:type="dxa"/>
            <w:vAlign w:val="bottom"/>
          </w:tcPr>
          <w:p w14:paraId="189084B3" w14:textId="46C364E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73" w:author="Author"/>
                <w:rFonts w:asciiTheme="minorHAnsi" w:hAnsiTheme="minorHAnsi" w:cstheme="minorHAnsi"/>
                <w:color w:val="000000"/>
                <w:sz w:val="22"/>
                <w:szCs w:val="22"/>
              </w:rPr>
            </w:pPr>
            <w:del w:id="6774" w:author="Author">
              <w:r w:rsidDel="009E644C">
                <w:rPr>
                  <w:rFonts w:ascii="Calibri" w:hAnsi="Calibri" w:cs="Calibri"/>
                  <w:color w:val="000000"/>
                  <w:sz w:val="22"/>
                  <w:szCs w:val="22"/>
                </w:rPr>
                <w:delText>96.09</w:delText>
              </w:r>
            </w:del>
          </w:p>
        </w:tc>
        <w:tc>
          <w:tcPr>
            <w:tcW w:w="886" w:type="dxa"/>
            <w:vAlign w:val="bottom"/>
          </w:tcPr>
          <w:p w14:paraId="7B3F80DE" w14:textId="127B3C2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75" w:author="Author"/>
                <w:rFonts w:asciiTheme="minorHAnsi" w:hAnsiTheme="minorHAnsi" w:cstheme="minorHAnsi"/>
                <w:color w:val="000000"/>
                <w:sz w:val="22"/>
                <w:szCs w:val="22"/>
              </w:rPr>
            </w:pPr>
            <w:del w:id="6776" w:author="Author">
              <w:r w:rsidDel="009E644C">
                <w:rPr>
                  <w:rFonts w:ascii="Calibri" w:hAnsi="Calibri" w:cs="Calibri"/>
                  <w:color w:val="000000"/>
                  <w:sz w:val="22"/>
                  <w:szCs w:val="22"/>
                </w:rPr>
                <w:delText>12.50</w:delText>
              </w:r>
            </w:del>
          </w:p>
        </w:tc>
        <w:tc>
          <w:tcPr>
            <w:tcW w:w="1240" w:type="dxa"/>
            <w:vAlign w:val="bottom"/>
          </w:tcPr>
          <w:p w14:paraId="4E3FCD8B" w14:textId="66D6794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77" w:author="Author"/>
                <w:rFonts w:asciiTheme="minorHAnsi" w:hAnsiTheme="minorHAnsi" w:cstheme="minorHAnsi"/>
                <w:color w:val="000000"/>
                <w:sz w:val="22"/>
                <w:szCs w:val="22"/>
              </w:rPr>
            </w:pPr>
            <w:del w:id="6778" w:author="Author">
              <w:r w:rsidDel="009E644C">
                <w:rPr>
                  <w:rFonts w:ascii="Calibri" w:hAnsi="Calibri" w:cs="Calibri"/>
                  <w:color w:val="000000"/>
                  <w:sz w:val="22"/>
                  <w:szCs w:val="22"/>
                </w:rPr>
                <w:delText>89.60</w:delText>
              </w:r>
            </w:del>
          </w:p>
        </w:tc>
      </w:tr>
      <w:tr w:rsidR="00F06446" w:rsidDel="009E644C" w14:paraId="77ABB9BF" w14:textId="5EB850D8" w:rsidTr="00784B17">
        <w:trPr>
          <w:trHeight w:val="282"/>
          <w:del w:id="677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2CBE939" w14:textId="77743AF6" w:rsidR="00F06446" w:rsidDel="009E644C" w:rsidRDefault="00F06446" w:rsidP="00784B17">
            <w:pPr>
              <w:rPr>
                <w:del w:id="6780" w:author="Author"/>
                <w:rFonts w:ascii="Calibri" w:hAnsi="Calibri" w:cs="Calibri"/>
                <w:b w:val="0"/>
                <w:bCs w:val="0"/>
                <w:color w:val="000000"/>
                <w:sz w:val="22"/>
                <w:szCs w:val="22"/>
              </w:rPr>
            </w:pPr>
            <w:del w:id="6781" w:author="Author">
              <w:r w:rsidDel="009E644C">
                <w:rPr>
                  <w:rFonts w:ascii="Calibri" w:hAnsi="Calibri" w:cs="Calibri"/>
                  <w:b w:val="0"/>
                  <w:bCs w:val="0"/>
                  <w:color w:val="000000"/>
                  <w:sz w:val="22"/>
                  <w:szCs w:val="22"/>
                </w:rPr>
                <w:delText>960</w:delText>
              </w:r>
            </w:del>
          </w:p>
        </w:tc>
        <w:tc>
          <w:tcPr>
            <w:tcW w:w="851" w:type="dxa"/>
            <w:vAlign w:val="bottom"/>
          </w:tcPr>
          <w:p w14:paraId="13BF2546" w14:textId="4086783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82" w:author="Author"/>
                <w:rFonts w:asciiTheme="minorHAnsi" w:hAnsiTheme="minorHAnsi" w:cstheme="minorHAnsi"/>
                <w:color w:val="000000"/>
                <w:sz w:val="22"/>
                <w:szCs w:val="22"/>
              </w:rPr>
            </w:pPr>
            <w:del w:id="6783" w:author="Author">
              <w:r w:rsidDel="009E644C">
                <w:rPr>
                  <w:rFonts w:ascii="Calibri" w:hAnsi="Calibri" w:cs="Calibri"/>
                  <w:color w:val="000000"/>
                  <w:sz w:val="22"/>
                  <w:szCs w:val="22"/>
                </w:rPr>
                <w:delText>12.22</w:delText>
              </w:r>
            </w:del>
          </w:p>
        </w:tc>
        <w:tc>
          <w:tcPr>
            <w:tcW w:w="1240" w:type="dxa"/>
            <w:vAlign w:val="bottom"/>
          </w:tcPr>
          <w:p w14:paraId="2705AD4C" w14:textId="7C2F2C7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84" w:author="Author"/>
                <w:rFonts w:asciiTheme="minorHAnsi" w:hAnsiTheme="minorHAnsi" w:cstheme="minorHAnsi"/>
                <w:color w:val="000000"/>
                <w:sz w:val="22"/>
                <w:szCs w:val="22"/>
              </w:rPr>
            </w:pPr>
            <w:del w:id="6785" w:author="Author">
              <w:r w:rsidDel="009E644C">
                <w:rPr>
                  <w:rFonts w:ascii="Calibri" w:hAnsi="Calibri" w:cs="Calibri"/>
                  <w:color w:val="000000"/>
                  <w:sz w:val="22"/>
                  <w:szCs w:val="22"/>
                </w:rPr>
                <w:delText>93.82</w:delText>
              </w:r>
            </w:del>
          </w:p>
        </w:tc>
        <w:tc>
          <w:tcPr>
            <w:tcW w:w="851" w:type="dxa"/>
            <w:vAlign w:val="bottom"/>
          </w:tcPr>
          <w:p w14:paraId="1FD5FF4C" w14:textId="1ED3AEA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86" w:author="Author"/>
                <w:rFonts w:asciiTheme="minorHAnsi" w:hAnsiTheme="minorHAnsi" w:cstheme="minorHAnsi"/>
                <w:color w:val="000000"/>
                <w:sz w:val="22"/>
                <w:szCs w:val="22"/>
              </w:rPr>
            </w:pPr>
            <w:del w:id="6787" w:author="Author">
              <w:r w:rsidDel="009E644C">
                <w:rPr>
                  <w:rFonts w:ascii="Calibri" w:hAnsi="Calibri" w:cs="Calibri"/>
                  <w:color w:val="000000"/>
                  <w:sz w:val="22"/>
                  <w:szCs w:val="22"/>
                </w:rPr>
                <w:delText>12.51</w:delText>
              </w:r>
            </w:del>
          </w:p>
        </w:tc>
        <w:tc>
          <w:tcPr>
            <w:tcW w:w="1240" w:type="dxa"/>
            <w:vAlign w:val="bottom"/>
          </w:tcPr>
          <w:p w14:paraId="6FAFD369" w14:textId="3D65B0B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88" w:author="Author"/>
                <w:rFonts w:asciiTheme="minorHAnsi" w:hAnsiTheme="minorHAnsi" w:cstheme="minorHAnsi"/>
                <w:color w:val="000000"/>
                <w:sz w:val="22"/>
                <w:szCs w:val="22"/>
              </w:rPr>
            </w:pPr>
            <w:del w:id="6789" w:author="Author">
              <w:r w:rsidDel="009E644C">
                <w:rPr>
                  <w:rFonts w:ascii="Calibri" w:hAnsi="Calibri" w:cs="Calibri"/>
                  <w:color w:val="000000"/>
                  <w:sz w:val="22"/>
                  <w:szCs w:val="22"/>
                </w:rPr>
                <w:delText>96.07</w:delText>
              </w:r>
            </w:del>
          </w:p>
        </w:tc>
        <w:tc>
          <w:tcPr>
            <w:tcW w:w="886" w:type="dxa"/>
            <w:vAlign w:val="bottom"/>
          </w:tcPr>
          <w:p w14:paraId="474E43F4" w14:textId="7941E4A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90" w:author="Author"/>
                <w:rFonts w:asciiTheme="minorHAnsi" w:hAnsiTheme="minorHAnsi" w:cstheme="minorHAnsi"/>
                <w:color w:val="000000"/>
                <w:sz w:val="22"/>
                <w:szCs w:val="22"/>
              </w:rPr>
            </w:pPr>
            <w:del w:id="6791" w:author="Author">
              <w:r w:rsidDel="009E644C">
                <w:rPr>
                  <w:rFonts w:ascii="Calibri" w:hAnsi="Calibri" w:cs="Calibri"/>
                  <w:color w:val="000000"/>
                  <w:sz w:val="22"/>
                  <w:szCs w:val="22"/>
                </w:rPr>
                <w:delText>12.56</w:delText>
              </w:r>
            </w:del>
          </w:p>
        </w:tc>
        <w:tc>
          <w:tcPr>
            <w:tcW w:w="1240" w:type="dxa"/>
            <w:vAlign w:val="bottom"/>
          </w:tcPr>
          <w:p w14:paraId="2091B532" w14:textId="6F01383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92" w:author="Author"/>
                <w:rFonts w:asciiTheme="minorHAnsi" w:hAnsiTheme="minorHAnsi" w:cstheme="minorHAnsi"/>
                <w:color w:val="000000"/>
                <w:sz w:val="22"/>
                <w:szCs w:val="22"/>
              </w:rPr>
            </w:pPr>
            <w:del w:id="6793" w:author="Author">
              <w:r w:rsidDel="009E644C">
                <w:rPr>
                  <w:rFonts w:ascii="Calibri" w:hAnsi="Calibri" w:cs="Calibri"/>
                  <w:color w:val="000000"/>
                  <w:sz w:val="22"/>
                  <w:szCs w:val="22"/>
                </w:rPr>
                <w:delText>96.49</w:delText>
              </w:r>
            </w:del>
          </w:p>
        </w:tc>
        <w:tc>
          <w:tcPr>
            <w:tcW w:w="886" w:type="dxa"/>
            <w:vAlign w:val="bottom"/>
          </w:tcPr>
          <w:p w14:paraId="10E0F291" w14:textId="4BC5740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94" w:author="Author"/>
                <w:rFonts w:asciiTheme="minorHAnsi" w:hAnsiTheme="minorHAnsi" w:cstheme="minorHAnsi"/>
                <w:color w:val="000000"/>
                <w:sz w:val="22"/>
                <w:szCs w:val="22"/>
              </w:rPr>
            </w:pPr>
            <w:del w:id="6795" w:author="Author">
              <w:r w:rsidDel="009E644C">
                <w:rPr>
                  <w:rFonts w:ascii="Calibri" w:hAnsi="Calibri" w:cs="Calibri"/>
                  <w:color w:val="000000"/>
                  <w:sz w:val="22"/>
                  <w:szCs w:val="22"/>
                </w:rPr>
                <w:delText>11.90</w:delText>
              </w:r>
            </w:del>
          </w:p>
        </w:tc>
        <w:tc>
          <w:tcPr>
            <w:tcW w:w="1240" w:type="dxa"/>
            <w:vAlign w:val="bottom"/>
          </w:tcPr>
          <w:p w14:paraId="20C66F62" w14:textId="33870AD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96" w:author="Author"/>
                <w:rFonts w:asciiTheme="minorHAnsi" w:hAnsiTheme="minorHAnsi" w:cstheme="minorHAnsi"/>
                <w:color w:val="000000"/>
                <w:sz w:val="22"/>
                <w:szCs w:val="22"/>
              </w:rPr>
            </w:pPr>
            <w:del w:id="6797" w:author="Author">
              <w:r w:rsidDel="009E644C">
                <w:rPr>
                  <w:rFonts w:ascii="Calibri" w:hAnsi="Calibri" w:cs="Calibri"/>
                  <w:color w:val="000000"/>
                  <w:sz w:val="22"/>
                  <w:szCs w:val="22"/>
                </w:rPr>
                <w:delText>91.43</w:delText>
              </w:r>
            </w:del>
          </w:p>
        </w:tc>
      </w:tr>
      <w:tr w:rsidR="00F06446" w:rsidDel="009E644C" w14:paraId="27A670E2" w14:textId="7CCA59CE" w:rsidTr="00784B17">
        <w:trPr>
          <w:cnfStyle w:val="000000100000" w:firstRow="0" w:lastRow="0" w:firstColumn="0" w:lastColumn="0" w:oddVBand="0" w:evenVBand="0" w:oddHBand="1" w:evenHBand="0" w:firstRowFirstColumn="0" w:firstRowLastColumn="0" w:lastRowFirstColumn="0" w:lastRowLastColumn="0"/>
          <w:trHeight w:val="282"/>
          <w:del w:id="679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201C89B" w14:textId="536EA6EE" w:rsidR="00F06446" w:rsidDel="009E644C" w:rsidRDefault="00F06446" w:rsidP="00784B17">
            <w:pPr>
              <w:rPr>
                <w:del w:id="6799" w:author="Author"/>
                <w:rFonts w:ascii="Calibri" w:hAnsi="Calibri" w:cs="Calibri"/>
                <w:b w:val="0"/>
                <w:bCs w:val="0"/>
                <w:color w:val="000000"/>
                <w:sz w:val="22"/>
                <w:szCs w:val="22"/>
              </w:rPr>
            </w:pPr>
            <w:del w:id="6800" w:author="Author">
              <w:r w:rsidDel="009E644C">
                <w:rPr>
                  <w:rFonts w:ascii="Calibri" w:hAnsi="Calibri" w:cs="Calibri"/>
                  <w:b w:val="0"/>
                  <w:bCs w:val="0"/>
                  <w:color w:val="000000"/>
                  <w:sz w:val="22"/>
                  <w:szCs w:val="22"/>
                </w:rPr>
                <w:delText>1024</w:delText>
              </w:r>
            </w:del>
          </w:p>
        </w:tc>
        <w:tc>
          <w:tcPr>
            <w:tcW w:w="851" w:type="dxa"/>
            <w:vAlign w:val="bottom"/>
          </w:tcPr>
          <w:p w14:paraId="69798B4B" w14:textId="3C963BF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01" w:author="Author"/>
                <w:rFonts w:asciiTheme="minorHAnsi" w:hAnsiTheme="minorHAnsi" w:cstheme="minorHAnsi"/>
                <w:color w:val="000000"/>
                <w:sz w:val="22"/>
                <w:szCs w:val="22"/>
              </w:rPr>
            </w:pPr>
            <w:del w:id="6802" w:author="Author">
              <w:r w:rsidDel="009E644C">
                <w:rPr>
                  <w:rFonts w:ascii="Calibri" w:hAnsi="Calibri" w:cs="Calibri"/>
                  <w:color w:val="000000"/>
                  <w:sz w:val="22"/>
                  <w:szCs w:val="22"/>
                </w:rPr>
                <w:delText>11.51</w:delText>
              </w:r>
            </w:del>
          </w:p>
        </w:tc>
        <w:tc>
          <w:tcPr>
            <w:tcW w:w="1240" w:type="dxa"/>
            <w:vAlign w:val="bottom"/>
          </w:tcPr>
          <w:p w14:paraId="76E1A3CB" w14:textId="466DFE5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03" w:author="Author"/>
                <w:rFonts w:asciiTheme="minorHAnsi" w:hAnsiTheme="minorHAnsi" w:cstheme="minorHAnsi"/>
                <w:color w:val="000000"/>
                <w:sz w:val="22"/>
                <w:szCs w:val="22"/>
              </w:rPr>
            </w:pPr>
            <w:del w:id="6804" w:author="Author">
              <w:r w:rsidDel="009E644C">
                <w:rPr>
                  <w:rFonts w:ascii="Calibri" w:hAnsi="Calibri" w:cs="Calibri"/>
                  <w:color w:val="000000"/>
                  <w:sz w:val="22"/>
                  <w:szCs w:val="22"/>
                </w:rPr>
                <w:delText>94.26</w:delText>
              </w:r>
            </w:del>
          </w:p>
        </w:tc>
        <w:tc>
          <w:tcPr>
            <w:tcW w:w="851" w:type="dxa"/>
            <w:vAlign w:val="bottom"/>
          </w:tcPr>
          <w:p w14:paraId="4955A3FF" w14:textId="2468CC4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05" w:author="Author"/>
                <w:rFonts w:asciiTheme="minorHAnsi" w:hAnsiTheme="minorHAnsi" w:cstheme="minorHAnsi"/>
                <w:color w:val="000000"/>
                <w:sz w:val="22"/>
                <w:szCs w:val="22"/>
              </w:rPr>
            </w:pPr>
            <w:del w:id="6806" w:author="Author">
              <w:r w:rsidDel="009E644C">
                <w:rPr>
                  <w:rFonts w:ascii="Calibri" w:hAnsi="Calibri" w:cs="Calibri"/>
                  <w:color w:val="000000"/>
                  <w:sz w:val="22"/>
                  <w:szCs w:val="22"/>
                </w:rPr>
                <w:delText>11.79</w:delText>
              </w:r>
            </w:del>
          </w:p>
        </w:tc>
        <w:tc>
          <w:tcPr>
            <w:tcW w:w="1240" w:type="dxa"/>
            <w:vAlign w:val="bottom"/>
          </w:tcPr>
          <w:p w14:paraId="75815436" w14:textId="117CD9F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07" w:author="Author"/>
                <w:rFonts w:asciiTheme="minorHAnsi" w:hAnsiTheme="minorHAnsi" w:cstheme="minorHAnsi"/>
                <w:color w:val="000000"/>
                <w:sz w:val="22"/>
                <w:szCs w:val="22"/>
              </w:rPr>
            </w:pPr>
            <w:del w:id="6808" w:author="Author">
              <w:r w:rsidDel="009E644C">
                <w:rPr>
                  <w:rFonts w:ascii="Calibri" w:hAnsi="Calibri" w:cs="Calibri"/>
                  <w:color w:val="000000"/>
                  <w:sz w:val="22"/>
                  <w:szCs w:val="22"/>
                </w:rPr>
                <w:delText>96.55</w:delText>
              </w:r>
            </w:del>
          </w:p>
        </w:tc>
        <w:tc>
          <w:tcPr>
            <w:tcW w:w="886" w:type="dxa"/>
            <w:vAlign w:val="bottom"/>
          </w:tcPr>
          <w:p w14:paraId="7D888F01" w14:textId="22C4A3E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09" w:author="Author"/>
                <w:rFonts w:asciiTheme="minorHAnsi" w:hAnsiTheme="minorHAnsi" w:cstheme="minorHAnsi"/>
                <w:color w:val="000000"/>
                <w:sz w:val="22"/>
                <w:szCs w:val="22"/>
              </w:rPr>
            </w:pPr>
            <w:del w:id="6810" w:author="Author">
              <w:r w:rsidDel="009E644C">
                <w:rPr>
                  <w:rFonts w:ascii="Calibri" w:hAnsi="Calibri" w:cs="Calibri"/>
                  <w:color w:val="000000"/>
                  <w:sz w:val="22"/>
                  <w:szCs w:val="22"/>
                </w:rPr>
                <w:delText>11.82</w:delText>
              </w:r>
            </w:del>
          </w:p>
        </w:tc>
        <w:tc>
          <w:tcPr>
            <w:tcW w:w="1240" w:type="dxa"/>
            <w:vAlign w:val="bottom"/>
          </w:tcPr>
          <w:p w14:paraId="7AE30F13" w14:textId="4464922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11" w:author="Author"/>
                <w:rFonts w:asciiTheme="minorHAnsi" w:hAnsiTheme="minorHAnsi" w:cstheme="minorHAnsi"/>
                <w:color w:val="000000"/>
                <w:sz w:val="22"/>
                <w:szCs w:val="22"/>
              </w:rPr>
            </w:pPr>
            <w:del w:id="6812" w:author="Author">
              <w:r w:rsidDel="009E644C">
                <w:rPr>
                  <w:rFonts w:ascii="Calibri" w:hAnsi="Calibri" w:cs="Calibri"/>
                  <w:color w:val="000000"/>
                  <w:sz w:val="22"/>
                  <w:szCs w:val="22"/>
                </w:rPr>
                <w:delText>96.81</w:delText>
              </w:r>
            </w:del>
          </w:p>
        </w:tc>
        <w:tc>
          <w:tcPr>
            <w:tcW w:w="886" w:type="dxa"/>
            <w:vAlign w:val="bottom"/>
          </w:tcPr>
          <w:p w14:paraId="73C63386" w14:textId="0DC6E05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13" w:author="Author"/>
                <w:rFonts w:asciiTheme="minorHAnsi" w:hAnsiTheme="minorHAnsi" w:cstheme="minorHAnsi"/>
                <w:color w:val="000000"/>
                <w:sz w:val="22"/>
                <w:szCs w:val="22"/>
              </w:rPr>
            </w:pPr>
            <w:del w:id="6814" w:author="Author">
              <w:r w:rsidDel="009E644C">
                <w:rPr>
                  <w:rFonts w:ascii="Calibri" w:hAnsi="Calibri" w:cs="Calibri"/>
                  <w:color w:val="000000"/>
                  <w:sz w:val="22"/>
                  <w:szCs w:val="22"/>
                </w:rPr>
                <w:delText>11.36</w:delText>
              </w:r>
            </w:del>
          </w:p>
        </w:tc>
        <w:tc>
          <w:tcPr>
            <w:tcW w:w="1240" w:type="dxa"/>
            <w:vAlign w:val="bottom"/>
          </w:tcPr>
          <w:p w14:paraId="15B3A3FA" w14:textId="153DBEB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15" w:author="Author"/>
                <w:rFonts w:asciiTheme="minorHAnsi" w:hAnsiTheme="minorHAnsi" w:cstheme="minorHAnsi"/>
                <w:color w:val="000000"/>
                <w:sz w:val="22"/>
                <w:szCs w:val="22"/>
              </w:rPr>
            </w:pPr>
            <w:del w:id="6816" w:author="Author">
              <w:r w:rsidDel="009E644C">
                <w:rPr>
                  <w:rFonts w:ascii="Calibri" w:hAnsi="Calibri" w:cs="Calibri"/>
                  <w:color w:val="000000"/>
                  <w:sz w:val="22"/>
                  <w:szCs w:val="22"/>
                </w:rPr>
                <w:delText>93.09</w:delText>
              </w:r>
            </w:del>
          </w:p>
        </w:tc>
      </w:tr>
      <w:tr w:rsidR="00F06446" w:rsidDel="009E644C" w14:paraId="3F85A4B8" w14:textId="682C54CD" w:rsidTr="00784B17">
        <w:trPr>
          <w:trHeight w:val="282"/>
          <w:del w:id="681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7455762" w14:textId="3FB377BA" w:rsidR="00F06446" w:rsidDel="009E644C" w:rsidRDefault="00F06446" w:rsidP="00784B17">
            <w:pPr>
              <w:rPr>
                <w:del w:id="6818" w:author="Author"/>
                <w:rFonts w:ascii="Calibri" w:hAnsi="Calibri" w:cs="Calibri"/>
                <w:b w:val="0"/>
                <w:bCs w:val="0"/>
                <w:color w:val="000000"/>
                <w:sz w:val="22"/>
                <w:szCs w:val="22"/>
              </w:rPr>
            </w:pPr>
            <w:del w:id="6819" w:author="Author">
              <w:r w:rsidDel="009E644C">
                <w:rPr>
                  <w:rFonts w:ascii="Calibri" w:hAnsi="Calibri" w:cs="Calibri"/>
                  <w:b w:val="0"/>
                  <w:bCs w:val="0"/>
                  <w:color w:val="000000"/>
                  <w:sz w:val="22"/>
                  <w:szCs w:val="22"/>
                </w:rPr>
                <w:delText>1088</w:delText>
              </w:r>
            </w:del>
          </w:p>
        </w:tc>
        <w:tc>
          <w:tcPr>
            <w:tcW w:w="851" w:type="dxa"/>
            <w:vAlign w:val="bottom"/>
          </w:tcPr>
          <w:p w14:paraId="7A3616CD" w14:textId="4F18BDB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20" w:author="Author"/>
                <w:rFonts w:asciiTheme="minorHAnsi" w:hAnsiTheme="minorHAnsi" w:cstheme="minorHAnsi"/>
                <w:color w:val="000000"/>
                <w:sz w:val="22"/>
                <w:szCs w:val="22"/>
              </w:rPr>
            </w:pPr>
            <w:del w:id="6821" w:author="Author">
              <w:r w:rsidDel="009E644C">
                <w:rPr>
                  <w:rFonts w:ascii="Calibri" w:hAnsi="Calibri" w:cs="Calibri"/>
                  <w:color w:val="000000"/>
                  <w:sz w:val="22"/>
                  <w:szCs w:val="22"/>
                </w:rPr>
                <w:delText>10.87</w:delText>
              </w:r>
            </w:del>
          </w:p>
        </w:tc>
        <w:tc>
          <w:tcPr>
            <w:tcW w:w="1240" w:type="dxa"/>
            <w:vAlign w:val="bottom"/>
          </w:tcPr>
          <w:p w14:paraId="0815AC43" w14:textId="535636F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22" w:author="Author"/>
                <w:rFonts w:asciiTheme="minorHAnsi" w:hAnsiTheme="minorHAnsi" w:cstheme="minorHAnsi"/>
                <w:color w:val="000000"/>
                <w:sz w:val="22"/>
                <w:szCs w:val="22"/>
              </w:rPr>
            </w:pPr>
            <w:del w:id="6823" w:author="Author">
              <w:r w:rsidDel="009E644C">
                <w:rPr>
                  <w:rFonts w:ascii="Calibri" w:hAnsi="Calibri" w:cs="Calibri"/>
                  <w:color w:val="000000"/>
                  <w:sz w:val="22"/>
                  <w:szCs w:val="22"/>
                </w:rPr>
                <w:delText>94.58</w:delText>
              </w:r>
            </w:del>
          </w:p>
        </w:tc>
        <w:tc>
          <w:tcPr>
            <w:tcW w:w="851" w:type="dxa"/>
            <w:vAlign w:val="bottom"/>
          </w:tcPr>
          <w:p w14:paraId="427E4E7F" w14:textId="700D61D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24" w:author="Author"/>
                <w:rFonts w:asciiTheme="minorHAnsi" w:hAnsiTheme="minorHAnsi" w:cstheme="minorHAnsi"/>
                <w:color w:val="000000"/>
                <w:sz w:val="22"/>
                <w:szCs w:val="22"/>
              </w:rPr>
            </w:pPr>
            <w:del w:id="6825" w:author="Author">
              <w:r w:rsidDel="009E644C">
                <w:rPr>
                  <w:rFonts w:ascii="Calibri" w:hAnsi="Calibri" w:cs="Calibri"/>
                  <w:color w:val="000000"/>
                  <w:sz w:val="22"/>
                  <w:szCs w:val="22"/>
                </w:rPr>
                <w:delText>11.14</w:delText>
              </w:r>
            </w:del>
          </w:p>
        </w:tc>
        <w:tc>
          <w:tcPr>
            <w:tcW w:w="1240" w:type="dxa"/>
            <w:vAlign w:val="bottom"/>
          </w:tcPr>
          <w:p w14:paraId="029634E8" w14:textId="4B13788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26" w:author="Author"/>
                <w:rFonts w:asciiTheme="minorHAnsi" w:hAnsiTheme="minorHAnsi" w:cstheme="minorHAnsi"/>
                <w:color w:val="000000"/>
                <w:sz w:val="22"/>
                <w:szCs w:val="22"/>
              </w:rPr>
            </w:pPr>
            <w:del w:id="6827" w:author="Author">
              <w:r w:rsidDel="009E644C">
                <w:rPr>
                  <w:rFonts w:ascii="Calibri" w:hAnsi="Calibri" w:cs="Calibri"/>
                  <w:color w:val="000000"/>
                  <w:sz w:val="22"/>
                  <w:szCs w:val="22"/>
                </w:rPr>
                <w:delText>96.92</w:delText>
              </w:r>
            </w:del>
          </w:p>
        </w:tc>
        <w:tc>
          <w:tcPr>
            <w:tcW w:w="886" w:type="dxa"/>
            <w:vAlign w:val="bottom"/>
          </w:tcPr>
          <w:p w14:paraId="577868CB" w14:textId="38CFCE7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28" w:author="Author"/>
                <w:rFonts w:asciiTheme="minorHAnsi" w:hAnsiTheme="minorHAnsi" w:cstheme="minorHAnsi"/>
                <w:color w:val="000000"/>
                <w:sz w:val="22"/>
                <w:szCs w:val="22"/>
              </w:rPr>
            </w:pPr>
            <w:del w:id="6829" w:author="Author">
              <w:r w:rsidDel="009E644C">
                <w:rPr>
                  <w:rFonts w:ascii="Calibri" w:hAnsi="Calibri" w:cs="Calibri"/>
                  <w:color w:val="000000"/>
                  <w:sz w:val="22"/>
                  <w:szCs w:val="22"/>
                </w:rPr>
                <w:delText>11.17</w:delText>
              </w:r>
            </w:del>
          </w:p>
        </w:tc>
        <w:tc>
          <w:tcPr>
            <w:tcW w:w="1240" w:type="dxa"/>
            <w:vAlign w:val="bottom"/>
          </w:tcPr>
          <w:p w14:paraId="41591CA6" w14:textId="5F5397C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30" w:author="Author"/>
                <w:rFonts w:asciiTheme="minorHAnsi" w:hAnsiTheme="minorHAnsi" w:cstheme="minorHAnsi"/>
                <w:color w:val="000000"/>
                <w:sz w:val="22"/>
                <w:szCs w:val="22"/>
              </w:rPr>
            </w:pPr>
            <w:del w:id="6831" w:author="Author">
              <w:r w:rsidDel="009E644C">
                <w:rPr>
                  <w:rFonts w:ascii="Calibri" w:hAnsi="Calibri" w:cs="Calibri"/>
                  <w:color w:val="000000"/>
                  <w:sz w:val="22"/>
                  <w:szCs w:val="22"/>
                </w:rPr>
                <w:delText>97.22</w:delText>
              </w:r>
            </w:del>
          </w:p>
        </w:tc>
        <w:tc>
          <w:tcPr>
            <w:tcW w:w="886" w:type="dxa"/>
            <w:vAlign w:val="bottom"/>
          </w:tcPr>
          <w:p w14:paraId="12ACE22D" w14:textId="67F17D3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32" w:author="Author"/>
                <w:rFonts w:asciiTheme="minorHAnsi" w:hAnsiTheme="minorHAnsi" w:cstheme="minorHAnsi"/>
                <w:color w:val="000000"/>
                <w:sz w:val="22"/>
                <w:szCs w:val="22"/>
              </w:rPr>
            </w:pPr>
            <w:del w:id="6833" w:author="Author">
              <w:r w:rsidDel="009E644C">
                <w:rPr>
                  <w:rFonts w:ascii="Calibri" w:hAnsi="Calibri" w:cs="Calibri"/>
                  <w:color w:val="000000"/>
                  <w:sz w:val="22"/>
                  <w:szCs w:val="22"/>
                </w:rPr>
                <w:delText>10.87</w:delText>
              </w:r>
            </w:del>
          </w:p>
        </w:tc>
        <w:tc>
          <w:tcPr>
            <w:tcW w:w="1240" w:type="dxa"/>
            <w:vAlign w:val="bottom"/>
          </w:tcPr>
          <w:p w14:paraId="0D6D91F9" w14:textId="204DEA9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34" w:author="Author"/>
                <w:rFonts w:asciiTheme="minorHAnsi" w:hAnsiTheme="minorHAnsi" w:cstheme="minorHAnsi"/>
                <w:color w:val="000000"/>
                <w:sz w:val="22"/>
                <w:szCs w:val="22"/>
              </w:rPr>
            </w:pPr>
            <w:del w:id="6835" w:author="Author">
              <w:r w:rsidDel="009E644C">
                <w:rPr>
                  <w:rFonts w:ascii="Calibri" w:hAnsi="Calibri" w:cs="Calibri"/>
                  <w:color w:val="000000"/>
                  <w:sz w:val="22"/>
                  <w:szCs w:val="22"/>
                </w:rPr>
                <w:delText>94.61</w:delText>
              </w:r>
            </w:del>
          </w:p>
        </w:tc>
      </w:tr>
      <w:tr w:rsidR="00F06446" w:rsidDel="009E644C" w14:paraId="4459DA13" w14:textId="6C2394C9" w:rsidTr="00784B17">
        <w:trPr>
          <w:cnfStyle w:val="000000100000" w:firstRow="0" w:lastRow="0" w:firstColumn="0" w:lastColumn="0" w:oddVBand="0" w:evenVBand="0" w:oddHBand="1" w:evenHBand="0" w:firstRowFirstColumn="0" w:firstRowLastColumn="0" w:lastRowFirstColumn="0" w:lastRowLastColumn="0"/>
          <w:trHeight w:val="282"/>
          <w:del w:id="683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50D0795" w14:textId="25396C68" w:rsidR="00F06446" w:rsidDel="009E644C" w:rsidRDefault="00F06446" w:rsidP="00784B17">
            <w:pPr>
              <w:rPr>
                <w:del w:id="6837" w:author="Author"/>
                <w:rFonts w:ascii="Calibri" w:hAnsi="Calibri" w:cs="Calibri"/>
                <w:b w:val="0"/>
                <w:bCs w:val="0"/>
                <w:color w:val="000000"/>
                <w:sz w:val="22"/>
                <w:szCs w:val="22"/>
              </w:rPr>
            </w:pPr>
            <w:del w:id="6838" w:author="Author">
              <w:r w:rsidDel="009E644C">
                <w:rPr>
                  <w:rFonts w:ascii="Calibri" w:hAnsi="Calibri" w:cs="Calibri"/>
                  <w:b w:val="0"/>
                  <w:bCs w:val="0"/>
                  <w:color w:val="000000"/>
                  <w:sz w:val="22"/>
                  <w:szCs w:val="22"/>
                </w:rPr>
                <w:lastRenderedPageBreak/>
                <w:delText>1152</w:delText>
              </w:r>
            </w:del>
          </w:p>
        </w:tc>
        <w:tc>
          <w:tcPr>
            <w:tcW w:w="851" w:type="dxa"/>
            <w:vAlign w:val="bottom"/>
          </w:tcPr>
          <w:p w14:paraId="5FE87F59" w14:textId="5AC87DD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39" w:author="Author"/>
                <w:rFonts w:asciiTheme="minorHAnsi" w:hAnsiTheme="minorHAnsi" w:cstheme="minorHAnsi"/>
                <w:color w:val="000000"/>
                <w:sz w:val="22"/>
                <w:szCs w:val="22"/>
              </w:rPr>
            </w:pPr>
            <w:del w:id="6840" w:author="Author">
              <w:r w:rsidDel="009E644C">
                <w:rPr>
                  <w:rFonts w:ascii="Calibri" w:hAnsi="Calibri" w:cs="Calibri"/>
                  <w:color w:val="000000"/>
                  <w:sz w:val="22"/>
                  <w:szCs w:val="22"/>
                </w:rPr>
                <w:delText>10.12</w:delText>
              </w:r>
            </w:del>
          </w:p>
        </w:tc>
        <w:tc>
          <w:tcPr>
            <w:tcW w:w="1240" w:type="dxa"/>
            <w:vAlign w:val="bottom"/>
          </w:tcPr>
          <w:p w14:paraId="756A5737" w14:textId="4EF6B3A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41" w:author="Author"/>
                <w:rFonts w:asciiTheme="minorHAnsi" w:hAnsiTheme="minorHAnsi" w:cstheme="minorHAnsi"/>
                <w:color w:val="000000"/>
                <w:sz w:val="22"/>
                <w:szCs w:val="22"/>
              </w:rPr>
            </w:pPr>
            <w:del w:id="6842" w:author="Author">
              <w:r w:rsidDel="009E644C">
                <w:rPr>
                  <w:rFonts w:ascii="Calibri" w:hAnsi="Calibri" w:cs="Calibri"/>
                  <w:color w:val="000000"/>
                  <w:sz w:val="22"/>
                  <w:szCs w:val="22"/>
                </w:rPr>
                <w:delText>93.22</w:delText>
              </w:r>
            </w:del>
          </w:p>
        </w:tc>
        <w:tc>
          <w:tcPr>
            <w:tcW w:w="851" w:type="dxa"/>
            <w:vAlign w:val="bottom"/>
          </w:tcPr>
          <w:p w14:paraId="0BA0C9AD" w14:textId="6AB990B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43" w:author="Author"/>
                <w:rFonts w:asciiTheme="minorHAnsi" w:hAnsiTheme="minorHAnsi" w:cstheme="minorHAnsi"/>
                <w:color w:val="000000"/>
                <w:sz w:val="22"/>
                <w:szCs w:val="22"/>
              </w:rPr>
            </w:pPr>
            <w:del w:id="6844" w:author="Author">
              <w:r w:rsidDel="009E644C">
                <w:rPr>
                  <w:rFonts w:ascii="Calibri" w:hAnsi="Calibri" w:cs="Calibri"/>
                  <w:color w:val="000000"/>
                  <w:sz w:val="22"/>
                  <w:szCs w:val="22"/>
                </w:rPr>
                <w:delText>10.54</w:delText>
              </w:r>
            </w:del>
          </w:p>
        </w:tc>
        <w:tc>
          <w:tcPr>
            <w:tcW w:w="1240" w:type="dxa"/>
            <w:vAlign w:val="bottom"/>
          </w:tcPr>
          <w:p w14:paraId="3265AC85" w14:textId="5944689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45" w:author="Author"/>
                <w:rFonts w:asciiTheme="minorHAnsi" w:hAnsiTheme="minorHAnsi" w:cstheme="minorHAnsi"/>
                <w:color w:val="000000"/>
                <w:sz w:val="22"/>
                <w:szCs w:val="22"/>
              </w:rPr>
            </w:pPr>
            <w:del w:id="6846" w:author="Author">
              <w:r w:rsidDel="009E644C">
                <w:rPr>
                  <w:rFonts w:ascii="Calibri" w:hAnsi="Calibri" w:cs="Calibri"/>
                  <w:color w:val="000000"/>
                  <w:sz w:val="22"/>
                  <w:szCs w:val="22"/>
                </w:rPr>
                <w:delText>97.14</w:delText>
              </w:r>
            </w:del>
          </w:p>
        </w:tc>
        <w:tc>
          <w:tcPr>
            <w:tcW w:w="886" w:type="dxa"/>
            <w:vAlign w:val="bottom"/>
          </w:tcPr>
          <w:p w14:paraId="0198266A" w14:textId="6C36E63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47" w:author="Author"/>
                <w:rFonts w:asciiTheme="minorHAnsi" w:hAnsiTheme="minorHAnsi" w:cstheme="minorHAnsi"/>
                <w:color w:val="000000"/>
                <w:sz w:val="22"/>
                <w:szCs w:val="22"/>
              </w:rPr>
            </w:pPr>
            <w:del w:id="6848" w:author="Author">
              <w:r w:rsidDel="009E644C">
                <w:rPr>
                  <w:rFonts w:ascii="Calibri" w:hAnsi="Calibri" w:cs="Calibri"/>
                  <w:color w:val="000000"/>
                  <w:sz w:val="22"/>
                  <w:szCs w:val="22"/>
                </w:rPr>
                <w:delText>10.59</w:delText>
              </w:r>
            </w:del>
          </w:p>
        </w:tc>
        <w:tc>
          <w:tcPr>
            <w:tcW w:w="1240" w:type="dxa"/>
            <w:vAlign w:val="bottom"/>
          </w:tcPr>
          <w:p w14:paraId="4506578C" w14:textId="42DC758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49" w:author="Author"/>
                <w:rFonts w:asciiTheme="minorHAnsi" w:hAnsiTheme="minorHAnsi" w:cstheme="minorHAnsi"/>
                <w:color w:val="000000"/>
                <w:sz w:val="22"/>
                <w:szCs w:val="22"/>
              </w:rPr>
            </w:pPr>
            <w:del w:id="6850" w:author="Author">
              <w:r w:rsidDel="009E644C">
                <w:rPr>
                  <w:rFonts w:ascii="Calibri" w:hAnsi="Calibri" w:cs="Calibri"/>
                  <w:color w:val="000000"/>
                  <w:sz w:val="22"/>
                  <w:szCs w:val="22"/>
                </w:rPr>
                <w:delText>97.57</w:delText>
              </w:r>
            </w:del>
          </w:p>
        </w:tc>
        <w:tc>
          <w:tcPr>
            <w:tcW w:w="886" w:type="dxa"/>
            <w:vAlign w:val="bottom"/>
          </w:tcPr>
          <w:p w14:paraId="1F5961B1" w14:textId="7CAC6C9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51" w:author="Author"/>
                <w:rFonts w:asciiTheme="minorHAnsi" w:hAnsiTheme="minorHAnsi" w:cstheme="minorHAnsi"/>
                <w:color w:val="000000"/>
                <w:sz w:val="22"/>
                <w:szCs w:val="22"/>
              </w:rPr>
            </w:pPr>
            <w:del w:id="6852" w:author="Author">
              <w:r w:rsidDel="009E644C">
                <w:rPr>
                  <w:rFonts w:ascii="Calibri" w:hAnsi="Calibri" w:cs="Calibri"/>
                  <w:color w:val="000000"/>
                  <w:sz w:val="22"/>
                  <w:szCs w:val="22"/>
                </w:rPr>
                <w:delText>10.42</w:delText>
              </w:r>
            </w:del>
          </w:p>
        </w:tc>
        <w:tc>
          <w:tcPr>
            <w:tcW w:w="1240" w:type="dxa"/>
            <w:vAlign w:val="bottom"/>
          </w:tcPr>
          <w:p w14:paraId="43057B59" w14:textId="78AEFCC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53" w:author="Author"/>
                <w:rFonts w:asciiTheme="minorHAnsi" w:hAnsiTheme="minorHAnsi" w:cstheme="minorHAnsi"/>
                <w:color w:val="000000"/>
                <w:sz w:val="22"/>
                <w:szCs w:val="22"/>
              </w:rPr>
            </w:pPr>
            <w:del w:id="6854" w:author="Author">
              <w:r w:rsidDel="009E644C">
                <w:rPr>
                  <w:rFonts w:ascii="Calibri" w:hAnsi="Calibri" w:cs="Calibri"/>
                  <w:color w:val="000000"/>
                  <w:sz w:val="22"/>
                  <w:szCs w:val="22"/>
                </w:rPr>
                <w:delText>96.00</w:delText>
              </w:r>
            </w:del>
          </w:p>
        </w:tc>
      </w:tr>
      <w:tr w:rsidR="00F06446" w:rsidDel="009E644C" w14:paraId="3A56111E" w14:textId="05E533B0" w:rsidTr="00784B17">
        <w:trPr>
          <w:trHeight w:val="282"/>
          <w:del w:id="685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60FF573" w14:textId="7778DFDE" w:rsidR="00F06446" w:rsidDel="009E644C" w:rsidRDefault="00F06446" w:rsidP="00784B17">
            <w:pPr>
              <w:rPr>
                <w:del w:id="6856" w:author="Author"/>
                <w:rFonts w:ascii="Calibri" w:hAnsi="Calibri" w:cs="Calibri"/>
                <w:b w:val="0"/>
                <w:bCs w:val="0"/>
                <w:color w:val="000000"/>
                <w:sz w:val="22"/>
                <w:szCs w:val="22"/>
              </w:rPr>
            </w:pPr>
            <w:del w:id="6857" w:author="Author">
              <w:r w:rsidDel="009E644C">
                <w:rPr>
                  <w:rFonts w:ascii="Calibri" w:hAnsi="Calibri" w:cs="Calibri"/>
                  <w:b w:val="0"/>
                  <w:bCs w:val="0"/>
                  <w:color w:val="000000"/>
                  <w:sz w:val="22"/>
                  <w:szCs w:val="22"/>
                </w:rPr>
                <w:delText>1216</w:delText>
              </w:r>
            </w:del>
          </w:p>
        </w:tc>
        <w:tc>
          <w:tcPr>
            <w:tcW w:w="851" w:type="dxa"/>
            <w:vAlign w:val="bottom"/>
          </w:tcPr>
          <w:p w14:paraId="6D4821DA" w14:textId="41A48A4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58" w:author="Author"/>
                <w:rFonts w:asciiTheme="minorHAnsi" w:hAnsiTheme="minorHAnsi" w:cstheme="minorHAnsi"/>
                <w:color w:val="000000"/>
                <w:sz w:val="22"/>
                <w:szCs w:val="22"/>
              </w:rPr>
            </w:pPr>
            <w:del w:id="6859" w:author="Author">
              <w:r w:rsidDel="009E644C">
                <w:rPr>
                  <w:rFonts w:ascii="Calibri" w:hAnsi="Calibri" w:cs="Calibri"/>
                  <w:color w:val="000000"/>
                  <w:sz w:val="22"/>
                  <w:szCs w:val="22"/>
                </w:rPr>
                <w:delText>9.80</w:delText>
              </w:r>
            </w:del>
          </w:p>
        </w:tc>
        <w:tc>
          <w:tcPr>
            <w:tcW w:w="1240" w:type="dxa"/>
            <w:vAlign w:val="bottom"/>
          </w:tcPr>
          <w:p w14:paraId="0347A9AD" w14:textId="7984A0C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60" w:author="Author"/>
                <w:rFonts w:asciiTheme="minorHAnsi" w:hAnsiTheme="minorHAnsi" w:cstheme="minorHAnsi"/>
                <w:color w:val="000000"/>
                <w:sz w:val="22"/>
                <w:szCs w:val="22"/>
              </w:rPr>
            </w:pPr>
            <w:del w:id="6861" w:author="Author">
              <w:r w:rsidDel="009E644C">
                <w:rPr>
                  <w:rFonts w:ascii="Calibri" w:hAnsi="Calibri" w:cs="Calibri"/>
                  <w:color w:val="000000"/>
                  <w:sz w:val="22"/>
                  <w:szCs w:val="22"/>
                </w:rPr>
                <w:delText>95.35</w:delText>
              </w:r>
            </w:del>
          </w:p>
        </w:tc>
        <w:tc>
          <w:tcPr>
            <w:tcW w:w="851" w:type="dxa"/>
            <w:vAlign w:val="bottom"/>
          </w:tcPr>
          <w:p w14:paraId="6F450087" w14:textId="019E4EA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62" w:author="Author"/>
                <w:rFonts w:asciiTheme="minorHAnsi" w:hAnsiTheme="minorHAnsi" w:cstheme="minorHAnsi"/>
                <w:color w:val="000000"/>
                <w:sz w:val="22"/>
                <w:szCs w:val="22"/>
              </w:rPr>
            </w:pPr>
            <w:del w:id="6863" w:author="Author">
              <w:r w:rsidDel="009E644C">
                <w:rPr>
                  <w:rFonts w:ascii="Calibri" w:hAnsi="Calibri" w:cs="Calibri"/>
                  <w:color w:val="000000"/>
                  <w:sz w:val="22"/>
                  <w:szCs w:val="22"/>
                </w:rPr>
                <w:delText>10.01</w:delText>
              </w:r>
            </w:del>
          </w:p>
        </w:tc>
        <w:tc>
          <w:tcPr>
            <w:tcW w:w="1240" w:type="dxa"/>
            <w:vAlign w:val="bottom"/>
          </w:tcPr>
          <w:p w14:paraId="45321B1A" w14:textId="52C664A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64" w:author="Author"/>
                <w:rFonts w:asciiTheme="minorHAnsi" w:hAnsiTheme="minorHAnsi" w:cstheme="minorHAnsi"/>
                <w:color w:val="000000"/>
                <w:sz w:val="22"/>
                <w:szCs w:val="22"/>
              </w:rPr>
            </w:pPr>
            <w:del w:id="6865" w:author="Author">
              <w:r w:rsidDel="009E644C">
                <w:rPr>
                  <w:rFonts w:ascii="Calibri" w:hAnsi="Calibri" w:cs="Calibri"/>
                  <w:color w:val="000000"/>
                  <w:sz w:val="22"/>
                  <w:szCs w:val="22"/>
                </w:rPr>
                <w:delText>97.40</w:delText>
              </w:r>
            </w:del>
          </w:p>
        </w:tc>
        <w:tc>
          <w:tcPr>
            <w:tcW w:w="886" w:type="dxa"/>
            <w:vAlign w:val="bottom"/>
          </w:tcPr>
          <w:p w14:paraId="2E46A01E" w14:textId="1C9F0C6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66" w:author="Author"/>
                <w:rFonts w:asciiTheme="minorHAnsi" w:hAnsiTheme="minorHAnsi" w:cstheme="minorHAnsi"/>
                <w:color w:val="000000"/>
                <w:sz w:val="22"/>
                <w:szCs w:val="22"/>
              </w:rPr>
            </w:pPr>
            <w:del w:id="6867" w:author="Author">
              <w:r w:rsidDel="009E644C">
                <w:rPr>
                  <w:rFonts w:ascii="Calibri" w:hAnsi="Calibri" w:cs="Calibri"/>
                  <w:color w:val="000000"/>
                  <w:sz w:val="22"/>
                  <w:szCs w:val="22"/>
                </w:rPr>
                <w:delText>10.06</w:delText>
              </w:r>
            </w:del>
          </w:p>
        </w:tc>
        <w:tc>
          <w:tcPr>
            <w:tcW w:w="1240" w:type="dxa"/>
            <w:vAlign w:val="bottom"/>
          </w:tcPr>
          <w:p w14:paraId="66797969" w14:textId="10CD246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68" w:author="Author"/>
                <w:rFonts w:asciiTheme="minorHAnsi" w:hAnsiTheme="minorHAnsi" w:cstheme="minorHAnsi"/>
                <w:color w:val="000000"/>
                <w:sz w:val="22"/>
                <w:szCs w:val="22"/>
              </w:rPr>
            </w:pPr>
            <w:del w:id="6869" w:author="Author">
              <w:r w:rsidDel="009E644C">
                <w:rPr>
                  <w:rFonts w:ascii="Calibri" w:hAnsi="Calibri" w:cs="Calibri"/>
                  <w:color w:val="000000"/>
                  <w:sz w:val="22"/>
                  <w:szCs w:val="22"/>
                </w:rPr>
                <w:delText>97.90</w:delText>
              </w:r>
            </w:del>
          </w:p>
        </w:tc>
        <w:tc>
          <w:tcPr>
            <w:tcW w:w="886" w:type="dxa"/>
            <w:vAlign w:val="bottom"/>
          </w:tcPr>
          <w:p w14:paraId="5D339B2B" w14:textId="25C7967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70" w:author="Author"/>
                <w:rFonts w:asciiTheme="minorHAnsi" w:hAnsiTheme="minorHAnsi" w:cstheme="minorHAnsi"/>
                <w:color w:val="000000"/>
                <w:sz w:val="22"/>
                <w:szCs w:val="22"/>
              </w:rPr>
            </w:pPr>
            <w:del w:id="6871" w:author="Author">
              <w:r w:rsidDel="009E644C">
                <w:rPr>
                  <w:rFonts w:ascii="Calibri" w:hAnsi="Calibri" w:cs="Calibri"/>
                  <w:color w:val="000000"/>
                  <w:sz w:val="22"/>
                  <w:szCs w:val="22"/>
                </w:rPr>
                <w:delText>10.00</w:delText>
              </w:r>
            </w:del>
          </w:p>
        </w:tc>
        <w:tc>
          <w:tcPr>
            <w:tcW w:w="1240" w:type="dxa"/>
            <w:vAlign w:val="bottom"/>
          </w:tcPr>
          <w:p w14:paraId="1FD49B49" w14:textId="5278F89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72" w:author="Author"/>
                <w:rFonts w:asciiTheme="minorHAnsi" w:hAnsiTheme="minorHAnsi" w:cstheme="minorHAnsi"/>
                <w:color w:val="000000"/>
                <w:sz w:val="22"/>
                <w:szCs w:val="22"/>
              </w:rPr>
            </w:pPr>
            <w:del w:id="6873" w:author="Author">
              <w:r w:rsidDel="009E644C">
                <w:rPr>
                  <w:rFonts w:ascii="Calibri" w:hAnsi="Calibri" w:cs="Calibri"/>
                  <w:color w:val="000000"/>
                  <w:sz w:val="22"/>
                  <w:szCs w:val="22"/>
                </w:rPr>
                <w:delText>97.28</w:delText>
              </w:r>
            </w:del>
          </w:p>
        </w:tc>
      </w:tr>
      <w:tr w:rsidR="00F06446" w:rsidDel="009E644C" w14:paraId="5B229AAD" w14:textId="17EDC456" w:rsidTr="00784B17">
        <w:trPr>
          <w:cnfStyle w:val="000000100000" w:firstRow="0" w:lastRow="0" w:firstColumn="0" w:lastColumn="0" w:oddVBand="0" w:evenVBand="0" w:oddHBand="1" w:evenHBand="0" w:firstRowFirstColumn="0" w:firstRowLastColumn="0" w:lastRowFirstColumn="0" w:lastRowLastColumn="0"/>
          <w:trHeight w:val="282"/>
          <w:del w:id="687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2DB7E53" w14:textId="2C6BA746" w:rsidR="00F06446" w:rsidDel="009E644C" w:rsidRDefault="00F06446" w:rsidP="00784B17">
            <w:pPr>
              <w:rPr>
                <w:del w:id="6875" w:author="Author"/>
                <w:rFonts w:ascii="Calibri" w:hAnsi="Calibri" w:cs="Calibri"/>
                <w:b w:val="0"/>
                <w:bCs w:val="0"/>
                <w:color w:val="000000"/>
                <w:sz w:val="22"/>
                <w:szCs w:val="22"/>
              </w:rPr>
            </w:pPr>
            <w:del w:id="6876" w:author="Author">
              <w:r w:rsidDel="009E644C">
                <w:rPr>
                  <w:rFonts w:ascii="Calibri" w:hAnsi="Calibri" w:cs="Calibri"/>
                  <w:b w:val="0"/>
                  <w:bCs w:val="0"/>
                  <w:color w:val="000000"/>
                  <w:sz w:val="22"/>
                  <w:szCs w:val="22"/>
                </w:rPr>
                <w:delText>1280</w:delText>
              </w:r>
            </w:del>
          </w:p>
        </w:tc>
        <w:tc>
          <w:tcPr>
            <w:tcW w:w="851" w:type="dxa"/>
            <w:vAlign w:val="bottom"/>
          </w:tcPr>
          <w:p w14:paraId="0989E224" w14:textId="595BF02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77" w:author="Author"/>
                <w:rFonts w:asciiTheme="minorHAnsi" w:hAnsiTheme="minorHAnsi" w:cstheme="minorHAnsi"/>
                <w:color w:val="000000"/>
                <w:sz w:val="22"/>
                <w:szCs w:val="22"/>
              </w:rPr>
            </w:pPr>
            <w:del w:id="6878" w:author="Author">
              <w:r w:rsidDel="009E644C">
                <w:rPr>
                  <w:rFonts w:ascii="Calibri" w:hAnsi="Calibri" w:cs="Calibri"/>
                  <w:color w:val="000000"/>
                  <w:sz w:val="22"/>
                  <w:szCs w:val="22"/>
                </w:rPr>
                <w:delText>9.33</w:delText>
              </w:r>
            </w:del>
          </w:p>
        </w:tc>
        <w:tc>
          <w:tcPr>
            <w:tcW w:w="1240" w:type="dxa"/>
            <w:vAlign w:val="bottom"/>
          </w:tcPr>
          <w:p w14:paraId="09B52419" w14:textId="322137C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79" w:author="Author"/>
                <w:rFonts w:asciiTheme="minorHAnsi" w:hAnsiTheme="minorHAnsi" w:cstheme="minorHAnsi"/>
                <w:color w:val="000000"/>
                <w:sz w:val="22"/>
                <w:szCs w:val="22"/>
              </w:rPr>
            </w:pPr>
            <w:del w:id="6880" w:author="Author">
              <w:r w:rsidDel="009E644C">
                <w:rPr>
                  <w:rFonts w:ascii="Calibri" w:hAnsi="Calibri" w:cs="Calibri"/>
                  <w:color w:val="000000"/>
                  <w:sz w:val="22"/>
                  <w:szCs w:val="22"/>
                </w:rPr>
                <w:delText>95.54</w:delText>
              </w:r>
            </w:del>
          </w:p>
        </w:tc>
        <w:tc>
          <w:tcPr>
            <w:tcW w:w="851" w:type="dxa"/>
            <w:vAlign w:val="bottom"/>
          </w:tcPr>
          <w:p w14:paraId="05367C39" w14:textId="38F1FEB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81" w:author="Author"/>
                <w:rFonts w:asciiTheme="minorHAnsi" w:hAnsiTheme="minorHAnsi" w:cstheme="minorHAnsi"/>
                <w:color w:val="000000"/>
                <w:sz w:val="22"/>
                <w:szCs w:val="22"/>
              </w:rPr>
            </w:pPr>
            <w:del w:id="6882" w:author="Author">
              <w:r w:rsidDel="009E644C">
                <w:rPr>
                  <w:rFonts w:ascii="Calibri" w:hAnsi="Calibri" w:cs="Calibri"/>
                  <w:color w:val="000000"/>
                  <w:sz w:val="22"/>
                  <w:szCs w:val="22"/>
                </w:rPr>
                <w:delText>9.55</w:delText>
              </w:r>
            </w:del>
          </w:p>
        </w:tc>
        <w:tc>
          <w:tcPr>
            <w:tcW w:w="1240" w:type="dxa"/>
            <w:vAlign w:val="bottom"/>
          </w:tcPr>
          <w:p w14:paraId="16483F79" w14:textId="5F66900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83" w:author="Author"/>
                <w:rFonts w:asciiTheme="minorHAnsi" w:hAnsiTheme="minorHAnsi" w:cstheme="minorHAnsi"/>
                <w:color w:val="000000"/>
                <w:sz w:val="22"/>
                <w:szCs w:val="22"/>
              </w:rPr>
            </w:pPr>
            <w:del w:id="6884" w:author="Author">
              <w:r w:rsidDel="009E644C">
                <w:rPr>
                  <w:rFonts w:ascii="Calibri" w:hAnsi="Calibri" w:cs="Calibri"/>
                  <w:color w:val="000000"/>
                  <w:sz w:val="22"/>
                  <w:szCs w:val="22"/>
                </w:rPr>
                <w:delText>97.77</w:delText>
              </w:r>
            </w:del>
          </w:p>
        </w:tc>
        <w:tc>
          <w:tcPr>
            <w:tcW w:w="886" w:type="dxa"/>
            <w:vAlign w:val="bottom"/>
          </w:tcPr>
          <w:p w14:paraId="6CB7B13D" w14:textId="3A5B0D8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85" w:author="Author"/>
                <w:rFonts w:asciiTheme="minorHAnsi" w:hAnsiTheme="minorHAnsi" w:cstheme="minorHAnsi"/>
                <w:color w:val="000000"/>
                <w:sz w:val="22"/>
                <w:szCs w:val="22"/>
              </w:rPr>
            </w:pPr>
            <w:del w:id="6886" w:author="Author">
              <w:r w:rsidDel="009E644C">
                <w:rPr>
                  <w:rFonts w:ascii="Calibri" w:hAnsi="Calibri" w:cs="Calibri"/>
                  <w:color w:val="000000"/>
                  <w:sz w:val="22"/>
                  <w:szCs w:val="22"/>
                </w:rPr>
                <w:delText>9.59</w:delText>
              </w:r>
            </w:del>
          </w:p>
        </w:tc>
        <w:tc>
          <w:tcPr>
            <w:tcW w:w="1240" w:type="dxa"/>
            <w:vAlign w:val="bottom"/>
          </w:tcPr>
          <w:p w14:paraId="5E175869" w14:textId="714597D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87" w:author="Author"/>
                <w:rFonts w:asciiTheme="minorHAnsi" w:hAnsiTheme="minorHAnsi" w:cstheme="minorHAnsi"/>
                <w:color w:val="000000"/>
                <w:sz w:val="22"/>
                <w:szCs w:val="22"/>
              </w:rPr>
            </w:pPr>
            <w:del w:id="6888" w:author="Author">
              <w:r w:rsidDel="009E644C">
                <w:rPr>
                  <w:rFonts w:ascii="Calibri" w:hAnsi="Calibri" w:cs="Calibri"/>
                  <w:color w:val="000000"/>
                  <w:sz w:val="22"/>
                  <w:szCs w:val="22"/>
                </w:rPr>
                <w:delText>98.24</w:delText>
              </w:r>
            </w:del>
          </w:p>
        </w:tc>
        <w:tc>
          <w:tcPr>
            <w:tcW w:w="886" w:type="dxa"/>
            <w:vAlign w:val="bottom"/>
          </w:tcPr>
          <w:p w14:paraId="40A799AC" w14:textId="19DA88E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89" w:author="Author"/>
                <w:rFonts w:asciiTheme="minorHAnsi" w:hAnsiTheme="minorHAnsi" w:cstheme="minorHAnsi"/>
                <w:color w:val="000000"/>
                <w:sz w:val="22"/>
                <w:szCs w:val="22"/>
              </w:rPr>
            </w:pPr>
            <w:del w:id="6890" w:author="Author">
              <w:r w:rsidDel="009E644C">
                <w:rPr>
                  <w:rFonts w:ascii="Calibri" w:hAnsi="Calibri" w:cs="Calibri"/>
                  <w:color w:val="000000"/>
                  <w:sz w:val="22"/>
                  <w:szCs w:val="22"/>
                </w:rPr>
                <w:delText>9.62</w:delText>
              </w:r>
            </w:del>
          </w:p>
        </w:tc>
        <w:tc>
          <w:tcPr>
            <w:tcW w:w="1240" w:type="dxa"/>
            <w:vAlign w:val="bottom"/>
          </w:tcPr>
          <w:p w14:paraId="78BF3A0A" w14:textId="1D887B4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91" w:author="Author"/>
                <w:rFonts w:asciiTheme="minorHAnsi" w:hAnsiTheme="minorHAnsi" w:cstheme="minorHAnsi"/>
                <w:color w:val="000000"/>
                <w:sz w:val="22"/>
                <w:szCs w:val="22"/>
              </w:rPr>
            </w:pPr>
            <w:del w:id="6892" w:author="Author">
              <w:r w:rsidDel="009E644C">
                <w:rPr>
                  <w:rFonts w:ascii="Calibri" w:hAnsi="Calibri" w:cs="Calibri"/>
                  <w:color w:val="000000"/>
                  <w:sz w:val="22"/>
                  <w:szCs w:val="22"/>
                </w:rPr>
                <w:delText>98.46</w:delText>
              </w:r>
            </w:del>
          </w:p>
        </w:tc>
      </w:tr>
      <w:tr w:rsidR="00F06446" w:rsidDel="009E644C" w14:paraId="431C7AB3" w14:textId="028ADB8B" w:rsidTr="00784B17">
        <w:trPr>
          <w:trHeight w:val="282"/>
          <w:del w:id="689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994C13A" w14:textId="4EC76A44" w:rsidR="00F06446" w:rsidDel="009E644C" w:rsidRDefault="00F06446" w:rsidP="00784B17">
            <w:pPr>
              <w:rPr>
                <w:del w:id="6894" w:author="Author"/>
                <w:rFonts w:ascii="Calibri" w:hAnsi="Calibri" w:cs="Calibri"/>
                <w:b w:val="0"/>
                <w:bCs w:val="0"/>
                <w:color w:val="000000"/>
                <w:sz w:val="22"/>
                <w:szCs w:val="22"/>
              </w:rPr>
            </w:pPr>
            <w:del w:id="6895" w:author="Author">
              <w:r w:rsidDel="009E644C">
                <w:rPr>
                  <w:rFonts w:ascii="Calibri" w:hAnsi="Calibri" w:cs="Calibri"/>
                  <w:b w:val="0"/>
                  <w:bCs w:val="0"/>
                  <w:color w:val="000000"/>
                  <w:sz w:val="22"/>
                  <w:szCs w:val="22"/>
                </w:rPr>
                <w:delText>1344</w:delText>
              </w:r>
            </w:del>
          </w:p>
        </w:tc>
        <w:tc>
          <w:tcPr>
            <w:tcW w:w="851" w:type="dxa"/>
            <w:vAlign w:val="bottom"/>
          </w:tcPr>
          <w:p w14:paraId="3AC5BADE" w14:textId="0868DB5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96" w:author="Author"/>
                <w:rFonts w:asciiTheme="minorHAnsi" w:hAnsiTheme="minorHAnsi" w:cstheme="minorHAnsi"/>
                <w:color w:val="000000"/>
                <w:sz w:val="22"/>
                <w:szCs w:val="22"/>
              </w:rPr>
            </w:pPr>
            <w:del w:id="6897" w:author="Author">
              <w:r w:rsidDel="009E644C">
                <w:rPr>
                  <w:rFonts w:ascii="Calibri" w:hAnsi="Calibri" w:cs="Calibri"/>
                  <w:color w:val="000000"/>
                  <w:sz w:val="22"/>
                  <w:szCs w:val="22"/>
                </w:rPr>
                <w:delText>8.89</w:delText>
              </w:r>
            </w:del>
          </w:p>
        </w:tc>
        <w:tc>
          <w:tcPr>
            <w:tcW w:w="1240" w:type="dxa"/>
            <w:vAlign w:val="bottom"/>
          </w:tcPr>
          <w:p w14:paraId="4E9EA699" w14:textId="0DAE2D1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98" w:author="Author"/>
                <w:rFonts w:asciiTheme="minorHAnsi" w:hAnsiTheme="minorHAnsi" w:cstheme="minorHAnsi"/>
                <w:color w:val="000000"/>
                <w:sz w:val="22"/>
                <w:szCs w:val="22"/>
              </w:rPr>
            </w:pPr>
            <w:del w:id="6899" w:author="Author">
              <w:r w:rsidDel="009E644C">
                <w:rPr>
                  <w:rFonts w:ascii="Calibri" w:hAnsi="Calibri" w:cs="Calibri"/>
                  <w:color w:val="000000"/>
                  <w:sz w:val="22"/>
                  <w:szCs w:val="22"/>
                </w:rPr>
                <w:delText>95.59</w:delText>
              </w:r>
            </w:del>
          </w:p>
        </w:tc>
        <w:tc>
          <w:tcPr>
            <w:tcW w:w="851" w:type="dxa"/>
            <w:vAlign w:val="bottom"/>
          </w:tcPr>
          <w:p w14:paraId="376A0E27" w14:textId="19ADFFB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00" w:author="Author"/>
                <w:rFonts w:asciiTheme="minorHAnsi" w:hAnsiTheme="minorHAnsi" w:cstheme="minorHAnsi"/>
                <w:color w:val="000000"/>
                <w:sz w:val="22"/>
                <w:szCs w:val="22"/>
              </w:rPr>
            </w:pPr>
            <w:del w:id="6901" w:author="Author">
              <w:r w:rsidDel="009E644C">
                <w:rPr>
                  <w:rFonts w:ascii="Calibri" w:hAnsi="Calibri" w:cs="Calibri"/>
                  <w:color w:val="000000"/>
                  <w:sz w:val="22"/>
                  <w:szCs w:val="22"/>
                </w:rPr>
                <w:delText>9.13</w:delText>
              </w:r>
            </w:del>
          </w:p>
        </w:tc>
        <w:tc>
          <w:tcPr>
            <w:tcW w:w="1240" w:type="dxa"/>
            <w:vAlign w:val="bottom"/>
          </w:tcPr>
          <w:p w14:paraId="7AADCE73" w14:textId="68B0469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02" w:author="Author"/>
                <w:rFonts w:asciiTheme="minorHAnsi" w:hAnsiTheme="minorHAnsi" w:cstheme="minorHAnsi"/>
                <w:color w:val="000000"/>
                <w:sz w:val="22"/>
                <w:szCs w:val="22"/>
              </w:rPr>
            </w:pPr>
            <w:del w:id="6903" w:author="Author">
              <w:r w:rsidDel="009E644C">
                <w:rPr>
                  <w:rFonts w:ascii="Calibri" w:hAnsi="Calibri" w:cs="Calibri"/>
                  <w:color w:val="000000"/>
                  <w:sz w:val="22"/>
                  <w:szCs w:val="22"/>
                </w:rPr>
                <w:delText>98.13</w:delText>
              </w:r>
            </w:del>
          </w:p>
        </w:tc>
        <w:tc>
          <w:tcPr>
            <w:tcW w:w="886" w:type="dxa"/>
            <w:vAlign w:val="bottom"/>
          </w:tcPr>
          <w:p w14:paraId="78D5FB46" w14:textId="5F1021F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04" w:author="Author"/>
                <w:rFonts w:asciiTheme="minorHAnsi" w:hAnsiTheme="minorHAnsi" w:cstheme="minorHAnsi"/>
                <w:color w:val="000000"/>
                <w:sz w:val="22"/>
                <w:szCs w:val="22"/>
              </w:rPr>
            </w:pPr>
            <w:del w:id="6905" w:author="Author">
              <w:r w:rsidDel="009E644C">
                <w:rPr>
                  <w:rFonts w:ascii="Calibri" w:hAnsi="Calibri" w:cs="Calibri"/>
                  <w:color w:val="000000"/>
                  <w:sz w:val="22"/>
                  <w:szCs w:val="22"/>
                </w:rPr>
                <w:delText>9.17</w:delText>
              </w:r>
            </w:del>
          </w:p>
        </w:tc>
        <w:tc>
          <w:tcPr>
            <w:tcW w:w="1240" w:type="dxa"/>
            <w:vAlign w:val="bottom"/>
          </w:tcPr>
          <w:p w14:paraId="4415A30B" w14:textId="72F41D2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06" w:author="Author"/>
                <w:rFonts w:asciiTheme="minorHAnsi" w:hAnsiTheme="minorHAnsi" w:cstheme="minorHAnsi"/>
                <w:color w:val="000000"/>
                <w:sz w:val="22"/>
                <w:szCs w:val="22"/>
              </w:rPr>
            </w:pPr>
            <w:del w:id="6907" w:author="Author">
              <w:r w:rsidDel="009E644C">
                <w:rPr>
                  <w:rFonts w:ascii="Calibri" w:hAnsi="Calibri" w:cs="Calibri"/>
                  <w:color w:val="000000"/>
                  <w:sz w:val="22"/>
                  <w:szCs w:val="22"/>
                </w:rPr>
                <w:delText>98.55</w:delText>
              </w:r>
            </w:del>
          </w:p>
        </w:tc>
        <w:tc>
          <w:tcPr>
            <w:tcW w:w="886" w:type="dxa"/>
            <w:vAlign w:val="bottom"/>
          </w:tcPr>
          <w:p w14:paraId="0D1CA528" w14:textId="63D3A6A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08" w:author="Author"/>
                <w:rFonts w:asciiTheme="minorHAnsi" w:hAnsiTheme="minorHAnsi" w:cstheme="minorHAnsi"/>
                <w:color w:val="000000"/>
                <w:sz w:val="22"/>
                <w:szCs w:val="22"/>
              </w:rPr>
            </w:pPr>
            <w:del w:id="6909" w:author="Author">
              <w:r w:rsidDel="009E644C">
                <w:rPr>
                  <w:rFonts w:ascii="Calibri" w:hAnsi="Calibri" w:cs="Calibri"/>
                  <w:color w:val="000000"/>
                  <w:sz w:val="22"/>
                  <w:szCs w:val="22"/>
                </w:rPr>
                <w:delText>9.19</w:delText>
              </w:r>
            </w:del>
          </w:p>
        </w:tc>
        <w:tc>
          <w:tcPr>
            <w:tcW w:w="1240" w:type="dxa"/>
            <w:vAlign w:val="bottom"/>
          </w:tcPr>
          <w:p w14:paraId="1EF89FF0" w14:textId="060B821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10" w:author="Author"/>
                <w:rFonts w:asciiTheme="minorHAnsi" w:hAnsiTheme="minorHAnsi" w:cstheme="minorHAnsi"/>
                <w:color w:val="000000"/>
                <w:sz w:val="22"/>
                <w:szCs w:val="22"/>
              </w:rPr>
            </w:pPr>
            <w:del w:id="6911" w:author="Author">
              <w:r w:rsidDel="009E644C">
                <w:rPr>
                  <w:rFonts w:ascii="Calibri" w:hAnsi="Calibri" w:cs="Calibri"/>
                  <w:color w:val="000000"/>
                  <w:sz w:val="22"/>
                  <w:szCs w:val="22"/>
                </w:rPr>
                <w:delText>98.80</w:delText>
              </w:r>
            </w:del>
          </w:p>
        </w:tc>
      </w:tr>
      <w:tr w:rsidR="00F06446" w:rsidDel="009E644C" w14:paraId="5DE7CF6D" w14:textId="5A4DF265" w:rsidTr="00784B17">
        <w:trPr>
          <w:cnfStyle w:val="000000100000" w:firstRow="0" w:lastRow="0" w:firstColumn="0" w:lastColumn="0" w:oddVBand="0" w:evenVBand="0" w:oddHBand="1" w:evenHBand="0" w:firstRowFirstColumn="0" w:firstRowLastColumn="0" w:lastRowFirstColumn="0" w:lastRowLastColumn="0"/>
          <w:trHeight w:val="282"/>
          <w:del w:id="691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69C0DEE" w14:textId="5641F599" w:rsidR="00F06446" w:rsidDel="009E644C" w:rsidRDefault="00F06446" w:rsidP="00784B17">
            <w:pPr>
              <w:rPr>
                <w:del w:id="6913" w:author="Author"/>
                <w:rFonts w:ascii="Calibri" w:hAnsi="Calibri" w:cs="Calibri"/>
                <w:b w:val="0"/>
                <w:bCs w:val="0"/>
                <w:color w:val="000000"/>
                <w:sz w:val="22"/>
                <w:szCs w:val="22"/>
              </w:rPr>
            </w:pPr>
            <w:del w:id="6914" w:author="Author">
              <w:r w:rsidDel="009E644C">
                <w:rPr>
                  <w:rFonts w:ascii="Calibri" w:hAnsi="Calibri" w:cs="Calibri"/>
                  <w:b w:val="0"/>
                  <w:bCs w:val="0"/>
                  <w:color w:val="000000"/>
                  <w:sz w:val="22"/>
                  <w:szCs w:val="22"/>
                </w:rPr>
                <w:delText>1408</w:delText>
              </w:r>
            </w:del>
          </w:p>
        </w:tc>
        <w:tc>
          <w:tcPr>
            <w:tcW w:w="851" w:type="dxa"/>
            <w:vAlign w:val="bottom"/>
          </w:tcPr>
          <w:p w14:paraId="1BCF2254" w14:textId="7FBAAD1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15" w:author="Author"/>
                <w:rFonts w:asciiTheme="minorHAnsi" w:hAnsiTheme="minorHAnsi" w:cstheme="minorHAnsi"/>
                <w:color w:val="000000"/>
                <w:sz w:val="22"/>
                <w:szCs w:val="22"/>
              </w:rPr>
            </w:pPr>
            <w:del w:id="6916" w:author="Author">
              <w:r w:rsidDel="009E644C">
                <w:rPr>
                  <w:rFonts w:ascii="Calibri" w:hAnsi="Calibri" w:cs="Calibri"/>
                  <w:color w:val="000000"/>
                  <w:sz w:val="22"/>
                  <w:szCs w:val="22"/>
                </w:rPr>
                <w:delText>8.51</w:delText>
              </w:r>
            </w:del>
          </w:p>
        </w:tc>
        <w:tc>
          <w:tcPr>
            <w:tcW w:w="1240" w:type="dxa"/>
            <w:vAlign w:val="bottom"/>
          </w:tcPr>
          <w:p w14:paraId="7464B333" w14:textId="1A33E14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17" w:author="Author"/>
                <w:rFonts w:asciiTheme="minorHAnsi" w:hAnsiTheme="minorHAnsi" w:cstheme="minorHAnsi"/>
                <w:color w:val="000000"/>
                <w:sz w:val="22"/>
                <w:szCs w:val="22"/>
              </w:rPr>
            </w:pPr>
            <w:del w:id="6918" w:author="Author">
              <w:r w:rsidDel="009E644C">
                <w:rPr>
                  <w:rFonts w:ascii="Calibri" w:hAnsi="Calibri" w:cs="Calibri"/>
                  <w:color w:val="000000"/>
                  <w:sz w:val="22"/>
                  <w:szCs w:val="22"/>
                </w:rPr>
                <w:delText>95.81</w:delText>
              </w:r>
            </w:del>
          </w:p>
        </w:tc>
        <w:tc>
          <w:tcPr>
            <w:tcW w:w="851" w:type="dxa"/>
            <w:vAlign w:val="bottom"/>
          </w:tcPr>
          <w:p w14:paraId="563B9EB1" w14:textId="55BA01D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19" w:author="Author"/>
                <w:rFonts w:asciiTheme="minorHAnsi" w:hAnsiTheme="minorHAnsi" w:cstheme="minorHAnsi"/>
                <w:color w:val="000000"/>
                <w:sz w:val="22"/>
                <w:szCs w:val="22"/>
              </w:rPr>
            </w:pPr>
            <w:del w:id="6920" w:author="Author">
              <w:r w:rsidDel="009E644C">
                <w:rPr>
                  <w:rFonts w:ascii="Calibri" w:hAnsi="Calibri" w:cs="Calibri"/>
                  <w:color w:val="000000"/>
                  <w:sz w:val="22"/>
                  <w:szCs w:val="22"/>
                </w:rPr>
                <w:delText>8.74</w:delText>
              </w:r>
            </w:del>
          </w:p>
        </w:tc>
        <w:tc>
          <w:tcPr>
            <w:tcW w:w="1240" w:type="dxa"/>
            <w:vAlign w:val="bottom"/>
          </w:tcPr>
          <w:p w14:paraId="4843CD2F" w14:textId="3DC72CB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21" w:author="Author"/>
                <w:rFonts w:asciiTheme="minorHAnsi" w:hAnsiTheme="minorHAnsi" w:cstheme="minorHAnsi"/>
                <w:color w:val="000000"/>
                <w:sz w:val="22"/>
                <w:szCs w:val="22"/>
              </w:rPr>
            </w:pPr>
            <w:del w:id="6922" w:author="Author">
              <w:r w:rsidDel="009E644C">
                <w:rPr>
                  <w:rFonts w:ascii="Calibri" w:hAnsi="Calibri" w:cs="Calibri"/>
                  <w:color w:val="000000"/>
                  <w:sz w:val="22"/>
                  <w:szCs w:val="22"/>
                </w:rPr>
                <w:delText>98.47</w:delText>
              </w:r>
            </w:del>
          </w:p>
        </w:tc>
        <w:tc>
          <w:tcPr>
            <w:tcW w:w="886" w:type="dxa"/>
            <w:vAlign w:val="bottom"/>
          </w:tcPr>
          <w:p w14:paraId="6C235897" w14:textId="6DD80B9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23" w:author="Author"/>
                <w:rFonts w:asciiTheme="minorHAnsi" w:hAnsiTheme="minorHAnsi" w:cstheme="minorHAnsi"/>
                <w:color w:val="000000"/>
                <w:sz w:val="22"/>
                <w:szCs w:val="22"/>
              </w:rPr>
            </w:pPr>
            <w:del w:id="6924" w:author="Author">
              <w:r w:rsidDel="009E644C">
                <w:rPr>
                  <w:rFonts w:ascii="Calibri" w:hAnsi="Calibri" w:cs="Calibri"/>
                  <w:color w:val="000000"/>
                  <w:sz w:val="22"/>
                  <w:szCs w:val="22"/>
                </w:rPr>
                <w:delText>8.77</w:delText>
              </w:r>
            </w:del>
          </w:p>
        </w:tc>
        <w:tc>
          <w:tcPr>
            <w:tcW w:w="1240" w:type="dxa"/>
            <w:vAlign w:val="bottom"/>
          </w:tcPr>
          <w:p w14:paraId="230A94DD" w14:textId="60511A2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25" w:author="Author"/>
                <w:rFonts w:asciiTheme="minorHAnsi" w:hAnsiTheme="minorHAnsi" w:cstheme="minorHAnsi"/>
                <w:color w:val="000000"/>
                <w:sz w:val="22"/>
                <w:szCs w:val="22"/>
              </w:rPr>
            </w:pPr>
            <w:del w:id="6926" w:author="Author">
              <w:r w:rsidDel="009E644C">
                <w:rPr>
                  <w:rFonts w:ascii="Calibri" w:hAnsi="Calibri" w:cs="Calibri"/>
                  <w:color w:val="000000"/>
                  <w:sz w:val="22"/>
                  <w:szCs w:val="22"/>
                </w:rPr>
                <w:delText>98.82</w:delText>
              </w:r>
            </w:del>
          </w:p>
        </w:tc>
        <w:tc>
          <w:tcPr>
            <w:tcW w:w="886" w:type="dxa"/>
            <w:vAlign w:val="bottom"/>
          </w:tcPr>
          <w:p w14:paraId="67FDAD70" w14:textId="3B2C787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27" w:author="Author"/>
                <w:rFonts w:asciiTheme="minorHAnsi" w:hAnsiTheme="minorHAnsi" w:cstheme="minorHAnsi"/>
                <w:color w:val="000000"/>
                <w:sz w:val="22"/>
                <w:szCs w:val="22"/>
              </w:rPr>
            </w:pPr>
            <w:del w:id="6928" w:author="Author">
              <w:r w:rsidDel="009E644C">
                <w:rPr>
                  <w:rFonts w:ascii="Calibri" w:hAnsi="Calibri" w:cs="Calibri"/>
                  <w:color w:val="000000"/>
                  <w:sz w:val="22"/>
                  <w:szCs w:val="22"/>
                </w:rPr>
                <w:delText>8.80</w:delText>
              </w:r>
            </w:del>
          </w:p>
        </w:tc>
        <w:tc>
          <w:tcPr>
            <w:tcW w:w="1240" w:type="dxa"/>
            <w:vAlign w:val="bottom"/>
          </w:tcPr>
          <w:p w14:paraId="09F382A6" w14:textId="42588E0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29" w:author="Author"/>
                <w:rFonts w:asciiTheme="minorHAnsi" w:hAnsiTheme="minorHAnsi" w:cstheme="minorHAnsi"/>
                <w:color w:val="000000"/>
                <w:sz w:val="22"/>
                <w:szCs w:val="22"/>
              </w:rPr>
            </w:pPr>
            <w:del w:id="6930" w:author="Author">
              <w:r w:rsidDel="009E644C">
                <w:rPr>
                  <w:rFonts w:ascii="Calibri" w:hAnsi="Calibri" w:cs="Calibri"/>
                  <w:color w:val="000000"/>
                  <w:sz w:val="22"/>
                  <w:szCs w:val="22"/>
                </w:rPr>
                <w:delText>99.12</w:delText>
              </w:r>
            </w:del>
          </w:p>
        </w:tc>
      </w:tr>
      <w:tr w:rsidR="00F06446" w:rsidDel="009E644C" w14:paraId="6E380FF2" w14:textId="05ED4741" w:rsidTr="00784B17">
        <w:trPr>
          <w:trHeight w:val="282"/>
          <w:del w:id="693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10D807C" w14:textId="1BD3099E" w:rsidR="00F06446" w:rsidDel="009E644C" w:rsidRDefault="00F06446" w:rsidP="00784B17">
            <w:pPr>
              <w:rPr>
                <w:del w:id="6932" w:author="Author"/>
                <w:rFonts w:ascii="Calibri" w:hAnsi="Calibri" w:cs="Calibri"/>
                <w:b w:val="0"/>
                <w:bCs w:val="0"/>
                <w:color w:val="000000"/>
                <w:sz w:val="22"/>
                <w:szCs w:val="22"/>
              </w:rPr>
            </w:pPr>
            <w:del w:id="6933" w:author="Author">
              <w:r w:rsidDel="009E644C">
                <w:rPr>
                  <w:rFonts w:ascii="Calibri" w:hAnsi="Calibri" w:cs="Calibri"/>
                  <w:b w:val="0"/>
                  <w:bCs w:val="0"/>
                  <w:color w:val="000000"/>
                  <w:sz w:val="22"/>
                  <w:szCs w:val="22"/>
                </w:rPr>
                <w:delText>1472</w:delText>
              </w:r>
            </w:del>
          </w:p>
        </w:tc>
        <w:tc>
          <w:tcPr>
            <w:tcW w:w="851" w:type="dxa"/>
            <w:vAlign w:val="bottom"/>
          </w:tcPr>
          <w:p w14:paraId="1E06E081" w14:textId="3B6F4EE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34" w:author="Author"/>
                <w:rFonts w:asciiTheme="minorHAnsi" w:hAnsiTheme="minorHAnsi" w:cstheme="minorHAnsi"/>
                <w:color w:val="000000"/>
                <w:sz w:val="22"/>
                <w:szCs w:val="22"/>
              </w:rPr>
            </w:pPr>
            <w:del w:id="6935" w:author="Author">
              <w:r w:rsidDel="009E644C">
                <w:rPr>
                  <w:rFonts w:ascii="Calibri" w:hAnsi="Calibri" w:cs="Calibri"/>
                  <w:color w:val="000000"/>
                  <w:sz w:val="22"/>
                  <w:szCs w:val="22"/>
                </w:rPr>
                <w:delText>8.20</w:delText>
              </w:r>
            </w:del>
          </w:p>
        </w:tc>
        <w:tc>
          <w:tcPr>
            <w:tcW w:w="1240" w:type="dxa"/>
            <w:vAlign w:val="bottom"/>
          </w:tcPr>
          <w:p w14:paraId="08DF64F9" w14:textId="6608011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36" w:author="Author"/>
                <w:rFonts w:asciiTheme="minorHAnsi" w:hAnsiTheme="minorHAnsi" w:cstheme="minorHAnsi"/>
                <w:color w:val="000000"/>
                <w:sz w:val="22"/>
                <w:szCs w:val="22"/>
              </w:rPr>
            </w:pPr>
            <w:del w:id="6937" w:author="Author">
              <w:r w:rsidDel="009E644C">
                <w:rPr>
                  <w:rFonts w:ascii="Calibri" w:hAnsi="Calibri" w:cs="Calibri"/>
                  <w:color w:val="000000"/>
                  <w:sz w:val="22"/>
                  <w:szCs w:val="22"/>
                </w:rPr>
                <w:delText>96.61</w:delText>
              </w:r>
            </w:del>
          </w:p>
        </w:tc>
        <w:tc>
          <w:tcPr>
            <w:tcW w:w="851" w:type="dxa"/>
            <w:vAlign w:val="bottom"/>
          </w:tcPr>
          <w:p w14:paraId="7D314918" w14:textId="195479A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38" w:author="Author"/>
                <w:rFonts w:asciiTheme="minorHAnsi" w:hAnsiTheme="minorHAnsi" w:cstheme="minorHAnsi"/>
                <w:color w:val="000000"/>
                <w:sz w:val="22"/>
                <w:szCs w:val="22"/>
              </w:rPr>
            </w:pPr>
            <w:del w:id="6939" w:author="Author">
              <w:r w:rsidDel="009E644C">
                <w:rPr>
                  <w:rFonts w:ascii="Calibri" w:hAnsi="Calibri" w:cs="Calibri"/>
                  <w:color w:val="000000"/>
                  <w:sz w:val="22"/>
                  <w:szCs w:val="22"/>
                </w:rPr>
                <w:delText>8.39</w:delText>
              </w:r>
            </w:del>
          </w:p>
        </w:tc>
        <w:tc>
          <w:tcPr>
            <w:tcW w:w="1240" w:type="dxa"/>
            <w:vAlign w:val="bottom"/>
          </w:tcPr>
          <w:p w14:paraId="66CE171A" w14:textId="0894EDB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40" w:author="Author"/>
                <w:rFonts w:asciiTheme="minorHAnsi" w:hAnsiTheme="minorHAnsi" w:cstheme="minorHAnsi"/>
                <w:color w:val="000000"/>
                <w:sz w:val="22"/>
                <w:szCs w:val="22"/>
              </w:rPr>
            </w:pPr>
            <w:del w:id="6941" w:author="Author">
              <w:r w:rsidDel="009E644C">
                <w:rPr>
                  <w:rFonts w:ascii="Calibri" w:hAnsi="Calibri" w:cs="Calibri"/>
                  <w:color w:val="000000"/>
                  <w:sz w:val="22"/>
                  <w:szCs w:val="22"/>
                </w:rPr>
                <w:delText>98.80</w:delText>
              </w:r>
            </w:del>
          </w:p>
        </w:tc>
        <w:tc>
          <w:tcPr>
            <w:tcW w:w="886" w:type="dxa"/>
            <w:vAlign w:val="bottom"/>
          </w:tcPr>
          <w:p w14:paraId="0B59242E" w14:textId="6778461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42" w:author="Author"/>
                <w:rFonts w:asciiTheme="minorHAnsi" w:hAnsiTheme="minorHAnsi" w:cstheme="minorHAnsi"/>
                <w:color w:val="000000"/>
                <w:sz w:val="22"/>
                <w:szCs w:val="22"/>
              </w:rPr>
            </w:pPr>
            <w:del w:id="6943" w:author="Author">
              <w:r w:rsidDel="009E644C">
                <w:rPr>
                  <w:rFonts w:ascii="Calibri" w:hAnsi="Calibri" w:cs="Calibri"/>
                  <w:color w:val="000000"/>
                  <w:sz w:val="22"/>
                  <w:szCs w:val="22"/>
                </w:rPr>
                <w:delText>8.41</w:delText>
              </w:r>
            </w:del>
          </w:p>
        </w:tc>
        <w:tc>
          <w:tcPr>
            <w:tcW w:w="1240" w:type="dxa"/>
            <w:vAlign w:val="bottom"/>
          </w:tcPr>
          <w:p w14:paraId="75CDA31E" w14:textId="7D17216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44" w:author="Author"/>
                <w:rFonts w:asciiTheme="minorHAnsi" w:hAnsiTheme="minorHAnsi" w:cstheme="minorHAnsi"/>
                <w:color w:val="000000"/>
                <w:sz w:val="22"/>
                <w:szCs w:val="22"/>
              </w:rPr>
            </w:pPr>
            <w:del w:id="6945" w:author="Author">
              <w:r w:rsidDel="009E644C">
                <w:rPr>
                  <w:rFonts w:ascii="Calibri" w:hAnsi="Calibri" w:cs="Calibri"/>
                  <w:color w:val="000000"/>
                  <w:sz w:val="22"/>
                  <w:szCs w:val="22"/>
                </w:rPr>
                <w:delText>99.09</w:delText>
              </w:r>
            </w:del>
          </w:p>
        </w:tc>
        <w:tc>
          <w:tcPr>
            <w:tcW w:w="886" w:type="dxa"/>
            <w:vAlign w:val="bottom"/>
          </w:tcPr>
          <w:p w14:paraId="6CF7AEC1" w14:textId="256DB54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46" w:author="Author"/>
                <w:rFonts w:asciiTheme="minorHAnsi" w:hAnsiTheme="minorHAnsi" w:cstheme="minorHAnsi"/>
                <w:color w:val="000000"/>
                <w:sz w:val="22"/>
                <w:szCs w:val="22"/>
              </w:rPr>
            </w:pPr>
            <w:del w:id="6947" w:author="Author">
              <w:r w:rsidDel="009E644C">
                <w:rPr>
                  <w:rFonts w:ascii="Calibri" w:hAnsi="Calibri" w:cs="Calibri"/>
                  <w:color w:val="000000"/>
                  <w:sz w:val="22"/>
                  <w:szCs w:val="22"/>
                </w:rPr>
                <w:delText>8.45</w:delText>
              </w:r>
            </w:del>
          </w:p>
        </w:tc>
        <w:tc>
          <w:tcPr>
            <w:tcW w:w="1240" w:type="dxa"/>
            <w:vAlign w:val="bottom"/>
          </w:tcPr>
          <w:p w14:paraId="74F821DD" w14:textId="2E802A8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48" w:author="Author"/>
                <w:rFonts w:asciiTheme="minorHAnsi" w:hAnsiTheme="minorHAnsi" w:cstheme="minorHAnsi"/>
                <w:color w:val="000000"/>
                <w:sz w:val="22"/>
                <w:szCs w:val="22"/>
              </w:rPr>
            </w:pPr>
            <w:del w:id="6949" w:author="Author">
              <w:r w:rsidDel="009E644C">
                <w:rPr>
                  <w:rFonts w:ascii="Calibri" w:hAnsi="Calibri" w:cs="Calibri"/>
                  <w:color w:val="000000"/>
                  <w:sz w:val="22"/>
                  <w:szCs w:val="22"/>
                </w:rPr>
                <w:delText>99.46</w:delText>
              </w:r>
            </w:del>
          </w:p>
        </w:tc>
      </w:tr>
      <w:tr w:rsidR="00F06446" w:rsidDel="009E644C" w14:paraId="79F3ACC2" w14:textId="7646FD70" w:rsidTr="00784B17">
        <w:trPr>
          <w:cnfStyle w:val="000000100000" w:firstRow="0" w:lastRow="0" w:firstColumn="0" w:lastColumn="0" w:oddVBand="0" w:evenVBand="0" w:oddHBand="1" w:evenHBand="0" w:firstRowFirstColumn="0" w:firstRowLastColumn="0" w:lastRowFirstColumn="0" w:lastRowLastColumn="0"/>
          <w:trHeight w:val="282"/>
          <w:del w:id="695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7C8B012" w14:textId="17868F92" w:rsidR="00F06446" w:rsidDel="009E644C" w:rsidRDefault="00F06446" w:rsidP="00784B17">
            <w:pPr>
              <w:rPr>
                <w:del w:id="6951" w:author="Author"/>
                <w:rFonts w:ascii="Calibri" w:hAnsi="Calibri" w:cs="Calibri"/>
                <w:b w:val="0"/>
                <w:bCs w:val="0"/>
                <w:color w:val="000000"/>
                <w:sz w:val="22"/>
                <w:szCs w:val="22"/>
              </w:rPr>
            </w:pPr>
            <w:del w:id="6952" w:author="Author">
              <w:r w:rsidDel="009E644C">
                <w:rPr>
                  <w:rFonts w:ascii="Calibri" w:hAnsi="Calibri" w:cs="Calibri"/>
                  <w:b w:val="0"/>
                  <w:bCs w:val="0"/>
                  <w:color w:val="000000"/>
                  <w:sz w:val="22"/>
                  <w:szCs w:val="22"/>
                </w:rPr>
                <w:delText>1536</w:delText>
              </w:r>
            </w:del>
          </w:p>
        </w:tc>
        <w:tc>
          <w:tcPr>
            <w:tcW w:w="851" w:type="dxa"/>
            <w:vAlign w:val="bottom"/>
          </w:tcPr>
          <w:p w14:paraId="691797CD" w14:textId="1A09E2D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53" w:author="Author"/>
                <w:rFonts w:asciiTheme="minorHAnsi" w:hAnsiTheme="minorHAnsi" w:cstheme="minorHAnsi"/>
                <w:color w:val="000000"/>
                <w:sz w:val="22"/>
                <w:szCs w:val="22"/>
              </w:rPr>
            </w:pPr>
            <w:del w:id="6954" w:author="Author">
              <w:r w:rsidDel="009E644C">
                <w:rPr>
                  <w:rFonts w:ascii="Calibri" w:hAnsi="Calibri" w:cs="Calibri"/>
                  <w:color w:val="000000"/>
                  <w:sz w:val="22"/>
                  <w:szCs w:val="22"/>
                </w:rPr>
                <w:delText>7.88</w:delText>
              </w:r>
            </w:del>
          </w:p>
        </w:tc>
        <w:tc>
          <w:tcPr>
            <w:tcW w:w="1240" w:type="dxa"/>
            <w:vAlign w:val="bottom"/>
          </w:tcPr>
          <w:p w14:paraId="492777A7" w14:textId="613D640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55" w:author="Author"/>
                <w:rFonts w:asciiTheme="minorHAnsi" w:hAnsiTheme="minorHAnsi" w:cstheme="minorHAnsi"/>
                <w:color w:val="000000"/>
                <w:sz w:val="22"/>
                <w:szCs w:val="22"/>
              </w:rPr>
            </w:pPr>
            <w:del w:id="6956" w:author="Author">
              <w:r w:rsidDel="009E644C">
                <w:rPr>
                  <w:rFonts w:ascii="Calibri" w:hAnsi="Calibri" w:cs="Calibri"/>
                  <w:color w:val="000000"/>
                  <w:sz w:val="22"/>
                  <w:szCs w:val="22"/>
                </w:rPr>
                <w:delText>96.86</w:delText>
              </w:r>
            </w:del>
          </w:p>
        </w:tc>
        <w:tc>
          <w:tcPr>
            <w:tcW w:w="851" w:type="dxa"/>
            <w:vAlign w:val="bottom"/>
          </w:tcPr>
          <w:p w14:paraId="0A2615E4" w14:textId="381402E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57" w:author="Author"/>
                <w:rFonts w:asciiTheme="minorHAnsi" w:hAnsiTheme="minorHAnsi" w:cstheme="minorHAnsi"/>
                <w:color w:val="000000"/>
                <w:sz w:val="22"/>
                <w:szCs w:val="22"/>
              </w:rPr>
            </w:pPr>
            <w:del w:id="6958" w:author="Author">
              <w:r w:rsidDel="009E644C">
                <w:rPr>
                  <w:rFonts w:ascii="Calibri" w:hAnsi="Calibri" w:cs="Calibri"/>
                  <w:color w:val="000000"/>
                  <w:sz w:val="22"/>
                  <w:szCs w:val="22"/>
                </w:rPr>
                <w:delText>8.07</w:delText>
              </w:r>
            </w:del>
          </w:p>
        </w:tc>
        <w:tc>
          <w:tcPr>
            <w:tcW w:w="1240" w:type="dxa"/>
            <w:vAlign w:val="bottom"/>
          </w:tcPr>
          <w:p w14:paraId="72228598" w14:textId="4BBE7C2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59" w:author="Author"/>
                <w:rFonts w:asciiTheme="minorHAnsi" w:hAnsiTheme="minorHAnsi" w:cstheme="minorHAnsi"/>
                <w:color w:val="000000"/>
                <w:sz w:val="22"/>
                <w:szCs w:val="22"/>
              </w:rPr>
            </w:pPr>
            <w:del w:id="6960" w:author="Author">
              <w:r w:rsidDel="009E644C">
                <w:rPr>
                  <w:rFonts w:ascii="Calibri" w:hAnsi="Calibri" w:cs="Calibri"/>
                  <w:color w:val="000000"/>
                  <w:sz w:val="22"/>
                  <w:szCs w:val="22"/>
                </w:rPr>
                <w:delText>99.11</w:delText>
              </w:r>
            </w:del>
          </w:p>
        </w:tc>
        <w:tc>
          <w:tcPr>
            <w:tcW w:w="886" w:type="dxa"/>
            <w:vAlign w:val="bottom"/>
          </w:tcPr>
          <w:p w14:paraId="316C1A25" w14:textId="5CD3CE8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61" w:author="Author"/>
                <w:rFonts w:asciiTheme="minorHAnsi" w:hAnsiTheme="minorHAnsi" w:cstheme="minorHAnsi"/>
                <w:color w:val="000000"/>
                <w:sz w:val="22"/>
                <w:szCs w:val="22"/>
              </w:rPr>
            </w:pPr>
            <w:del w:id="6962" w:author="Author">
              <w:r w:rsidDel="009E644C">
                <w:rPr>
                  <w:rFonts w:ascii="Calibri" w:hAnsi="Calibri" w:cs="Calibri"/>
                  <w:color w:val="000000"/>
                  <w:sz w:val="22"/>
                  <w:szCs w:val="22"/>
                </w:rPr>
                <w:delText>8.08</w:delText>
              </w:r>
            </w:del>
          </w:p>
        </w:tc>
        <w:tc>
          <w:tcPr>
            <w:tcW w:w="1240" w:type="dxa"/>
            <w:vAlign w:val="bottom"/>
          </w:tcPr>
          <w:p w14:paraId="1B33D616" w14:textId="5099884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63" w:author="Author"/>
                <w:rFonts w:asciiTheme="minorHAnsi" w:hAnsiTheme="minorHAnsi" w:cstheme="minorHAnsi"/>
                <w:color w:val="000000"/>
                <w:sz w:val="22"/>
                <w:szCs w:val="22"/>
              </w:rPr>
            </w:pPr>
            <w:del w:id="6964" w:author="Author">
              <w:r w:rsidDel="009E644C">
                <w:rPr>
                  <w:rFonts w:ascii="Calibri" w:hAnsi="Calibri" w:cs="Calibri"/>
                  <w:color w:val="000000"/>
                  <w:sz w:val="22"/>
                  <w:szCs w:val="22"/>
                </w:rPr>
                <w:delText>99.34</w:delText>
              </w:r>
            </w:del>
          </w:p>
        </w:tc>
        <w:tc>
          <w:tcPr>
            <w:tcW w:w="886" w:type="dxa"/>
            <w:vAlign w:val="bottom"/>
          </w:tcPr>
          <w:p w14:paraId="2EA8B8E6" w14:textId="0757DEB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65" w:author="Author"/>
                <w:rFonts w:asciiTheme="minorHAnsi" w:hAnsiTheme="minorHAnsi" w:cstheme="minorHAnsi"/>
                <w:color w:val="000000"/>
                <w:sz w:val="22"/>
                <w:szCs w:val="22"/>
              </w:rPr>
            </w:pPr>
            <w:del w:id="6966" w:author="Author">
              <w:r w:rsidDel="009E644C">
                <w:rPr>
                  <w:rFonts w:ascii="Calibri" w:hAnsi="Calibri" w:cs="Calibri"/>
                  <w:color w:val="000000"/>
                  <w:sz w:val="22"/>
                  <w:szCs w:val="22"/>
                </w:rPr>
                <w:delText>8.12</w:delText>
              </w:r>
            </w:del>
          </w:p>
        </w:tc>
        <w:tc>
          <w:tcPr>
            <w:tcW w:w="1240" w:type="dxa"/>
            <w:vAlign w:val="bottom"/>
          </w:tcPr>
          <w:p w14:paraId="19CA1E28" w14:textId="527BE68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67" w:author="Author"/>
                <w:rFonts w:asciiTheme="minorHAnsi" w:hAnsiTheme="minorHAnsi" w:cstheme="minorHAnsi"/>
                <w:color w:val="000000"/>
                <w:sz w:val="22"/>
                <w:szCs w:val="22"/>
              </w:rPr>
            </w:pPr>
            <w:del w:id="6968" w:author="Author">
              <w:r w:rsidDel="009E644C">
                <w:rPr>
                  <w:rFonts w:ascii="Calibri" w:hAnsi="Calibri" w:cs="Calibri"/>
                  <w:color w:val="000000"/>
                  <w:sz w:val="22"/>
                  <w:szCs w:val="22"/>
                </w:rPr>
                <w:delText>99.75</w:delText>
              </w:r>
            </w:del>
          </w:p>
        </w:tc>
      </w:tr>
      <w:tr w:rsidR="00F06446" w:rsidDel="009E644C" w14:paraId="1BF9D86F" w14:textId="66D33EAD" w:rsidTr="00784B17">
        <w:trPr>
          <w:trHeight w:val="282"/>
          <w:del w:id="696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4379294" w14:textId="68A0FBE2" w:rsidR="00F06446" w:rsidDel="009E644C" w:rsidRDefault="00F06446" w:rsidP="00784B17">
            <w:pPr>
              <w:rPr>
                <w:del w:id="6970" w:author="Author"/>
                <w:rFonts w:ascii="Calibri" w:hAnsi="Calibri" w:cs="Calibri"/>
                <w:b w:val="0"/>
                <w:bCs w:val="0"/>
                <w:color w:val="000000"/>
                <w:sz w:val="22"/>
                <w:szCs w:val="22"/>
              </w:rPr>
            </w:pPr>
            <w:del w:id="6971" w:author="Author">
              <w:r w:rsidDel="009E644C">
                <w:rPr>
                  <w:rFonts w:ascii="Calibri" w:hAnsi="Calibri" w:cs="Calibri"/>
                  <w:b w:val="0"/>
                  <w:bCs w:val="0"/>
                  <w:color w:val="000000"/>
                  <w:sz w:val="22"/>
                  <w:szCs w:val="22"/>
                </w:rPr>
                <w:delText>1600</w:delText>
              </w:r>
            </w:del>
          </w:p>
        </w:tc>
        <w:tc>
          <w:tcPr>
            <w:tcW w:w="851" w:type="dxa"/>
            <w:vAlign w:val="bottom"/>
          </w:tcPr>
          <w:p w14:paraId="32FEF43C" w14:textId="31E47C3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72" w:author="Author"/>
                <w:rFonts w:asciiTheme="minorHAnsi" w:hAnsiTheme="minorHAnsi" w:cstheme="minorHAnsi"/>
                <w:color w:val="000000"/>
                <w:sz w:val="22"/>
                <w:szCs w:val="22"/>
              </w:rPr>
            </w:pPr>
            <w:del w:id="6973" w:author="Author">
              <w:r w:rsidDel="009E644C">
                <w:rPr>
                  <w:rFonts w:ascii="Calibri" w:hAnsi="Calibri" w:cs="Calibri"/>
                  <w:color w:val="000000"/>
                  <w:sz w:val="22"/>
                  <w:szCs w:val="22"/>
                </w:rPr>
                <w:delText>7.43</w:delText>
              </w:r>
            </w:del>
          </w:p>
        </w:tc>
        <w:tc>
          <w:tcPr>
            <w:tcW w:w="1240" w:type="dxa"/>
            <w:vAlign w:val="bottom"/>
          </w:tcPr>
          <w:p w14:paraId="79EC6BAC" w14:textId="1EDC010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74" w:author="Author"/>
                <w:rFonts w:asciiTheme="minorHAnsi" w:hAnsiTheme="minorHAnsi" w:cstheme="minorHAnsi"/>
                <w:color w:val="000000"/>
                <w:sz w:val="22"/>
                <w:szCs w:val="22"/>
              </w:rPr>
            </w:pPr>
            <w:del w:id="6975" w:author="Author">
              <w:r w:rsidDel="009E644C">
                <w:rPr>
                  <w:rFonts w:ascii="Calibri" w:hAnsi="Calibri" w:cs="Calibri"/>
                  <w:color w:val="000000"/>
                  <w:sz w:val="22"/>
                  <w:szCs w:val="22"/>
                </w:rPr>
                <w:delText>95.15</w:delText>
              </w:r>
            </w:del>
          </w:p>
        </w:tc>
        <w:tc>
          <w:tcPr>
            <w:tcW w:w="851" w:type="dxa"/>
            <w:vAlign w:val="bottom"/>
          </w:tcPr>
          <w:p w14:paraId="7DEBA96E" w14:textId="54755FB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76" w:author="Author"/>
                <w:rFonts w:asciiTheme="minorHAnsi" w:hAnsiTheme="minorHAnsi" w:cstheme="minorHAnsi"/>
                <w:color w:val="000000"/>
                <w:sz w:val="22"/>
                <w:szCs w:val="22"/>
              </w:rPr>
            </w:pPr>
            <w:del w:id="6977" w:author="Author">
              <w:r w:rsidDel="009E644C">
                <w:rPr>
                  <w:rFonts w:ascii="Calibri" w:hAnsi="Calibri" w:cs="Calibri"/>
                  <w:color w:val="000000"/>
                  <w:sz w:val="22"/>
                  <w:szCs w:val="22"/>
                </w:rPr>
                <w:delText>7.76</w:delText>
              </w:r>
            </w:del>
          </w:p>
        </w:tc>
        <w:tc>
          <w:tcPr>
            <w:tcW w:w="1240" w:type="dxa"/>
            <w:vAlign w:val="bottom"/>
          </w:tcPr>
          <w:p w14:paraId="54CFDC38" w14:textId="2C8E03D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78" w:author="Author"/>
                <w:rFonts w:asciiTheme="minorHAnsi" w:hAnsiTheme="minorHAnsi" w:cstheme="minorHAnsi"/>
                <w:color w:val="000000"/>
                <w:sz w:val="22"/>
                <w:szCs w:val="22"/>
              </w:rPr>
            </w:pPr>
            <w:del w:id="6979" w:author="Author">
              <w:r w:rsidDel="009E644C">
                <w:rPr>
                  <w:rFonts w:ascii="Calibri" w:hAnsi="Calibri" w:cs="Calibri"/>
                  <w:color w:val="000000"/>
                  <w:sz w:val="22"/>
                  <w:szCs w:val="22"/>
                </w:rPr>
                <w:delText>99.39</w:delText>
              </w:r>
            </w:del>
          </w:p>
        </w:tc>
        <w:tc>
          <w:tcPr>
            <w:tcW w:w="886" w:type="dxa"/>
            <w:vAlign w:val="bottom"/>
          </w:tcPr>
          <w:p w14:paraId="4540228A" w14:textId="485B4D0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80" w:author="Author"/>
                <w:rFonts w:asciiTheme="minorHAnsi" w:hAnsiTheme="minorHAnsi" w:cstheme="minorHAnsi"/>
                <w:color w:val="000000"/>
                <w:sz w:val="22"/>
                <w:szCs w:val="22"/>
              </w:rPr>
            </w:pPr>
            <w:del w:id="6981" w:author="Author">
              <w:r w:rsidDel="009E644C">
                <w:rPr>
                  <w:rFonts w:ascii="Calibri" w:hAnsi="Calibri" w:cs="Calibri"/>
                  <w:color w:val="000000"/>
                  <w:sz w:val="22"/>
                  <w:szCs w:val="22"/>
                </w:rPr>
                <w:delText>7.78</w:delText>
              </w:r>
            </w:del>
          </w:p>
        </w:tc>
        <w:tc>
          <w:tcPr>
            <w:tcW w:w="1240" w:type="dxa"/>
            <w:vAlign w:val="bottom"/>
          </w:tcPr>
          <w:p w14:paraId="4879EBF0" w14:textId="00F55B0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82" w:author="Author"/>
                <w:rFonts w:asciiTheme="minorHAnsi" w:hAnsiTheme="minorHAnsi" w:cstheme="minorHAnsi"/>
                <w:color w:val="000000"/>
                <w:sz w:val="22"/>
                <w:szCs w:val="22"/>
              </w:rPr>
            </w:pPr>
            <w:del w:id="6983" w:author="Author">
              <w:r w:rsidDel="009E644C">
                <w:rPr>
                  <w:rFonts w:ascii="Calibri" w:hAnsi="Calibri" w:cs="Calibri"/>
                  <w:color w:val="000000"/>
                  <w:sz w:val="22"/>
                  <w:szCs w:val="22"/>
                </w:rPr>
                <w:delText>99.60</w:delText>
              </w:r>
            </w:del>
          </w:p>
        </w:tc>
        <w:tc>
          <w:tcPr>
            <w:tcW w:w="886" w:type="dxa"/>
            <w:vAlign w:val="bottom"/>
          </w:tcPr>
          <w:p w14:paraId="085D2DEF" w14:textId="3DAB863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84" w:author="Author"/>
                <w:rFonts w:asciiTheme="minorHAnsi" w:hAnsiTheme="minorHAnsi" w:cstheme="minorHAnsi"/>
                <w:color w:val="000000"/>
                <w:sz w:val="22"/>
                <w:szCs w:val="22"/>
              </w:rPr>
            </w:pPr>
            <w:del w:id="6985" w:author="Author">
              <w:r w:rsidDel="009E644C">
                <w:rPr>
                  <w:rFonts w:ascii="Calibri" w:hAnsi="Calibri" w:cs="Calibri"/>
                  <w:color w:val="000000"/>
                  <w:sz w:val="22"/>
                  <w:szCs w:val="22"/>
                </w:rPr>
                <w:delText>7.81</w:delText>
              </w:r>
            </w:del>
          </w:p>
        </w:tc>
        <w:tc>
          <w:tcPr>
            <w:tcW w:w="1240" w:type="dxa"/>
            <w:vAlign w:val="bottom"/>
          </w:tcPr>
          <w:p w14:paraId="79B7D1D5" w14:textId="71C9D3E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86" w:author="Author"/>
                <w:rFonts w:asciiTheme="minorHAnsi" w:hAnsiTheme="minorHAnsi" w:cstheme="minorHAnsi"/>
                <w:color w:val="000000"/>
                <w:sz w:val="22"/>
                <w:szCs w:val="22"/>
              </w:rPr>
            </w:pPr>
            <w:del w:id="6987" w:author="Author">
              <w:r w:rsidDel="009E644C">
                <w:rPr>
                  <w:rFonts w:ascii="Calibri" w:hAnsi="Calibri" w:cs="Calibri"/>
                  <w:color w:val="000000"/>
                  <w:sz w:val="22"/>
                  <w:szCs w:val="22"/>
                </w:rPr>
                <w:delText>100.00</w:delText>
              </w:r>
            </w:del>
          </w:p>
        </w:tc>
      </w:tr>
      <w:tr w:rsidR="00F06446" w:rsidDel="009E644C" w14:paraId="6EB2991D" w14:textId="011E527B" w:rsidTr="00784B17">
        <w:trPr>
          <w:cnfStyle w:val="000000100000" w:firstRow="0" w:lastRow="0" w:firstColumn="0" w:lastColumn="0" w:oddVBand="0" w:evenVBand="0" w:oddHBand="1" w:evenHBand="0" w:firstRowFirstColumn="0" w:firstRowLastColumn="0" w:lastRowFirstColumn="0" w:lastRowLastColumn="0"/>
          <w:trHeight w:val="282"/>
          <w:del w:id="698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AF0DE22" w14:textId="2D3A027D" w:rsidR="00F06446" w:rsidDel="009E644C" w:rsidRDefault="00F06446" w:rsidP="00784B17">
            <w:pPr>
              <w:rPr>
                <w:del w:id="6989" w:author="Author"/>
                <w:rFonts w:ascii="Calibri" w:hAnsi="Calibri" w:cs="Calibri"/>
                <w:b w:val="0"/>
                <w:bCs w:val="0"/>
                <w:color w:val="000000"/>
                <w:sz w:val="22"/>
                <w:szCs w:val="22"/>
              </w:rPr>
            </w:pPr>
            <w:del w:id="6990" w:author="Author">
              <w:r w:rsidDel="009E644C">
                <w:rPr>
                  <w:rFonts w:ascii="Calibri" w:hAnsi="Calibri" w:cs="Calibri"/>
                  <w:b w:val="0"/>
                  <w:bCs w:val="0"/>
                  <w:color w:val="000000"/>
                  <w:sz w:val="22"/>
                  <w:szCs w:val="22"/>
                </w:rPr>
                <w:delText>1664</w:delText>
              </w:r>
            </w:del>
          </w:p>
        </w:tc>
        <w:tc>
          <w:tcPr>
            <w:tcW w:w="851" w:type="dxa"/>
            <w:vAlign w:val="bottom"/>
          </w:tcPr>
          <w:p w14:paraId="6586A6F3" w14:textId="78432C7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91" w:author="Author"/>
                <w:rFonts w:asciiTheme="minorHAnsi" w:hAnsiTheme="minorHAnsi" w:cstheme="minorHAnsi"/>
                <w:color w:val="000000"/>
                <w:sz w:val="22"/>
                <w:szCs w:val="22"/>
              </w:rPr>
            </w:pPr>
            <w:del w:id="6992" w:author="Author">
              <w:r w:rsidDel="009E644C">
                <w:rPr>
                  <w:rFonts w:ascii="Calibri" w:hAnsi="Calibri" w:cs="Calibri"/>
                  <w:color w:val="000000"/>
                  <w:sz w:val="22"/>
                  <w:szCs w:val="22"/>
                </w:rPr>
                <w:delText>7.35</w:delText>
              </w:r>
            </w:del>
          </w:p>
        </w:tc>
        <w:tc>
          <w:tcPr>
            <w:tcW w:w="1240" w:type="dxa"/>
            <w:vAlign w:val="bottom"/>
          </w:tcPr>
          <w:p w14:paraId="79BFA7FE" w14:textId="6B26ADF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93" w:author="Author"/>
                <w:rFonts w:asciiTheme="minorHAnsi" w:hAnsiTheme="minorHAnsi" w:cstheme="minorHAnsi"/>
                <w:color w:val="000000"/>
                <w:sz w:val="22"/>
                <w:szCs w:val="22"/>
              </w:rPr>
            </w:pPr>
            <w:del w:id="6994" w:author="Author">
              <w:r w:rsidDel="009E644C">
                <w:rPr>
                  <w:rFonts w:ascii="Calibri" w:hAnsi="Calibri" w:cs="Calibri"/>
                  <w:color w:val="000000"/>
                  <w:sz w:val="22"/>
                  <w:szCs w:val="22"/>
                </w:rPr>
                <w:delText>97.84</w:delText>
              </w:r>
            </w:del>
          </w:p>
        </w:tc>
        <w:tc>
          <w:tcPr>
            <w:tcW w:w="851" w:type="dxa"/>
            <w:vAlign w:val="bottom"/>
          </w:tcPr>
          <w:p w14:paraId="489CB4CF" w14:textId="2E23491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95" w:author="Author"/>
                <w:rFonts w:asciiTheme="minorHAnsi" w:hAnsiTheme="minorHAnsi" w:cstheme="minorHAnsi"/>
                <w:color w:val="000000"/>
                <w:sz w:val="22"/>
                <w:szCs w:val="22"/>
              </w:rPr>
            </w:pPr>
            <w:del w:id="6996" w:author="Author">
              <w:r w:rsidDel="009E644C">
                <w:rPr>
                  <w:rFonts w:ascii="Calibri" w:hAnsi="Calibri" w:cs="Calibri"/>
                  <w:color w:val="000000"/>
                  <w:sz w:val="22"/>
                  <w:szCs w:val="22"/>
                </w:rPr>
                <w:delText>7.49</w:delText>
              </w:r>
            </w:del>
          </w:p>
        </w:tc>
        <w:tc>
          <w:tcPr>
            <w:tcW w:w="1240" w:type="dxa"/>
            <w:vAlign w:val="bottom"/>
          </w:tcPr>
          <w:p w14:paraId="3ED134A7" w14:textId="468BCED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97" w:author="Author"/>
                <w:rFonts w:asciiTheme="minorHAnsi" w:hAnsiTheme="minorHAnsi" w:cstheme="minorHAnsi"/>
                <w:color w:val="000000"/>
                <w:sz w:val="22"/>
                <w:szCs w:val="22"/>
              </w:rPr>
            </w:pPr>
            <w:del w:id="6998" w:author="Author">
              <w:r w:rsidDel="009E644C">
                <w:rPr>
                  <w:rFonts w:ascii="Calibri" w:hAnsi="Calibri" w:cs="Calibri"/>
                  <w:color w:val="000000"/>
                  <w:sz w:val="22"/>
                  <w:szCs w:val="22"/>
                </w:rPr>
                <w:delText>99.65</w:delText>
              </w:r>
            </w:del>
          </w:p>
        </w:tc>
        <w:tc>
          <w:tcPr>
            <w:tcW w:w="886" w:type="dxa"/>
            <w:vAlign w:val="bottom"/>
          </w:tcPr>
          <w:p w14:paraId="7ADDC122" w14:textId="20C78A3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99" w:author="Author"/>
                <w:rFonts w:asciiTheme="minorHAnsi" w:hAnsiTheme="minorHAnsi" w:cstheme="minorHAnsi"/>
                <w:color w:val="000000"/>
                <w:sz w:val="22"/>
                <w:szCs w:val="22"/>
              </w:rPr>
            </w:pPr>
            <w:del w:id="7000" w:author="Author">
              <w:r w:rsidDel="009E644C">
                <w:rPr>
                  <w:rFonts w:ascii="Calibri" w:hAnsi="Calibri" w:cs="Calibri"/>
                  <w:color w:val="000000"/>
                  <w:sz w:val="22"/>
                  <w:szCs w:val="22"/>
                </w:rPr>
                <w:delText>7.50</w:delText>
              </w:r>
            </w:del>
          </w:p>
        </w:tc>
        <w:tc>
          <w:tcPr>
            <w:tcW w:w="1240" w:type="dxa"/>
            <w:vAlign w:val="bottom"/>
          </w:tcPr>
          <w:p w14:paraId="284726B8" w14:textId="29C124A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01" w:author="Author"/>
                <w:rFonts w:asciiTheme="minorHAnsi" w:hAnsiTheme="minorHAnsi" w:cstheme="minorHAnsi"/>
                <w:color w:val="000000"/>
                <w:sz w:val="22"/>
                <w:szCs w:val="22"/>
              </w:rPr>
            </w:pPr>
            <w:del w:id="7002" w:author="Author">
              <w:r w:rsidDel="009E644C">
                <w:rPr>
                  <w:rFonts w:ascii="Calibri" w:hAnsi="Calibri" w:cs="Calibri"/>
                  <w:color w:val="000000"/>
                  <w:sz w:val="22"/>
                  <w:szCs w:val="22"/>
                </w:rPr>
                <w:delText>99.83</w:delText>
              </w:r>
            </w:del>
          </w:p>
        </w:tc>
        <w:tc>
          <w:tcPr>
            <w:tcW w:w="886" w:type="dxa"/>
            <w:vAlign w:val="bottom"/>
          </w:tcPr>
          <w:p w14:paraId="4CA533F0" w14:textId="5CE742F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03" w:author="Author"/>
                <w:rFonts w:asciiTheme="minorHAnsi" w:hAnsiTheme="minorHAnsi" w:cstheme="minorHAnsi"/>
                <w:color w:val="000000"/>
                <w:sz w:val="22"/>
                <w:szCs w:val="22"/>
              </w:rPr>
            </w:pPr>
            <w:del w:id="7004" w:author="Author">
              <w:r w:rsidDel="009E644C">
                <w:rPr>
                  <w:rFonts w:ascii="Calibri" w:hAnsi="Calibri" w:cs="Calibri"/>
                  <w:color w:val="000000"/>
                  <w:sz w:val="22"/>
                  <w:szCs w:val="22"/>
                </w:rPr>
                <w:delText>7.53</w:delText>
              </w:r>
            </w:del>
          </w:p>
        </w:tc>
        <w:tc>
          <w:tcPr>
            <w:tcW w:w="1240" w:type="dxa"/>
            <w:vAlign w:val="bottom"/>
          </w:tcPr>
          <w:p w14:paraId="78C668E2" w14:textId="5802DE7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05" w:author="Author"/>
                <w:rFonts w:asciiTheme="minorHAnsi" w:hAnsiTheme="minorHAnsi" w:cstheme="minorHAnsi"/>
                <w:color w:val="000000"/>
                <w:sz w:val="22"/>
                <w:szCs w:val="22"/>
              </w:rPr>
            </w:pPr>
            <w:del w:id="7006" w:author="Author">
              <w:r w:rsidDel="009E644C">
                <w:rPr>
                  <w:rFonts w:ascii="Calibri" w:hAnsi="Calibri" w:cs="Calibri"/>
                  <w:color w:val="000000"/>
                  <w:sz w:val="22"/>
                  <w:szCs w:val="22"/>
                </w:rPr>
                <w:delText>100.23</w:delText>
              </w:r>
            </w:del>
          </w:p>
        </w:tc>
      </w:tr>
      <w:tr w:rsidR="00F06446" w:rsidDel="009E644C" w14:paraId="5F90CF3C" w14:textId="7E030C3C" w:rsidTr="00784B17">
        <w:trPr>
          <w:trHeight w:val="282"/>
          <w:del w:id="700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4A8E6D8" w14:textId="06538C3C" w:rsidR="00F06446" w:rsidDel="009E644C" w:rsidRDefault="00F06446" w:rsidP="00784B17">
            <w:pPr>
              <w:rPr>
                <w:del w:id="7008" w:author="Author"/>
                <w:rFonts w:ascii="Calibri" w:hAnsi="Calibri" w:cs="Calibri"/>
                <w:b w:val="0"/>
                <w:bCs w:val="0"/>
                <w:color w:val="000000"/>
                <w:sz w:val="22"/>
                <w:szCs w:val="22"/>
              </w:rPr>
            </w:pPr>
            <w:del w:id="7009" w:author="Author">
              <w:r w:rsidDel="009E644C">
                <w:rPr>
                  <w:rFonts w:ascii="Calibri" w:hAnsi="Calibri" w:cs="Calibri"/>
                  <w:b w:val="0"/>
                  <w:bCs w:val="0"/>
                  <w:color w:val="000000"/>
                  <w:sz w:val="22"/>
                  <w:szCs w:val="22"/>
                </w:rPr>
                <w:delText>1728</w:delText>
              </w:r>
            </w:del>
          </w:p>
        </w:tc>
        <w:tc>
          <w:tcPr>
            <w:tcW w:w="851" w:type="dxa"/>
            <w:vAlign w:val="bottom"/>
          </w:tcPr>
          <w:p w14:paraId="6EACC94D" w14:textId="44575F7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10" w:author="Author"/>
                <w:rFonts w:asciiTheme="minorHAnsi" w:hAnsiTheme="minorHAnsi" w:cstheme="minorHAnsi"/>
                <w:color w:val="000000"/>
                <w:sz w:val="22"/>
                <w:szCs w:val="22"/>
              </w:rPr>
            </w:pPr>
            <w:del w:id="7011" w:author="Author">
              <w:r w:rsidDel="009E644C">
                <w:rPr>
                  <w:rFonts w:ascii="Calibri" w:hAnsi="Calibri" w:cs="Calibri"/>
                  <w:color w:val="000000"/>
                  <w:sz w:val="22"/>
                  <w:szCs w:val="22"/>
                </w:rPr>
                <w:delText>7.18</w:delText>
              </w:r>
            </w:del>
          </w:p>
        </w:tc>
        <w:tc>
          <w:tcPr>
            <w:tcW w:w="1240" w:type="dxa"/>
            <w:vAlign w:val="bottom"/>
          </w:tcPr>
          <w:p w14:paraId="75B39132" w14:textId="34E50D5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12" w:author="Author"/>
                <w:rFonts w:asciiTheme="minorHAnsi" w:hAnsiTheme="minorHAnsi" w:cstheme="minorHAnsi"/>
                <w:color w:val="000000"/>
                <w:sz w:val="22"/>
                <w:szCs w:val="22"/>
              </w:rPr>
            </w:pPr>
            <w:del w:id="7013" w:author="Author">
              <w:r w:rsidDel="009E644C">
                <w:rPr>
                  <w:rFonts w:ascii="Calibri" w:hAnsi="Calibri" w:cs="Calibri"/>
                  <w:color w:val="000000"/>
                  <w:sz w:val="22"/>
                  <w:szCs w:val="22"/>
                </w:rPr>
                <w:delText>99.31</w:delText>
              </w:r>
            </w:del>
          </w:p>
        </w:tc>
        <w:tc>
          <w:tcPr>
            <w:tcW w:w="851" w:type="dxa"/>
            <w:vAlign w:val="bottom"/>
          </w:tcPr>
          <w:p w14:paraId="04D61FAE" w14:textId="04A3B5C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14" w:author="Author"/>
                <w:rFonts w:asciiTheme="minorHAnsi" w:hAnsiTheme="minorHAnsi" w:cstheme="minorHAnsi"/>
                <w:color w:val="000000"/>
                <w:sz w:val="22"/>
                <w:szCs w:val="22"/>
              </w:rPr>
            </w:pPr>
            <w:del w:id="7015" w:author="Author">
              <w:r w:rsidDel="009E644C">
                <w:rPr>
                  <w:rFonts w:ascii="Calibri" w:hAnsi="Calibri" w:cs="Calibri"/>
                  <w:color w:val="000000"/>
                  <w:sz w:val="22"/>
                  <w:szCs w:val="22"/>
                </w:rPr>
                <w:delText>7.23</w:delText>
              </w:r>
            </w:del>
          </w:p>
        </w:tc>
        <w:tc>
          <w:tcPr>
            <w:tcW w:w="1240" w:type="dxa"/>
            <w:vAlign w:val="bottom"/>
          </w:tcPr>
          <w:p w14:paraId="258A1B12" w14:textId="38CEAFE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16" w:author="Author"/>
                <w:rFonts w:asciiTheme="minorHAnsi" w:hAnsiTheme="minorHAnsi" w:cstheme="minorHAnsi"/>
                <w:color w:val="000000"/>
                <w:sz w:val="22"/>
                <w:szCs w:val="22"/>
              </w:rPr>
            </w:pPr>
            <w:del w:id="7017" w:author="Author">
              <w:r w:rsidDel="009E644C">
                <w:rPr>
                  <w:rFonts w:ascii="Calibri" w:hAnsi="Calibri" w:cs="Calibri"/>
                  <w:color w:val="000000"/>
                  <w:sz w:val="22"/>
                  <w:szCs w:val="22"/>
                </w:rPr>
                <w:delText>99.93</w:delText>
              </w:r>
            </w:del>
          </w:p>
        </w:tc>
        <w:tc>
          <w:tcPr>
            <w:tcW w:w="886" w:type="dxa"/>
            <w:vAlign w:val="bottom"/>
          </w:tcPr>
          <w:p w14:paraId="3E3D589B" w14:textId="6A1F6EF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18" w:author="Author"/>
                <w:rFonts w:asciiTheme="minorHAnsi" w:hAnsiTheme="minorHAnsi" w:cstheme="minorHAnsi"/>
                <w:color w:val="000000"/>
                <w:sz w:val="22"/>
                <w:szCs w:val="22"/>
              </w:rPr>
            </w:pPr>
            <w:del w:id="7019" w:author="Author">
              <w:r w:rsidDel="009E644C">
                <w:rPr>
                  <w:rFonts w:ascii="Calibri" w:hAnsi="Calibri" w:cs="Calibri"/>
                  <w:color w:val="000000"/>
                  <w:sz w:val="22"/>
                  <w:szCs w:val="22"/>
                </w:rPr>
                <w:delText>7.24</w:delText>
              </w:r>
            </w:del>
          </w:p>
        </w:tc>
        <w:tc>
          <w:tcPr>
            <w:tcW w:w="1240" w:type="dxa"/>
            <w:vAlign w:val="bottom"/>
          </w:tcPr>
          <w:p w14:paraId="527D0EB2" w14:textId="0981BD7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20" w:author="Author"/>
                <w:rFonts w:asciiTheme="minorHAnsi" w:hAnsiTheme="minorHAnsi" w:cstheme="minorHAnsi"/>
                <w:color w:val="000000"/>
                <w:sz w:val="22"/>
                <w:szCs w:val="22"/>
              </w:rPr>
            </w:pPr>
            <w:del w:id="7021" w:author="Author">
              <w:r w:rsidDel="009E644C">
                <w:rPr>
                  <w:rFonts w:ascii="Calibri" w:hAnsi="Calibri" w:cs="Calibri"/>
                  <w:color w:val="000000"/>
                  <w:sz w:val="22"/>
                  <w:szCs w:val="22"/>
                </w:rPr>
                <w:delText>100.09</w:delText>
              </w:r>
            </w:del>
          </w:p>
        </w:tc>
        <w:tc>
          <w:tcPr>
            <w:tcW w:w="886" w:type="dxa"/>
            <w:vAlign w:val="bottom"/>
          </w:tcPr>
          <w:p w14:paraId="22A99B15" w14:textId="639BE26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22" w:author="Author"/>
                <w:rFonts w:asciiTheme="minorHAnsi" w:hAnsiTheme="minorHAnsi" w:cstheme="minorHAnsi"/>
                <w:color w:val="000000"/>
                <w:sz w:val="22"/>
                <w:szCs w:val="22"/>
              </w:rPr>
            </w:pPr>
            <w:del w:id="7023" w:author="Author">
              <w:r w:rsidDel="009E644C">
                <w:rPr>
                  <w:rFonts w:ascii="Calibri" w:hAnsi="Calibri" w:cs="Calibri"/>
                  <w:color w:val="000000"/>
                  <w:sz w:val="22"/>
                  <w:szCs w:val="22"/>
                </w:rPr>
                <w:delText>7.27</w:delText>
              </w:r>
            </w:del>
          </w:p>
        </w:tc>
        <w:tc>
          <w:tcPr>
            <w:tcW w:w="1240" w:type="dxa"/>
            <w:vAlign w:val="bottom"/>
          </w:tcPr>
          <w:p w14:paraId="5FAF34FE" w14:textId="0376C22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24" w:author="Author"/>
                <w:rFonts w:asciiTheme="minorHAnsi" w:hAnsiTheme="minorHAnsi" w:cstheme="minorHAnsi"/>
                <w:color w:val="000000"/>
                <w:sz w:val="22"/>
                <w:szCs w:val="22"/>
              </w:rPr>
            </w:pPr>
            <w:del w:id="7025" w:author="Author">
              <w:r w:rsidDel="009E644C">
                <w:rPr>
                  <w:rFonts w:ascii="Calibri" w:hAnsi="Calibri" w:cs="Calibri"/>
                  <w:color w:val="000000"/>
                  <w:sz w:val="22"/>
                  <w:szCs w:val="22"/>
                </w:rPr>
                <w:delText>100.43</w:delText>
              </w:r>
            </w:del>
          </w:p>
        </w:tc>
      </w:tr>
      <w:tr w:rsidR="00F06446" w:rsidDel="009E644C" w14:paraId="6AED5290" w14:textId="541CE1D4" w:rsidTr="00784B17">
        <w:trPr>
          <w:cnfStyle w:val="000000100000" w:firstRow="0" w:lastRow="0" w:firstColumn="0" w:lastColumn="0" w:oddVBand="0" w:evenVBand="0" w:oddHBand="1" w:evenHBand="0" w:firstRowFirstColumn="0" w:firstRowLastColumn="0" w:lastRowFirstColumn="0" w:lastRowLastColumn="0"/>
          <w:trHeight w:val="282"/>
          <w:del w:id="702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16B1E44" w14:textId="58AE32F4" w:rsidR="00F06446" w:rsidDel="009E644C" w:rsidRDefault="00F06446" w:rsidP="00784B17">
            <w:pPr>
              <w:rPr>
                <w:del w:id="7027" w:author="Author"/>
                <w:rFonts w:ascii="Calibri" w:hAnsi="Calibri" w:cs="Calibri"/>
                <w:b w:val="0"/>
                <w:bCs w:val="0"/>
                <w:color w:val="000000"/>
                <w:sz w:val="22"/>
                <w:szCs w:val="22"/>
              </w:rPr>
            </w:pPr>
            <w:del w:id="7028" w:author="Author">
              <w:r w:rsidDel="009E644C">
                <w:rPr>
                  <w:rFonts w:ascii="Calibri" w:hAnsi="Calibri" w:cs="Calibri"/>
                  <w:b w:val="0"/>
                  <w:bCs w:val="0"/>
                  <w:color w:val="000000"/>
                  <w:sz w:val="22"/>
                  <w:szCs w:val="22"/>
                </w:rPr>
                <w:delText>1792</w:delText>
              </w:r>
            </w:del>
          </w:p>
        </w:tc>
        <w:tc>
          <w:tcPr>
            <w:tcW w:w="851" w:type="dxa"/>
            <w:vAlign w:val="bottom"/>
          </w:tcPr>
          <w:p w14:paraId="1574FF02" w14:textId="5B0829A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29" w:author="Author"/>
                <w:rFonts w:asciiTheme="minorHAnsi" w:hAnsiTheme="minorHAnsi" w:cstheme="minorHAnsi"/>
                <w:color w:val="000000"/>
                <w:sz w:val="22"/>
                <w:szCs w:val="22"/>
              </w:rPr>
            </w:pPr>
            <w:del w:id="7030" w:author="Author">
              <w:r w:rsidDel="009E644C">
                <w:rPr>
                  <w:rFonts w:ascii="Calibri" w:hAnsi="Calibri" w:cs="Calibri"/>
                  <w:color w:val="000000"/>
                  <w:sz w:val="22"/>
                  <w:szCs w:val="22"/>
                </w:rPr>
                <w:delText>6.96</w:delText>
              </w:r>
            </w:del>
          </w:p>
        </w:tc>
        <w:tc>
          <w:tcPr>
            <w:tcW w:w="1240" w:type="dxa"/>
            <w:vAlign w:val="bottom"/>
          </w:tcPr>
          <w:p w14:paraId="44679D35" w14:textId="35D161B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31" w:author="Author"/>
                <w:rFonts w:asciiTheme="minorHAnsi" w:hAnsiTheme="minorHAnsi" w:cstheme="minorHAnsi"/>
                <w:color w:val="000000"/>
                <w:sz w:val="22"/>
                <w:szCs w:val="22"/>
              </w:rPr>
            </w:pPr>
            <w:del w:id="7032" w:author="Author">
              <w:r w:rsidDel="009E644C">
                <w:rPr>
                  <w:rFonts w:ascii="Calibri" w:hAnsi="Calibri" w:cs="Calibri"/>
                  <w:color w:val="000000"/>
                  <w:sz w:val="22"/>
                  <w:szCs w:val="22"/>
                </w:rPr>
                <w:delText>99.73</w:delText>
              </w:r>
            </w:del>
          </w:p>
        </w:tc>
        <w:tc>
          <w:tcPr>
            <w:tcW w:w="851" w:type="dxa"/>
            <w:vAlign w:val="bottom"/>
          </w:tcPr>
          <w:p w14:paraId="5606DDE8" w14:textId="022A07B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33" w:author="Author"/>
                <w:rFonts w:asciiTheme="minorHAnsi" w:hAnsiTheme="minorHAnsi" w:cstheme="minorHAnsi"/>
                <w:color w:val="000000"/>
                <w:sz w:val="22"/>
                <w:szCs w:val="22"/>
              </w:rPr>
            </w:pPr>
            <w:del w:id="7034" w:author="Author">
              <w:r w:rsidDel="009E644C">
                <w:rPr>
                  <w:rFonts w:ascii="Calibri" w:hAnsi="Calibri" w:cs="Calibri"/>
                  <w:color w:val="000000"/>
                  <w:sz w:val="22"/>
                  <w:szCs w:val="22"/>
                </w:rPr>
                <w:delText>6.99</w:delText>
              </w:r>
            </w:del>
          </w:p>
        </w:tc>
        <w:tc>
          <w:tcPr>
            <w:tcW w:w="1240" w:type="dxa"/>
            <w:vAlign w:val="bottom"/>
          </w:tcPr>
          <w:p w14:paraId="607BFD72" w14:textId="61949EA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35" w:author="Author"/>
                <w:rFonts w:asciiTheme="minorHAnsi" w:hAnsiTheme="minorHAnsi" w:cstheme="minorHAnsi"/>
                <w:color w:val="000000"/>
                <w:sz w:val="22"/>
                <w:szCs w:val="22"/>
              </w:rPr>
            </w:pPr>
            <w:del w:id="7036" w:author="Author">
              <w:r w:rsidDel="009E644C">
                <w:rPr>
                  <w:rFonts w:ascii="Calibri" w:hAnsi="Calibri" w:cs="Calibri"/>
                  <w:color w:val="000000"/>
                  <w:sz w:val="22"/>
                  <w:szCs w:val="22"/>
                </w:rPr>
                <w:delText>100.20</w:delText>
              </w:r>
            </w:del>
          </w:p>
        </w:tc>
        <w:tc>
          <w:tcPr>
            <w:tcW w:w="886" w:type="dxa"/>
            <w:vAlign w:val="bottom"/>
          </w:tcPr>
          <w:p w14:paraId="0FB6FB66" w14:textId="4D28958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37" w:author="Author"/>
                <w:rFonts w:asciiTheme="minorHAnsi" w:hAnsiTheme="minorHAnsi" w:cstheme="minorHAnsi"/>
                <w:color w:val="000000"/>
                <w:sz w:val="22"/>
                <w:szCs w:val="22"/>
              </w:rPr>
            </w:pPr>
            <w:del w:id="7038" w:author="Author">
              <w:r w:rsidDel="009E644C">
                <w:rPr>
                  <w:rFonts w:ascii="Calibri" w:hAnsi="Calibri" w:cs="Calibri"/>
                  <w:color w:val="000000"/>
                  <w:sz w:val="22"/>
                  <w:szCs w:val="22"/>
                </w:rPr>
                <w:delText>7.00</w:delText>
              </w:r>
            </w:del>
          </w:p>
        </w:tc>
        <w:tc>
          <w:tcPr>
            <w:tcW w:w="1240" w:type="dxa"/>
            <w:vAlign w:val="bottom"/>
          </w:tcPr>
          <w:p w14:paraId="79D72AA1" w14:textId="26F4A25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39" w:author="Author"/>
                <w:rFonts w:asciiTheme="minorHAnsi" w:hAnsiTheme="minorHAnsi" w:cstheme="minorHAnsi"/>
                <w:color w:val="000000"/>
                <w:sz w:val="22"/>
                <w:szCs w:val="22"/>
              </w:rPr>
            </w:pPr>
            <w:del w:id="7040" w:author="Author">
              <w:r w:rsidDel="009E644C">
                <w:rPr>
                  <w:rFonts w:ascii="Calibri" w:hAnsi="Calibri" w:cs="Calibri"/>
                  <w:color w:val="000000"/>
                  <w:sz w:val="22"/>
                  <w:szCs w:val="22"/>
                </w:rPr>
                <w:delText>100.32</w:delText>
              </w:r>
            </w:del>
          </w:p>
        </w:tc>
        <w:tc>
          <w:tcPr>
            <w:tcW w:w="886" w:type="dxa"/>
            <w:vAlign w:val="bottom"/>
          </w:tcPr>
          <w:p w14:paraId="4E8B53A1" w14:textId="0641DCA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41" w:author="Author"/>
                <w:rFonts w:asciiTheme="minorHAnsi" w:hAnsiTheme="minorHAnsi" w:cstheme="minorHAnsi"/>
                <w:color w:val="000000"/>
                <w:sz w:val="22"/>
                <w:szCs w:val="22"/>
              </w:rPr>
            </w:pPr>
            <w:del w:id="7042" w:author="Author">
              <w:r w:rsidDel="009E644C">
                <w:rPr>
                  <w:rFonts w:ascii="Calibri" w:hAnsi="Calibri" w:cs="Calibri"/>
                  <w:color w:val="000000"/>
                  <w:sz w:val="22"/>
                  <w:szCs w:val="22"/>
                </w:rPr>
                <w:delText>7.02</w:delText>
              </w:r>
            </w:del>
          </w:p>
        </w:tc>
        <w:tc>
          <w:tcPr>
            <w:tcW w:w="1240" w:type="dxa"/>
            <w:vAlign w:val="bottom"/>
          </w:tcPr>
          <w:p w14:paraId="52142C1E" w14:textId="227DEDE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43" w:author="Author"/>
                <w:rFonts w:asciiTheme="minorHAnsi" w:hAnsiTheme="minorHAnsi" w:cstheme="minorHAnsi"/>
                <w:color w:val="000000"/>
                <w:sz w:val="22"/>
                <w:szCs w:val="22"/>
              </w:rPr>
            </w:pPr>
            <w:del w:id="7044" w:author="Author">
              <w:r w:rsidDel="009E644C">
                <w:rPr>
                  <w:rFonts w:ascii="Calibri" w:hAnsi="Calibri" w:cs="Calibri"/>
                  <w:color w:val="000000"/>
                  <w:sz w:val="22"/>
                  <w:szCs w:val="22"/>
                </w:rPr>
                <w:delText>100.66</w:delText>
              </w:r>
            </w:del>
          </w:p>
        </w:tc>
      </w:tr>
      <w:tr w:rsidR="00F06446" w:rsidDel="009E644C" w14:paraId="122E4421" w14:textId="2140E33A" w:rsidTr="00784B17">
        <w:trPr>
          <w:trHeight w:val="282"/>
          <w:del w:id="704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D854C15" w14:textId="577AFCE4" w:rsidR="00F06446" w:rsidDel="009E644C" w:rsidRDefault="00F06446" w:rsidP="00784B17">
            <w:pPr>
              <w:rPr>
                <w:del w:id="7046" w:author="Author"/>
                <w:rFonts w:ascii="Calibri" w:hAnsi="Calibri" w:cs="Calibri"/>
                <w:b w:val="0"/>
                <w:bCs w:val="0"/>
                <w:color w:val="000000"/>
                <w:sz w:val="22"/>
                <w:szCs w:val="22"/>
              </w:rPr>
            </w:pPr>
            <w:del w:id="7047" w:author="Author">
              <w:r w:rsidDel="009E644C">
                <w:rPr>
                  <w:rFonts w:ascii="Calibri" w:hAnsi="Calibri" w:cs="Calibri"/>
                  <w:b w:val="0"/>
                  <w:bCs w:val="0"/>
                  <w:color w:val="000000"/>
                  <w:sz w:val="22"/>
                  <w:szCs w:val="22"/>
                </w:rPr>
                <w:delText>1856</w:delText>
              </w:r>
            </w:del>
          </w:p>
        </w:tc>
        <w:tc>
          <w:tcPr>
            <w:tcW w:w="851" w:type="dxa"/>
            <w:vAlign w:val="bottom"/>
          </w:tcPr>
          <w:p w14:paraId="6DC49F83" w14:textId="76F5B03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48" w:author="Author"/>
                <w:rFonts w:asciiTheme="minorHAnsi" w:hAnsiTheme="minorHAnsi" w:cstheme="minorHAnsi"/>
                <w:color w:val="000000"/>
                <w:sz w:val="22"/>
                <w:szCs w:val="22"/>
              </w:rPr>
            </w:pPr>
            <w:del w:id="7049" w:author="Author">
              <w:r w:rsidDel="009E644C">
                <w:rPr>
                  <w:rFonts w:ascii="Calibri" w:hAnsi="Calibri" w:cs="Calibri"/>
                  <w:color w:val="000000"/>
                  <w:sz w:val="22"/>
                  <w:szCs w:val="22"/>
                </w:rPr>
                <w:delText>6.74</w:delText>
              </w:r>
            </w:del>
          </w:p>
        </w:tc>
        <w:tc>
          <w:tcPr>
            <w:tcW w:w="1240" w:type="dxa"/>
            <w:vAlign w:val="bottom"/>
          </w:tcPr>
          <w:p w14:paraId="2B285549" w14:textId="1E05429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50" w:author="Author"/>
                <w:rFonts w:asciiTheme="minorHAnsi" w:hAnsiTheme="minorHAnsi" w:cstheme="minorHAnsi"/>
                <w:color w:val="000000"/>
                <w:sz w:val="22"/>
                <w:szCs w:val="22"/>
              </w:rPr>
            </w:pPr>
            <w:del w:id="7051" w:author="Author">
              <w:r w:rsidDel="009E644C">
                <w:rPr>
                  <w:rFonts w:ascii="Calibri" w:hAnsi="Calibri" w:cs="Calibri"/>
                  <w:color w:val="000000"/>
                  <w:sz w:val="22"/>
                  <w:szCs w:val="22"/>
                </w:rPr>
                <w:delText>100.09</w:delText>
              </w:r>
            </w:del>
          </w:p>
        </w:tc>
        <w:tc>
          <w:tcPr>
            <w:tcW w:w="851" w:type="dxa"/>
            <w:vAlign w:val="bottom"/>
          </w:tcPr>
          <w:p w14:paraId="455C8C30" w14:textId="6EE76C7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52" w:author="Author"/>
                <w:rFonts w:asciiTheme="minorHAnsi" w:hAnsiTheme="minorHAnsi" w:cstheme="minorHAnsi"/>
                <w:color w:val="000000"/>
                <w:sz w:val="22"/>
                <w:szCs w:val="22"/>
              </w:rPr>
            </w:pPr>
            <w:del w:id="7053" w:author="Author">
              <w:r w:rsidDel="009E644C">
                <w:rPr>
                  <w:rFonts w:ascii="Calibri" w:hAnsi="Calibri" w:cs="Calibri"/>
                  <w:color w:val="000000"/>
                  <w:sz w:val="22"/>
                  <w:szCs w:val="22"/>
                </w:rPr>
                <w:delText>6.76</w:delText>
              </w:r>
            </w:del>
          </w:p>
        </w:tc>
        <w:tc>
          <w:tcPr>
            <w:tcW w:w="1240" w:type="dxa"/>
            <w:vAlign w:val="bottom"/>
          </w:tcPr>
          <w:p w14:paraId="0A7AEFE6" w14:textId="1BA9857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54" w:author="Author"/>
                <w:rFonts w:asciiTheme="minorHAnsi" w:hAnsiTheme="minorHAnsi" w:cstheme="minorHAnsi"/>
                <w:color w:val="000000"/>
                <w:sz w:val="22"/>
                <w:szCs w:val="22"/>
              </w:rPr>
            </w:pPr>
            <w:del w:id="7055" w:author="Author">
              <w:r w:rsidDel="009E644C">
                <w:rPr>
                  <w:rFonts w:ascii="Calibri" w:hAnsi="Calibri" w:cs="Calibri"/>
                  <w:color w:val="000000"/>
                  <w:sz w:val="22"/>
                  <w:szCs w:val="22"/>
                </w:rPr>
                <w:delText>100.44</w:delText>
              </w:r>
            </w:del>
          </w:p>
        </w:tc>
        <w:tc>
          <w:tcPr>
            <w:tcW w:w="886" w:type="dxa"/>
            <w:vAlign w:val="bottom"/>
          </w:tcPr>
          <w:p w14:paraId="2951F198" w14:textId="487DB4C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56" w:author="Author"/>
                <w:rFonts w:asciiTheme="minorHAnsi" w:hAnsiTheme="minorHAnsi" w:cstheme="minorHAnsi"/>
                <w:color w:val="000000"/>
                <w:sz w:val="22"/>
                <w:szCs w:val="22"/>
              </w:rPr>
            </w:pPr>
            <w:del w:id="7057" w:author="Author">
              <w:r w:rsidDel="009E644C">
                <w:rPr>
                  <w:rFonts w:ascii="Calibri" w:hAnsi="Calibri" w:cs="Calibri"/>
                  <w:color w:val="000000"/>
                  <w:sz w:val="22"/>
                  <w:szCs w:val="22"/>
                </w:rPr>
                <w:delText>6.77</w:delText>
              </w:r>
            </w:del>
          </w:p>
        </w:tc>
        <w:tc>
          <w:tcPr>
            <w:tcW w:w="1240" w:type="dxa"/>
            <w:vAlign w:val="bottom"/>
          </w:tcPr>
          <w:p w14:paraId="47AE200C" w14:textId="3F4F84C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58" w:author="Author"/>
                <w:rFonts w:asciiTheme="minorHAnsi" w:hAnsiTheme="minorHAnsi" w:cstheme="minorHAnsi"/>
                <w:color w:val="000000"/>
                <w:sz w:val="22"/>
                <w:szCs w:val="22"/>
              </w:rPr>
            </w:pPr>
            <w:del w:id="7059" w:author="Author">
              <w:r w:rsidDel="009E644C">
                <w:rPr>
                  <w:rFonts w:ascii="Calibri" w:hAnsi="Calibri" w:cs="Calibri"/>
                  <w:color w:val="000000"/>
                  <w:sz w:val="22"/>
                  <w:szCs w:val="22"/>
                </w:rPr>
                <w:delText>100.52</w:delText>
              </w:r>
            </w:del>
          </w:p>
        </w:tc>
        <w:tc>
          <w:tcPr>
            <w:tcW w:w="886" w:type="dxa"/>
            <w:vAlign w:val="bottom"/>
          </w:tcPr>
          <w:p w14:paraId="7E103F4D" w14:textId="0C827C3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60" w:author="Author"/>
                <w:rFonts w:asciiTheme="minorHAnsi" w:hAnsiTheme="minorHAnsi" w:cstheme="minorHAnsi"/>
                <w:color w:val="000000"/>
                <w:sz w:val="22"/>
                <w:szCs w:val="22"/>
              </w:rPr>
            </w:pPr>
            <w:del w:id="7061" w:author="Author">
              <w:r w:rsidDel="009E644C">
                <w:rPr>
                  <w:rFonts w:ascii="Calibri" w:hAnsi="Calibri" w:cs="Calibri"/>
                  <w:color w:val="000000"/>
                  <w:sz w:val="22"/>
                  <w:szCs w:val="22"/>
                </w:rPr>
                <w:delText>6.79</w:delText>
              </w:r>
            </w:del>
          </w:p>
        </w:tc>
        <w:tc>
          <w:tcPr>
            <w:tcW w:w="1240" w:type="dxa"/>
            <w:vAlign w:val="bottom"/>
          </w:tcPr>
          <w:p w14:paraId="50597019" w14:textId="68E4814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62" w:author="Author"/>
                <w:rFonts w:asciiTheme="minorHAnsi" w:hAnsiTheme="minorHAnsi" w:cstheme="minorHAnsi"/>
                <w:color w:val="000000"/>
                <w:sz w:val="22"/>
                <w:szCs w:val="22"/>
              </w:rPr>
            </w:pPr>
            <w:del w:id="7063" w:author="Author">
              <w:r w:rsidDel="009E644C">
                <w:rPr>
                  <w:rFonts w:ascii="Calibri" w:hAnsi="Calibri" w:cs="Calibri"/>
                  <w:color w:val="000000"/>
                  <w:sz w:val="22"/>
                  <w:szCs w:val="22"/>
                </w:rPr>
                <w:delText>100.83</w:delText>
              </w:r>
            </w:del>
          </w:p>
        </w:tc>
      </w:tr>
      <w:tr w:rsidR="00F06446" w:rsidDel="009E644C" w14:paraId="7420F73D" w14:textId="102D12F6" w:rsidTr="00784B17">
        <w:trPr>
          <w:cnfStyle w:val="000000100000" w:firstRow="0" w:lastRow="0" w:firstColumn="0" w:lastColumn="0" w:oddVBand="0" w:evenVBand="0" w:oddHBand="1" w:evenHBand="0" w:firstRowFirstColumn="0" w:firstRowLastColumn="0" w:lastRowFirstColumn="0" w:lastRowLastColumn="0"/>
          <w:trHeight w:val="282"/>
          <w:del w:id="706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3F85FB0" w14:textId="048F5EC1" w:rsidR="00F06446" w:rsidDel="009E644C" w:rsidRDefault="00F06446" w:rsidP="00784B17">
            <w:pPr>
              <w:rPr>
                <w:del w:id="7065" w:author="Author"/>
                <w:rFonts w:ascii="Calibri" w:hAnsi="Calibri" w:cs="Calibri"/>
                <w:b w:val="0"/>
                <w:bCs w:val="0"/>
                <w:color w:val="000000"/>
                <w:sz w:val="22"/>
                <w:szCs w:val="22"/>
              </w:rPr>
            </w:pPr>
            <w:del w:id="7066" w:author="Author">
              <w:r w:rsidDel="009E644C">
                <w:rPr>
                  <w:rFonts w:ascii="Calibri" w:hAnsi="Calibri" w:cs="Calibri"/>
                  <w:b w:val="0"/>
                  <w:bCs w:val="0"/>
                  <w:color w:val="000000"/>
                  <w:sz w:val="22"/>
                  <w:szCs w:val="22"/>
                </w:rPr>
                <w:delText>1920</w:delText>
              </w:r>
            </w:del>
          </w:p>
        </w:tc>
        <w:tc>
          <w:tcPr>
            <w:tcW w:w="851" w:type="dxa"/>
            <w:vAlign w:val="bottom"/>
          </w:tcPr>
          <w:p w14:paraId="3A7B912B" w14:textId="32F324A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67" w:author="Author"/>
                <w:rFonts w:asciiTheme="minorHAnsi" w:hAnsiTheme="minorHAnsi" w:cstheme="minorHAnsi"/>
                <w:color w:val="000000"/>
                <w:sz w:val="22"/>
                <w:szCs w:val="22"/>
              </w:rPr>
            </w:pPr>
            <w:del w:id="7068" w:author="Author">
              <w:r w:rsidDel="009E644C">
                <w:rPr>
                  <w:rFonts w:ascii="Calibri" w:hAnsi="Calibri" w:cs="Calibri"/>
                  <w:color w:val="000000"/>
                  <w:sz w:val="22"/>
                  <w:szCs w:val="22"/>
                </w:rPr>
                <w:delText>6.53</w:delText>
              </w:r>
            </w:del>
          </w:p>
        </w:tc>
        <w:tc>
          <w:tcPr>
            <w:tcW w:w="1240" w:type="dxa"/>
            <w:vAlign w:val="bottom"/>
          </w:tcPr>
          <w:p w14:paraId="317CFB3C" w14:textId="5BADDBA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69" w:author="Author"/>
                <w:rFonts w:asciiTheme="minorHAnsi" w:hAnsiTheme="minorHAnsi" w:cstheme="minorHAnsi"/>
                <w:color w:val="000000"/>
                <w:sz w:val="22"/>
                <w:szCs w:val="22"/>
              </w:rPr>
            </w:pPr>
            <w:del w:id="7070" w:author="Author">
              <w:r w:rsidDel="009E644C">
                <w:rPr>
                  <w:rFonts w:ascii="Calibri" w:hAnsi="Calibri" w:cs="Calibri"/>
                  <w:color w:val="000000"/>
                  <w:sz w:val="22"/>
                  <w:szCs w:val="22"/>
                </w:rPr>
                <w:delText>100.35</w:delText>
              </w:r>
            </w:del>
          </w:p>
        </w:tc>
        <w:tc>
          <w:tcPr>
            <w:tcW w:w="851" w:type="dxa"/>
            <w:vAlign w:val="bottom"/>
          </w:tcPr>
          <w:p w14:paraId="22BEF3C2" w14:textId="41D6DDC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71" w:author="Author"/>
                <w:rFonts w:asciiTheme="minorHAnsi" w:hAnsiTheme="minorHAnsi" w:cstheme="minorHAnsi"/>
                <w:color w:val="000000"/>
                <w:sz w:val="22"/>
                <w:szCs w:val="22"/>
              </w:rPr>
            </w:pPr>
            <w:del w:id="7072" w:author="Author">
              <w:r w:rsidDel="009E644C">
                <w:rPr>
                  <w:rFonts w:ascii="Calibri" w:hAnsi="Calibri" w:cs="Calibri"/>
                  <w:color w:val="000000"/>
                  <w:sz w:val="22"/>
                  <w:szCs w:val="22"/>
                </w:rPr>
                <w:delText>6.55</w:delText>
              </w:r>
            </w:del>
          </w:p>
        </w:tc>
        <w:tc>
          <w:tcPr>
            <w:tcW w:w="1240" w:type="dxa"/>
            <w:vAlign w:val="bottom"/>
          </w:tcPr>
          <w:p w14:paraId="129A0D7B" w14:textId="5AE70F7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73" w:author="Author"/>
                <w:rFonts w:asciiTheme="minorHAnsi" w:hAnsiTheme="minorHAnsi" w:cstheme="minorHAnsi"/>
                <w:color w:val="000000"/>
                <w:sz w:val="22"/>
                <w:szCs w:val="22"/>
              </w:rPr>
            </w:pPr>
            <w:del w:id="7074" w:author="Author">
              <w:r w:rsidDel="009E644C">
                <w:rPr>
                  <w:rFonts w:ascii="Calibri" w:hAnsi="Calibri" w:cs="Calibri"/>
                  <w:color w:val="000000"/>
                  <w:sz w:val="22"/>
                  <w:szCs w:val="22"/>
                </w:rPr>
                <w:delText>100.64</w:delText>
              </w:r>
            </w:del>
          </w:p>
        </w:tc>
        <w:tc>
          <w:tcPr>
            <w:tcW w:w="886" w:type="dxa"/>
            <w:vAlign w:val="bottom"/>
          </w:tcPr>
          <w:p w14:paraId="3B03DD68" w14:textId="3D2AFDB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75" w:author="Author"/>
                <w:rFonts w:asciiTheme="minorHAnsi" w:hAnsiTheme="minorHAnsi" w:cstheme="minorHAnsi"/>
                <w:color w:val="000000"/>
                <w:sz w:val="22"/>
                <w:szCs w:val="22"/>
              </w:rPr>
            </w:pPr>
            <w:del w:id="7076" w:author="Author">
              <w:r w:rsidDel="009E644C">
                <w:rPr>
                  <w:rFonts w:ascii="Calibri" w:hAnsi="Calibri" w:cs="Calibri"/>
                  <w:color w:val="000000"/>
                  <w:sz w:val="22"/>
                  <w:szCs w:val="22"/>
                </w:rPr>
                <w:delText>6.55</w:delText>
              </w:r>
            </w:del>
          </w:p>
        </w:tc>
        <w:tc>
          <w:tcPr>
            <w:tcW w:w="1240" w:type="dxa"/>
            <w:vAlign w:val="bottom"/>
          </w:tcPr>
          <w:p w14:paraId="1E51C1B0" w14:textId="659495B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77" w:author="Author"/>
                <w:rFonts w:asciiTheme="minorHAnsi" w:hAnsiTheme="minorHAnsi" w:cstheme="minorHAnsi"/>
                <w:color w:val="000000"/>
                <w:sz w:val="22"/>
                <w:szCs w:val="22"/>
              </w:rPr>
            </w:pPr>
            <w:del w:id="7078" w:author="Author">
              <w:r w:rsidDel="009E644C">
                <w:rPr>
                  <w:rFonts w:ascii="Calibri" w:hAnsi="Calibri" w:cs="Calibri"/>
                  <w:color w:val="000000"/>
                  <w:sz w:val="22"/>
                  <w:szCs w:val="22"/>
                </w:rPr>
                <w:delText>100.59</w:delText>
              </w:r>
            </w:del>
          </w:p>
        </w:tc>
        <w:tc>
          <w:tcPr>
            <w:tcW w:w="886" w:type="dxa"/>
            <w:vAlign w:val="bottom"/>
          </w:tcPr>
          <w:p w14:paraId="41804DC9" w14:textId="75600DA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79" w:author="Author"/>
                <w:rFonts w:asciiTheme="minorHAnsi" w:hAnsiTheme="minorHAnsi" w:cstheme="minorHAnsi"/>
                <w:color w:val="000000"/>
                <w:sz w:val="22"/>
                <w:szCs w:val="22"/>
              </w:rPr>
            </w:pPr>
            <w:del w:id="7080" w:author="Author">
              <w:r w:rsidDel="009E644C">
                <w:rPr>
                  <w:rFonts w:ascii="Calibri" w:hAnsi="Calibri" w:cs="Calibri"/>
                  <w:color w:val="000000"/>
                  <w:sz w:val="22"/>
                  <w:szCs w:val="22"/>
                </w:rPr>
                <w:delText>6.57</w:delText>
              </w:r>
            </w:del>
          </w:p>
        </w:tc>
        <w:tc>
          <w:tcPr>
            <w:tcW w:w="1240" w:type="dxa"/>
            <w:vAlign w:val="bottom"/>
          </w:tcPr>
          <w:p w14:paraId="7234F17B" w14:textId="608CAF4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81" w:author="Author"/>
                <w:rFonts w:asciiTheme="minorHAnsi" w:hAnsiTheme="minorHAnsi" w:cstheme="minorHAnsi"/>
                <w:color w:val="000000"/>
                <w:sz w:val="22"/>
                <w:szCs w:val="22"/>
              </w:rPr>
            </w:pPr>
            <w:del w:id="7082" w:author="Author">
              <w:r w:rsidDel="009E644C">
                <w:rPr>
                  <w:rFonts w:ascii="Calibri" w:hAnsi="Calibri" w:cs="Calibri"/>
                  <w:color w:val="000000"/>
                  <w:sz w:val="22"/>
                  <w:szCs w:val="22"/>
                </w:rPr>
                <w:delText>100.93</w:delText>
              </w:r>
            </w:del>
          </w:p>
        </w:tc>
      </w:tr>
      <w:tr w:rsidR="00F06446" w:rsidDel="009E644C" w14:paraId="62208809" w14:textId="1770444B" w:rsidTr="00784B17">
        <w:trPr>
          <w:trHeight w:val="282"/>
          <w:del w:id="708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FB9CD3B" w14:textId="3D9AD4E5" w:rsidR="00F06446" w:rsidDel="009E644C" w:rsidRDefault="00F06446" w:rsidP="00784B17">
            <w:pPr>
              <w:rPr>
                <w:del w:id="7084" w:author="Author"/>
                <w:rFonts w:ascii="Calibri" w:hAnsi="Calibri" w:cs="Calibri"/>
                <w:b w:val="0"/>
                <w:bCs w:val="0"/>
                <w:color w:val="000000"/>
                <w:sz w:val="22"/>
                <w:szCs w:val="22"/>
              </w:rPr>
            </w:pPr>
            <w:del w:id="7085" w:author="Author">
              <w:r w:rsidDel="009E644C">
                <w:rPr>
                  <w:rFonts w:ascii="Calibri" w:hAnsi="Calibri" w:cs="Calibri"/>
                  <w:b w:val="0"/>
                  <w:bCs w:val="0"/>
                  <w:color w:val="000000"/>
                  <w:sz w:val="22"/>
                  <w:szCs w:val="22"/>
                </w:rPr>
                <w:delText>1984</w:delText>
              </w:r>
            </w:del>
          </w:p>
        </w:tc>
        <w:tc>
          <w:tcPr>
            <w:tcW w:w="851" w:type="dxa"/>
            <w:vAlign w:val="bottom"/>
          </w:tcPr>
          <w:p w14:paraId="060323D5" w14:textId="5226146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86" w:author="Author"/>
                <w:rFonts w:asciiTheme="minorHAnsi" w:hAnsiTheme="minorHAnsi" w:cstheme="minorHAnsi"/>
                <w:color w:val="000000"/>
                <w:sz w:val="22"/>
                <w:szCs w:val="22"/>
              </w:rPr>
            </w:pPr>
            <w:del w:id="7087" w:author="Author">
              <w:r w:rsidDel="009E644C">
                <w:rPr>
                  <w:rFonts w:ascii="Calibri" w:hAnsi="Calibri" w:cs="Calibri"/>
                  <w:color w:val="000000"/>
                  <w:sz w:val="22"/>
                  <w:szCs w:val="22"/>
                </w:rPr>
                <w:delText>6.34</w:delText>
              </w:r>
            </w:del>
          </w:p>
        </w:tc>
        <w:tc>
          <w:tcPr>
            <w:tcW w:w="1240" w:type="dxa"/>
            <w:vAlign w:val="bottom"/>
          </w:tcPr>
          <w:p w14:paraId="41825C39" w14:textId="468B696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88" w:author="Author"/>
                <w:rFonts w:asciiTheme="minorHAnsi" w:hAnsiTheme="minorHAnsi" w:cstheme="minorHAnsi"/>
                <w:color w:val="000000"/>
                <w:sz w:val="22"/>
                <w:szCs w:val="22"/>
              </w:rPr>
            </w:pPr>
            <w:del w:id="7089" w:author="Author">
              <w:r w:rsidDel="009E644C">
                <w:rPr>
                  <w:rFonts w:ascii="Calibri" w:hAnsi="Calibri" w:cs="Calibri"/>
                  <w:color w:val="000000"/>
                  <w:sz w:val="22"/>
                  <w:szCs w:val="22"/>
                </w:rPr>
                <w:delText>100.67</w:delText>
              </w:r>
            </w:del>
          </w:p>
        </w:tc>
        <w:tc>
          <w:tcPr>
            <w:tcW w:w="851" w:type="dxa"/>
            <w:vAlign w:val="bottom"/>
          </w:tcPr>
          <w:p w14:paraId="4118D93D" w14:textId="59A7677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90" w:author="Author"/>
                <w:rFonts w:asciiTheme="minorHAnsi" w:hAnsiTheme="minorHAnsi" w:cstheme="minorHAnsi"/>
                <w:color w:val="000000"/>
                <w:sz w:val="22"/>
                <w:szCs w:val="22"/>
              </w:rPr>
            </w:pPr>
            <w:del w:id="7091" w:author="Author">
              <w:r w:rsidDel="009E644C">
                <w:rPr>
                  <w:rFonts w:ascii="Calibri" w:hAnsi="Calibri" w:cs="Calibri"/>
                  <w:color w:val="000000"/>
                  <w:sz w:val="22"/>
                  <w:szCs w:val="22"/>
                </w:rPr>
                <w:delText>6.35</w:delText>
              </w:r>
            </w:del>
          </w:p>
        </w:tc>
        <w:tc>
          <w:tcPr>
            <w:tcW w:w="1240" w:type="dxa"/>
            <w:vAlign w:val="bottom"/>
          </w:tcPr>
          <w:p w14:paraId="7152CD87" w14:textId="6A14221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92" w:author="Author"/>
                <w:rFonts w:asciiTheme="minorHAnsi" w:hAnsiTheme="minorHAnsi" w:cstheme="minorHAnsi"/>
                <w:color w:val="000000"/>
                <w:sz w:val="22"/>
                <w:szCs w:val="22"/>
              </w:rPr>
            </w:pPr>
            <w:del w:id="7093" w:author="Author">
              <w:r w:rsidDel="009E644C">
                <w:rPr>
                  <w:rFonts w:ascii="Calibri" w:hAnsi="Calibri" w:cs="Calibri"/>
                  <w:color w:val="000000"/>
                  <w:sz w:val="22"/>
                  <w:szCs w:val="22"/>
                </w:rPr>
                <w:delText>100.77</w:delText>
              </w:r>
            </w:del>
          </w:p>
        </w:tc>
        <w:tc>
          <w:tcPr>
            <w:tcW w:w="886" w:type="dxa"/>
            <w:vAlign w:val="bottom"/>
          </w:tcPr>
          <w:p w14:paraId="10A3A21E" w14:textId="07609A7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94" w:author="Author"/>
                <w:rFonts w:asciiTheme="minorHAnsi" w:hAnsiTheme="minorHAnsi" w:cstheme="minorHAnsi"/>
                <w:color w:val="000000"/>
                <w:sz w:val="22"/>
                <w:szCs w:val="22"/>
              </w:rPr>
            </w:pPr>
            <w:del w:id="7095" w:author="Author">
              <w:r w:rsidDel="009E644C">
                <w:rPr>
                  <w:rFonts w:ascii="Calibri" w:hAnsi="Calibri" w:cs="Calibri"/>
                  <w:color w:val="000000"/>
                  <w:sz w:val="22"/>
                  <w:szCs w:val="22"/>
                </w:rPr>
                <w:delText>6.34</w:delText>
              </w:r>
            </w:del>
          </w:p>
        </w:tc>
        <w:tc>
          <w:tcPr>
            <w:tcW w:w="1240" w:type="dxa"/>
            <w:vAlign w:val="bottom"/>
          </w:tcPr>
          <w:p w14:paraId="708F05ED" w14:textId="28B6EE3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96" w:author="Author"/>
                <w:rFonts w:asciiTheme="minorHAnsi" w:hAnsiTheme="minorHAnsi" w:cstheme="minorHAnsi"/>
                <w:color w:val="000000"/>
                <w:sz w:val="22"/>
                <w:szCs w:val="22"/>
              </w:rPr>
            </w:pPr>
            <w:del w:id="7097" w:author="Author">
              <w:r w:rsidDel="009E644C">
                <w:rPr>
                  <w:rFonts w:ascii="Calibri" w:hAnsi="Calibri" w:cs="Calibri"/>
                  <w:color w:val="000000"/>
                  <w:sz w:val="22"/>
                  <w:szCs w:val="22"/>
                </w:rPr>
                <w:delText>100.67</w:delText>
              </w:r>
            </w:del>
          </w:p>
        </w:tc>
        <w:tc>
          <w:tcPr>
            <w:tcW w:w="886" w:type="dxa"/>
            <w:vAlign w:val="bottom"/>
          </w:tcPr>
          <w:p w14:paraId="39E35BAB" w14:textId="4316A8C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98" w:author="Author"/>
                <w:rFonts w:asciiTheme="minorHAnsi" w:hAnsiTheme="minorHAnsi" w:cstheme="minorHAnsi"/>
                <w:color w:val="000000"/>
                <w:sz w:val="22"/>
                <w:szCs w:val="22"/>
              </w:rPr>
            </w:pPr>
            <w:del w:id="7099" w:author="Author">
              <w:r w:rsidDel="009E644C">
                <w:rPr>
                  <w:rFonts w:ascii="Calibri" w:hAnsi="Calibri" w:cs="Calibri"/>
                  <w:color w:val="000000"/>
                  <w:sz w:val="22"/>
                  <w:szCs w:val="22"/>
                </w:rPr>
                <w:delText>6.36</w:delText>
              </w:r>
            </w:del>
          </w:p>
        </w:tc>
        <w:tc>
          <w:tcPr>
            <w:tcW w:w="1240" w:type="dxa"/>
            <w:vAlign w:val="bottom"/>
          </w:tcPr>
          <w:p w14:paraId="624091A6" w14:textId="05D6AB2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00" w:author="Author"/>
                <w:rFonts w:asciiTheme="minorHAnsi" w:hAnsiTheme="minorHAnsi" w:cstheme="minorHAnsi"/>
                <w:color w:val="000000"/>
                <w:sz w:val="22"/>
                <w:szCs w:val="22"/>
              </w:rPr>
            </w:pPr>
            <w:del w:id="7101" w:author="Author">
              <w:r w:rsidDel="009E644C">
                <w:rPr>
                  <w:rFonts w:ascii="Calibri" w:hAnsi="Calibri" w:cs="Calibri"/>
                  <w:color w:val="000000"/>
                  <w:sz w:val="22"/>
                  <w:szCs w:val="22"/>
                </w:rPr>
                <w:delText>101.00</w:delText>
              </w:r>
            </w:del>
          </w:p>
        </w:tc>
      </w:tr>
      <w:tr w:rsidR="00F06446" w:rsidDel="009E644C" w14:paraId="58A7DF85" w14:textId="7CC83D0F" w:rsidTr="00784B17">
        <w:trPr>
          <w:cnfStyle w:val="000000100000" w:firstRow="0" w:lastRow="0" w:firstColumn="0" w:lastColumn="0" w:oddVBand="0" w:evenVBand="0" w:oddHBand="1" w:evenHBand="0" w:firstRowFirstColumn="0" w:firstRowLastColumn="0" w:lastRowFirstColumn="0" w:lastRowLastColumn="0"/>
          <w:trHeight w:val="282"/>
          <w:del w:id="710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50FAF58" w14:textId="09A852C8" w:rsidR="00F06446" w:rsidDel="009E644C" w:rsidRDefault="00F06446" w:rsidP="00784B17">
            <w:pPr>
              <w:rPr>
                <w:del w:id="7103" w:author="Author"/>
                <w:rFonts w:ascii="Calibri" w:hAnsi="Calibri" w:cs="Calibri"/>
                <w:b w:val="0"/>
                <w:bCs w:val="0"/>
                <w:color w:val="000000"/>
                <w:sz w:val="22"/>
                <w:szCs w:val="22"/>
              </w:rPr>
            </w:pPr>
            <w:del w:id="7104" w:author="Author">
              <w:r w:rsidDel="009E644C">
                <w:rPr>
                  <w:rFonts w:ascii="Calibri" w:hAnsi="Calibri" w:cs="Calibri"/>
                  <w:b w:val="0"/>
                  <w:bCs w:val="0"/>
                  <w:color w:val="000000"/>
                  <w:sz w:val="22"/>
                  <w:szCs w:val="22"/>
                </w:rPr>
                <w:delText>2048</w:delText>
              </w:r>
            </w:del>
          </w:p>
        </w:tc>
        <w:tc>
          <w:tcPr>
            <w:tcW w:w="851" w:type="dxa"/>
            <w:vAlign w:val="bottom"/>
          </w:tcPr>
          <w:p w14:paraId="15C66FEE" w14:textId="58DAD05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05" w:author="Author"/>
                <w:rFonts w:asciiTheme="minorHAnsi" w:hAnsiTheme="minorHAnsi" w:cstheme="minorHAnsi"/>
                <w:color w:val="000000"/>
                <w:sz w:val="22"/>
                <w:szCs w:val="22"/>
              </w:rPr>
            </w:pPr>
            <w:del w:id="7106" w:author="Author">
              <w:r w:rsidDel="009E644C">
                <w:rPr>
                  <w:rFonts w:ascii="Calibri" w:hAnsi="Calibri" w:cs="Calibri"/>
                  <w:color w:val="000000"/>
                  <w:sz w:val="22"/>
                  <w:szCs w:val="22"/>
                </w:rPr>
                <w:delText>6.14</w:delText>
              </w:r>
            </w:del>
          </w:p>
        </w:tc>
        <w:tc>
          <w:tcPr>
            <w:tcW w:w="1240" w:type="dxa"/>
            <w:vAlign w:val="bottom"/>
          </w:tcPr>
          <w:p w14:paraId="78C0B056" w14:textId="63796F5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07" w:author="Author"/>
                <w:rFonts w:asciiTheme="minorHAnsi" w:hAnsiTheme="minorHAnsi" w:cstheme="minorHAnsi"/>
                <w:color w:val="000000"/>
                <w:sz w:val="22"/>
                <w:szCs w:val="22"/>
              </w:rPr>
            </w:pPr>
            <w:del w:id="7108" w:author="Author">
              <w:r w:rsidDel="009E644C">
                <w:rPr>
                  <w:rFonts w:ascii="Calibri" w:hAnsi="Calibri" w:cs="Calibri"/>
                  <w:color w:val="000000"/>
                  <w:sz w:val="22"/>
                  <w:szCs w:val="22"/>
                </w:rPr>
                <w:delText>100.57</w:delText>
              </w:r>
            </w:del>
          </w:p>
        </w:tc>
        <w:tc>
          <w:tcPr>
            <w:tcW w:w="851" w:type="dxa"/>
            <w:vAlign w:val="bottom"/>
          </w:tcPr>
          <w:p w14:paraId="1339B9E6" w14:textId="0A8C1E5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09" w:author="Author"/>
                <w:rFonts w:asciiTheme="minorHAnsi" w:hAnsiTheme="minorHAnsi" w:cstheme="minorHAnsi"/>
                <w:color w:val="000000"/>
                <w:sz w:val="22"/>
                <w:szCs w:val="22"/>
              </w:rPr>
            </w:pPr>
            <w:del w:id="7110" w:author="Author">
              <w:r w:rsidDel="009E644C">
                <w:rPr>
                  <w:rFonts w:ascii="Calibri" w:hAnsi="Calibri" w:cs="Calibri"/>
                  <w:color w:val="000000"/>
                  <w:sz w:val="22"/>
                  <w:szCs w:val="22"/>
                </w:rPr>
                <w:delText>6.16</w:delText>
              </w:r>
            </w:del>
          </w:p>
        </w:tc>
        <w:tc>
          <w:tcPr>
            <w:tcW w:w="1240" w:type="dxa"/>
            <w:vAlign w:val="bottom"/>
          </w:tcPr>
          <w:p w14:paraId="289D5A56" w14:textId="04CEF92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11" w:author="Author"/>
                <w:rFonts w:asciiTheme="minorHAnsi" w:hAnsiTheme="minorHAnsi" w:cstheme="minorHAnsi"/>
                <w:color w:val="000000"/>
                <w:sz w:val="22"/>
                <w:szCs w:val="22"/>
              </w:rPr>
            </w:pPr>
            <w:del w:id="7112" w:author="Author">
              <w:r w:rsidDel="009E644C">
                <w:rPr>
                  <w:rFonts w:ascii="Calibri" w:hAnsi="Calibri" w:cs="Calibri"/>
                  <w:color w:val="000000"/>
                  <w:sz w:val="22"/>
                  <w:szCs w:val="22"/>
                </w:rPr>
                <w:delText>100.90</w:delText>
              </w:r>
            </w:del>
          </w:p>
        </w:tc>
        <w:tc>
          <w:tcPr>
            <w:tcW w:w="886" w:type="dxa"/>
            <w:vAlign w:val="bottom"/>
          </w:tcPr>
          <w:p w14:paraId="379F6E68" w14:textId="671D5E4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13" w:author="Author"/>
                <w:rFonts w:asciiTheme="minorHAnsi" w:hAnsiTheme="minorHAnsi" w:cstheme="minorHAnsi"/>
                <w:color w:val="000000"/>
                <w:sz w:val="22"/>
                <w:szCs w:val="22"/>
              </w:rPr>
            </w:pPr>
            <w:del w:id="7114" w:author="Author">
              <w:r w:rsidDel="009E644C">
                <w:rPr>
                  <w:rFonts w:ascii="Calibri" w:hAnsi="Calibri" w:cs="Calibri"/>
                  <w:color w:val="000000"/>
                  <w:sz w:val="22"/>
                  <w:szCs w:val="22"/>
                </w:rPr>
                <w:delText>6.16</w:delText>
              </w:r>
            </w:del>
          </w:p>
        </w:tc>
        <w:tc>
          <w:tcPr>
            <w:tcW w:w="1240" w:type="dxa"/>
            <w:vAlign w:val="bottom"/>
          </w:tcPr>
          <w:p w14:paraId="7A5B6B76" w14:textId="35E12D5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15" w:author="Author"/>
                <w:rFonts w:asciiTheme="minorHAnsi" w:hAnsiTheme="minorHAnsi" w:cstheme="minorHAnsi"/>
                <w:color w:val="000000"/>
                <w:sz w:val="22"/>
                <w:szCs w:val="22"/>
              </w:rPr>
            </w:pPr>
            <w:del w:id="7116" w:author="Author">
              <w:r w:rsidDel="009E644C">
                <w:rPr>
                  <w:rFonts w:ascii="Calibri" w:hAnsi="Calibri" w:cs="Calibri"/>
                  <w:color w:val="000000"/>
                  <w:sz w:val="22"/>
                  <w:szCs w:val="22"/>
                </w:rPr>
                <w:delText>101.01</w:delText>
              </w:r>
            </w:del>
          </w:p>
        </w:tc>
        <w:tc>
          <w:tcPr>
            <w:tcW w:w="886" w:type="dxa"/>
            <w:vAlign w:val="bottom"/>
          </w:tcPr>
          <w:p w14:paraId="20368C59" w14:textId="542F311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17" w:author="Author"/>
                <w:rFonts w:asciiTheme="minorHAnsi" w:hAnsiTheme="minorHAnsi" w:cstheme="minorHAnsi"/>
                <w:color w:val="000000"/>
                <w:sz w:val="22"/>
                <w:szCs w:val="22"/>
              </w:rPr>
            </w:pPr>
            <w:del w:id="7118" w:author="Author">
              <w:r w:rsidDel="009E644C">
                <w:rPr>
                  <w:rFonts w:ascii="Calibri" w:hAnsi="Calibri" w:cs="Calibri"/>
                  <w:color w:val="000000"/>
                  <w:sz w:val="22"/>
                  <w:szCs w:val="22"/>
                </w:rPr>
                <w:delText>6.17</w:delText>
              </w:r>
            </w:del>
          </w:p>
        </w:tc>
        <w:tc>
          <w:tcPr>
            <w:tcW w:w="1240" w:type="dxa"/>
            <w:vAlign w:val="bottom"/>
          </w:tcPr>
          <w:p w14:paraId="67B2FD2F" w14:textId="4ECF2B9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19" w:author="Author"/>
                <w:rFonts w:asciiTheme="minorHAnsi" w:hAnsiTheme="minorHAnsi" w:cstheme="minorHAnsi"/>
                <w:color w:val="000000"/>
                <w:sz w:val="22"/>
                <w:szCs w:val="22"/>
              </w:rPr>
            </w:pPr>
            <w:del w:id="7120" w:author="Author">
              <w:r w:rsidDel="009E644C">
                <w:rPr>
                  <w:rFonts w:ascii="Calibri" w:hAnsi="Calibri" w:cs="Calibri"/>
                  <w:color w:val="000000"/>
                  <w:sz w:val="22"/>
                  <w:szCs w:val="22"/>
                </w:rPr>
                <w:delText>101.04</w:delText>
              </w:r>
            </w:del>
          </w:p>
        </w:tc>
      </w:tr>
      <w:tr w:rsidR="00F06446" w:rsidDel="009E644C" w14:paraId="2635A08A" w14:textId="2BC14D22" w:rsidTr="00784B17">
        <w:trPr>
          <w:trHeight w:val="282"/>
          <w:del w:id="712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B36DD4A" w14:textId="018A602E" w:rsidR="00F06446" w:rsidDel="009E644C" w:rsidRDefault="00F06446" w:rsidP="00784B17">
            <w:pPr>
              <w:rPr>
                <w:del w:id="7122" w:author="Author"/>
                <w:rFonts w:ascii="Calibri" w:hAnsi="Calibri" w:cs="Calibri"/>
                <w:b w:val="0"/>
                <w:bCs w:val="0"/>
                <w:color w:val="000000"/>
                <w:sz w:val="22"/>
                <w:szCs w:val="22"/>
              </w:rPr>
            </w:pPr>
            <w:del w:id="7123" w:author="Author">
              <w:r w:rsidDel="009E644C">
                <w:rPr>
                  <w:rFonts w:ascii="Calibri" w:hAnsi="Calibri" w:cs="Calibri"/>
                  <w:b w:val="0"/>
                  <w:bCs w:val="0"/>
                  <w:color w:val="000000"/>
                  <w:sz w:val="22"/>
                  <w:szCs w:val="22"/>
                </w:rPr>
                <w:delText>2112</w:delText>
              </w:r>
            </w:del>
          </w:p>
        </w:tc>
        <w:tc>
          <w:tcPr>
            <w:tcW w:w="851" w:type="dxa"/>
            <w:vAlign w:val="bottom"/>
          </w:tcPr>
          <w:p w14:paraId="42D42FE8" w14:textId="5661D0F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24" w:author="Author"/>
                <w:rFonts w:asciiTheme="minorHAnsi" w:hAnsiTheme="minorHAnsi" w:cstheme="minorHAnsi"/>
                <w:color w:val="000000"/>
                <w:sz w:val="22"/>
                <w:szCs w:val="22"/>
              </w:rPr>
            </w:pPr>
            <w:del w:id="7125" w:author="Author">
              <w:r w:rsidDel="009E644C">
                <w:rPr>
                  <w:rFonts w:ascii="Calibri" w:hAnsi="Calibri" w:cs="Calibri"/>
                  <w:color w:val="000000"/>
                  <w:sz w:val="22"/>
                  <w:szCs w:val="22"/>
                </w:rPr>
                <w:delText>5.94</w:delText>
              </w:r>
            </w:del>
          </w:p>
        </w:tc>
        <w:tc>
          <w:tcPr>
            <w:tcW w:w="1240" w:type="dxa"/>
            <w:vAlign w:val="bottom"/>
          </w:tcPr>
          <w:p w14:paraId="613EB0D2" w14:textId="1EF55E6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26" w:author="Author"/>
                <w:rFonts w:asciiTheme="minorHAnsi" w:hAnsiTheme="minorHAnsi" w:cstheme="minorHAnsi"/>
                <w:color w:val="000000"/>
                <w:sz w:val="22"/>
                <w:szCs w:val="22"/>
              </w:rPr>
            </w:pPr>
            <w:del w:id="7127" w:author="Author">
              <w:r w:rsidDel="009E644C">
                <w:rPr>
                  <w:rFonts w:ascii="Calibri" w:hAnsi="Calibri" w:cs="Calibri"/>
                  <w:color w:val="000000"/>
                  <w:sz w:val="22"/>
                  <w:szCs w:val="22"/>
                </w:rPr>
                <w:delText>100.29</w:delText>
              </w:r>
            </w:del>
          </w:p>
        </w:tc>
        <w:tc>
          <w:tcPr>
            <w:tcW w:w="851" w:type="dxa"/>
            <w:vAlign w:val="bottom"/>
          </w:tcPr>
          <w:p w14:paraId="3D124474" w14:textId="1F033BF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28" w:author="Author"/>
                <w:rFonts w:asciiTheme="minorHAnsi" w:hAnsiTheme="minorHAnsi" w:cstheme="minorHAnsi"/>
                <w:color w:val="000000"/>
                <w:sz w:val="22"/>
                <w:szCs w:val="22"/>
              </w:rPr>
            </w:pPr>
            <w:del w:id="7129" w:author="Author">
              <w:r w:rsidDel="009E644C">
                <w:rPr>
                  <w:rFonts w:ascii="Calibri" w:hAnsi="Calibri" w:cs="Calibri"/>
                  <w:color w:val="000000"/>
                  <w:sz w:val="22"/>
                  <w:szCs w:val="22"/>
                </w:rPr>
                <w:delText>5.97</w:delText>
              </w:r>
            </w:del>
          </w:p>
        </w:tc>
        <w:tc>
          <w:tcPr>
            <w:tcW w:w="1240" w:type="dxa"/>
            <w:vAlign w:val="bottom"/>
          </w:tcPr>
          <w:p w14:paraId="00D8D9A8" w14:textId="7767721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30" w:author="Author"/>
                <w:rFonts w:asciiTheme="minorHAnsi" w:hAnsiTheme="minorHAnsi" w:cstheme="minorHAnsi"/>
                <w:color w:val="000000"/>
                <w:sz w:val="22"/>
                <w:szCs w:val="22"/>
              </w:rPr>
            </w:pPr>
            <w:del w:id="7131" w:author="Author">
              <w:r w:rsidDel="009E644C">
                <w:rPr>
                  <w:rFonts w:ascii="Calibri" w:hAnsi="Calibri" w:cs="Calibri"/>
                  <w:color w:val="000000"/>
                  <w:sz w:val="22"/>
                  <w:szCs w:val="22"/>
                </w:rPr>
                <w:delText>100.94</w:delText>
              </w:r>
            </w:del>
          </w:p>
        </w:tc>
        <w:tc>
          <w:tcPr>
            <w:tcW w:w="886" w:type="dxa"/>
            <w:vAlign w:val="bottom"/>
          </w:tcPr>
          <w:p w14:paraId="1A22A866" w14:textId="720A526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32" w:author="Author"/>
                <w:rFonts w:asciiTheme="minorHAnsi" w:hAnsiTheme="minorHAnsi" w:cstheme="minorHAnsi"/>
                <w:color w:val="000000"/>
                <w:sz w:val="22"/>
                <w:szCs w:val="22"/>
              </w:rPr>
            </w:pPr>
            <w:del w:id="7133" w:author="Author">
              <w:r w:rsidDel="009E644C">
                <w:rPr>
                  <w:rFonts w:ascii="Calibri" w:hAnsi="Calibri" w:cs="Calibri"/>
                  <w:color w:val="000000"/>
                  <w:sz w:val="22"/>
                  <w:szCs w:val="22"/>
                </w:rPr>
                <w:delText>5.96</w:delText>
              </w:r>
            </w:del>
          </w:p>
        </w:tc>
        <w:tc>
          <w:tcPr>
            <w:tcW w:w="1240" w:type="dxa"/>
            <w:vAlign w:val="bottom"/>
          </w:tcPr>
          <w:p w14:paraId="3EA30488" w14:textId="22E2922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34" w:author="Author"/>
                <w:rFonts w:asciiTheme="minorHAnsi" w:hAnsiTheme="minorHAnsi" w:cstheme="minorHAnsi"/>
                <w:color w:val="000000"/>
                <w:sz w:val="22"/>
                <w:szCs w:val="22"/>
              </w:rPr>
            </w:pPr>
            <w:del w:id="7135" w:author="Author">
              <w:r w:rsidDel="009E644C">
                <w:rPr>
                  <w:rFonts w:ascii="Calibri" w:hAnsi="Calibri" w:cs="Calibri"/>
                  <w:color w:val="000000"/>
                  <w:sz w:val="22"/>
                  <w:szCs w:val="22"/>
                </w:rPr>
                <w:delText>100.63</w:delText>
              </w:r>
            </w:del>
          </w:p>
        </w:tc>
        <w:tc>
          <w:tcPr>
            <w:tcW w:w="886" w:type="dxa"/>
            <w:vAlign w:val="bottom"/>
          </w:tcPr>
          <w:p w14:paraId="0EF1B295" w14:textId="4EC18C9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36" w:author="Author"/>
                <w:rFonts w:asciiTheme="minorHAnsi" w:hAnsiTheme="minorHAnsi" w:cstheme="minorHAnsi"/>
                <w:color w:val="000000"/>
                <w:sz w:val="22"/>
                <w:szCs w:val="22"/>
              </w:rPr>
            </w:pPr>
            <w:del w:id="7137" w:author="Author">
              <w:r w:rsidDel="009E644C">
                <w:rPr>
                  <w:rFonts w:ascii="Calibri" w:hAnsi="Calibri" w:cs="Calibri"/>
                  <w:color w:val="000000"/>
                  <w:sz w:val="22"/>
                  <w:szCs w:val="22"/>
                </w:rPr>
                <w:delText>5.98</w:delText>
              </w:r>
            </w:del>
          </w:p>
        </w:tc>
        <w:tc>
          <w:tcPr>
            <w:tcW w:w="1240" w:type="dxa"/>
            <w:vAlign w:val="bottom"/>
          </w:tcPr>
          <w:p w14:paraId="695CBFC4" w14:textId="73E8243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38" w:author="Author"/>
                <w:rFonts w:asciiTheme="minorHAnsi" w:hAnsiTheme="minorHAnsi" w:cstheme="minorHAnsi"/>
                <w:color w:val="000000"/>
                <w:sz w:val="22"/>
                <w:szCs w:val="22"/>
              </w:rPr>
            </w:pPr>
            <w:del w:id="7139" w:author="Author">
              <w:r w:rsidDel="009E644C">
                <w:rPr>
                  <w:rFonts w:ascii="Calibri" w:hAnsi="Calibri" w:cs="Calibri"/>
                  <w:color w:val="000000"/>
                  <w:sz w:val="22"/>
                  <w:szCs w:val="22"/>
                </w:rPr>
                <w:delText>101.03</w:delText>
              </w:r>
            </w:del>
          </w:p>
        </w:tc>
      </w:tr>
      <w:tr w:rsidR="00F06446" w:rsidDel="009E644C" w14:paraId="62FE1488" w14:textId="4246A7F2" w:rsidTr="00784B17">
        <w:trPr>
          <w:cnfStyle w:val="000000100000" w:firstRow="0" w:lastRow="0" w:firstColumn="0" w:lastColumn="0" w:oddVBand="0" w:evenVBand="0" w:oddHBand="1" w:evenHBand="0" w:firstRowFirstColumn="0" w:firstRowLastColumn="0" w:lastRowFirstColumn="0" w:lastRowLastColumn="0"/>
          <w:trHeight w:val="282"/>
          <w:del w:id="714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25C9BE8" w14:textId="1DDE8B94" w:rsidR="00F06446" w:rsidDel="009E644C" w:rsidRDefault="00F06446" w:rsidP="00784B17">
            <w:pPr>
              <w:rPr>
                <w:del w:id="7141" w:author="Author"/>
                <w:rFonts w:ascii="Calibri" w:hAnsi="Calibri" w:cs="Calibri"/>
                <w:b w:val="0"/>
                <w:bCs w:val="0"/>
                <w:color w:val="000000"/>
                <w:sz w:val="22"/>
                <w:szCs w:val="22"/>
              </w:rPr>
            </w:pPr>
            <w:del w:id="7142" w:author="Author">
              <w:r w:rsidDel="009E644C">
                <w:rPr>
                  <w:rFonts w:ascii="Calibri" w:hAnsi="Calibri" w:cs="Calibri"/>
                  <w:b w:val="0"/>
                  <w:bCs w:val="0"/>
                  <w:color w:val="000000"/>
                  <w:sz w:val="22"/>
                  <w:szCs w:val="22"/>
                </w:rPr>
                <w:delText>2176</w:delText>
              </w:r>
            </w:del>
          </w:p>
        </w:tc>
        <w:tc>
          <w:tcPr>
            <w:tcW w:w="851" w:type="dxa"/>
            <w:vAlign w:val="bottom"/>
          </w:tcPr>
          <w:p w14:paraId="65D601F3" w14:textId="1CC396B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43" w:author="Author"/>
                <w:rFonts w:asciiTheme="minorHAnsi" w:hAnsiTheme="minorHAnsi" w:cstheme="minorHAnsi"/>
                <w:color w:val="000000"/>
                <w:sz w:val="22"/>
                <w:szCs w:val="22"/>
              </w:rPr>
            </w:pPr>
            <w:del w:id="7144" w:author="Author">
              <w:r w:rsidDel="009E644C">
                <w:rPr>
                  <w:rFonts w:ascii="Calibri" w:hAnsi="Calibri" w:cs="Calibri"/>
                  <w:color w:val="000000"/>
                  <w:sz w:val="22"/>
                  <w:szCs w:val="22"/>
                </w:rPr>
                <w:delText>5.75</w:delText>
              </w:r>
            </w:del>
          </w:p>
        </w:tc>
        <w:tc>
          <w:tcPr>
            <w:tcW w:w="1240" w:type="dxa"/>
            <w:vAlign w:val="bottom"/>
          </w:tcPr>
          <w:p w14:paraId="5E15AC0E" w14:textId="34FD679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45" w:author="Author"/>
                <w:rFonts w:asciiTheme="minorHAnsi" w:hAnsiTheme="minorHAnsi" w:cstheme="minorHAnsi"/>
                <w:color w:val="000000"/>
                <w:sz w:val="22"/>
                <w:szCs w:val="22"/>
              </w:rPr>
            </w:pPr>
            <w:del w:id="7146" w:author="Author">
              <w:r w:rsidDel="009E644C">
                <w:rPr>
                  <w:rFonts w:ascii="Calibri" w:hAnsi="Calibri" w:cs="Calibri"/>
                  <w:color w:val="000000"/>
                  <w:sz w:val="22"/>
                  <w:szCs w:val="22"/>
                </w:rPr>
                <w:delText>100.05</w:delText>
              </w:r>
            </w:del>
          </w:p>
        </w:tc>
        <w:tc>
          <w:tcPr>
            <w:tcW w:w="851" w:type="dxa"/>
            <w:vAlign w:val="bottom"/>
          </w:tcPr>
          <w:p w14:paraId="00767AB1" w14:textId="66B7614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47" w:author="Author"/>
                <w:rFonts w:asciiTheme="minorHAnsi" w:hAnsiTheme="minorHAnsi" w:cstheme="minorHAnsi"/>
                <w:color w:val="000000"/>
                <w:sz w:val="22"/>
                <w:szCs w:val="22"/>
              </w:rPr>
            </w:pPr>
            <w:del w:id="7148" w:author="Author">
              <w:r w:rsidDel="009E644C">
                <w:rPr>
                  <w:rFonts w:ascii="Calibri" w:hAnsi="Calibri" w:cs="Calibri"/>
                  <w:color w:val="000000"/>
                  <w:sz w:val="22"/>
                  <w:szCs w:val="22"/>
                </w:rPr>
                <w:delText>5.76</w:delText>
              </w:r>
            </w:del>
          </w:p>
        </w:tc>
        <w:tc>
          <w:tcPr>
            <w:tcW w:w="1240" w:type="dxa"/>
            <w:vAlign w:val="bottom"/>
          </w:tcPr>
          <w:p w14:paraId="5C4D9777" w14:textId="4D4E183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49" w:author="Author"/>
                <w:rFonts w:asciiTheme="minorHAnsi" w:hAnsiTheme="minorHAnsi" w:cstheme="minorHAnsi"/>
                <w:color w:val="000000"/>
                <w:sz w:val="22"/>
                <w:szCs w:val="22"/>
              </w:rPr>
            </w:pPr>
            <w:del w:id="7150" w:author="Author">
              <w:r w:rsidDel="009E644C">
                <w:rPr>
                  <w:rFonts w:ascii="Calibri" w:hAnsi="Calibri" w:cs="Calibri"/>
                  <w:color w:val="000000"/>
                  <w:sz w:val="22"/>
                  <w:szCs w:val="22"/>
                </w:rPr>
                <w:delText>100.29</w:delText>
              </w:r>
            </w:del>
          </w:p>
        </w:tc>
        <w:tc>
          <w:tcPr>
            <w:tcW w:w="886" w:type="dxa"/>
            <w:vAlign w:val="bottom"/>
          </w:tcPr>
          <w:p w14:paraId="27B88ECB" w14:textId="3342C4D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51" w:author="Author"/>
                <w:rFonts w:asciiTheme="minorHAnsi" w:hAnsiTheme="minorHAnsi" w:cstheme="minorHAnsi"/>
                <w:color w:val="000000"/>
                <w:sz w:val="22"/>
                <w:szCs w:val="22"/>
              </w:rPr>
            </w:pPr>
            <w:del w:id="7152" w:author="Author">
              <w:r w:rsidDel="009E644C">
                <w:rPr>
                  <w:rFonts w:ascii="Calibri" w:hAnsi="Calibri" w:cs="Calibri"/>
                  <w:color w:val="000000"/>
                  <w:sz w:val="22"/>
                  <w:szCs w:val="22"/>
                </w:rPr>
                <w:delText>5.76</w:delText>
              </w:r>
            </w:del>
          </w:p>
        </w:tc>
        <w:tc>
          <w:tcPr>
            <w:tcW w:w="1240" w:type="dxa"/>
            <w:vAlign w:val="bottom"/>
          </w:tcPr>
          <w:p w14:paraId="6E4AC986" w14:textId="5175145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53" w:author="Author"/>
                <w:rFonts w:asciiTheme="minorHAnsi" w:hAnsiTheme="minorHAnsi" w:cstheme="minorHAnsi"/>
                <w:color w:val="000000"/>
                <w:sz w:val="22"/>
                <w:szCs w:val="22"/>
              </w:rPr>
            </w:pPr>
            <w:del w:id="7154" w:author="Author">
              <w:r w:rsidDel="009E644C">
                <w:rPr>
                  <w:rFonts w:ascii="Calibri" w:hAnsi="Calibri" w:cs="Calibri"/>
                  <w:color w:val="000000"/>
                  <w:sz w:val="22"/>
                  <w:szCs w:val="22"/>
                </w:rPr>
                <w:delText>100.19</w:delText>
              </w:r>
            </w:del>
          </w:p>
        </w:tc>
        <w:tc>
          <w:tcPr>
            <w:tcW w:w="886" w:type="dxa"/>
            <w:vAlign w:val="bottom"/>
          </w:tcPr>
          <w:p w14:paraId="46221A55" w14:textId="7DE1ABE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55" w:author="Author"/>
                <w:rFonts w:asciiTheme="minorHAnsi" w:hAnsiTheme="minorHAnsi" w:cstheme="minorHAnsi"/>
                <w:color w:val="000000"/>
                <w:sz w:val="22"/>
                <w:szCs w:val="22"/>
              </w:rPr>
            </w:pPr>
            <w:del w:id="7156" w:author="Author">
              <w:r w:rsidDel="009E644C">
                <w:rPr>
                  <w:rFonts w:ascii="Calibri" w:hAnsi="Calibri" w:cs="Calibri"/>
                  <w:color w:val="000000"/>
                  <w:sz w:val="22"/>
                  <w:szCs w:val="22"/>
                </w:rPr>
                <w:delText>5.80</w:delText>
              </w:r>
            </w:del>
          </w:p>
        </w:tc>
        <w:tc>
          <w:tcPr>
            <w:tcW w:w="1240" w:type="dxa"/>
            <w:vAlign w:val="bottom"/>
          </w:tcPr>
          <w:p w14:paraId="25590413" w14:textId="0ED952B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57" w:author="Author"/>
                <w:rFonts w:asciiTheme="minorHAnsi" w:hAnsiTheme="minorHAnsi" w:cstheme="minorHAnsi"/>
                <w:color w:val="000000"/>
                <w:sz w:val="22"/>
                <w:szCs w:val="22"/>
              </w:rPr>
            </w:pPr>
            <w:del w:id="7158" w:author="Author">
              <w:r w:rsidDel="009E644C">
                <w:rPr>
                  <w:rFonts w:ascii="Calibri" w:hAnsi="Calibri" w:cs="Calibri"/>
                  <w:color w:val="000000"/>
                  <w:sz w:val="22"/>
                  <w:szCs w:val="22"/>
                </w:rPr>
                <w:delText>100.94</w:delText>
              </w:r>
            </w:del>
          </w:p>
        </w:tc>
      </w:tr>
      <w:tr w:rsidR="00F06446" w:rsidDel="009E644C" w14:paraId="7897B1AA" w14:textId="3CEB8875" w:rsidTr="00784B17">
        <w:trPr>
          <w:trHeight w:val="282"/>
          <w:del w:id="715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866981F" w14:textId="10B4B591" w:rsidR="00F06446" w:rsidDel="009E644C" w:rsidRDefault="00F06446" w:rsidP="00784B17">
            <w:pPr>
              <w:rPr>
                <w:del w:id="7160" w:author="Author"/>
                <w:rFonts w:ascii="Calibri" w:hAnsi="Calibri" w:cs="Calibri"/>
                <w:b w:val="0"/>
                <w:bCs w:val="0"/>
                <w:color w:val="000000"/>
                <w:sz w:val="22"/>
                <w:szCs w:val="22"/>
              </w:rPr>
            </w:pPr>
            <w:del w:id="7161" w:author="Author">
              <w:r w:rsidDel="009E644C">
                <w:rPr>
                  <w:rFonts w:ascii="Calibri" w:hAnsi="Calibri" w:cs="Calibri"/>
                  <w:b w:val="0"/>
                  <w:bCs w:val="0"/>
                  <w:color w:val="000000"/>
                  <w:sz w:val="22"/>
                  <w:szCs w:val="22"/>
                </w:rPr>
                <w:delText>2240</w:delText>
              </w:r>
            </w:del>
          </w:p>
        </w:tc>
        <w:tc>
          <w:tcPr>
            <w:tcW w:w="851" w:type="dxa"/>
            <w:vAlign w:val="bottom"/>
          </w:tcPr>
          <w:p w14:paraId="22E6BAA0" w14:textId="25F5B6A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62" w:author="Author"/>
                <w:rFonts w:asciiTheme="minorHAnsi" w:hAnsiTheme="minorHAnsi" w:cstheme="minorHAnsi"/>
                <w:color w:val="000000"/>
                <w:sz w:val="22"/>
                <w:szCs w:val="22"/>
              </w:rPr>
            </w:pPr>
            <w:del w:id="7163" w:author="Author">
              <w:r w:rsidDel="009E644C">
                <w:rPr>
                  <w:rFonts w:ascii="Calibri" w:hAnsi="Calibri" w:cs="Calibri"/>
                  <w:color w:val="000000"/>
                  <w:sz w:val="22"/>
                  <w:szCs w:val="22"/>
                </w:rPr>
                <w:delText>5.57</w:delText>
              </w:r>
            </w:del>
          </w:p>
        </w:tc>
        <w:tc>
          <w:tcPr>
            <w:tcW w:w="1240" w:type="dxa"/>
            <w:vAlign w:val="bottom"/>
          </w:tcPr>
          <w:p w14:paraId="08924C0B" w14:textId="78BC68D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64" w:author="Author"/>
                <w:rFonts w:asciiTheme="minorHAnsi" w:hAnsiTheme="minorHAnsi" w:cstheme="minorHAnsi"/>
                <w:color w:val="000000"/>
                <w:sz w:val="22"/>
                <w:szCs w:val="22"/>
              </w:rPr>
            </w:pPr>
            <w:del w:id="7165" w:author="Author">
              <w:r w:rsidDel="009E644C">
                <w:rPr>
                  <w:rFonts w:ascii="Calibri" w:hAnsi="Calibri" w:cs="Calibri"/>
                  <w:color w:val="000000"/>
                  <w:sz w:val="22"/>
                  <w:szCs w:val="22"/>
                </w:rPr>
                <w:delText>99.90</w:delText>
              </w:r>
            </w:del>
          </w:p>
        </w:tc>
        <w:tc>
          <w:tcPr>
            <w:tcW w:w="851" w:type="dxa"/>
            <w:vAlign w:val="bottom"/>
          </w:tcPr>
          <w:p w14:paraId="6F7BF326" w14:textId="221D6C1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66" w:author="Author"/>
                <w:rFonts w:asciiTheme="minorHAnsi" w:hAnsiTheme="minorHAnsi" w:cstheme="minorHAnsi"/>
                <w:color w:val="000000"/>
                <w:sz w:val="22"/>
                <w:szCs w:val="22"/>
              </w:rPr>
            </w:pPr>
            <w:del w:id="7167" w:author="Author">
              <w:r w:rsidDel="009E644C">
                <w:rPr>
                  <w:rFonts w:ascii="Calibri" w:hAnsi="Calibri" w:cs="Calibri"/>
                  <w:color w:val="000000"/>
                  <w:sz w:val="22"/>
                  <w:szCs w:val="22"/>
                </w:rPr>
                <w:delText>5.56</w:delText>
              </w:r>
            </w:del>
          </w:p>
        </w:tc>
        <w:tc>
          <w:tcPr>
            <w:tcW w:w="1240" w:type="dxa"/>
            <w:vAlign w:val="bottom"/>
          </w:tcPr>
          <w:p w14:paraId="012BD8A4" w14:textId="7FA5507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68" w:author="Author"/>
                <w:rFonts w:asciiTheme="minorHAnsi" w:hAnsiTheme="minorHAnsi" w:cstheme="minorHAnsi"/>
                <w:color w:val="000000"/>
                <w:sz w:val="22"/>
                <w:szCs w:val="22"/>
              </w:rPr>
            </w:pPr>
            <w:del w:id="7169" w:author="Author">
              <w:r w:rsidDel="009E644C">
                <w:rPr>
                  <w:rFonts w:ascii="Calibri" w:hAnsi="Calibri" w:cs="Calibri"/>
                  <w:color w:val="000000"/>
                  <w:sz w:val="22"/>
                  <w:szCs w:val="22"/>
                </w:rPr>
                <w:delText>99.66</w:delText>
              </w:r>
            </w:del>
          </w:p>
        </w:tc>
        <w:tc>
          <w:tcPr>
            <w:tcW w:w="886" w:type="dxa"/>
            <w:vAlign w:val="bottom"/>
          </w:tcPr>
          <w:p w14:paraId="0A22CB59" w14:textId="1A725B0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70" w:author="Author"/>
                <w:rFonts w:asciiTheme="minorHAnsi" w:hAnsiTheme="minorHAnsi" w:cstheme="minorHAnsi"/>
                <w:color w:val="000000"/>
                <w:sz w:val="22"/>
                <w:szCs w:val="22"/>
              </w:rPr>
            </w:pPr>
            <w:del w:id="7171" w:author="Author">
              <w:r w:rsidDel="009E644C">
                <w:rPr>
                  <w:rFonts w:ascii="Calibri" w:hAnsi="Calibri" w:cs="Calibri"/>
                  <w:color w:val="000000"/>
                  <w:sz w:val="22"/>
                  <w:szCs w:val="22"/>
                </w:rPr>
                <w:delText>5.56</w:delText>
              </w:r>
            </w:del>
          </w:p>
        </w:tc>
        <w:tc>
          <w:tcPr>
            <w:tcW w:w="1240" w:type="dxa"/>
            <w:vAlign w:val="bottom"/>
          </w:tcPr>
          <w:p w14:paraId="73DFB88C" w14:textId="1B2F5E1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72" w:author="Author"/>
                <w:rFonts w:asciiTheme="minorHAnsi" w:hAnsiTheme="minorHAnsi" w:cstheme="minorHAnsi"/>
                <w:color w:val="000000"/>
                <w:sz w:val="22"/>
                <w:szCs w:val="22"/>
              </w:rPr>
            </w:pPr>
            <w:del w:id="7173" w:author="Author">
              <w:r w:rsidDel="009E644C">
                <w:rPr>
                  <w:rFonts w:ascii="Calibri" w:hAnsi="Calibri" w:cs="Calibri"/>
                  <w:color w:val="000000"/>
                  <w:sz w:val="22"/>
                  <w:szCs w:val="22"/>
                </w:rPr>
                <w:delText>99.62</w:delText>
              </w:r>
            </w:del>
          </w:p>
        </w:tc>
        <w:tc>
          <w:tcPr>
            <w:tcW w:w="886" w:type="dxa"/>
            <w:vAlign w:val="bottom"/>
          </w:tcPr>
          <w:p w14:paraId="68B7C66F" w14:textId="7847B15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74" w:author="Author"/>
                <w:rFonts w:asciiTheme="minorHAnsi" w:hAnsiTheme="minorHAnsi" w:cstheme="minorHAnsi"/>
                <w:color w:val="000000"/>
                <w:sz w:val="22"/>
                <w:szCs w:val="22"/>
              </w:rPr>
            </w:pPr>
            <w:del w:id="7175" w:author="Author">
              <w:r w:rsidDel="009E644C">
                <w:rPr>
                  <w:rFonts w:ascii="Calibri" w:hAnsi="Calibri" w:cs="Calibri"/>
                  <w:color w:val="000000"/>
                  <w:sz w:val="22"/>
                  <w:szCs w:val="22"/>
                </w:rPr>
                <w:delText>5.60</w:delText>
              </w:r>
            </w:del>
          </w:p>
        </w:tc>
        <w:tc>
          <w:tcPr>
            <w:tcW w:w="1240" w:type="dxa"/>
            <w:vAlign w:val="bottom"/>
          </w:tcPr>
          <w:p w14:paraId="6D448463" w14:textId="67A4EB8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76" w:author="Author"/>
                <w:rFonts w:asciiTheme="minorHAnsi" w:hAnsiTheme="minorHAnsi" w:cstheme="minorHAnsi"/>
                <w:color w:val="000000"/>
                <w:sz w:val="22"/>
                <w:szCs w:val="22"/>
              </w:rPr>
            </w:pPr>
            <w:del w:id="7177" w:author="Author">
              <w:r w:rsidDel="009E644C">
                <w:rPr>
                  <w:rFonts w:ascii="Calibri" w:hAnsi="Calibri" w:cs="Calibri"/>
                  <w:color w:val="000000"/>
                  <w:sz w:val="22"/>
                  <w:szCs w:val="22"/>
                </w:rPr>
                <w:delText>100.39</w:delText>
              </w:r>
            </w:del>
          </w:p>
        </w:tc>
      </w:tr>
      <w:tr w:rsidR="00F06446" w:rsidDel="009E644C" w14:paraId="786BCFEE" w14:textId="6129698A" w:rsidTr="00784B17">
        <w:trPr>
          <w:cnfStyle w:val="000000100000" w:firstRow="0" w:lastRow="0" w:firstColumn="0" w:lastColumn="0" w:oddVBand="0" w:evenVBand="0" w:oddHBand="1" w:evenHBand="0" w:firstRowFirstColumn="0" w:firstRowLastColumn="0" w:lastRowFirstColumn="0" w:lastRowLastColumn="0"/>
          <w:trHeight w:val="282"/>
          <w:del w:id="717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E87AF94" w14:textId="286FBEDB" w:rsidR="00F06446" w:rsidDel="009E644C" w:rsidRDefault="00F06446" w:rsidP="00784B17">
            <w:pPr>
              <w:rPr>
                <w:del w:id="7179" w:author="Author"/>
                <w:rFonts w:ascii="Calibri" w:hAnsi="Calibri" w:cs="Calibri"/>
                <w:b w:val="0"/>
                <w:bCs w:val="0"/>
                <w:color w:val="000000"/>
                <w:sz w:val="22"/>
                <w:szCs w:val="22"/>
              </w:rPr>
            </w:pPr>
            <w:del w:id="7180" w:author="Author">
              <w:r w:rsidDel="009E644C">
                <w:rPr>
                  <w:rFonts w:ascii="Calibri" w:hAnsi="Calibri" w:cs="Calibri"/>
                  <w:b w:val="0"/>
                  <w:bCs w:val="0"/>
                  <w:color w:val="000000"/>
                  <w:sz w:val="22"/>
                  <w:szCs w:val="22"/>
                </w:rPr>
                <w:delText>2304</w:delText>
              </w:r>
            </w:del>
          </w:p>
        </w:tc>
        <w:tc>
          <w:tcPr>
            <w:tcW w:w="851" w:type="dxa"/>
            <w:vAlign w:val="bottom"/>
          </w:tcPr>
          <w:p w14:paraId="6667C576" w14:textId="432B86D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81" w:author="Author"/>
                <w:rFonts w:asciiTheme="minorHAnsi" w:hAnsiTheme="minorHAnsi" w:cstheme="minorHAnsi"/>
                <w:color w:val="000000"/>
                <w:sz w:val="22"/>
                <w:szCs w:val="22"/>
              </w:rPr>
            </w:pPr>
            <w:del w:id="7182" w:author="Author">
              <w:r w:rsidDel="009E644C">
                <w:rPr>
                  <w:rFonts w:ascii="Calibri" w:hAnsi="Calibri" w:cs="Calibri"/>
                  <w:color w:val="000000"/>
                  <w:sz w:val="22"/>
                  <w:szCs w:val="22"/>
                </w:rPr>
                <w:delText>5.40</w:delText>
              </w:r>
            </w:del>
          </w:p>
        </w:tc>
        <w:tc>
          <w:tcPr>
            <w:tcW w:w="1240" w:type="dxa"/>
            <w:vAlign w:val="bottom"/>
          </w:tcPr>
          <w:p w14:paraId="360F3415" w14:textId="68CD940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83" w:author="Author"/>
                <w:rFonts w:asciiTheme="minorHAnsi" w:hAnsiTheme="minorHAnsi" w:cstheme="minorHAnsi"/>
                <w:color w:val="000000"/>
                <w:sz w:val="22"/>
                <w:szCs w:val="22"/>
              </w:rPr>
            </w:pPr>
            <w:del w:id="7184" w:author="Author">
              <w:r w:rsidDel="009E644C">
                <w:rPr>
                  <w:rFonts w:ascii="Calibri" w:hAnsi="Calibri" w:cs="Calibri"/>
                  <w:color w:val="000000"/>
                  <w:sz w:val="22"/>
                  <w:szCs w:val="22"/>
                </w:rPr>
                <w:delText>99.53</w:delText>
              </w:r>
            </w:del>
          </w:p>
        </w:tc>
        <w:tc>
          <w:tcPr>
            <w:tcW w:w="851" w:type="dxa"/>
            <w:vAlign w:val="bottom"/>
          </w:tcPr>
          <w:p w14:paraId="004DD8E8" w14:textId="63EECCA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85" w:author="Author"/>
                <w:rFonts w:asciiTheme="minorHAnsi" w:hAnsiTheme="minorHAnsi" w:cstheme="minorHAnsi"/>
                <w:color w:val="000000"/>
                <w:sz w:val="22"/>
                <w:szCs w:val="22"/>
              </w:rPr>
            </w:pPr>
            <w:del w:id="7186" w:author="Author">
              <w:r w:rsidDel="009E644C">
                <w:rPr>
                  <w:rFonts w:ascii="Calibri" w:hAnsi="Calibri" w:cs="Calibri"/>
                  <w:color w:val="000000"/>
                  <w:sz w:val="22"/>
                  <w:szCs w:val="22"/>
                </w:rPr>
                <w:delText>5.37</w:delText>
              </w:r>
            </w:del>
          </w:p>
        </w:tc>
        <w:tc>
          <w:tcPr>
            <w:tcW w:w="1240" w:type="dxa"/>
            <w:vAlign w:val="bottom"/>
          </w:tcPr>
          <w:p w14:paraId="4586F680" w14:textId="0AE43F7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87" w:author="Author"/>
                <w:rFonts w:asciiTheme="minorHAnsi" w:hAnsiTheme="minorHAnsi" w:cstheme="minorHAnsi"/>
                <w:color w:val="000000"/>
                <w:sz w:val="22"/>
                <w:szCs w:val="22"/>
              </w:rPr>
            </w:pPr>
            <w:del w:id="7188" w:author="Author">
              <w:r w:rsidDel="009E644C">
                <w:rPr>
                  <w:rFonts w:ascii="Calibri" w:hAnsi="Calibri" w:cs="Calibri"/>
                  <w:color w:val="000000"/>
                  <w:sz w:val="22"/>
                  <w:szCs w:val="22"/>
                </w:rPr>
                <w:delText>99.02</w:delText>
              </w:r>
            </w:del>
          </w:p>
        </w:tc>
        <w:tc>
          <w:tcPr>
            <w:tcW w:w="886" w:type="dxa"/>
            <w:vAlign w:val="bottom"/>
          </w:tcPr>
          <w:p w14:paraId="65AB6B82" w14:textId="6BA95DB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89" w:author="Author"/>
                <w:rFonts w:asciiTheme="minorHAnsi" w:hAnsiTheme="minorHAnsi" w:cstheme="minorHAnsi"/>
                <w:color w:val="000000"/>
                <w:sz w:val="22"/>
                <w:szCs w:val="22"/>
              </w:rPr>
            </w:pPr>
            <w:del w:id="7190" w:author="Author">
              <w:r w:rsidDel="009E644C">
                <w:rPr>
                  <w:rFonts w:ascii="Calibri" w:hAnsi="Calibri" w:cs="Calibri"/>
                  <w:color w:val="000000"/>
                  <w:sz w:val="22"/>
                  <w:szCs w:val="22"/>
                </w:rPr>
                <w:delText>5.37</w:delText>
              </w:r>
            </w:del>
          </w:p>
        </w:tc>
        <w:tc>
          <w:tcPr>
            <w:tcW w:w="1240" w:type="dxa"/>
            <w:vAlign w:val="bottom"/>
          </w:tcPr>
          <w:p w14:paraId="7C484EBD" w14:textId="67B60F0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91" w:author="Author"/>
                <w:rFonts w:asciiTheme="minorHAnsi" w:hAnsiTheme="minorHAnsi" w:cstheme="minorHAnsi"/>
                <w:color w:val="000000"/>
                <w:sz w:val="22"/>
                <w:szCs w:val="22"/>
              </w:rPr>
            </w:pPr>
            <w:del w:id="7192" w:author="Author">
              <w:r w:rsidDel="009E644C">
                <w:rPr>
                  <w:rFonts w:ascii="Calibri" w:hAnsi="Calibri" w:cs="Calibri"/>
                  <w:color w:val="000000"/>
                  <w:sz w:val="22"/>
                  <w:szCs w:val="22"/>
                </w:rPr>
                <w:delText>98.98</w:delText>
              </w:r>
            </w:del>
          </w:p>
        </w:tc>
        <w:tc>
          <w:tcPr>
            <w:tcW w:w="886" w:type="dxa"/>
            <w:vAlign w:val="bottom"/>
          </w:tcPr>
          <w:p w14:paraId="7D0193CE" w14:textId="2D41C14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93" w:author="Author"/>
                <w:rFonts w:asciiTheme="minorHAnsi" w:hAnsiTheme="minorHAnsi" w:cstheme="minorHAnsi"/>
                <w:color w:val="000000"/>
                <w:sz w:val="22"/>
                <w:szCs w:val="22"/>
              </w:rPr>
            </w:pPr>
            <w:del w:id="7194" w:author="Author">
              <w:r w:rsidDel="009E644C">
                <w:rPr>
                  <w:rFonts w:ascii="Calibri" w:hAnsi="Calibri" w:cs="Calibri"/>
                  <w:color w:val="000000"/>
                  <w:sz w:val="22"/>
                  <w:szCs w:val="22"/>
                </w:rPr>
                <w:delText>5.42</w:delText>
              </w:r>
            </w:del>
          </w:p>
        </w:tc>
        <w:tc>
          <w:tcPr>
            <w:tcW w:w="1240" w:type="dxa"/>
            <w:vAlign w:val="bottom"/>
          </w:tcPr>
          <w:p w14:paraId="40903C73" w14:textId="082727A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95" w:author="Author"/>
                <w:rFonts w:asciiTheme="minorHAnsi" w:hAnsiTheme="minorHAnsi" w:cstheme="minorHAnsi"/>
                <w:color w:val="000000"/>
                <w:sz w:val="22"/>
                <w:szCs w:val="22"/>
              </w:rPr>
            </w:pPr>
            <w:del w:id="7196" w:author="Author">
              <w:r w:rsidDel="009E644C">
                <w:rPr>
                  <w:rFonts w:ascii="Calibri" w:hAnsi="Calibri" w:cs="Calibri"/>
                  <w:color w:val="000000"/>
                  <w:sz w:val="22"/>
                  <w:szCs w:val="22"/>
                </w:rPr>
                <w:delText>99.82</w:delText>
              </w:r>
            </w:del>
          </w:p>
        </w:tc>
      </w:tr>
      <w:tr w:rsidR="00F06446" w:rsidDel="009E644C" w14:paraId="1D3F9841" w14:textId="1EA678A8" w:rsidTr="00784B17">
        <w:trPr>
          <w:trHeight w:val="282"/>
          <w:del w:id="719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B14DA97" w14:textId="27BCACBA" w:rsidR="00F06446" w:rsidDel="009E644C" w:rsidRDefault="00F06446" w:rsidP="00784B17">
            <w:pPr>
              <w:rPr>
                <w:del w:id="7198" w:author="Author"/>
                <w:rFonts w:ascii="Calibri" w:hAnsi="Calibri" w:cs="Calibri"/>
                <w:b w:val="0"/>
                <w:bCs w:val="0"/>
                <w:color w:val="000000"/>
                <w:sz w:val="22"/>
                <w:szCs w:val="22"/>
              </w:rPr>
            </w:pPr>
            <w:del w:id="7199" w:author="Author">
              <w:r w:rsidDel="009E644C">
                <w:rPr>
                  <w:rFonts w:ascii="Calibri" w:hAnsi="Calibri" w:cs="Calibri"/>
                  <w:b w:val="0"/>
                  <w:bCs w:val="0"/>
                  <w:color w:val="000000"/>
                  <w:sz w:val="22"/>
                  <w:szCs w:val="22"/>
                </w:rPr>
                <w:delText>2368</w:delText>
              </w:r>
            </w:del>
          </w:p>
        </w:tc>
        <w:tc>
          <w:tcPr>
            <w:tcW w:w="851" w:type="dxa"/>
            <w:vAlign w:val="bottom"/>
          </w:tcPr>
          <w:p w14:paraId="4A12B9E2" w14:textId="5637D1E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00" w:author="Author"/>
                <w:rFonts w:asciiTheme="minorHAnsi" w:hAnsiTheme="minorHAnsi" w:cstheme="minorHAnsi"/>
                <w:color w:val="000000"/>
                <w:sz w:val="22"/>
                <w:szCs w:val="22"/>
              </w:rPr>
            </w:pPr>
            <w:del w:id="7201" w:author="Author">
              <w:r w:rsidDel="009E644C">
                <w:rPr>
                  <w:rFonts w:ascii="Calibri" w:hAnsi="Calibri" w:cs="Calibri"/>
                  <w:color w:val="000000"/>
                  <w:sz w:val="22"/>
                  <w:szCs w:val="22"/>
                </w:rPr>
                <w:delText>5.23</w:delText>
              </w:r>
            </w:del>
          </w:p>
        </w:tc>
        <w:tc>
          <w:tcPr>
            <w:tcW w:w="1240" w:type="dxa"/>
            <w:vAlign w:val="bottom"/>
          </w:tcPr>
          <w:p w14:paraId="4B71E393" w14:textId="7772C9C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02" w:author="Author"/>
                <w:rFonts w:asciiTheme="minorHAnsi" w:hAnsiTheme="minorHAnsi" w:cstheme="minorHAnsi"/>
                <w:color w:val="000000"/>
                <w:sz w:val="22"/>
                <w:szCs w:val="22"/>
              </w:rPr>
            </w:pPr>
            <w:del w:id="7203" w:author="Author">
              <w:r w:rsidDel="009E644C">
                <w:rPr>
                  <w:rFonts w:ascii="Calibri" w:hAnsi="Calibri" w:cs="Calibri"/>
                  <w:color w:val="000000"/>
                  <w:sz w:val="22"/>
                  <w:szCs w:val="22"/>
                </w:rPr>
                <w:delText>99.14</w:delText>
              </w:r>
            </w:del>
          </w:p>
        </w:tc>
        <w:tc>
          <w:tcPr>
            <w:tcW w:w="851" w:type="dxa"/>
            <w:vAlign w:val="bottom"/>
          </w:tcPr>
          <w:p w14:paraId="6B345B63" w14:textId="582D3D8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04" w:author="Author"/>
                <w:rFonts w:asciiTheme="minorHAnsi" w:hAnsiTheme="minorHAnsi" w:cstheme="minorHAnsi"/>
                <w:color w:val="000000"/>
                <w:sz w:val="22"/>
                <w:szCs w:val="22"/>
              </w:rPr>
            </w:pPr>
            <w:del w:id="7205" w:author="Author">
              <w:r w:rsidDel="009E644C">
                <w:rPr>
                  <w:rFonts w:ascii="Calibri" w:hAnsi="Calibri" w:cs="Calibri"/>
                  <w:color w:val="000000"/>
                  <w:sz w:val="22"/>
                  <w:szCs w:val="22"/>
                </w:rPr>
                <w:delText>5.19</w:delText>
              </w:r>
            </w:del>
          </w:p>
        </w:tc>
        <w:tc>
          <w:tcPr>
            <w:tcW w:w="1240" w:type="dxa"/>
            <w:vAlign w:val="bottom"/>
          </w:tcPr>
          <w:p w14:paraId="52A2CEC3" w14:textId="0A9529C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06" w:author="Author"/>
                <w:rFonts w:asciiTheme="minorHAnsi" w:hAnsiTheme="minorHAnsi" w:cstheme="minorHAnsi"/>
                <w:color w:val="000000"/>
                <w:sz w:val="22"/>
                <w:szCs w:val="22"/>
              </w:rPr>
            </w:pPr>
            <w:del w:id="7207" w:author="Author">
              <w:r w:rsidDel="009E644C">
                <w:rPr>
                  <w:rFonts w:ascii="Calibri" w:hAnsi="Calibri" w:cs="Calibri"/>
                  <w:color w:val="000000"/>
                  <w:sz w:val="22"/>
                  <w:szCs w:val="22"/>
                </w:rPr>
                <w:delText>98.32</w:delText>
              </w:r>
            </w:del>
          </w:p>
        </w:tc>
        <w:tc>
          <w:tcPr>
            <w:tcW w:w="886" w:type="dxa"/>
            <w:vAlign w:val="bottom"/>
          </w:tcPr>
          <w:p w14:paraId="4AE2FAF6" w14:textId="34066CE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08" w:author="Author"/>
                <w:rFonts w:asciiTheme="minorHAnsi" w:hAnsiTheme="minorHAnsi" w:cstheme="minorHAnsi"/>
                <w:color w:val="000000"/>
                <w:sz w:val="22"/>
                <w:szCs w:val="22"/>
              </w:rPr>
            </w:pPr>
            <w:del w:id="7209" w:author="Author">
              <w:r w:rsidDel="009E644C">
                <w:rPr>
                  <w:rFonts w:ascii="Calibri" w:hAnsi="Calibri" w:cs="Calibri"/>
                  <w:color w:val="000000"/>
                  <w:sz w:val="22"/>
                  <w:szCs w:val="22"/>
                </w:rPr>
                <w:delText>5.19</w:delText>
              </w:r>
            </w:del>
          </w:p>
        </w:tc>
        <w:tc>
          <w:tcPr>
            <w:tcW w:w="1240" w:type="dxa"/>
            <w:vAlign w:val="bottom"/>
          </w:tcPr>
          <w:p w14:paraId="00C28D55" w14:textId="34FAE71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10" w:author="Author"/>
                <w:rFonts w:asciiTheme="minorHAnsi" w:hAnsiTheme="minorHAnsi" w:cstheme="minorHAnsi"/>
                <w:color w:val="000000"/>
                <w:sz w:val="22"/>
                <w:szCs w:val="22"/>
              </w:rPr>
            </w:pPr>
            <w:del w:id="7211" w:author="Author">
              <w:r w:rsidDel="009E644C">
                <w:rPr>
                  <w:rFonts w:ascii="Calibri" w:hAnsi="Calibri" w:cs="Calibri"/>
                  <w:color w:val="000000"/>
                  <w:sz w:val="22"/>
                  <w:szCs w:val="22"/>
                </w:rPr>
                <w:delText>98.24</w:delText>
              </w:r>
            </w:del>
          </w:p>
        </w:tc>
        <w:tc>
          <w:tcPr>
            <w:tcW w:w="886" w:type="dxa"/>
            <w:vAlign w:val="bottom"/>
          </w:tcPr>
          <w:p w14:paraId="42B4A0D0" w14:textId="677096D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12" w:author="Author"/>
                <w:rFonts w:asciiTheme="minorHAnsi" w:hAnsiTheme="minorHAnsi" w:cstheme="minorHAnsi"/>
                <w:color w:val="000000"/>
                <w:sz w:val="22"/>
                <w:szCs w:val="22"/>
              </w:rPr>
            </w:pPr>
            <w:del w:id="7213" w:author="Author">
              <w:r w:rsidDel="009E644C">
                <w:rPr>
                  <w:rFonts w:ascii="Calibri" w:hAnsi="Calibri" w:cs="Calibri"/>
                  <w:color w:val="000000"/>
                  <w:sz w:val="22"/>
                  <w:szCs w:val="22"/>
                </w:rPr>
                <w:delText>5.24</w:delText>
              </w:r>
            </w:del>
          </w:p>
        </w:tc>
        <w:tc>
          <w:tcPr>
            <w:tcW w:w="1240" w:type="dxa"/>
            <w:vAlign w:val="bottom"/>
          </w:tcPr>
          <w:p w14:paraId="268A287A" w14:textId="5F3C12B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14" w:author="Author"/>
                <w:rFonts w:asciiTheme="minorHAnsi" w:hAnsiTheme="minorHAnsi" w:cstheme="minorHAnsi"/>
                <w:color w:val="000000"/>
                <w:sz w:val="22"/>
                <w:szCs w:val="22"/>
              </w:rPr>
            </w:pPr>
            <w:del w:id="7215" w:author="Author">
              <w:r w:rsidDel="009E644C">
                <w:rPr>
                  <w:rFonts w:ascii="Calibri" w:hAnsi="Calibri" w:cs="Calibri"/>
                  <w:color w:val="000000"/>
                  <w:sz w:val="22"/>
                  <w:szCs w:val="22"/>
                </w:rPr>
                <w:delText>99.20</w:delText>
              </w:r>
            </w:del>
          </w:p>
        </w:tc>
      </w:tr>
      <w:tr w:rsidR="00F06446" w:rsidDel="009E644C" w14:paraId="76F63205" w14:textId="5D07DD6A" w:rsidTr="00784B17">
        <w:trPr>
          <w:cnfStyle w:val="000000100000" w:firstRow="0" w:lastRow="0" w:firstColumn="0" w:lastColumn="0" w:oddVBand="0" w:evenVBand="0" w:oddHBand="1" w:evenHBand="0" w:firstRowFirstColumn="0" w:firstRowLastColumn="0" w:lastRowFirstColumn="0" w:lastRowLastColumn="0"/>
          <w:trHeight w:val="282"/>
          <w:del w:id="721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BC0B77A" w14:textId="17F8B32F" w:rsidR="00F06446" w:rsidDel="009E644C" w:rsidRDefault="00F06446" w:rsidP="00784B17">
            <w:pPr>
              <w:rPr>
                <w:del w:id="7217" w:author="Author"/>
                <w:rFonts w:ascii="Calibri" w:hAnsi="Calibri" w:cs="Calibri"/>
                <w:b w:val="0"/>
                <w:bCs w:val="0"/>
                <w:color w:val="000000"/>
                <w:sz w:val="22"/>
                <w:szCs w:val="22"/>
              </w:rPr>
            </w:pPr>
            <w:del w:id="7218" w:author="Author">
              <w:r w:rsidDel="009E644C">
                <w:rPr>
                  <w:rFonts w:ascii="Calibri" w:hAnsi="Calibri" w:cs="Calibri"/>
                  <w:b w:val="0"/>
                  <w:bCs w:val="0"/>
                  <w:color w:val="000000"/>
                  <w:sz w:val="22"/>
                  <w:szCs w:val="22"/>
                </w:rPr>
                <w:delText>2432</w:delText>
              </w:r>
            </w:del>
          </w:p>
        </w:tc>
        <w:tc>
          <w:tcPr>
            <w:tcW w:w="851" w:type="dxa"/>
            <w:vAlign w:val="bottom"/>
          </w:tcPr>
          <w:p w14:paraId="1B4B9033" w14:textId="5C7FF1C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19" w:author="Author"/>
                <w:rFonts w:asciiTheme="minorHAnsi" w:hAnsiTheme="minorHAnsi" w:cstheme="minorHAnsi"/>
                <w:color w:val="000000"/>
                <w:sz w:val="22"/>
                <w:szCs w:val="22"/>
              </w:rPr>
            </w:pPr>
            <w:del w:id="7220" w:author="Author">
              <w:r w:rsidDel="009E644C">
                <w:rPr>
                  <w:rFonts w:ascii="Calibri" w:hAnsi="Calibri" w:cs="Calibri"/>
                  <w:color w:val="000000"/>
                  <w:sz w:val="22"/>
                  <w:szCs w:val="22"/>
                </w:rPr>
                <w:delText>5.08</w:delText>
              </w:r>
            </w:del>
          </w:p>
        </w:tc>
        <w:tc>
          <w:tcPr>
            <w:tcW w:w="1240" w:type="dxa"/>
            <w:vAlign w:val="bottom"/>
          </w:tcPr>
          <w:p w14:paraId="3CE7B5F1" w14:textId="44701BB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21" w:author="Author"/>
                <w:rFonts w:asciiTheme="minorHAnsi" w:hAnsiTheme="minorHAnsi" w:cstheme="minorHAnsi"/>
                <w:color w:val="000000"/>
                <w:sz w:val="22"/>
                <w:szCs w:val="22"/>
              </w:rPr>
            </w:pPr>
            <w:del w:id="7222" w:author="Author">
              <w:r w:rsidDel="009E644C">
                <w:rPr>
                  <w:rFonts w:ascii="Calibri" w:hAnsi="Calibri" w:cs="Calibri"/>
                  <w:color w:val="000000"/>
                  <w:sz w:val="22"/>
                  <w:szCs w:val="22"/>
                </w:rPr>
                <w:delText>98.78</w:delText>
              </w:r>
            </w:del>
          </w:p>
        </w:tc>
        <w:tc>
          <w:tcPr>
            <w:tcW w:w="851" w:type="dxa"/>
            <w:vAlign w:val="bottom"/>
          </w:tcPr>
          <w:p w14:paraId="203BA7FC" w14:textId="3F0EFB7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23" w:author="Author"/>
                <w:rFonts w:asciiTheme="minorHAnsi" w:hAnsiTheme="minorHAnsi" w:cstheme="minorHAnsi"/>
                <w:color w:val="000000"/>
                <w:sz w:val="22"/>
                <w:szCs w:val="22"/>
              </w:rPr>
            </w:pPr>
            <w:del w:id="7224" w:author="Author">
              <w:r w:rsidDel="009E644C">
                <w:rPr>
                  <w:rFonts w:ascii="Calibri" w:hAnsi="Calibri" w:cs="Calibri"/>
                  <w:color w:val="000000"/>
                  <w:sz w:val="22"/>
                  <w:szCs w:val="22"/>
                </w:rPr>
                <w:delText>5.02</w:delText>
              </w:r>
            </w:del>
          </w:p>
        </w:tc>
        <w:tc>
          <w:tcPr>
            <w:tcW w:w="1240" w:type="dxa"/>
            <w:vAlign w:val="bottom"/>
          </w:tcPr>
          <w:p w14:paraId="2BA82253" w14:textId="37DF763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25" w:author="Author"/>
                <w:rFonts w:asciiTheme="minorHAnsi" w:hAnsiTheme="minorHAnsi" w:cstheme="minorHAnsi"/>
                <w:color w:val="000000"/>
                <w:sz w:val="22"/>
                <w:szCs w:val="22"/>
              </w:rPr>
            </w:pPr>
            <w:del w:id="7226" w:author="Author">
              <w:r w:rsidDel="009E644C">
                <w:rPr>
                  <w:rFonts w:ascii="Calibri" w:hAnsi="Calibri" w:cs="Calibri"/>
                  <w:color w:val="000000"/>
                  <w:sz w:val="22"/>
                  <w:szCs w:val="22"/>
                </w:rPr>
                <w:delText>97.74</w:delText>
              </w:r>
            </w:del>
          </w:p>
        </w:tc>
        <w:tc>
          <w:tcPr>
            <w:tcW w:w="886" w:type="dxa"/>
            <w:vAlign w:val="bottom"/>
          </w:tcPr>
          <w:p w14:paraId="6C399155" w14:textId="69D3551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27" w:author="Author"/>
                <w:rFonts w:asciiTheme="minorHAnsi" w:hAnsiTheme="minorHAnsi" w:cstheme="minorHAnsi"/>
                <w:color w:val="000000"/>
                <w:sz w:val="22"/>
                <w:szCs w:val="22"/>
              </w:rPr>
            </w:pPr>
            <w:del w:id="7228" w:author="Author">
              <w:r w:rsidDel="009E644C">
                <w:rPr>
                  <w:rFonts w:ascii="Calibri" w:hAnsi="Calibri" w:cs="Calibri"/>
                  <w:color w:val="000000"/>
                  <w:sz w:val="22"/>
                  <w:szCs w:val="22"/>
                </w:rPr>
                <w:delText>5.02</w:delText>
              </w:r>
            </w:del>
          </w:p>
        </w:tc>
        <w:tc>
          <w:tcPr>
            <w:tcW w:w="1240" w:type="dxa"/>
            <w:vAlign w:val="bottom"/>
          </w:tcPr>
          <w:p w14:paraId="77895925" w14:textId="55D3802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29" w:author="Author"/>
                <w:rFonts w:asciiTheme="minorHAnsi" w:hAnsiTheme="minorHAnsi" w:cstheme="minorHAnsi"/>
                <w:color w:val="000000"/>
                <w:sz w:val="22"/>
                <w:szCs w:val="22"/>
              </w:rPr>
            </w:pPr>
            <w:del w:id="7230" w:author="Author">
              <w:r w:rsidDel="009E644C">
                <w:rPr>
                  <w:rFonts w:ascii="Calibri" w:hAnsi="Calibri" w:cs="Calibri"/>
                  <w:color w:val="000000"/>
                  <w:sz w:val="22"/>
                  <w:szCs w:val="22"/>
                </w:rPr>
                <w:delText>97.71</w:delText>
              </w:r>
            </w:del>
          </w:p>
        </w:tc>
        <w:tc>
          <w:tcPr>
            <w:tcW w:w="886" w:type="dxa"/>
            <w:vAlign w:val="bottom"/>
          </w:tcPr>
          <w:p w14:paraId="6B2DD69A" w14:textId="3830A05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31" w:author="Author"/>
                <w:rFonts w:asciiTheme="minorHAnsi" w:hAnsiTheme="minorHAnsi" w:cstheme="minorHAnsi"/>
                <w:color w:val="000000"/>
                <w:sz w:val="22"/>
                <w:szCs w:val="22"/>
              </w:rPr>
            </w:pPr>
            <w:del w:id="7232" w:author="Author">
              <w:r w:rsidDel="009E644C">
                <w:rPr>
                  <w:rFonts w:ascii="Calibri" w:hAnsi="Calibri" w:cs="Calibri"/>
                  <w:color w:val="000000"/>
                  <w:sz w:val="22"/>
                  <w:szCs w:val="22"/>
                </w:rPr>
                <w:delText>5.08</w:delText>
              </w:r>
            </w:del>
          </w:p>
        </w:tc>
        <w:tc>
          <w:tcPr>
            <w:tcW w:w="1240" w:type="dxa"/>
            <w:vAlign w:val="bottom"/>
          </w:tcPr>
          <w:p w14:paraId="588EBD04" w14:textId="2FB8BBC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33" w:author="Author"/>
                <w:rFonts w:asciiTheme="minorHAnsi" w:hAnsiTheme="minorHAnsi" w:cstheme="minorHAnsi"/>
                <w:color w:val="000000"/>
                <w:sz w:val="22"/>
                <w:szCs w:val="22"/>
              </w:rPr>
            </w:pPr>
            <w:del w:id="7234" w:author="Author">
              <w:r w:rsidDel="009E644C">
                <w:rPr>
                  <w:rFonts w:ascii="Calibri" w:hAnsi="Calibri" w:cs="Calibri"/>
                  <w:color w:val="000000"/>
                  <w:sz w:val="22"/>
                  <w:szCs w:val="22"/>
                </w:rPr>
                <w:delText>98.83</w:delText>
              </w:r>
            </w:del>
          </w:p>
        </w:tc>
      </w:tr>
      <w:tr w:rsidR="00F06446" w:rsidDel="009E644C" w14:paraId="0C8071D0" w14:textId="4F773EFF" w:rsidTr="00784B17">
        <w:trPr>
          <w:trHeight w:val="282"/>
          <w:del w:id="723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DE9D569" w14:textId="740D2168" w:rsidR="00F06446" w:rsidDel="009E644C" w:rsidRDefault="00F06446" w:rsidP="00784B17">
            <w:pPr>
              <w:rPr>
                <w:del w:id="7236" w:author="Author"/>
                <w:rFonts w:ascii="Calibri" w:hAnsi="Calibri" w:cs="Calibri"/>
                <w:b w:val="0"/>
                <w:bCs w:val="0"/>
                <w:color w:val="000000"/>
                <w:sz w:val="22"/>
                <w:szCs w:val="22"/>
              </w:rPr>
            </w:pPr>
            <w:del w:id="7237" w:author="Author">
              <w:r w:rsidDel="009E644C">
                <w:rPr>
                  <w:rFonts w:ascii="Calibri" w:hAnsi="Calibri" w:cs="Calibri"/>
                  <w:b w:val="0"/>
                  <w:bCs w:val="0"/>
                  <w:color w:val="000000"/>
                  <w:sz w:val="22"/>
                  <w:szCs w:val="22"/>
                </w:rPr>
                <w:delText>2496</w:delText>
              </w:r>
            </w:del>
          </w:p>
        </w:tc>
        <w:tc>
          <w:tcPr>
            <w:tcW w:w="851" w:type="dxa"/>
            <w:vAlign w:val="bottom"/>
          </w:tcPr>
          <w:p w14:paraId="6EAD170D" w14:textId="2133812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38" w:author="Author"/>
                <w:rFonts w:asciiTheme="minorHAnsi" w:hAnsiTheme="minorHAnsi" w:cstheme="minorHAnsi"/>
                <w:color w:val="000000"/>
                <w:sz w:val="22"/>
                <w:szCs w:val="22"/>
              </w:rPr>
            </w:pPr>
            <w:del w:id="7239" w:author="Author">
              <w:r w:rsidDel="009E644C">
                <w:rPr>
                  <w:rFonts w:ascii="Calibri" w:hAnsi="Calibri" w:cs="Calibri"/>
                  <w:color w:val="000000"/>
                  <w:sz w:val="22"/>
                  <w:szCs w:val="22"/>
                </w:rPr>
                <w:delText>4.95</w:delText>
              </w:r>
            </w:del>
          </w:p>
        </w:tc>
        <w:tc>
          <w:tcPr>
            <w:tcW w:w="1240" w:type="dxa"/>
            <w:vAlign w:val="bottom"/>
          </w:tcPr>
          <w:p w14:paraId="015A3BDF" w14:textId="1723477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40" w:author="Author"/>
                <w:rFonts w:asciiTheme="minorHAnsi" w:hAnsiTheme="minorHAnsi" w:cstheme="minorHAnsi"/>
                <w:color w:val="000000"/>
                <w:sz w:val="22"/>
                <w:szCs w:val="22"/>
              </w:rPr>
            </w:pPr>
            <w:del w:id="7241" w:author="Author">
              <w:r w:rsidDel="009E644C">
                <w:rPr>
                  <w:rFonts w:ascii="Calibri" w:hAnsi="Calibri" w:cs="Calibri"/>
                  <w:color w:val="000000"/>
                  <w:sz w:val="22"/>
                  <w:szCs w:val="22"/>
                </w:rPr>
                <w:delText>98.83</w:delText>
              </w:r>
            </w:del>
          </w:p>
        </w:tc>
        <w:tc>
          <w:tcPr>
            <w:tcW w:w="851" w:type="dxa"/>
            <w:vAlign w:val="bottom"/>
          </w:tcPr>
          <w:p w14:paraId="7DB78E15" w14:textId="495A2CB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42" w:author="Author"/>
                <w:rFonts w:asciiTheme="minorHAnsi" w:hAnsiTheme="minorHAnsi" w:cstheme="minorHAnsi"/>
                <w:color w:val="000000"/>
                <w:sz w:val="22"/>
                <w:szCs w:val="22"/>
              </w:rPr>
            </w:pPr>
            <w:del w:id="7243" w:author="Author">
              <w:r w:rsidDel="009E644C">
                <w:rPr>
                  <w:rFonts w:ascii="Calibri" w:hAnsi="Calibri" w:cs="Calibri"/>
                  <w:color w:val="000000"/>
                  <w:sz w:val="22"/>
                  <w:szCs w:val="22"/>
                </w:rPr>
                <w:delText>4.88</w:delText>
              </w:r>
            </w:del>
          </w:p>
        </w:tc>
        <w:tc>
          <w:tcPr>
            <w:tcW w:w="1240" w:type="dxa"/>
            <w:vAlign w:val="bottom"/>
          </w:tcPr>
          <w:p w14:paraId="05D2C50D" w14:textId="62BFDE3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44" w:author="Author"/>
                <w:rFonts w:asciiTheme="minorHAnsi" w:hAnsiTheme="minorHAnsi" w:cstheme="minorHAnsi"/>
                <w:color w:val="000000"/>
                <w:sz w:val="22"/>
                <w:szCs w:val="22"/>
              </w:rPr>
            </w:pPr>
            <w:del w:id="7245" w:author="Author">
              <w:r w:rsidDel="009E644C">
                <w:rPr>
                  <w:rFonts w:ascii="Calibri" w:hAnsi="Calibri" w:cs="Calibri"/>
                  <w:color w:val="000000"/>
                  <w:sz w:val="22"/>
                  <w:szCs w:val="22"/>
                </w:rPr>
                <w:delText>97.37</w:delText>
              </w:r>
            </w:del>
          </w:p>
        </w:tc>
        <w:tc>
          <w:tcPr>
            <w:tcW w:w="886" w:type="dxa"/>
            <w:vAlign w:val="bottom"/>
          </w:tcPr>
          <w:p w14:paraId="01DE47B0" w14:textId="7CC9BE9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46" w:author="Author"/>
                <w:rFonts w:asciiTheme="minorHAnsi" w:hAnsiTheme="minorHAnsi" w:cstheme="minorHAnsi"/>
                <w:color w:val="000000"/>
                <w:sz w:val="22"/>
                <w:szCs w:val="22"/>
              </w:rPr>
            </w:pPr>
            <w:del w:id="7247" w:author="Author">
              <w:r w:rsidDel="009E644C">
                <w:rPr>
                  <w:rFonts w:ascii="Calibri" w:hAnsi="Calibri" w:cs="Calibri"/>
                  <w:color w:val="000000"/>
                  <w:sz w:val="22"/>
                  <w:szCs w:val="22"/>
                </w:rPr>
                <w:delText>4.87</w:delText>
              </w:r>
            </w:del>
          </w:p>
        </w:tc>
        <w:tc>
          <w:tcPr>
            <w:tcW w:w="1240" w:type="dxa"/>
            <w:vAlign w:val="bottom"/>
          </w:tcPr>
          <w:p w14:paraId="4770D4BF" w14:textId="6B4B61F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48" w:author="Author"/>
                <w:rFonts w:asciiTheme="minorHAnsi" w:hAnsiTheme="minorHAnsi" w:cstheme="minorHAnsi"/>
                <w:color w:val="000000"/>
                <w:sz w:val="22"/>
                <w:szCs w:val="22"/>
              </w:rPr>
            </w:pPr>
            <w:del w:id="7249" w:author="Author">
              <w:r w:rsidDel="009E644C">
                <w:rPr>
                  <w:rFonts w:ascii="Calibri" w:hAnsi="Calibri" w:cs="Calibri"/>
                  <w:color w:val="000000"/>
                  <w:sz w:val="22"/>
                  <w:szCs w:val="22"/>
                </w:rPr>
                <w:delText>97.25</w:delText>
              </w:r>
            </w:del>
          </w:p>
        </w:tc>
        <w:tc>
          <w:tcPr>
            <w:tcW w:w="886" w:type="dxa"/>
            <w:vAlign w:val="bottom"/>
          </w:tcPr>
          <w:p w14:paraId="4E9E8ADD" w14:textId="1E7125B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50" w:author="Author"/>
                <w:rFonts w:asciiTheme="minorHAnsi" w:hAnsiTheme="minorHAnsi" w:cstheme="minorHAnsi"/>
                <w:color w:val="000000"/>
                <w:sz w:val="22"/>
                <w:szCs w:val="22"/>
              </w:rPr>
            </w:pPr>
            <w:del w:id="7251" w:author="Author">
              <w:r w:rsidDel="009E644C">
                <w:rPr>
                  <w:rFonts w:ascii="Calibri" w:hAnsi="Calibri" w:cs="Calibri"/>
                  <w:color w:val="000000"/>
                  <w:sz w:val="22"/>
                  <w:szCs w:val="22"/>
                </w:rPr>
                <w:delText>4.94</w:delText>
              </w:r>
            </w:del>
          </w:p>
        </w:tc>
        <w:tc>
          <w:tcPr>
            <w:tcW w:w="1240" w:type="dxa"/>
            <w:vAlign w:val="bottom"/>
          </w:tcPr>
          <w:p w14:paraId="33422B35" w14:textId="0D6DFC5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52" w:author="Author"/>
                <w:rFonts w:asciiTheme="minorHAnsi" w:hAnsiTheme="minorHAnsi" w:cstheme="minorHAnsi"/>
                <w:color w:val="000000"/>
                <w:sz w:val="22"/>
                <w:szCs w:val="22"/>
              </w:rPr>
            </w:pPr>
            <w:del w:id="7253" w:author="Author">
              <w:r w:rsidDel="009E644C">
                <w:rPr>
                  <w:rFonts w:ascii="Calibri" w:hAnsi="Calibri" w:cs="Calibri"/>
                  <w:color w:val="000000"/>
                  <w:sz w:val="22"/>
                  <w:szCs w:val="22"/>
                </w:rPr>
                <w:delText>98.56</w:delText>
              </w:r>
            </w:del>
          </w:p>
        </w:tc>
      </w:tr>
      <w:tr w:rsidR="00F06446" w:rsidDel="009E644C" w14:paraId="49012678" w14:textId="3DF778AC" w:rsidTr="00784B17">
        <w:trPr>
          <w:cnfStyle w:val="000000100000" w:firstRow="0" w:lastRow="0" w:firstColumn="0" w:lastColumn="0" w:oddVBand="0" w:evenVBand="0" w:oddHBand="1" w:evenHBand="0" w:firstRowFirstColumn="0" w:firstRowLastColumn="0" w:lastRowFirstColumn="0" w:lastRowLastColumn="0"/>
          <w:trHeight w:val="282"/>
          <w:del w:id="725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69AFF12" w14:textId="400CFC85" w:rsidR="00F06446" w:rsidDel="009E644C" w:rsidRDefault="00F06446" w:rsidP="00784B17">
            <w:pPr>
              <w:rPr>
                <w:del w:id="7255" w:author="Author"/>
                <w:rFonts w:ascii="Calibri" w:hAnsi="Calibri" w:cs="Calibri"/>
                <w:b w:val="0"/>
                <w:bCs w:val="0"/>
                <w:color w:val="000000"/>
                <w:sz w:val="22"/>
                <w:szCs w:val="22"/>
              </w:rPr>
            </w:pPr>
            <w:del w:id="7256" w:author="Author">
              <w:r w:rsidDel="009E644C">
                <w:rPr>
                  <w:rFonts w:ascii="Calibri" w:hAnsi="Calibri" w:cs="Calibri"/>
                  <w:b w:val="0"/>
                  <w:bCs w:val="0"/>
                  <w:color w:val="000000"/>
                  <w:sz w:val="22"/>
                  <w:szCs w:val="22"/>
                </w:rPr>
                <w:delText>2560</w:delText>
              </w:r>
            </w:del>
          </w:p>
        </w:tc>
        <w:tc>
          <w:tcPr>
            <w:tcW w:w="851" w:type="dxa"/>
            <w:vAlign w:val="bottom"/>
          </w:tcPr>
          <w:p w14:paraId="73382C74" w14:textId="367684E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57" w:author="Author"/>
                <w:rFonts w:asciiTheme="minorHAnsi" w:hAnsiTheme="minorHAnsi" w:cstheme="minorHAnsi"/>
                <w:color w:val="000000"/>
                <w:sz w:val="22"/>
                <w:szCs w:val="22"/>
              </w:rPr>
            </w:pPr>
            <w:del w:id="7258" w:author="Author">
              <w:r w:rsidDel="009E644C">
                <w:rPr>
                  <w:rFonts w:ascii="Calibri" w:hAnsi="Calibri" w:cs="Calibri"/>
                  <w:color w:val="000000"/>
                  <w:sz w:val="22"/>
                  <w:szCs w:val="22"/>
                </w:rPr>
                <w:delText>4.81</w:delText>
              </w:r>
            </w:del>
          </w:p>
        </w:tc>
        <w:tc>
          <w:tcPr>
            <w:tcW w:w="1240" w:type="dxa"/>
            <w:vAlign w:val="bottom"/>
          </w:tcPr>
          <w:p w14:paraId="4D0E52F4" w14:textId="2DB1B63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59" w:author="Author"/>
                <w:rFonts w:asciiTheme="minorHAnsi" w:hAnsiTheme="minorHAnsi" w:cstheme="minorHAnsi"/>
                <w:color w:val="000000"/>
                <w:sz w:val="22"/>
                <w:szCs w:val="22"/>
              </w:rPr>
            </w:pPr>
            <w:del w:id="7260" w:author="Author">
              <w:r w:rsidDel="009E644C">
                <w:rPr>
                  <w:rFonts w:ascii="Calibri" w:hAnsi="Calibri" w:cs="Calibri"/>
                  <w:color w:val="000000"/>
                  <w:sz w:val="22"/>
                  <w:szCs w:val="22"/>
                </w:rPr>
                <w:delText>98.56</w:delText>
              </w:r>
            </w:del>
          </w:p>
        </w:tc>
        <w:tc>
          <w:tcPr>
            <w:tcW w:w="851" w:type="dxa"/>
            <w:vAlign w:val="bottom"/>
          </w:tcPr>
          <w:p w14:paraId="39913B60" w14:textId="7F6266F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61" w:author="Author"/>
                <w:rFonts w:asciiTheme="minorHAnsi" w:hAnsiTheme="minorHAnsi" w:cstheme="minorHAnsi"/>
                <w:color w:val="000000"/>
                <w:sz w:val="22"/>
                <w:szCs w:val="22"/>
              </w:rPr>
            </w:pPr>
            <w:del w:id="7262" w:author="Author">
              <w:r w:rsidDel="009E644C">
                <w:rPr>
                  <w:rFonts w:ascii="Calibri" w:hAnsi="Calibri" w:cs="Calibri"/>
                  <w:color w:val="000000"/>
                  <w:sz w:val="22"/>
                  <w:szCs w:val="22"/>
                </w:rPr>
                <w:delText>4.75</w:delText>
              </w:r>
            </w:del>
          </w:p>
        </w:tc>
        <w:tc>
          <w:tcPr>
            <w:tcW w:w="1240" w:type="dxa"/>
            <w:vAlign w:val="bottom"/>
          </w:tcPr>
          <w:p w14:paraId="139F9876" w14:textId="369599E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63" w:author="Author"/>
                <w:rFonts w:asciiTheme="minorHAnsi" w:hAnsiTheme="minorHAnsi" w:cstheme="minorHAnsi"/>
                <w:color w:val="000000"/>
                <w:sz w:val="22"/>
                <w:szCs w:val="22"/>
              </w:rPr>
            </w:pPr>
            <w:del w:id="7264" w:author="Author">
              <w:r w:rsidDel="009E644C">
                <w:rPr>
                  <w:rFonts w:ascii="Calibri" w:hAnsi="Calibri" w:cs="Calibri"/>
                  <w:color w:val="000000"/>
                  <w:sz w:val="22"/>
                  <w:szCs w:val="22"/>
                </w:rPr>
                <w:delText>97.31</w:delText>
              </w:r>
            </w:del>
          </w:p>
        </w:tc>
        <w:tc>
          <w:tcPr>
            <w:tcW w:w="886" w:type="dxa"/>
            <w:vAlign w:val="bottom"/>
          </w:tcPr>
          <w:p w14:paraId="6CA89E63" w14:textId="6124AF8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65" w:author="Author"/>
                <w:rFonts w:asciiTheme="minorHAnsi" w:hAnsiTheme="minorHAnsi" w:cstheme="minorHAnsi"/>
                <w:color w:val="000000"/>
                <w:sz w:val="22"/>
                <w:szCs w:val="22"/>
              </w:rPr>
            </w:pPr>
            <w:del w:id="7266" w:author="Author">
              <w:r w:rsidDel="009E644C">
                <w:rPr>
                  <w:rFonts w:ascii="Calibri" w:hAnsi="Calibri" w:cs="Calibri"/>
                  <w:color w:val="000000"/>
                  <w:sz w:val="22"/>
                  <w:szCs w:val="22"/>
                </w:rPr>
                <w:delText>4.75</w:delText>
              </w:r>
            </w:del>
          </w:p>
        </w:tc>
        <w:tc>
          <w:tcPr>
            <w:tcW w:w="1240" w:type="dxa"/>
            <w:vAlign w:val="bottom"/>
          </w:tcPr>
          <w:p w14:paraId="1BD12CA9" w14:textId="67EA0FB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67" w:author="Author"/>
                <w:rFonts w:asciiTheme="minorHAnsi" w:hAnsiTheme="minorHAnsi" w:cstheme="minorHAnsi"/>
                <w:color w:val="000000"/>
                <w:sz w:val="22"/>
                <w:szCs w:val="22"/>
              </w:rPr>
            </w:pPr>
            <w:del w:id="7268" w:author="Author">
              <w:r w:rsidDel="009E644C">
                <w:rPr>
                  <w:rFonts w:ascii="Calibri" w:hAnsi="Calibri" w:cs="Calibri"/>
                  <w:color w:val="000000"/>
                  <w:sz w:val="22"/>
                  <w:szCs w:val="22"/>
                </w:rPr>
                <w:delText>97.19</w:delText>
              </w:r>
            </w:del>
          </w:p>
        </w:tc>
        <w:tc>
          <w:tcPr>
            <w:tcW w:w="886" w:type="dxa"/>
            <w:vAlign w:val="bottom"/>
          </w:tcPr>
          <w:p w14:paraId="42AB0A10" w14:textId="70E71A1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69" w:author="Author"/>
                <w:rFonts w:asciiTheme="minorHAnsi" w:hAnsiTheme="minorHAnsi" w:cstheme="minorHAnsi"/>
                <w:color w:val="000000"/>
                <w:sz w:val="22"/>
                <w:szCs w:val="22"/>
              </w:rPr>
            </w:pPr>
            <w:del w:id="7270" w:author="Author">
              <w:r w:rsidDel="009E644C">
                <w:rPr>
                  <w:rFonts w:ascii="Calibri" w:hAnsi="Calibri" w:cs="Calibri"/>
                  <w:color w:val="000000"/>
                  <w:sz w:val="22"/>
                  <w:szCs w:val="22"/>
                </w:rPr>
                <w:delText>4.80</w:delText>
              </w:r>
            </w:del>
          </w:p>
        </w:tc>
        <w:tc>
          <w:tcPr>
            <w:tcW w:w="1240" w:type="dxa"/>
            <w:vAlign w:val="bottom"/>
          </w:tcPr>
          <w:p w14:paraId="36ADEA45" w14:textId="0E5069C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71" w:author="Author"/>
                <w:rFonts w:asciiTheme="minorHAnsi" w:hAnsiTheme="minorHAnsi" w:cstheme="minorHAnsi"/>
                <w:color w:val="000000"/>
                <w:sz w:val="22"/>
                <w:szCs w:val="22"/>
              </w:rPr>
            </w:pPr>
            <w:del w:id="7272" w:author="Author">
              <w:r w:rsidDel="009E644C">
                <w:rPr>
                  <w:rFonts w:ascii="Calibri" w:hAnsi="Calibri" w:cs="Calibri"/>
                  <w:color w:val="000000"/>
                  <w:sz w:val="22"/>
                  <w:szCs w:val="22"/>
                </w:rPr>
                <w:delText>98.29</w:delText>
              </w:r>
            </w:del>
          </w:p>
        </w:tc>
      </w:tr>
      <w:tr w:rsidR="00F06446" w:rsidDel="009E644C" w14:paraId="17E7ACFA" w14:textId="20079B8B" w:rsidTr="00784B17">
        <w:trPr>
          <w:trHeight w:val="282"/>
          <w:del w:id="727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C2D956C" w14:textId="1667BE18" w:rsidR="00F06446" w:rsidDel="009E644C" w:rsidRDefault="00F06446" w:rsidP="00784B17">
            <w:pPr>
              <w:rPr>
                <w:del w:id="7274" w:author="Author"/>
                <w:rFonts w:ascii="Calibri" w:hAnsi="Calibri" w:cs="Calibri"/>
                <w:b w:val="0"/>
                <w:bCs w:val="0"/>
                <w:color w:val="000000"/>
                <w:sz w:val="22"/>
                <w:szCs w:val="22"/>
              </w:rPr>
            </w:pPr>
            <w:del w:id="7275" w:author="Author">
              <w:r w:rsidDel="009E644C">
                <w:rPr>
                  <w:rFonts w:ascii="Calibri" w:hAnsi="Calibri" w:cs="Calibri"/>
                  <w:b w:val="0"/>
                  <w:bCs w:val="0"/>
                  <w:color w:val="000000"/>
                  <w:sz w:val="22"/>
                  <w:szCs w:val="22"/>
                </w:rPr>
                <w:delText>2624</w:delText>
              </w:r>
            </w:del>
          </w:p>
        </w:tc>
        <w:tc>
          <w:tcPr>
            <w:tcW w:w="851" w:type="dxa"/>
            <w:vAlign w:val="bottom"/>
          </w:tcPr>
          <w:p w14:paraId="0BCA232F" w14:textId="4F12D68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76" w:author="Author"/>
                <w:rFonts w:asciiTheme="minorHAnsi" w:hAnsiTheme="minorHAnsi" w:cstheme="minorHAnsi"/>
                <w:color w:val="000000"/>
                <w:sz w:val="22"/>
                <w:szCs w:val="22"/>
              </w:rPr>
            </w:pPr>
            <w:del w:id="7277" w:author="Author">
              <w:r w:rsidDel="009E644C">
                <w:rPr>
                  <w:rFonts w:ascii="Calibri" w:hAnsi="Calibri" w:cs="Calibri"/>
                  <w:color w:val="000000"/>
                  <w:sz w:val="22"/>
                  <w:szCs w:val="22"/>
                </w:rPr>
                <w:delText>4.71</w:delText>
              </w:r>
            </w:del>
          </w:p>
        </w:tc>
        <w:tc>
          <w:tcPr>
            <w:tcW w:w="1240" w:type="dxa"/>
            <w:vAlign w:val="bottom"/>
          </w:tcPr>
          <w:p w14:paraId="64B47878" w14:textId="0AC16DE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78" w:author="Author"/>
                <w:rFonts w:asciiTheme="minorHAnsi" w:hAnsiTheme="minorHAnsi" w:cstheme="minorHAnsi"/>
                <w:color w:val="000000"/>
                <w:sz w:val="22"/>
                <w:szCs w:val="22"/>
              </w:rPr>
            </w:pPr>
            <w:del w:id="7279" w:author="Author">
              <w:r w:rsidDel="009E644C">
                <w:rPr>
                  <w:rFonts w:ascii="Calibri" w:hAnsi="Calibri" w:cs="Calibri"/>
                  <w:color w:val="000000"/>
                  <w:sz w:val="22"/>
                  <w:szCs w:val="22"/>
                </w:rPr>
                <w:delText>98.86</w:delText>
              </w:r>
            </w:del>
          </w:p>
        </w:tc>
        <w:tc>
          <w:tcPr>
            <w:tcW w:w="851" w:type="dxa"/>
            <w:vAlign w:val="bottom"/>
          </w:tcPr>
          <w:p w14:paraId="7A7E8ED9" w14:textId="44F21EC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80" w:author="Author"/>
                <w:rFonts w:asciiTheme="minorHAnsi" w:hAnsiTheme="minorHAnsi" w:cstheme="minorHAnsi"/>
                <w:color w:val="000000"/>
                <w:sz w:val="22"/>
                <w:szCs w:val="22"/>
              </w:rPr>
            </w:pPr>
            <w:del w:id="7281" w:author="Author">
              <w:r w:rsidDel="009E644C">
                <w:rPr>
                  <w:rFonts w:ascii="Calibri" w:hAnsi="Calibri" w:cs="Calibri"/>
                  <w:color w:val="000000"/>
                  <w:sz w:val="22"/>
                  <w:szCs w:val="22"/>
                </w:rPr>
                <w:delText>4.66</w:delText>
              </w:r>
            </w:del>
          </w:p>
        </w:tc>
        <w:tc>
          <w:tcPr>
            <w:tcW w:w="1240" w:type="dxa"/>
            <w:vAlign w:val="bottom"/>
          </w:tcPr>
          <w:p w14:paraId="643B1351" w14:textId="6E0FC18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82" w:author="Author"/>
                <w:rFonts w:asciiTheme="minorHAnsi" w:hAnsiTheme="minorHAnsi" w:cstheme="minorHAnsi"/>
                <w:color w:val="000000"/>
                <w:sz w:val="22"/>
                <w:szCs w:val="22"/>
              </w:rPr>
            </w:pPr>
            <w:del w:id="7283" w:author="Author">
              <w:r w:rsidDel="009E644C">
                <w:rPr>
                  <w:rFonts w:ascii="Calibri" w:hAnsi="Calibri" w:cs="Calibri"/>
                  <w:color w:val="000000"/>
                  <w:sz w:val="22"/>
                  <w:szCs w:val="22"/>
                </w:rPr>
                <w:delText>97.74</w:delText>
              </w:r>
            </w:del>
          </w:p>
        </w:tc>
        <w:tc>
          <w:tcPr>
            <w:tcW w:w="886" w:type="dxa"/>
            <w:vAlign w:val="bottom"/>
          </w:tcPr>
          <w:p w14:paraId="4960E743" w14:textId="574334E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84" w:author="Author"/>
                <w:rFonts w:asciiTheme="minorHAnsi" w:hAnsiTheme="minorHAnsi" w:cstheme="minorHAnsi"/>
                <w:color w:val="000000"/>
                <w:sz w:val="22"/>
                <w:szCs w:val="22"/>
              </w:rPr>
            </w:pPr>
            <w:del w:id="7285" w:author="Author">
              <w:r w:rsidDel="009E644C">
                <w:rPr>
                  <w:rFonts w:ascii="Calibri" w:hAnsi="Calibri" w:cs="Calibri"/>
                  <w:color w:val="000000"/>
                  <w:sz w:val="22"/>
                  <w:szCs w:val="22"/>
                </w:rPr>
                <w:delText>4.65</w:delText>
              </w:r>
            </w:del>
          </w:p>
        </w:tc>
        <w:tc>
          <w:tcPr>
            <w:tcW w:w="1240" w:type="dxa"/>
            <w:vAlign w:val="bottom"/>
          </w:tcPr>
          <w:p w14:paraId="2594D134" w14:textId="4ED0221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86" w:author="Author"/>
                <w:rFonts w:asciiTheme="minorHAnsi" w:hAnsiTheme="minorHAnsi" w:cstheme="minorHAnsi"/>
                <w:color w:val="000000"/>
                <w:sz w:val="22"/>
                <w:szCs w:val="22"/>
              </w:rPr>
            </w:pPr>
            <w:del w:id="7287" w:author="Author">
              <w:r w:rsidDel="009E644C">
                <w:rPr>
                  <w:rFonts w:ascii="Calibri" w:hAnsi="Calibri" w:cs="Calibri"/>
                  <w:color w:val="000000"/>
                  <w:sz w:val="22"/>
                  <w:szCs w:val="22"/>
                </w:rPr>
                <w:delText>97.64</w:delText>
              </w:r>
            </w:del>
          </w:p>
        </w:tc>
        <w:tc>
          <w:tcPr>
            <w:tcW w:w="886" w:type="dxa"/>
            <w:vAlign w:val="bottom"/>
          </w:tcPr>
          <w:p w14:paraId="592A85E4" w14:textId="1B15B2C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88" w:author="Author"/>
                <w:rFonts w:asciiTheme="minorHAnsi" w:hAnsiTheme="minorHAnsi" w:cstheme="minorHAnsi"/>
                <w:color w:val="000000"/>
                <w:sz w:val="22"/>
                <w:szCs w:val="22"/>
              </w:rPr>
            </w:pPr>
            <w:del w:id="7289" w:author="Author">
              <w:r w:rsidDel="009E644C">
                <w:rPr>
                  <w:rFonts w:ascii="Calibri" w:hAnsi="Calibri" w:cs="Calibri"/>
                  <w:color w:val="000000"/>
                  <w:sz w:val="22"/>
                  <w:szCs w:val="22"/>
                </w:rPr>
                <w:delText>4.69</w:delText>
              </w:r>
            </w:del>
          </w:p>
        </w:tc>
        <w:tc>
          <w:tcPr>
            <w:tcW w:w="1240" w:type="dxa"/>
            <w:vAlign w:val="bottom"/>
          </w:tcPr>
          <w:p w14:paraId="4F5F590A" w14:textId="5CED8B5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90" w:author="Author"/>
                <w:rFonts w:asciiTheme="minorHAnsi" w:hAnsiTheme="minorHAnsi" w:cstheme="minorHAnsi"/>
                <w:color w:val="000000"/>
                <w:sz w:val="22"/>
                <w:szCs w:val="22"/>
              </w:rPr>
            </w:pPr>
            <w:del w:id="7291" w:author="Author">
              <w:r w:rsidDel="009E644C">
                <w:rPr>
                  <w:rFonts w:ascii="Calibri" w:hAnsi="Calibri" w:cs="Calibri"/>
                  <w:color w:val="000000"/>
                  <w:sz w:val="22"/>
                  <w:szCs w:val="22"/>
                </w:rPr>
                <w:delText>98.37</w:delText>
              </w:r>
            </w:del>
          </w:p>
        </w:tc>
      </w:tr>
      <w:tr w:rsidR="00F06446" w:rsidDel="009E644C" w14:paraId="1C1BC158" w14:textId="4E3A0F10" w:rsidTr="00784B17">
        <w:trPr>
          <w:cnfStyle w:val="000000100000" w:firstRow="0" w:lastRow="0" w:firstColumn="0" w:lastColumn="0" w:oddVBand="0" w:evenVBand="0" w:oddHBand="1" w:evenHBand="0" w:firstRowFirstColumn="0" w:firstRowLastColumn="0" w:lastRowFirstColumn="0" w:lastRowLastColumn="0"/>
          <w:trHeight w:val="282"/>
          <w:del w:id="729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DE3AC38" w14:textId="59F43311" w:rsidR="00F06446" w:rsidDel="009E644C" w:rsidRDefault="00F06446" w:rsidP="00784B17">
            <w:pPr>
              <w:rPr>
                <w:del w:id="7293" w:author="Author"/>
                <w:rFonts w:ascii="Calibri" w:hAnsi="Calibri" w:cs="Calibri"/>
                <w:b w:val="0"/>
                <w:bCs w:val="0"/>
                <w:color w:val="000000"/>
                <w:sz w:val="22"/>
                <w:szCs w:val="22"/>
              </w:rPr>
            </w:pPr>
            <w:del w:id="7294" w:author="Author">
              <w:r w:rsidDel="009E644C">
                <w:rPr>
                  <w:rFonts w:ascii="Calibri" w:hAnsi="Calibri" w:cs="Calibri"/>
                  <w:b w:val="0"/>
                  <w:bCs w:val="0"/>
                  <w:color w:val="000000"/>
                  <w:sz w:val="22"/>
                  <w:szCs w:val="22"/>
                </w:rPr>
                <w:delText>2688</w:delText>
              </w:r>
            </w:del>
          </w:p>
        </w:tc>
        <w:tc>
          <w:tcPr>
            <w:tcW w:w="851" w:type="dxa"/>
            <w:vAlign w:val="bottom"/>
          </w:tcPr>
          <w:p w14:paraId="12529911" w14:textId="30F89AF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95" w:author="Author"/>
                <w:rFonts w:asciiTheme="minorHAnsi" w:hAnsiTheme="minorHAnsi" w:cstheme="minorHAnsi"/>
                <w:color w:val="000000"/>
                <w:sz w:val="22"/>
                <w:szCs w:val="22"/>
              </w:rPr>
            </w:pPr>
            <w:del w:id="7296" w:author="Author">
              <w:r w:rsidDel="009E644C">
                <w:rPr>
                  <w:rFonts w:ascii="Calibri" w:hAnsi="Calibri" w:cs="Calibri"/>
                  <w:color w:val="000000"/>
                  <w:sz w:val="22"/>
                  <w:szCs w:val="22"/>
                </w:rPr>
                <w:delText>4.60</w:delText>
              </w:r>
            </w:del>
          </w:p>
        </w:tc>
        <w:tc>
          <w:tcPr>
            <w:tcW w:w="1240" w:type="dxa"/>
            <w:vAlign w:val="bottom"/>
          </w:tcPr>
          <w:p w14:paraId="05C6E7E9" w14:textId="25863B1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97" w:author="Author"/>
                <w:rFonts w:asciiTheme="minorHAnsi" w:hAnsiTheme="minorHAnsi" w:cstheme="minorHAnsi"/>
                <w:color w:val="000000"/>
                <w:sz w:val="22"/>
                <w:szCs w:val="22"/>
              </w:rPr>
            </w:pPr>
            <w:del w:id="7298" w:author="Author">
              <w:r w:rsidDel="009E644C">
                <w:rPr>
                  <w:rFonts w:ascii="Calibri" w:hAnsi="Calibri" w:cs="Calibri"/>
                  <w:color w:val="000000"/>
                  <w:sz w:val="22"/>
                  <w:szCs w:val="22"/>
                </w:rPr>
                <w:delText>98.91</w:delText>
              </w:r>
            </w:del>
          </w:p>
        </w:tc>
        <w:tc>
          <w:tcPr>
            <w:tcW w:w="851" w:type="dxa"/>
            <w:vAlign w:val="bottom"/>
          </w:tcPr>
          <w:p w14:paraId="3ABB9B1B" w14:textId="59E5E01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99" w:author="Author"/>
                <w:rFonts w:asciiTheme="minorHAnsi" w:hAnsiTheme="minorHAnsi" w:cstheme="minorHAnsi"/>
                <w:color w:val="000000"/>
                <w:sz w:val="22"/>
                <w:szCs w:val="22"/>
              </w:rPr>
            </w:pPr>
            <w:del w:id="7300" w:author="Author">
              <w:r w:rsidDel="009E644C">
                <w:rPr>
                  <w:rFonts w:ascii="Calibri" w:hAnsi="Calibri" w:cs="Calibri"/>
                  <w:color w:val="000000"/>
                  <w:sz w:val="22"/>
                  <w:szCs w:val="22"/>
                </w:rPr>
                <w:delText>4.57</w:delText>
              </w:r>
            </w:del>
          </w:p>
        </w:tc>
        <w:tc>
          <w:tcPr>
            <w:tcW w:w="1240" w:type="dxa"/>
            <w:vAlign w:val="bottom"/>
          </w:tcPr>
          <w:p w14:paraId="4A3A1CE5" w14:textId="22A3D04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01" w:author="Author"/>
                <w:rFonts w:asciiTheme="minorHAnsi" w:hAnsiTheme="minorHAnsi" w:cstheme="minorHAnsi"/>
                <w:color w:val="000000"/>
                <w:sz w:val="22"/>
                <w:szCs w:val="22"/>
              </w:rPr>
            </w:pPr>
            <w:del w:id="7302" w:author="Author">
              <w:r w:rsidDel="009E644C">
                <w:rPr>
                  <w:rFonts w:ascii="Calibri" w:hAnsi="Calibri" w:cs="Calibri"/>
                  <w:color w:val="000000"/>
                  <w:sz w:val="22"/>
                  <w:szCs w:val="22"/>
                </w:rPr>
                <w:delText>98.37</w:delText>
              </w:r>
            </w:del>
          </w:p>
        </w:tc>
        <w:tc>
          <w:tcPr>
            <w:tcW w:w="886" w:type="dxa"/>
            <w:vAlign w:val="bottom"/>
          </w:tcPr>
          <w:p w14:paraId="32735EF9" w14:textId="3DE9256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03" w:author="Author"/>
                <w:rFonts w:asciiTheme="minorHAnsi" w:hAnsiTheme="minorHAnsi" w:cstheme="minorHAnsi"/>
                <w:color w:val="000000"/>
                <w:sz w:val="22"/>
                <w:szCs w:val="22"/>
              </w:rPr>
            </w:pPr>
            <w:del w:id="7304" w:author="Author">
              <w:r w:rsidDel="009E644C">
                <w:rPr>
                  <w:rFonts w:ascii="Calibri" w:hAnsi="Calibri" w:cs="Calibri"/>
                  <w:color w:val="000000"/>
                  <w:sz w:val="22"/>
                  <w:szCs w:val="22"/>
                </w:rPr>
                <w:delText>4.57</w:delText>
              </w:r>
            </w:del>
          </w:p>
        </w:tc>
        <w:tc>
          <w:tcPr>
            <w:tcW w:w="1240" w:type="dxa"/>
            <w:vAlign w:val="bottom"/>
          </w:tcPr>
          <w:p w14:paraId="0F0F51DF" w14:textId="623279E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05" w:author="Author"/>
                <w:rFonts w:asciiTheme="minorHAnsi" w:hAnsiTheme="minorHAnsi" w:cstheme="minorHAnsi"/>
                <w:color w:val="000000"/>
                <w:sz w:val="22"/>
                <w:szCs w:val="22"/>
              </w:rPr>
            </w:pPr>
            <w:del w:id="7306" w:author="Author">
              <w:r w:rsidDel="009E644C">
                <w:rPr>
                  <w:rFonts w:ascii="Calibri" w:hAnsi="Calibri" w:cs="Calibri"/>
                  <w:color w:val="000000"/>
                  <w:sz w:val="22"/>
                  <w:szCs w:val="22"/>
                </w:rPr>
                <w:delText>98.27</w:delText>
              </w:r>
            </w:del>
          </w:p>
        </w:tc>
        <w:tc>
          <w:tcPr>
            <w:tcW w:w="886" w:type="dxa"/>
            <w:vAlign w:val="bottom"/>
          </w:tcPr>
          <w:p w14:paraId="59C4A290" w14:textId="436007C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07" w:author="Author"/>
                <w:rFonts w:asciiTheme="minorHAnsi" w:hAnsiTheme="minorHAnsi" w:cstheme="minorHAnsi"/>
                <w:color w:val="000000"/>
                <w:sz w:val="22"/>
                <w:szCs w:val="22"/>
              </w:rPr>
            </w:pPr>
            <w:del w:id="7308" w:author="Author">
              <w:r w:rsidDel="009E644C">
                <w:rPr>
                  <w:rFonts w:ascii="Calibri" w:hAnsi="Calibri" w:cs="Calibri"/>
                  <w:color w:val="000000"/>
                  <w:sz w:val="22"/>
                  <w:szCs w:val="22"/>
                </w:rPr>
                <w:delText>4.60</w:delText>
              </w:r>
            </w:del>
          </w:p>
        </w:tc>
        <w:tc>
          <w:tcPr>
            <w:tcW w:w="1240" w:type="dxa"/>
            <w:vAlign w:val="bottom"/>
          </w:tcPr>
          <w:p w14:paraId="679D643F" w14:textId="48BB22F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09" w:author="Author"/>
                <w:rFonts w:asciiTheme="minorHAnsi" w:hAnsiTheme="minorHAnsi" w:cstheme="minorHAnsi"/>
                <w:color w:val="000000"/>
                <w:sz w:val="22"/>
                <w:szCs w:val="22"/>
              </w:rPr>
            </w:pPr>
            <w:del w:id="7310" w:author="Author">
              <w:r w:rsidDel="009E644C">
                <w:rPr>
                  <w:rFonts w:ascii="Calibri" w:hAnsi="Calibri" w:cs="Calibri"/>
                  <w:color w:val="000000"/>
                  <w:sz w:val="22"/>
                  <w:szCs w:val="22"/>
                </w:rPr>
                <w:delText>98.86</w:delText>
              </w:r>
            </w:del>
          </w:p>
        </w:tc>
      </w:tr>
      <w:tr w:rsidR="00F06446" w:rsidDel="009E644C" w14:paraId="6A98C6B2" w14:textId="38F0F7D2" w:rsidTr="00784B17">
        <w:trPr>
          <w:trHeight w:val="282"/>
          <w:del w:id="731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FD51B7E" w14:textId="2DC3960E" w:rsidR="00F06446" w:rsidDel="009E644C" w:rsidRDefault="00F06446" w:rsidP="00784B17">
            <w:pPr>
              <w:rPr>
                <w:del w:id="7312" w:author="Author"/>
                <w:rFonts w:ascii="Calibri" w:hAnsi="Calibri" w:cs="Calibri"/>
                <w:b w:val="0"/>
                <w:bCs w:val="0"/>
                <w:color w:val="000000"/>
                <w:sz w:val="22"/>
                <w:szCs w:val="22"/>
              </w:rPr>
            </w:pPr>
            <w:del w:id="7313" w:author="Author">
              <w:r w:rsidDel="009E644C">
                <w:rPr>
                  <w:rFonts w:ascii="Calibri" w:hAnsi="Calibri" w:cs="Calibri"/>
                  <w:b w:val="0"/>
                  <w:bCs w:val="0"/>
                  <w:color w:val="000000"/>
                  <w:sz w:val="22"/>
                  <w:szCs w:val="22"/>
                </w:rPr>
                <w:delText>2752</w:delText>
              </w:r>
            </w:del>
          </w:p>
        </w:tc>
        <w:tc>
          <w:tcPr>
            <w:tcW w:w="851" w:type="dxa"/>
            <w:vAlign w:val="bottom"/>
          </w:tcPr>
          <w:p w14:paraId="5D8C9866" w14:textId="6499F41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14" w:author="Author"/>
                <w:rFonts w:asciiTheme="minorHAnsi" w:hAnsiTheme="minorHAnsi" w:cstheme="minorHAnsi"/>
                <w:color w:val="000000"/>
                <w:sz w:val="22"/>
                <w:szCs w:val="22"/>
              </w:rPr>
            </w:pPr>
            <w:del w:id="7315" w:author="Author">
              <w:r w:rsidDel="009E644C">
                <w:rPr>
                  <w:rFonts w:ascii="Calibri" w:hAnsi="Calibri" w:cs="Calibri"/>
                  <w:color w:val="000000"/>
                  <w:sz w:val="22"/>
                  <w:szCs w:val="22"/>
                </w:rPr>
                <w:delText>4.52</w:delText>
              </w:r>
            </w:del>
          </w:p>
        </w:tc>
        <w:tc>
          <w:tcPr>
            <w:tcW w:w="1240" w:type="dxa"/>
            <w:vAlign w:val="bottom"/>
          </w:tcPr>
          <w:p w14:paraId="75BF62FC" w14:textId="4088D1B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16" w:author="Author"/>
                <w:rFonts w:asciiTheme="minorHAnsi" w:hAnsiTheme="minorHAnsi" w:cstheme="minorHAnsi"/>
                <w:color w:val="000000"/>
                <w:sz w:val="22"/>
                <w:szCs w:val="22"/>
              </w:rPr>
            </w:pPr>
            <w:del w:id="7317" w:author="Author">
              <w:r w:rsidDel="009E644C">
                <w:rPr>
                  <w:rFonts w:ascii="Calibri" w:hAnsi="Calibri" w:cs="Calibri"/>
                  <w:color w:val="000000"/>
                  <w:sz w:val="22"/>
                  <w:szCs w:val="22"/>
                </w:rPr>
                <w:delText>99.50</w:delText>
              </w:r>
            </w:del>
          </w:p>
        </w:tc>
        <w:tc>
          <w:tcPr>
            <w:tcW w:w="851" w:type="dxa"/>
            <w:vAlign w:val="bottom"/>
          </w:tcPr>
          <w:p w14:paraId="4A4546E5" w14:textId="1A51954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18" w:author="Author"/>
                <w:rFonts w:asciiTheme="minorHAnsi" w:hAnsiTheme="minorHAnsi" w:cstheme="minorHAnsi"/>
                <w:color w:val="000000"/>
                <w:sz w:val="22"/>
                <w:szCs w:val="22"/>
              </w:rPr>
            </w:pPr>
            <w:del w:id="7319" w:author="Author">
              <w:r w:rsidDel="009E644C">
                <w:rPr>
                  <w:rFonts w:ascii="Calibri" w:hAnsi="Calibri" w:cs="Calibri"/>
                  <w:color w:val="000000"/>
                  <w:sz w:val="22"/>
                  <w:szCs w:val="22"/>
                </w:rPr>
                <w:delText>4.52</w:delText>
              </w:r>
            </w:del>
          </w:p>
        </w:tc>
        <w:tc>
          <w:tcPr>
            <w:tcW w:w="1240" w:type="dxa"/>
            <w:vAlign w:val="bottom"/>
          </w:tcPr>
          <w:p w14:paraId="5EBDA804" w14:textId="6B7BE2A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20" w:author="Author"/>
                <w:rFonts w:asciiTheme="minorHAnsi" w:hAnsiTheme="minorHAnsi" w:cstheme="minorHAnsi"/>
                <w:color w:val="000000"/>
                <w:sz w:val="22"/>
                <w:szCs w:val="22"/>
              </w:rPr>
            </w:pPr>
            <w:del w:id="7321" w:author="Author">
              <w:r w:rsidDel="009E644C">
                <w:rPr>
                  <w:rFonts w:ascii="Calibri" w:hAnsi="Calibri" w:cs="Calibri"/>
                  <w:color w:val="000000"/>
                  <w:sz w:val="22"/>
                  <w:szCs w:val="22"/>
                </w:rPr>
                <w:delText>99.42</w:delText>
              </w:r>
            </w:del>
          </w:p>
        </w:tc>
        <w:tc>
          <w:tcPr>
            <w:tcW w:w="886" w:type="dxa"/>
            <w:vAlign w:val="bottom"/>
          </w:tcPr>
          <w:p w14:paraId="2CE37FB7" w14:textId="12043F2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22" w:author="Author"/>
                <w:rFonts w:asciiTheme="minorHAnsi" w:hAnsiTheme="minorHAnsi" w:cstheme="minorHAnsi"/>
                <w:color w:val="000000"/>
                <w:sz w:val="22"/>
                <w:szCs w:val="22"/>
              </w:rPr>
            </w:pPr>
            <w:del w:id="7323" w:author="Author">
              <w:r w:rsidDel="009E644C">
                <w:rPr>
                  <w:rFonts w:ascii="Calibri" w:hAnsi="Calibri" w:cs="Calibri"/>
                  <w:color w:val="000000"/>
                  <w:sz w:val="22"/>
                  <w:szCs w:val="22"/>
                </w:rPr>
                <w:delText>4.50</w:delText>
              </w:r>
            </w:del>
          </w:p>
        </w:tc>
        <w:tc>
          <w:tcPr>
            <w:tcW w:w="1240" w:type="dxa"/>
            <w:vAlign w:val="bottom"/>
          </w:tcPr>
          <w:p w14:paraId="2EA7564A" w14:textId="0A232BE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24" w:author="Author"/>
                <w:rFonts w:asciiTheme="minorHAnsi" w:hAnsiTheme="minorHAnsi" w:cstheme="minorHAnsi"/>
                <w:color w:val="000000"/>
                <w:sz w:val="22"/>
                <w:szCs w:val="22"/>
              </w:rPr>
            </w:pPr>
            <w:del w:id="7325" w:author="Author">
              <w:r w:rsidDel="009E644C">
                <w:rPr>
                  <w:rFonts w:ascii="Calibri" w:hAnsi="Calibri" w:cs="Calibri"/>
                  <w:color w:val="000000"/>
                  <w:sz w:val="22"/>
                  <w:szCs w:val="22"/>
                </w:rPr>
                <w:delText>99.10</w:delText>
              </w:r>
            </w:del>
          </w:p>
        </w:tc>
        <w:tc>
          <w:tcPr>
            <w:tcW w:w="886" w:type="dxa"/>
            <w:vAlign w:val="bottom"/>
          </w:tcPr>
          <w:p w14:paraId="64A6214F" w14:textId="144679B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26" w:author="Author"/>
                <w:rFonts w:asciiTheme="minorHAnsi" w:hAnsiTheme="minorHAnsi" w:cstheme="minorHAnsi"/>
                <w:color w:val="000000"/>
                <w:sz w:val="22"/>
                <w:szCs w:val="22"/>
              </w:rPr>
            </w:pPr>
            <w:del w:id="7327" w:author="Author">
              <w:r w:rsidDel="009E644C">
                <w:rPr>
                  <w:rFonts w:ascii="Calibri" w:hAnsi="Calibri" w:cs="Calibri"/>
                  <w:color w:val="000000"/>
                  <w:sz w:val="22"/>
                  <w:szCs w:val="22"/>
                </w:rPr>
                <w:delText>4.53</w:delText>
              </w:r>
            </w:del>
          </w:p>
        </w:tc>
        <w:tc>
          <w:tcPr>
            <w:tcW w:w="1240" w:type="dxa"/>
            <w:vAlign w:val="bottom"/>
          </w:tcPr>
          <w:p w14:paraId="5458B807" w14:textId="2511DA5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28" w:author="Author"/>
                <w:rFonts w:asciiTheme="minorHAnsi" w:hAnsiTheme="minorHAnsi" w:cstheme="minorHAnsi"/>
                <w:color w:val="000000"/>
                <w:sz w:val="22"/>
                <w:szCs w:val="22"/>
              </w:rPr>
            </w:pPr>
            <w:del w:id="7329" w:author="Author">
              <w:r w:rsidDel="009E644C">
                <w:rPr>
                  <w:rFonts w:ascii="Calibri" w:hAnsi="Calibri" w:cs="Calibri"/>
                  <w:color w:val="000000"/>
                  <w:sz w:val="22"/>
                  <w:szCs w:val="22"/>
                </w:rPr>
                <w:delText>99.68</w:delText>
              </w:r>
            </w:del>
          </w:p>
        </w:tc>
      </w:tr>
      <w:tr w:rsidR="00F06446" w:rsidDel="009E644C" w14:paraId="43566E22" w14:textId="5093706C" w:rsidTr="00784B17">
        <w:trPr>
          <w:cnfStyle w:val="000000100000" w:firstRow="0" w:lastRow="0" w:firstColumn="0" w:lastColumn="0" w:oddVBand="0" w:evenVBand="0" w:oddHBand="1" w:evenHBand="0" w:firstRowFirstColumn="0" w:firstRowLastColumn="0" w:lastRowFirstColumn="0" w:lastRowLastColumn="0"/>
          <w:trHeight w:val="282"/>
          <w:del w:id="733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20B98EC" w14:textId="6F49C62C" w:rsidR="00F06446" w:rsidDel="009E644C" w:rsidRDefault="00F06446" w:rsidP="00784B17">
            <w:pPr>
              <w:rPr>
                <w:del w:id="7331" w:author="Author"/>
                <w:rFonts w:ascii="Calibri" w:hAnsi="Calibri" w:cs="Calibri"/>
                <w:b w:val="0"/>
                <w:bCs w:val="0"/>
                <w:color w:val="000000"/>
                <w:sz w:val="22"/>
                <w:szCs w:val="22"/>
              </w:rPr>
            </w:pPr>
            <w:del w:id="7332" w:author="Author">
              <w:r w:rsidDel="009E644C">
                <w:rPr>
                  <w:rFonts w:ascii="Calibri" w:hAnsi="Calibri" w:cs="Calibri"/>
                  <w:b w:val="0"/>
                  <w:bCs w:val="0"/>
                  <w:color w:val="000000"/>
                  <w:sz w:val="22"/>
                  <w:szCs w:val="22"/>
                </w:rPr>
                <w:delText>2816</w:delText>
              </w:r>
            </w:del>
          </w:p>
        </w:tc>
        <w:tc>
          <w:tcPr>
            <w:tcW w:w="851" w:type="dxa"/>
            <w:vAlign w:val="bottom"/>
          </w:tcPr>
          <w:p w14:paraId="11F64BB0" w14:textId="68D1B42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33" w:author="Author"/>
                <w:rFonts w:asciiTheme="minorHAnsi" w:hAnsiTheme="minorHAnsi" w:cstheme="minorHAnsi"/>
                <w:color w:val="000000"/>
                <w:sz w:val="22"/>
                <w:szCs w:val="22"/>
              </w:rPr>
            </w:pPr>
            <w:del w:id="7334" w:author="Author">
              <w:r w:rsidDel="009E644C">
                <w:rPr>
                  <w:rFonts w:ascii="Calibri" w:hAnsi="Calibri" w:cs="Calibri"/>
                  <w:color w:val="000000"/>
                  <w:sz w:val="22"/>
                  <w:szCs w:val="22"/>
                </w:rPr>
                <w:delText>4.43</w:delText>
              </w:r>
            </w:del>
          </w:p>
        </w:tc>
        <w:tc>
          <w:tcPr>
            <w:tcW w:w="1240" w:type="dxa"/>
            <w:vAlign w:val="bottom"/>
          </w:tcPr>
          <w:p w14:paraId="30C24A06" w14:textId="2823537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35" w:author="Author"/>
                <w:rFonts w:asciiTheme="minorHAnsi" w:hAnsiTheme="minorHAnsi" w:cstheme="minorHAnsi"/>
                <w:color w:val="000000"/>
                <w:sz w:val="22"/>
                <w:szCs w:val="22"/>
              </w:rPr>
            </w:pPr>
            <w:del w:id="7336" w:author="Author">
              <w:r w:rsidDel="009E644C">
                <w:rPr>
                  <w:rFonts w:ascii="Calibri" w:hAnsi="Calibri" w:cs="Calibri"/>
                  <w:color w:val="000000"/>
                  <w:sz w:val="22"/>
                  <w:szCs w:val="22"/>
                </w:rPr>
                <w:delText>99.82</w:delText>
              </w:r>
            </w:del>
          </w:p>
        </w:tc>
        <w:tc>
          <w:tcPr>
            <w:tcW w:w="851" w:type="dxa"/>
            <w:vAlign w:val="bottom"/>
          </w:tcPr>
          <w:p w14:paraId="289EA3AB" w14:textId="7F02EBF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37" w:author="Author"/>
                <w:rFonts w:asciiTheme="minorHAnsi" w:hAnsiTheme="minorHAnsi" w:cstheme="minorHAnsi"/>
                <w:color w:val="000000"/>
                <w:sz w:val="22"/>
                <w:szCs w:val="22"/>
              </w:rPr>
            </w:pPr>
            <w:del w:id="7338" w:author="Author">
              <w:r w:rsidDel="009E644C">
                <w:rPr>
                  <w:rFonts w:ascii="Calibri" w:hAnsi="Calibri" w:cs="Calibri"/>
                  <w:color w:val="000000"/>
                  <w:sz w:val="22"/>
                  <w:szCs w:val="22"/>
                </w:rPr>
                <w:delText>4.46</w:delText>
              </w:r>
            </w:del>
          </w:p>
        </w:tc>
        <w:tc>
          <w:tcPr>
            <w:tcW w:w="1240" w:type="dxa"/>
            <w:vAlign w:val="bottom"/>
          </w:tcPr>
          <w:p w14:paraId="68F9A8A4" w14:textId="4BC6342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39" w:author="Author"/>
                <w:rFonts w:asciiTheme="minorHAnsi" w:hAnsiTheme="minorHAnsi" w:cstheme="minorHAnsi"/>
                <w:color w:val="000000"/>
                <w:sz w:val="22"/>
                <w:szCs w:val="22"/>
              </w:rPr>
            </w:pPr>
            <w:del w:id="7340" w:author="Author">
              <w:r w:rsidDel="009E644C">
                <w:rPr>
                  <w:rFonts w:ascii="Calibri" w:hAnsi="Calibri" w:cs="Calibri"/>
                  <w:color w:val="000000"/>
                  <w:sz w:val="22"/>
                  <w:szCs w:val="22"/>
                </w:rPr>
                <w:delText>100.54</w:delText>
              </w:r>
            </w:del>
          </w:p>
        </w:tc>
        <w:tc>
          <w:tcPr>
            <w:tcW w:w="886" w:type="dxa"/>
            <w:vAlign w:val="bottom"/>
          </w:tcPr>
          <w:p w14:paraId="4CC78D65" w14:textId="66F8FC1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41" w:author="Author"/>
                <w:rFonts w:asciiTheme="minorHAnsi" w:hAnsiTheme="minorHAnsi" w:cstheme="minorHAnsi"/>
                <w:color w:val="000000"/>
                <w:sz w:val="22"/>
                <w:szCs w:val="22"/>
              </w:rPr>
            </w:pPr>
            <w:del w:id="7342" w:author="Author">
              <w:r w:rsidDel="009E644C">
                <w:rPr>
                  <w:rFonts w:ascii="Calibri" w:hAnsi="Calibri" w:cs="Calibri"/>
                  <w:color w:val="000000"/>
                  <w:sz w:val="22"/>
                  <w:szCs w:val="22"/>
                </w:rPr>
                <w:delText>4.45</w:delText>
              </w:r>
            </w:del>
          </w:p>
        </w:tc>
        <w:tc>
          <w:tcPr>
            <w:tcW w:w="1240" w:type="dxa"/>
            <w:vAlign w:val="bottom"/>
          </w:tcPr>
          <w:p w14:paraId="1E883229" w14:textId="0C44972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43" w:author="Author"/>
                <w:rFonts w:asciiTheme="minorHAnsi" w:hAnsiTheme="minorHAnsi" w:cstheme="minorHAnsi"/>
                <w:color w:val="000000"/>
                <w:sz w:val="22"/>
                <w:szCs w:val="22"/>
              </w:rPr>
            </w:pPr>
            <w:del w:id="7344" w:author="Author">
              <w:r w:rsidDel="009E644C">
                <w:rPr>
                  <w:rFonts w:ascii="Calibri" w:hAnsi="Calibri" w:cs="Calibri"/>
                  <w:color w:val="000000"/>
                  <w:sz w:val="22"/>
                  <w:szCs w:val="22"/>
                </w:rPr>
                <w:delText>100.25</w:delText>
              </w:r>
            </w:del>
          </w:p>
        </w:tc>
        <w:tc>
          <w:tcPr>
            <w:tcW w:w="886" w:type="dxa"/>
            <w:vAlign w:val="bottom"/>
          </w:tcPr>
          <w:p w14:paraId="69F919E5" w14:textId="265CCE9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45" w:author="Author"/>
                <w:rFonts w:asciiTheme="minorHAnsi" w:hAnsiTheme="minorHAnsi" w:cstheme="minorHAnsi"/>
                <w:color w:val="000000"/>
                <w:sz w:val="22"/>
                <w:szCs w:val="22"/>
              </w:rPr>
            </w:pPr>
            <w:del w:id="7346" w:author="Author">
              <w:r w:rsidDel="009E644C">
                <w:rPr>
                  <w:rFonts w:ascii="Calibri" w:hAnsi="Calibri" w:cs="Calibri"/>
                  <w:color w:val="000000"/>
                  <w:sz w:val="22"/>
                  <w:szCs w:val="22"/>
                </w:rPr>
                <w:delText>4.48</w:delText>
              </w:r>
            </w:del>
          </w:p>
        </w:tc>
        <w:tc>
          <w:tcPr>
            <w:tcW w:w="1240" w:type="dxa"/>
            <w:vAlign w:val="bottom"/>
          </w:tcPr>
          <w:p w14:paraId="14635F94" w14:textId="2547DA6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47" w:author="Author"/>
                <w:rFonts w:asciiTheme="minorHAnsi" w:hAnsiTheme="minorHAnsi" w:cstheme="minorHAnsi"/>
                <w:color w:val="000000"/>
                <w:sz w:val="22"/>
                <w:szCs w:val="22"/>
              </w:rPr>
            </w:pPr>
            <w:del w:id="7348" w:author="Author">
              <w:r w:rsidDel="009E644C">
                <w:rPr>
                  <w:rFonts w:ascii="Calibri" w:hAnsi="Calibri" w:cs="Calibri"/>
                  <w:color w:val="000000"/>
                  <w:sz w:val="22"/>
                  <w:szCs w:val="22"/>
                </w:rPr>
                <w:delText>100.93</w:delText>
              </w:r>
            </w:del>
          </w:p>
        </w:tc>
      </w:tr>
      <w:tr w:rsidR="00F06446" w:rsidDel="009E644C" w14:paraId="09832715" w14:textId="57BB6089" w:rsidTr="00784B17">
        <w:trPr>
          <w:trHeight w:val="282"/>
          <w:del w:id="734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5CBDF1F" w14:textId="720E77F1" w:rsidR="00F06446" w:rsidDel="009E644C" w:rsidRDefault="00F06446" w:rsidP="00784B17">
            <w:pPr>
              <w:rPr>
                <w:del w:id="7350" w:author="Author"/>
                <w:rFonts w:ascii="Calibri" w:hAnsi="Calibri" w:cs="Calibri"/>
                <w:b w:val="0"/>
                <w:bCs w:val="0"/>
                <w:color w:val="000000"/>
                <w:sz w:val="22"/>
                <w:szCs w:val="22"/>
              </w:rPr>
            </w:pPr>
            <w:del w:id="7351" w:author="Author">
              <w:r w:rsidDel="009E644C">
                <w:rPr>
                  <w:rFonts w:ascii="Calibri" w:hAnsi="Calibri" w:cs="Calibri"/>
                  <w:b w:val="0"/>
                  <w:bCs w:val="0"/>
                  <w:color w:val="000000"/>
                  <w:sz w:val="22"/>
                  <w:szCs w:val="22"/>
                </w:rPr>
                <w:delText>2880</w:delText>
              </w:r>
            </w:del>
          </w:p>
        </w:tc>
        <w:tc>
          <w:tcPr>
            <w:tcW w:w="851" w:type="dxa"/>
            <w:vAlign w:val="bottom"/>
          </w:tcPr>
          <w:p w14:paraId="593BA11F" w14:textId="48832CE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52" w:author="Author"/>
                <w:rFonts w:asciiTheme="minorHAnsi" w:hAnsiTheme="minorHAnsi" w:cstheme="minorHAnsi"/>
                <w:color w:val="000000"/>
                <w:sz w:val="22"/>
                <w:szCs w:val="22"/>
              </w:rPr>
            </w:pPr>
            <w:del w:id="7353" w:author="Author">
              <w:r w:rsidDel="009E644C">
                <w:rPr>
                  <w:rFonts w:ascii="Calibri" w:hAnsi="Calibri" w:cs="Calibri"/>
                  <w:color w:val="000000"/>
                  <w:sz w:val="22"/>
                  <w:szCs w:val="22"/>
                </w:rPr>
                <w:delText>4.36</w:delText>
              </w:r>
            </w:del>
          </w:p>
        </w:tc>
        <w:tc>
          <w:tcPr>
            <w:tcW w:w="1240" w:type="dxa"/>
            <w:vAlign w:val="bottom"/>
          </w:tcPr>
          <w:p w14:paraId="5FA0FB93" w14:textId="50C8AB1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54" w:author="Author"/>
                <w:rFonts w:asciiTheme="minorHAnsi" w:hAnsiTheme="minorHAnsi" w:cstheme="minorHAnsi"/>
                <w:color w:val="000000"/>
                <w:sz w:val="22"/>
                <w:szCs w:val="22"/>
              </w:rPr>
            </w:pPr>
            <w:del w:id="7355" w:author="Author">
              <w:r w:rsidDel="009E644C">
                <w:rPr>
                  <w:rFonts w:ascii="Calibri" w:hAnsi="Calibri" w:cs="Calibri"/>
                  <w:color w:val="000000"/>
                  <w:sz w:val="22"/>
                  <w:szCs w:val="22"/>
                </w:rPr>
                <w:delText>100.36</w:delText>
              </w:r>
            </w:del>
          </w:p>
        </w:tc>
        <w:tc>
          <w:tcPr>
            <w:tcW w:w="851" w:type="dxa"/>
            <w:vAlign w:val="bottom"/>
          </w:tcPr>
          <w:p w14:paraId="3DE02406" w14:textId="6D77F34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56" w:author="Author"/>
                <w:rFonts w:asciiTheme="minorHAnsi" w:hAnsiTheme="minorHAnsi" w:cstheme="minorHAnsi"/>
                <w:color w:val="000000"/>
                <w:sz w:val="22"/>
                <w:szCs w:val="22"/>
              </w:rPr>
            </w:pPr>
            <w:del w:id="7357" w:author="Author">
              <w:r w:rsidDel="009E644C">
                <w:rPr>
                  <w:rFonts w:ascii="Calibri" w:hAnsi="Calibri" w:cs="Calibri"/>
                  <w:color w:val="000000"/>
                  <w:sz w:val="22"/>
                  <w:szCs w:val="22"/>
                </w:rPr>
                <w:delText>4.42</w:delText>
              </w:r>
            </w:del>
          </w:p>
        </w:tc>
        <w:tc>
          <w:tcPr>
            <w:tcW w:w="1240" w:type="dxa"/>
            <w:vAlign w:val="bottom"/>
          </w:tcPr>
          <w:p w14:paraId="5AD2CA0D" w14:textId="5C7D6B4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58" w:author="Author"/>
                <w:rFonts w:asciiTheme="minorHAnsi" w:hAnsiTheme="minorHAnsi" w:cstheme="minorHAnsi"/>
                <w:color w:val="000000"/>
                <w:sz w:val="22"/>
                <w:szCs w:val="22"/>
              </w:rPr>
            </w:pPr>
            <w:del w:id="7359" w:author="Author">
              <w:r w:rsidDel="009E644C">
                <w:rPr>
                  <w:rFonts w:ascii="Calibri" w:hAnsi="Calibri" w:cs="Calibri"/>
                  <w:color w:val="000000"/>
                  <w:sz w:val="22"/>
                  <w:szCs w:val="22"/>
                </w:rPr>
                <w:delText>101.79</w:delText>
              </w:r>
            </w:del>
          </w:p>
        </w:tc>
        <w:tc>
          <w:tcPr>
            <w:tcW w:w="886" w:type="dxa"/>
            <w:vAlign w:val="bottom"/>
          </w:tcPr>
          <w:p w14:paraId="639E46B0" w14:textId="7EAFF69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60" w:author="Author"/>
                <w:rFonts w:asciiTheme="minorHAnsi" w:hAnsiTheme="minorHAnsi" w:cstheme="minorHAnsi"/>
                <w:color w:val="000000"/>
                <w:sz w:val="22"/>
                <w:szCs w:val="22"/>
              </w:rPr>
            </w:pPr>
            <w:del w:id="7361" w:author="Author">
              <w:r w:rsidDel="009E644C">
                <w:rPr>
                  <w:rFonts w:ascii="Calibri" w:hAnsi="Calibri" w:cs="Calibri"/>
                  <w:color w:val="000000"/>
                  <w:sz w:val="22"/>
                  <w:szCs w:val="22"/>
                </w:rPr>
                <w:delText>4.41</w:delText>
              </w:r>
            </w:del>
          </w:p>
        </w:tc>
        <w:tc>
          <w:tcPr>
            <w:tcW w:w="1240" w:type="dxa"/>
            <w:vAlign w:val="bottom"/>
          </w:tcPr>
          <w:p w14:paraId="4A0AB257" w14:textId="4793D2B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62" w:author="Author"/>
                <w:rFonts w:asciiTheme="minorHAnsi" w:hAnsiTheme="minorHAnsi" w:cstheme="minorHAnsi"/>
                <w:color w:val="000000"/>
                <w:sz w:val="22"/>
                <w:szCs w:val="22"/>
              </w:rPr>
            </w:pPr>
            <w:del w:id="7363" w:author="Author">
              <w:r w:rsidDel="009E644C">
                <w:rPr>
                  <w:rFonts w:ascii="Calibri" w:hAnsi="Calibri" w:cs="Calibri"/>
                  <w:color w:val="000000"/>
                  <w:sz w:val="22"/>
                  <w:szCs w:val="22"/>
                </w:rPr>
                <w:delText>101.50</w:delText>
              </w:r>
            </w:del>
          </w:p>
        </w:tc>
        <w:tc>
          <w:tcPr>
            <w:tcW w:w="886" w:type="dxa"/>
            <w:vAlign w:val="bottom"/>
          </w:tcPr>
          <w:p w14:paraId="17689CBC" w14:textId="247876C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64" w:author="Author"/>
                <w:rFonts w:asciiTheme="minorHAnsi" w:hAnsiTheme="minorHAnsi" w:cstheme="minorHAnsi"/>
                <w:color w:val="000000"/>
                <w:sz w:val="22"/>
                <w:szCs w:val="22"/>
              </w:rPr>
            </w:pPr>
            <w:del w:id="7365" w:author="Author">
              <w:r w:rsidDel="009E644C">
                <w:rPr>
                  <w:rFonts w:ascii="Calibri" w:hAnsi="Calibri" w:cs="Calibri"/>
                  <w:color w:val="000000"/>
                  <w:sz w:val="22"/>
                  <w:szCs w:val="22"/>
                </w:rPr>
                <w:delText>4.42</w:delText>
              </w:r>
            </w:del>
          </w:p>
        </w:tc>
        <w:tc>
          <w:tcPr>
            <w:tcW w:w="1240" w:type="dxa"/>
            <w:vAlign w:val="bottom"/>
          </w:tcPr>
          <w:p w14:paraId="235185B5" w14:textId="5C87906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66" w:author="Author"/>
                <w:rFonts w:asciiTheme="minorHAnsi" w:hAnsiTheme="minorHAnsi" w:cstheme="minorHAnsi"/>
                <w:color w:val="000000"/>
                <w:sz w:val="22"/>
                <w:szCs w:val="22"/>
              </w:rPr>
            </w:pPr>
            <w:del w:id="7367" w:author="Author">
              <w:r w:rsidDel="009E644C">
                <w:rPr>
                  <w:rFonts w:ascii="Calibri" w:hAnsi="Calibri" w:cs="Calibri"/>
                  <w:color w:val="000000"/>
                  <w:sz w:val="22"/>
                  <w:szCs w:val="22"/>
                </w:rPr>
                <w:delText>101.82</w:delText>
              </w:r>
            </w:del>
          </w:p>
        </w:tc>
      </w:tr>
      <w:tr w:rsidR="00F06446" w:rsidDel="009E644C" w14:paraId="40785E45" w14:textId="57F99AD8" w:rsidTr="00784B17">
        <w:trPr>
          <w:cnfStyle w:val="000000100000" w:firstRow="0" w:lastRow="0" w:firstColumn="0" w:lastColumn="0" w:oddVBand="0" w:evenVBand="0" w:oddHBand="1" w:evenHBand="0" w:firstRowFirstColumn="0" w:firstRowLastColumn="0" w:lastRowFirstColumn="0" w:lastRowLastColumn="0"/>
          <w:trHeight w:val="282"/>
          <w:del w:id="736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77EF832" w14:textId="444C7C76" w:rsidR="00F06446" w:rsidDel="009E644C" w:rsidRDefault="00F06446" w:rsidP="00784B17">
            <w:pPr>
              <w:rPr>
                <w:del w:id="7369" w:author="Author"/>
                <w:rFonts w:ascii="Calibri" w:hAnsi="Calibri" w:cs="Calibri"/>
                <w:b w:val="0"/>
                <w:bCs w:val="0"/>
                <w:color w:val="000000"/>
                <w:sz w:val="22"/>
                <w:szCs w:val="22"/>
              </w:rPr>
            </w:pPr>
            <w:del w:id="7370" w:author="Author">
              <w:r w:rsidDel="009E644C">
                <w:rPr>
                  <w:rFonts w:ascii="Calibri" w:hAnsi="Calibri" w:cs="Calibri"/>
                  <w:b w:val="0"/>
                  <w:bCs w:val="0"/>
                  <w:color w:val="000000"/>
                  <w:sz w:val="22"/>
                  <w:szCs w:val="22"/>
                </w:rPr>
                <w:delText>2944</w:delText>
              </w:r>
            </w:del>
          </w:p>
        </w:tc>
        <w:tc>
          <w:tcPr>
            <w:tcW w:w="851" w:type="dxa"/>
            <w:vAlign w:val="bottom"/>
          </w:tcPr>
          <w:p w14:paraId="2D04460B" w14:textId="1AC9214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71" w:author="Author"/>
                <w:rFonts w:asciiTheme="minorHAnsi" w:hAnsiTheme="minorHAnsi" w:cstheme="minorHAnsi"/>
                <w:color w:val="000000"/>
                <w:sz w:val="22"/>
                <w:szCs w:val="22"/>
              </w:rPr>
            </w:pPr>
            <w:del w:id="7372" w:author="Author">
              <w:r w:rsidDel="009E644C">
                <w:rPr>
                  <w:rFonts w:ascii="Calibri" w:hAnsi="Calibri" w:cs="Calibri"/>
                  <w:color w:val="000000"/>
                  <w:sz w:val="22"/>
                  <w:szCs w:val="22"/>
                </w:rPr>
                <w:delText>4.28</w:delText>
              </w:r>
            </w:del>
          </w:p>
        </w:tc>
        <w:tc>
          <w:tcPr>
            <w:tcW w:w="1240" w:type="dxa"/>
            <w:vAlign w:val="bottom"/>
          </w:tcPr>
          <w:p w14:paraId="17FFF076" w14:textId="6C986AC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73" w:author="Author"/>
                <w:rFonts w:asciiTheme="minorHAnsi" w:hAnsiTheme="minorHAnsi" w:cstheme="minorHAnsi"/>
                <w:color w:val="000000"/>
                <w:sz w:val="22"/>
                <w:szCs w:val="22"/>
              </w:rPr>
            </w:pPr>
            <w:del w:id="7374" w:author="Author">
              <w:r w:rsidDel="009E644C">
                <w:rPr>
                  <w:rFonts w:ascii="Calibri" w:hAnsi="Calibri" w:cs="Calibri"/>
                  <w:color w:val="000000"/>
                  <w:sz w:val="22"/>
                  <w:szCs w:val="22"/>
                </w:rPr>
                <w:delText>100.70</w:delText>
              </w:r>
            </w:del>
          </w:p>
        </w:tc>
        <w:tc>
          <w:tcPr>
            <w:tcW w:w="851" w:type="dxa"/>
            <w:vAlign w:val="bottom"/>
          </w:tcPr>
          <w:p w14:paraId="50B897E3" w14:textId="1F94520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75" w:author="Author"/>
                <w:rFonts w:asciiTheme="minorHAnsi" w:hAnsiTheme="minorHAnsi" w:cstheme="minorHAnsi"/>
                <w:color w:val="000000"/>
                <w:sz w:val="22"/>
                <w:szCs w:val="22"/>
              </w:rPr>
            </w:pPr>
            <w:del w:id="7376" w:author="Author">
              <w:r w:rsidDel="009E644C">
                <w:rPr>
                  <w:rFonts w:ascii="Calibri" w:hAnsi="Calibri" w:cs="Calibri"/>
                  <w:color w:val="000000"/>
                  <w:sz w:val="22"/>
                  <w:szCs w:val="22"/>
                </w:rPr>
                <w:delText>4.32</w:delText>
              </w:r>
            </w:del>
          </w:p>
        </w:tc>
        <w:tc>
          <w:tcPr>
            <w:tcW w:w="1240" w:type="dxa"/>
            <w:vAlign w:val="bottom"/>
          </w:tcPr>
          <w:p w14:paraId="54A7C212" w14:textId="1BAF052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77" w:author="Author"/>
                <w:rFonts w:asciiTheme="minorHAnsi" w:hAnsiTheme="minorHAnsi" w:cstheme="minorHAnsi"/>
                <w:color w:val="000000"/>
                <w:sz w:val="22"/>
                <w:szCs w:val="22"/>
              </w:rPr>
            </w:pPr>
            <w:del w:id="7378" w:author="Author">
              <w:r w:rsidDel="009E644C">
                <w:rPr>
                  <w:rFonts w:ascii="Calibri" w:hAnsi="Calibri" w:cs="Calibri"/>
                  <w:color w:val="000000"/>
                  <w:sz w:val="22"/>
                  <w:szCs w:val="22"/>
                </w:rPr>
                <w:delText>101.77</w:delText>
              </w:r>
            </w:del>
          </w:p>
        </w:tc>
        <w:tc>
          <w:tcPr>
            <w:tcW w:w="886" w:type="dxa"/>
            <w:vAlign w:val="bottom"/>
          </w:tcPr>
          <w:p w14:paraId="42CD07E0" w14:textId="5F5DDA9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79" w:author="Author"/>
                <w:rFonts w:asciiTheme="minorHAnsi" w:hAnsiTheme="minorHAnsi" w:cstheme="minorHAnsi"/>
                <w:color w:val="000000"/>
                <w:sz w:val="22"/>
                <w:szCs w:val="22"/>
              </w:rPr>
            </w:pPr>
            <w:del w:id="7380" w:author="Author">
              <w:r w:rsidDel="009E644C">
                <w:rPr>
                  <w:rFonts w:ascii="Calibri" w:hAnsi="Calibri" w:cs="Calibri"/>
                  <w:color w:val="000000"/>
                  <w:sz w:val="22"/>
                  <w:szCs w:val="22"/>
                </w:rPr>
                <w:delText>4.32</w:delText>
              </w:r>
            </w:del>
          </w:p>
        </w:tc>
        <w:tc>
          <w:tcPr>
            <w:tcW w:w="1240" w:type="dxa"/>
            <w:vAlign w:val="bottom"/>
          </w:tcPr>
          <w:p w14:paraId="4EB40653" w14:textId="08ACBE2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81" w:author="Author"/>
                <w:rFonts w:asciiTheme="minorHAnsi" w:hAnsiTheme="minorHAnsi" w:cstheme="minorHAnsi"/>
                <w:color w:val="000000"/>
                <w:sz w:val="22"/>
                <w:szCs w:val="22"/>
              </w:rPr>
            </w:pPr>
            <w:del w:id="7382" w:author="Author">
              <w:r w:rsidDel="009E644C">
                <w:rPr>
                  <w:rFonts w:ascii="Calibri" w:hAnsi="Calibri" w:cs="Calibri"/>
                  <w:color w:val="000000"/>
                  <w:sz w:val="22"/>
                  <w:szCs w:val="22"/>
                </w:rPr>
                <w:delText>101.77</w:delText>
              </w:r>
            </w:del>
          </w:p>
        </w:tc>
        <w:tc>
          <w:tcPr>
            <w:tcW w:w="886" w:type="dxa"/>
            <w:vAlign w:val="bottom"/>
          </w:tcPr>
          <w:p w14:paraId="6B6371D8" w14:textId="5B31E2E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83" w:author="Author"/>
                <w:rFonts w:asciiTheme="minorHAnsi" w:hAnsiTheme="minorHAnsi" w:cstheme="minorHAnsi"/>
                <w:color w:val="000000"/>
                <w:sz w:val="22"/>
                <w:szCs w:val="22"/>
              </w:rPr>
            </w:pPr>
            <w:del w:id="7384" w:author="Author">
              <w:r w:rsidDel="009E644C">
                <w:rPr>
                  <w:rFonts w:ascii="Calibri" w:hAnsi="Calibri" w:cs="Calibri"/>
                  <w:color w:val="000000"/>
                  <w:sz w:val="22"/>
                  <w:szCs w:val="22"/>
                </w:rPr>
                <w:delText>4.33</w:delText>
              </w:r>
            </w:del>
          </w:p>
        </w:tc>
        <w:tc>
          <w:tcPr>
            <w:tcW w:w="1240" w:type="dxa"/>
            <w:vAlign w:val="bottom"/>
          </w:tcPr>
          <w:p w14:paraId="6113678C" w14:textId="1EEF28B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85" w:author="Author"/>
                <w:rFonts w:asciiTheme="minorHAnsi" w:hAnsiTheme="minorHAnsi" w:cstheme="minorHAnsi"/>
                <w:color w:val="000000"/>
                <w:sz w:val="22"/>
                <w:szCs w:val="22"/>
              </w:rPr>
            </w:pPr>
            <w:del w:id="7386" w:author="Author">
              <w:r w:rsidDel="009E644C">
                <w:rPr>
                  <w:rFonts w:ascii="Calibri" w:hAnsi="Calibri" w:cs="Calibri"/>
                  <w:color w:val="000000"/>
                  <w:sz w:val="22"/>
                  <w:szCs w:val="22"/>
                </w:rPr>
                <w:delText>101.95</w:delText>
              </w:r>
            </w:del>
          </w:p>
        </w:tc>
      </w:tr>
      <w:tr w:rsidR="00F06446" w:rsidDel="009E644C" w14:paraId="198AE138" w14:textId="0BEA399B" w:rsidTr="00784B17">
        <w:trPr>
          <w:trHeight w:val="282"/>
          <w:del w:id="738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4C552EF" w14:textId="7081EA5E" w:rsidR="00F06446" w:rsidDel="009E644C" w:rsidRDefault="00F06446" w:rsidP="00784B17">
            <w:pPr>
              <w:rPr>
                <w:del w:id="7388" w:author="Author"/>
                <w:rFonts w:ascii="Calibri" w:hAnsi="Calibri" w:cs="Calibri"/>
                <w:b w:val="0"/>
                <w:bCs w:val="0"/>
                <w:color w:val="000000"/>
                <w:sz w:val="22"/>
                <w:szCs w:val="22"/>
              </w:rPr>
            </w:pPr>
            <w:del w:id="7389" w:author="Author">
              <w:r w:rsidDel="009E644C">
                <w:rPr>
                  <w:rFonts w:ascii="Calibri" w:hAnsi="Calibri" w:cs="Calibri"/>
                  <w:b w:val="0"/>
                  <w:bCs w:val="0"/>
                  <w:color w:val="000000"/>
                  <w:sz w:val="22"/>
                  <w:szCs w:val="22"/>
                </w:rPr>
                <w:delText>3008</w:delText>
              </w:r>
            </w:del>
          </w:p>
        </w:tc>
        <w:tc>
          <w:tcPr>
            <w:tcW w:w="851" w:type="dxa"/>
            <w:vAlign w:val="bottom"/>
          </w:tcPr>
          <w:p w14:paraId="010B7AD0" w14:textId="4EE6C73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90" w:author="Author"/>
                <w:rFonts w:asciiTheme="minorHAnsi" w:hAnsiTheme="minorHAnsi" w:cstheme="minorHAnsi"/>
                <w:color w:val="000000"/>
                <w:sz w:val="22"/>
                <w:szCs w:val="22"/>
              </w:rPr>
            </w:pPr>
            <w:del w:id="7391" w:author="Author">
              <w:r w:rsidDel="009E644C">
                <w:rPr>
                  <w:rFonts w:ascii="Calibri" w:hAnsi="Calibri" w:cs="Calibri"/>
                  <w:color w:val="000000"/>
                  <w:sz w:val="22"/>
                  <w:szCs w:val="22"/>
                </w:rPr>
                <w:delText>4.20</w:delText>
              </w:r>
            </w:del>
          </w:p>
        </w:tc>
        <w:tc>
          <w:tcPr>
            <w:tcW w:w="1240" w:type="dxa"/>
            <w:vAlign w:val="bottom"/>
          </w:tcPr>
          <w:p w14:paraId="307324D4" w14:textId="650B8E0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92" w:author="Author"/>
                <w:rFonts w:asciiTheme="minorHAnsi" w:hAnsiTheme="minorHAnsi" w:cstheme="minorHAnsi"/>
                <w:color w:val="000000"/>
                <w:sz w:val="22"/>
                <w:szCs w:val="22"/>
              </w:rPr>
            </w:pPr>
            <w:del w:id="7393" w:author="Author">
              <w:r w:rsidDel="009E644C">
                <w:rPr>
                  <w:rFonts w:ascii="Calibri" w:hAnsi="Calibri" w:cs="Calibri"/>
                  <w:color w:val="000000"/>
                  <w:sz w:val="22"/>
                  <w:szCs w:val="22"/>
                </w:rPr>
                <w:delText>101.08</w:delText>
              </w:r>
            </w:del>
          </w:p>
        </w:tc>
        <w:tc>
          <w:tcPr>
            <w:tcW w:w="851" w:type="dxa"/>
            <w:vAlign w:val="bottom"/>
          </w:tcPr>
          <w:p w14:paraId="4C589363" w14:textId="5610DE4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94" w:author="Author"/>
                <w:rFonts w:asciiTheme="minorHAnsi" w:hAnsiTheme="minorHAnsi" w:cstheme="minorHAnsi"/>
                <w:color w:val="000000"/>
                <w:sz w:val="22"/>
                <w:szCs w:val="22"/>
              </w:rPr>
            </w:pPr>
            <w:del w:id="7395" w:author="Author">
              <w:r w:rsidDel="009E644C">
                <w:rPr>
                  <w:rFonts w:ascii="Calibri" w:hAnsi="Calibri" w:cs="Calibri"/>
                  <w:color w:val="000000"/>
                  <w:sz w:val="22"/>
                  <w:szCs w:val="22"/>
                </w:rPr>
                <w:delText>4.23</w:delText>
              </w:r>
            </w:del>
          </w:p>
        </w:tc>
        <w:tc>
          <w:tcPr>
            <w:tcW w:w="1240" w:type="dxa"/>
            <w:vAlign w:val="bottom"/>
          </w:tcPr>
          <w:p w14:paraId="7D1B0F0C" w14:textId="77E9A56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96" w:author="Author"/>
                <w:rFonts w:asciiTheme="minorHAnsi" w:hAnsiTheme="minorHAnsi" w:cstheme="minorHAnsi"/>
                <w:color w:val="000000"/>
                <w:sz w:val="22"/>
                <w:szCs w:val="22"/>
              </w:rPr>
            </w:pPr>
            <w:del w:id="7397" w:author="Author">
              <w:r w:rsidDel="009E644C">
                <w:rPr>
                  <w:rFonts w:ascii="Calibri" w:hAnsi="Calibri" w:cs="Calibri"/>
                  <w:color w:val="000000"/>
                  <w:sz w:val="22"/>
                  <w:szCs w:val="22"/>
                </w:rPr>
                <w:delText>101.87</w:delText>
              </w:r>
            </w:del>
          </w:p>
        </w:tc>
        <w:tc>
          <w:tcPr>
            <w:tcW w:w="886" w:type="dxa"/>
            <w:vAlign w:val="bottom"/>
          </w:tcPr>
          <w:p w14:paraId="121D2BDC" w14:textId="6A98C3B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98" w:author="Author"/>
                <w:rFonts w:asciiTheme="minorHAnsi" w:hAnsiTheme="minorHAnsi" w:cstheme="minorHAnsi"/>
                <w:color w:val="000000"/>
                <w:sz w:val="22"/>
                <w:szCs w:val="22"/>
              </w:rPr>
            </w:pPr>
            <w:del w:id="7399" w:author="Author">
              <w:r w:rsidDel="009E644C">
                <w:rPr>
                  <w:rFonts w:ascii="Calibri" w:hAnsi="Calibri" w:cs="Calibri"/>
                  <w:color w:val="000000"/>
                  <w:sz w:val="22"/>
                  <w:szCs w:val="22"/>
                </w:rPr>
                <w:delText>4.23</w:delText>
              </w:r>
            </w:del>
          </w:p>
        </w:tc>
        <w:tc>
          <w:tcPr>
            <w:tcW w:w="1240" w:type="dxa"/>
            <w:vAlign w:val="bottom"/>
          </w:tcPr>
          <w:p w14:paraId="04284B00" w14:textId="6C372B3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00" w:author="Author"/>
                <w:rFonts w:asciiTheme="minorHAnsi" w:hAnsiTheme="minorHAnsi" w:cstheme="minorHAnsi"/>
                <w:color w:val="000000"/>
                <w:sz w:val="22"/>
                <w:szCs w:val="22"/>
              </w:rPr>
            </w:pPr>
            <w:del w:id="7401" w:author="Author">
              <w:r w:rsidDel="009E644C">
                <w:rPr>
                  <w:rFonts w:ascii="Calibri" w:hAnsi="Calibri" w:cs="Calibri"/>
                  <w:color w:val="000000"/>
                  <w:sz w:val="22"/>
                  <w:szCs w:val="22"/>
                </w:rPr>
                <w:delText>101.89</w:delText>
              </w:r>
            </w:del>
          </w:p>
        </w:tc>
        <w:tc>
          <w:tcPr>
            <w:tcW w:w="886" w:type="dxa"/>
            <w:vAlign w:val="bottom"/>
          </w:tcPr>
          <w:p w14:paraId="18D1FBB2" w14:textId="02CA014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02" w:author="Author"/>
                <w:rFonts w:asciiTheme="minorHAnsi" w:hAnsiTheme="minorHAnsi" w:cstheme="minorHAnsi"/>
                <w:color w:val="000000"/>
                <w:sz w:val="22"/>
                <w:szCs w:val="22"/>
              </w:rPr>
            </w:pPr>
            <w:del w:id="7403" w:author="Author">
              <w:r w:rsidDel="009E644C">
                <w:rPr>
                  <w:rFonts w:ascii="Calibri" w:hAnsi="Calibri" w:cs="Calibri"/>
                  <w:color w:val="000000"/>
                  <w:sz w:val="22"/>
                  <w:szCs w:val="22"/>
                </w:rPr>
                <w:delText>4.24</w:delText>
              </w:r>
            </w:del>
          </w:p>
        </w:tc>
        <w:tc>
          <w:tcPr>
            <w:tcW w:w="1240" w:type="dxa"/>
            <w:vAlign w:val="bottom"/>
          </w:tcPr>
          <w:p w14:paraId="4AB19416" w14:textId="05A0FBD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04" w:author="Author"/>
                <w:rFonts w:asciiTheme="minorHAnsi" w:hAnsiTheme="minorHAnsi" w:cstheme="minorHAnsi"/>
                <w:color w:val="000000"/>
                <w:sz w:val="22"/>
                <w:szCs w:val="22"/>
              </w:rPr>
            </w:pPr>
            <w:del w:id="7405" w:author="Author">
              <w:r w:rsidDel="009E644C">
                <w:rPr>
                  <w:rFonts w:ascii="Calibri" w:hAnsi="Calibri" w:cs="Calibri"/>
                  <w:color w:val="000000"/>
                  <w:sz w:val="22"/>
                  <w:szCs w:val="22"/>
                </w:rPr>
                <w:delText>102.06</w:delText>
              </w:r>
            </w:del>
          </w:p>
        </w:tc>
      </w:tr>
      <w:tr w:rsidR="00F06446" w:rsidDel="009E644C" w14:paraId="1729C286" w14:textId="31E60606" w:rsidTr="00784B17">
        <w:trPr>
          <w:cnfStyle w:val="000000100000" w:firstRow="0" w:lastRow="0" w:firstColumn="0" w:lastColumn="0" w:oddVBand="0" w:evenVBand="0" w:oddHBand="1" w:evenHBand="0" w:firstRowFirstColumn="0" w:firstRowLastColumn="0" w:lastRowFirstColumn="0" w:lastRowLastColumn="0"/>
          <w:trHeight w:val="282"/>
          <w:del w:id="740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FEED0EB" w14:textId="1A4DAB99" w:rsidR="00F06446" w:rsidDel="009E644C" w:rsidRDefault="00F06446" w:rsidP="00784B17">
            <w:pPr>
              <w:rPr>
                <w:del w:id="7407" w:author="Author"/>
                <w:rFonts w:ascii="Calibri" w:hAnsi="Calibri" w:cs="Calibri"/>
                <w:b w:val="0"/>
                <w:bCs w:val="0"/>
                <w:color w:val="000000"/>
                <w:sz w:val="22"/>
                <w:szCs w:val="22"/>
              </w:rPr>
            </w:pPr>
            <w:del w:id="7408" w:author="Author">
              <w:r w:rsidDel="009E644C">
                <w:rPr>
                  <w:rFonts w:ascii="Calibri" w:hAnsi="Calibri" w:cs="Calibri"/>
                  <w:b w:val="0"/>
                  <w:bCs w:val="0"/>
                  <w:color w:val="000000"/>
                  <w:sz w:val="22"/>
                  <w:szCs w:val="22"/>
                </w:rPr>
                <w:delText>3072</w:delText>
              </w:r>
            </w:del>
          </w:p>
        </w:tc>
        <w:tc>
          <w:tcPr>
            <w:tcW w:w="851" w:type="dxa"/>
            <w:vAlign w:val="bottom"/>
          </w:tcPr>
          <w:p w14:paraId="07D1D4B1" w14:textId="5862401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09" w:author="Author"/>
                <w:rFonts w:asciiTheme="minorHAnsi" w:hAnsiTheme="minorHAnsi" w:cstheme="minorHAnsi"/>
                <w:color w:val="000000"/>
                <w:sz w:val="22"/>
                <w:szCs w:val="22"/>
              </w:rPr>
            </w:pPr>
            <w:del w:id="7410" w:author="Author">
              <w:r w:rsidDel="009E644C">
                <w:rPr>
                  <w:rFonts w:ascii="Calibri" w:hAnsi="Calibri" w:cs="Calibri"/>
                  <w:color w:val="000000"/>
                  <w:sz w:val="22"/>
                  <w:szCs w:val="22"/>
                </w:rPr>
                <w:delText>4.12</w:delText>
              </w:r>
            </w:del>
          </w:p>
        </w:tc>
        <w:tc>
          <w:tcPr>
            <w:tcW w:w="1240" w:type="dxa"/>
            <w:vAlign w:val="bottom"/>
          </w:tcPr>
          <w:p w14:paraId="17D92D98" w14:textId="224070B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11" w:author="Author"/>
                <w:rFonts w:asciiTheme="minorHAnsi" w:hAnsiTheme="minorHAnsi" w:cstheme="minorHAnsi"/>
                <w:color w:val="000000"/>
                <w:sz w:val="22"/>
                <w:szCs w:val="22"/>
              </w:rPr>
            </w:pPr>
            <w:del w:id="7412" w:author="Author">
              <w:r w:rsidDel="009E644C">
                <w:rPr>
                  <w:rFonts w:ascii="Calibri" w:hAnsi="Calibri" w:cs="Calibri"/>
                  <w:color w:val="000000"/>
                  <w:sz w:val="22"/>
                  <w:szCs w:val="22"/>
                </w:rPr>
                <w:delText>101.24</w:delText>
              </w:r>
            </w:del>
          </w:p>
        </w:tc>
        <w:tc>
          <w:tcPr>
            <w:tcW w:w="851" w:type="dxa"/>
            <w:vAlign w:val="bottom"/>
          </w:tcPr>
          <w:p w14:paraId="01B6E8E7" w14:textId="21BBD46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13" w:author="Author"/>
                <w:rFonts w:asciiTheme="minorHAnsi" w:hAnsiTheme="minorHAnsi" w:cstheme="minorHAnsi"/>
                <w:color w:val="000000"/>
                <w:sz w:val="22"/>
                <w:szCs w:val="22"/>
              </w:rPr>
            </w:pPr>
            <w:del w:id="7414" w:author="Author">
              <w:r w:rsidDel="009E644C">
                <w:rPr>
                  <w:rFonts w:ascii="Calibri" w:hAnsi="Calibri" w:cs="Calibri"/>
                  <w:color w:val="000000"/>
                  <w:sz w:val="22"/>
                  <w:szCs w:val="22"/>
                </w:rPr>
                <w:delText>4.15</w:delText>
              </w:r>
            </w:del>
          </w:p>
        </w:tc>
        <w:tc>
          <w:tcPr>
            <w:tcW w:w="1240" w:type="dxa"/>
            <w:vAlign w:val="bottom"/>
          </w:tcPr>
          <w:p w14:paraId="6111A0BC" w14:textId="2765917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15" w:author="Author"/>
                <w:rFonts w:asciiTheme="minorHAnsi" w:hAnsiTheme="minorHAnsi" w:cstheme="minorHAnsi"/>
                <w:color w:val="000000"/>
                <w:sz w:val="22"/>
                <w:szCs w:val="22"/>
              </w:rPr>
            </w:pPr>
            <w:del w:id="7416" w:author="Author">
              <w:r w:rsidDel="009E644C">
                <w:rPr>
                  <w:rFonts w:ascii="Calibri" w:hAnsi="Calibri" w:cs="Calibri"/>
                  <w:color w:val="000000"/>
                  <w:sz w:val="22"/>
                  <w:szCs w:val="22"/>
                </w:rPr>
                <w:delText>101.97</w:delText>
              </w:r>
            </w:del>
          </w:p>
        </w:tc>
        <w:tc>
          <w:tcPr>
            <w:tcW w:w="886" w:type="dxa"/>
            <w:vAlign w:val="bottom"/>
          </w:tcPr>
          <w:p w14:paraId="7C503CB0" w14:textId="459DBC2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17" w:author="Author"/>
                <w:rFonts w:asciiTheme="minorHAnsi" w:hAnsiTheme="minorHAnsi" w:cstheme="minorHAnsi"/>
                <w:color w:val="000000"/>
                <w:sz w:val="22"/>
                <w:szCs w:val="22"/>
              </w:rPr>
            </w:pPr>
            <w:del w:id="7418" w:author="Author">
              <w:r w:rsidDel="009E644C">
                <w:rPr>
                  <w:rFonts w:ascii="Calibri" w:hAnsi="Calibri" w:cs="Calibri"/>
                  <w:color w:val="000000"/>
                  <w:sz w:val="22"/>
                  <w:szCs w:val="22"/>
                </w:rPr>
                <w:delText>4.15</w:delText>
              </w:r>
            </w:del>
          </w:p>
        </w:tc>
        <w:tc>
          <w:tcPr>
            <w:tcW w:w="1240" w:type="dxa"/>
            <w:vAlign w:val="bottom"/>
          </w:tcPr>
          <w:p w14:paraId="2D352E77" w14:textId="4179C5A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19" w:author="Author"/>
                <w:rFonts w:asciiTheme="minorHAnsi" w:hAnsiTheme="minorHAnsi" w:cstheme="minorHAnsi"/>
                <w:color w:val="000000"/>
                <w:sz w:val="22"/>
                <w:szCs w:val="22"/>
              </w:rPr>
            </w:pPr>
            <w:del w:id="7420" w:author="Author">
              <w:r w:rsidDel="009E644C">
                <w:rPr>
                  <w:rFonts w:ascii="Calibri" w:hAnsi="Calibri" w:cs="Calibri"/>
                  <w:color w:val="000000"/>
                  <w:sz w:val="22"/>
                  <w:szCs w:val="22"/>
                </w:rPr>
                <w:delText>102.02</w:delText>
              </w:r>
            </w:del>
          </w:p>
        </w:tc>
        <w:tc>
          <w:tcPr>
            <w:tcW w:w="886" w:type="dxa"/>
            <w:vAlign w:val="bottom"/>
          </w:tcPr>
          <w:p w14:paraId="6C444EE3" w14:textId="463C904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21" w:author="Author"/>
                <w:rFonts w:asciiTheme="minorHAnsi" w:hAnsiTheme="minorHAnsi" w:cstheme="minorHAnsi"/>
                <w:color w:val="000000"/>
                <w:sz w:val="22"/>
                <w:szCs w:val="22"/>
              </w:rPr>
            </w:pPr>
            <w:del w:id="7422" w:author="Author">
              <w:r w:rsidDel="009E644C">
                <w:rPr>
                  <w:rFonts w:ascii="Calibri" w:hAnsi="Calibri" w:cs="Calibri"/>
                  <w:color w:val="000000"/>
                  <w:sz w:val="22"/>
                  <w:szCs w:val="22"/>
                </w:rPr>
                <w:delText>4.16</w:delText>
              </w:r>
            </w:del>
          </w:p>
        </w:tc>
        <w:tc>
          <w:tcPr>
            <w:tcW w:w="1240" w:type="dxa"/>
            <w:vAlign w:val="bottom"/>
          </w:tcPr>
          <w:p w14:paraId="13935B7F" w14:textId="3FB8DC3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23" w:author="Author"/>
                <w:rFonts w:asciiTheme="minorHAnsi" w:hAnsiTheme="minorHAnsi" w:cstheme="minorHAnsi"/>
                <w:color w:val="000000"/>
                <w:sz w:val="22"/>
                <w:szCs w:val="22"/>
              </w:rPr>
            </w:pPr>
            <w:del w:id="7424" w:author="Author">
              <w:r w:rsidDel="009E644C">
                <w:rPr>
                  <w:rFonts w:ascii="Calibri" w:hAnsi="Calibri" w:cs="Calibri"/>
                  <w:color w:val="000000"/>
                  <w:sz w:val="22"/>
                  <w:szCs w:val="22"/>
                </w:rPr>
                <w:delText>102.18</w:delText>
              </w:r>
            </w:del>
          </w:p>
        </w:tc>
      </w:tr>
      <w:tr w:rsidR="00F06446" w:rsidDel="009E644C" w14:paraId="06ABBF84" w14:textId="32B8F7ED" w:rsidTr="00784B17">
        <w:trPr>
          <w:trHeight w:val="282"/>
          <w:del w:id="742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81848AD" w14:textId="71F9F9FB" w:rsidR="00F06446" w:rsidDel="009E644C" w:rsidRDefault="00F06446" w:rsidP="00784B17">
            <w:pPr>
              <w:rPr>
                <w:del w:id="7426" w:author="Author"/>
                <w:rFonts w:ascii="Calibri" w:hAnsi="Calibri" w:cs="Calibri"/>
                <w:b w:val="0"/>
                <w:bCs w:val="0"/>
                <w:color w:val="000000"/>
                <w:sz w:val="22"/>
                <w:szCs w:val="22"/>
              </w:rPr>
            </w:pPr>
            <w:del w:id="7427" w:author="Author">
              <w:r w:rsidDel="009E644C">
                <w:rPr>
                  <w:rFonts w:ascii="Calibri" w:hAnsi="Calibri" w:cs="Calibri"/>
                  <w:b w:val="0"/>
                  <w:bCs w:val="0"/>
                  <w:color w:val="000000"/>
                  <w:sz w:val="22"/>
                  <w:szCs w:val="22"/>
                </w:rPr>
                <w:delText>3136</w:delText>
              </w:r>
            </w:del>
          </w:p>
        </w:tc>
        <w:tc>
          <w:tcPr>
            <w:tcW w:w="851" w:type="dxa"/>
            <w:vAlign w:val="bottom"/>
          </w:tcPr>
          <w:p w14:paraId="16A8DEF4" w14:textId="4D28FCD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28" w:author="Author"/>
                <w:rFonts w:asciiTheme="minorHAnsi" w:hAnsiTheme="minorHAnsi" w:cstheme="minorHAnsi"/>
                <w:color w:val="000000"/>
                <w:sz w:val="22"/>
                <w:szCs w:val="22"/>
              </w:rPr>
            </w:pPr>
            <w:del w:id="7429" w:author="Author">
              <w:r w:rsidDel="009E644C">
                <w:rPr>
                  <w:rFonts w:ascii="Calibri" w:hAnsi="Calibri" w:cs="Calibri"/>
                  <w:color w:val="000000"/>
                  <w:sz w:val="22"/>
                  <w:szCs w:val="22"/>
                </w:rPr>
                <w:delText>4.05</w:delText>
              </w:r>
            </w:del>
          </w:p>
        </w:tc>
        <w:tc>
          <w:tcPr>
            <w:tcW w:w="1240" w:type="dxa"/>
            <w:vAlign w:val="bottom"/>
          </w:tcPr>
          <w:p w14:paraId="677E02C4" w14:textId="18446FC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30" w:author="Author"/>
                <w:rFonts w:asciiTheme="minorHAnsi" w:hAnsiTheme="minorHAnsi" w:cstheme="minorHAnsi"/>
                <w:color w:val="000000"/>
                <w:sz w:val="22"/>
                <w:szCs w:val="22"/>
              </w:rPr>
            </w:pPr>
            <w:del w:id="7431" w:author="Author">
              <w:r w:rsidDel="009E644C">
                <w:rPr>
                  <w:rFonts w:ascii="Calibri" w:hAnsi="Calibri" w:cs="Calibri"/>
                  <w:color w:val="000000"/>
                  <w:sz w:val="22"/>
                  <w:szCs w:val="22"/>
                </w:rPr>
                <w:delText>101.60</w:delText>
              </w:r>
            </w:del>
          </w:p>
        </w:tc>
        <w:tc>
          <w:tcPr>
            <w:tcW w:w="851" w:type="dxa"/>
            <w:vAlign w:val="bottom"/>
          </w:tcPr>
          <w:p w14:paraId="683D0805" w14:textId="4C0C558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32" w:author="Author"/>
                <w:rFonts w:asciiTheme="minorHAnsi" w:hAnsiTheme="minorHAnsi" w:cstheme="minorHAnsi"/>
                <w:color w:val="000000"/>
                <w:sz w:val="22"/>
                <w:szCs w:val="22"/>
              </w:rPr>
            </w:pPr>
            <w:del w:id="7433" w:author="Author">
              <w:r w:rsidDel="009E644C">
                <w:rPr>
                  <w:rFonts w:ascii="Calibri" w:hAnsi="Calibri" w:cs="Calibri"/>
                  <w:color w:val="000000"/>
                  <w:sz w:val="22"/>
                  <w:szCs w:val="22"/>
                </w:rPr>
                <w:delText>4.07</w:delText>
              </w:r>
            </w:del>
          </w:p>
        </w:tc>
        <w:tc>
          <w:tcPr>
            <w:tcW w:w="1240" w:type="dxa"/>
            <w:vAlign w:val="bottom"/>
          </w:tcPr>
          <w:p w14:paraId="08699A76" w14:textId="3C3BCD7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34" w:author="Author"/>
                <w:rFonts w:asciiTheme="minorHAnsi" w:hAnsiTheme="minorHAnsi" w:cstheme="minorHAnsi"/>
                <w:color w:val="000000"/>
                <w:sz w:val="22"/>
                <w:szCs w:val="22"/>
              </w:rPr>
            </w:pPr>
            <w:del w:id="7435" w:author="Author">
              <w:r w:rsidDel="009E644C">
                <w:rPr>
                  <w:rFonts w:ascii="Calibri" w:hAnsi="Calibri" w:cs="Calibri"/>
                  <w:color w:val="000000"/>
                  <w:sz w:val="22"/>
                  <w:szCs w:val="22"/>
                </w:rPr>
                <w:delText>102.10</w:delText>
              </w:r>
            </w:del>
          </w:p>
        </w:tc>
        <w:tc>
          <w:tcPr>
            <w:tcW w:w="886" w:type="dxa"/>
            <w:vAlign w:val="bottom"/>
          </w:tcPr>
          <w:p w14:paraId="565750E5" w14:textId="467BE84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36" w:author="Author"/>
                <w:rFonts w:asciiTheme="minorHAnsi" w:hAnsiTheme="minorHAnsi" w:cstheme="minorHAnsi"/>
                <w:color w:val="000000"/>
                <w:sz w:val="22"/>
                <w:szCs w:val="22"/>
              </w:rPr>
            </w:pPr>
            <w:del w:id="7437" w:author="Author">
              <w:r w:rsidDel="009E644C">
                <w:rPr>
                  <w:rFonts w:ascii="Calibri" w:hAnsi="Calibri" w:cs="Calibri"/>
                  <w:color w:val="000000"/>
                  <w:sz w:val="22"/>
                  <w:szCs w:val="22"/>
                </w:rPr>
                <w:delText>4.07</w:delText>
              </w:r>
            </w:del>
          </w:p>
        </w:tc>
        <w:tc>
          <w:tcPr>
            <w:tcW w:w="1240" w:type="dxa"/>
            <w:vAlign w:val="bottom"/>
          </w:tcPr>
          <w:p w14:paraId="6EC74B96" w14:textId="7993500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38" w:author="Author"/>
                <w:rFonts w:asciiTheme="minorHAnsi" w:hAnsiTheme="minorHAnsi" w:cstheme="minorHAnsi"/>
                <w:color w:val="000000"/>
                <w:sz w:val="22"/>
                <w:szCs w:val="22"/>
              </w:rPr>
            </w:pPr>
            <w:del w:id="7439" w:author="Author">
              <w:r w:rsidDel="009E644C">
                <w:rPr>
                  <w:rFonts w:ascii="Calibri" w:hAnsi="Calibri" w:cs="Calibri"/>
                  <w:color w:val="000000"/>
                  <w:sz w:val="22"/>
                  <w:szCs w:val="22"/>
                </w:rPr>
                <w:delText>102.14</w:delText>
              </w:r>
            </w:del>
          </w:p>
        </w:tc>
        <w:tc>
          <w:tcPr>
            <w:tcW w:w="886" w:type="dxa"/>
            <w:vAlign w:val="bottom"/>
          </w:tcPr>
          <w:p w14:paraId="6EABB6FF" w14:textId="5CF627A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40" w:author="Author"/>
                <w:rFonts w:asciiTheme="minorHAnsi" w:hAnsiTheme="minorHAnsi" w:cstheme="minorHAnsi"/>
                <w:color w:val="000000"/>
                <w:sz w:val="22"/>
                <w:szCs w:val="22"/>
              </w:rPr>
            </w:pPr>
            <w:del w:id="7441" w:author="Author">
              <w:r w:rsidDel="009E644C">
                <w:rPr>
                  <w:rFonts w:ascii="Calibri" w:hAnsi="Calibri" w:cs="Calibri"/>
                  <w:color w:val="000000"/>
                  <w:sz w:val="22"/>
                  <w:szCs w:val="22"/>
                </w:rPr>
                <w:delText>4.08</w:delText>
              </w:r>
            </w:del>
          </w:p>
        </w:tc>
        <w:tc>
          <w:tcPr>
            <w:tcW w:w="1240" w:type="dxa"/>
            <w:vAlign w:val="bottom"/>
          </w:tcPr>
          <w:p w14:paraId="4C983811" w14:textId="5518C7E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42" w:author="Author"/>
                <w:rFonts w:asciiTheme="minorHAnsi" w:hAnsiTheme="minorHAnsi" w:cstheme="minorHAnsi"/>
                <w:color w:val="000000"/>
                <w:sz w:val="22"/>
                <w:szCs w:val="22"/>
              </w:rPr>
            </w:pPr>
            <w:del w:id="7443" w:author="Author">
              <w:r w:rsidDel="009E644C">
                <w:rPr>
                  <w:rFonts w:ascii="Calibri" w:hAnsi="Calibri" w:cs="Calibri"/>
                  <w:color w:val="000000"/>
                  <w:sz w:val="22"/>
                  <w:szCs w:val="22"/>
                </w:rPr>
                <w:delText>102.27</w:delText>
              </w:r>
            </w:del>
          </w:p>
        </w:tc>
      </w:tr>
      <w:tr w:rsidR="00F06446" w:rsidDel="009E644C" w14:paraId="60214AE0" w14:textId="22F381A0" w:rsidTr="00784B17">
        <w:trPr>
          <w:cnfStyle w:val="000000100000" w:firstRow="0" w:lastRow="0" w:firstColumn="0" w:lastColumn="0" w:oddVBand="0" w:evenVBand="0" w:oddHBand="1" w:evenHBand="0" w:firstRowFirstColumn="0" w:firstRowLastColumn="0" w:lastRowFirstColumn="0" w:lastRowLastColumn="0"/>
          <w:trHeight w:val="282"/>
          <w:del w:id="744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5DEEE8B" w14:textId="54A3FB2B" w:rsidR="00F06446" w:rsidDel="009E644C" w:rsidRDefault="00F06446" w:rsidP="00784B17">
            <w:pPr>
              <w:rPr>
                <w:del w:id="7445" w:author="Author"/>
                <w:rFonts w:ascii="Calibri" w:hAnsi="Calibri" w:cs="Calibri"/>
                <w:b w:val="0"/>
                <w:bCs w:val="0"/>
                <w:color w:val="000000"/>
                <w:sz w:val="22"/>
                <w:szCs w:val="22"/>
              </w:rPr>
            </w:pPr>
            <w:del w:id="7446" w:author="Author">
              <w:r w:rsidDel="009E644C">
                <w:rPr>
                  <w:rFonts w:ascii="Calibri" w:hAnsi="Calibri" w:cs="Calibri"/>
                  <w:b w:val="0"/>
                  <w:bCs w:val="0"/>
                  <w:color w:val="000000"/>
                  <w:sz w:val="22"/>
                  <w:szCs w:val="22"/>
                </w:rPr>
                <w:delText>3200</w:delText>
              </w:r>
            </w:del>
          </w:p>
        </w:tc>
        <w:tc>
          <w:tcPr>
            <w:tcW w:w="851" w:type="dxa"/>
            <w:vAlign w:val="bottom"/>
          </w:tcPr>
          <w:p w14:paraId="5471F7D4" w14:textId="19D8C0F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47" w:author="Author"/>
                <w:rFonts w:asciiTheme="minorHAnsi" w:hAnsiTheme="minorHAnsi" w:cstheme="minorHAnsi"/>
                <w:color w:val="000000"/>
                <w:sz w:val="22"/>
                <w:szCs w:val="22"/>
              </w:rPr>
            </w:pPr>
            <w:del w:id="7448" w:author="Author">
              <w:r w:rsidDel="009E644C">
                <w:rPr>
                  <w:rFonts w:ascii="Calibri" w:hAnsi="Calibri" w:cs="Calibri"/>
                  <w:color w:val="000000"/>
                  <w:sz w:val="22"/>
                  <w:szCs w:val="22"/>
                </w:rPr>
                <w:delText>3.97</w:delText>
              </w:r>
            </w:del>
          </w:p>
        </w:tc>
        <w:tc>
          <w:tcPr>
            <w:tcW w:w="1240" w:type="dxa"/>
            <w:vAlign w:val="bottom"/>
          </w:tcPr>
          <w:p w14:paraId="333D55BC" w14:textId="5F2B6B7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49" w:author="Author"/>
                <w:rFonts w:asciiTheme="minorHAnsi" w:hAnsiTheme="minorHAnsi" w:cstheme="minorHAnsi"/>
                <w:color w:val="000000"/>
                <w:sz w:val="22"/>
                <w:szCs w:val="22"/>
              </w:rPr>
            </w:pPr>
            <w:del w:id="7450" w:author="Author">
              <w:r w:rsidDel="009E644C">
                <w:rPr>
                  <w:rFonts w:ascii="Calibri" w:hAnsi="Calibri" w:cs="Calibri"/>
                  <w:color w:val="000000"/>
                  <w:sz w:val="22"/>
                  <w:szCs w:val="22"/>
                </w:rPr>
                <w:delText>101.68</w:delText>
              </w:r>
            </w:del>
          </w:p>
        </w:tc>
        <w:tc>
          <w:tcPr>
            <w:tcW w:w="851" w:type="dxa"/>
            <w:vAlign w:val="bottom"/>
          </w:tcPr>
          <w:p w14:paraId="530EDF58" w14:textId="371E878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51" w:author="Author"/>
                <w:rFonts w:asciiTheme="minorHAnsi" w:hAnsiTheme="minorHAnsi" w:cstheme="minorHAnsi"/>
                <w:color w:val="000000"/>
                <w:sz w:val="22"/>
                <w:szCs w:val="22"/>
              </w:rPr>
            </w:pPr>
            <w:del w:id="7452" w:author="Author">
              <w:r w:rsidDel="009E644C">
                <w:rPr>
                  <w:rFonts w:ascii="Calibri" w:hAnsi="Calibri" w:cs="Calibri"/>
                  <w:color w:val="000000"/>
                  <w:sz w:val="22"/>
                  <w:szCs w:val="22"/>
                </w:rPr>
                <w:delText>3.99</w:delText>
              </w:r>
            </w:del>
          </w:p>
        </w:tc>
        <w:tc>
          <w:tcPr>
            <w:tcW w:w="1240" w:type="dxa"/>
            <w:vAlign w:val="bottom"/>
          </w:tcPr>
          <w:p w14:paraId="7C9B08D5" w14:textId="620B80A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53" w:author="Author"/>
                <w:rFonts w:asciiTheme="minorHAnsi" w:hAnsiTheme="minorHAnsi" w:cstheme="minorHAnsi"/>
                <w:color w:val="000000"/>
                <w:sz w:val="22"/>
                <w:szCs w:val="22"/>
              </w:rPr>
            </w:pPr>
            <w:del w:id="7454" w:author="Author">
              <w:r w:rsidDel="009E644C">
                <w:rPr>
                  <w:rFonts w:ascii="Calibri" w:hAnsi="Calibri" w:cs="Calibri"/>
                  <w:color w:val="000000"/>
                  <w:sz w:val="22"/>
                  <w:szCs w:val="22"/>
                </w:rPr>
                <w:delText>102.19</w:delText>
              </w:r>
            </w:del>
          </w:p>
        </w:tc>
        <w:tc>
          <w:tcPr>
            <w:tcW w:w="886" w:type="dxa"/>
            <w:vAlign w:val="bottom"/>
          </w:tcPr>
          <w:p w14:paraId="62AED9B9" w14:textId="6B31D0F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55" w:author="Author"/>
                <w:rFonts w:asciiTheme="minorHAnsi" w:hAnsiTheme="minorHAnsi" w:cstheme="minorHAnsi"/>
                <w:color w:val="000000"/>
                <w:sz w:val="22"/>
                <w:szCs w:val="22"/>
              </w:rPr>
            </w:pPr>
            <w:del w:id="7456" w:author="Author">
              <w:r w:rsidDel="009E644C">
                <w:rPr>
                  <w:rFonts w:ascii="Calibri" w:hAnsi="Calibri" w:cs="Calibri"/>
                  <w:color w:val="000000"/>
                  <w:sz w:val="22"/>
                  <w:szCs w:val="22"/>
                </w:rPr>
                <w:delText>4.00</w:delText>
              </w:r>
            </w:del>
          </w:p>
        </w:tc>
        <w:tc>
          <w:tcPr>
            <w:tcW w:w="1240" w:type="dxa"/>
            <w:vAlign w:val="bottom"/>
          </w:tcPr>
          <w:p w14:paraId="68E38245" w14:textId="6C25DB5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57" w:author="Author"/>
                <w:rFonts w:asciiTheme="minorHAnsi" w:hAnsiTheme="minorHAnsi" w:cstheme="minorHAnsi"/>
                <w:color w:val="000000"/>
                <w:sz w:val="22"/>
                <w:szCs w:val="22"/>
              </w:rPr>
            </w:pPr>
            <w:del w:id="7458" w:author="Author">
              <w:r w:rsidDel="009E644C">
                <w:rPr>
                  <w:rFonts w:ascii="Calibri" w:hAnsi="Calibri" w:cs="Calibri"/>
                  <w:color w:val="000000"/>
                  <w:sz w:val="22"/>
                  <w:szCs w:val="22"/>
                </w:rPr>
                <w:delText>102.29</w:delText>
              </w:r>
            </w:del>
          </w:p>
        </w:tc>
        <w:tc>
          <w:tcPr>
            <w:tcW w:w="886" w:type="dxa"/>
            <w:vAlign w:val="bottom"/>
          </w:tcPr>
          <w:p w14:paraId="7B0978C4" w14:textId="3938CF7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59" w:author="Author"/>
                <w:rFonts w:asciiTheme="minorHAnsi" w:hAnsiTheme="minorHAnsi" w:cstheme="minorHAnsi"/>
                <w:color w:val="000000"/>
                <w:sz w:val="22"/>
                <w:szCs w:val="22"/>
              </w:rPr>
            </w:pPr>
            <w:del w:id="7460" w:author="Author">
              <w:r w:rsidDel="009E644C">
                <w:rPr>
                  <w:rFonts w:ascii="Calibri" w:hAnsi="Calibri" w:cs="Calibri"/>
                  <w:color w:val="000000"/>
                  <w:sz w:val="22"/>
                  <w:szCs w:val="22"/>
                </w:rPr>
                <w:delText>4.00</w:delText>
              </w:r>
            </w:del>
          </w:p>
        </w:tc>
        <w:tc>
          <w:tcPr>
            <w:tcW w:w="1240" w:type="dxa"/>
            <w:vAlign w:val="bottom"/>
          </w:tcPr>
          <w:p w14:paraId="356AE007" w14:textId="66AD571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61" w:author="Author"/>
                <w:rFonts w:asciiTheme="minorHAnsi" w:hAnsiTheme="minorHAnsi" w:cstheme="minorHAnsi"/>
                <w:color w:val="000000"/>
                <w:sz w:val="22"/>
                <w:szCs w:val="22"/>
              </w:rPr>
            </w:pPr>
            <w:del w:id="7462" w:author="Author">
              <w:r w:rsidDel="009E644C">
                <w:rPr>
                  <w:rFonts w:ascii="Calibri" w:hAnsi="Calibri" w:cs="Calibri"/>
                  <w:color w:val="000000"/>
                  <w:sz w:val="22"/>
                  <w:szCs w:val="22"/>
                </w:rPr>
                <w:delText>102.40</w:delText>
              </w:r>
            </w:del>
          </w:p>
        </w:tc>
      </w:tr>
      <w:tr w:rsidR="00F06446" w:rsidDel="009E644C" w14:paraId="3360CF54" w14:textId="1C5B0EA1" w:rsidTr="00784B17">
        <w:trPr>
          <w:trHeight w:val="282"/>
          <w:del w:id="746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8426783" w14:textId="606C7DC9" w:rsidR="00F06446" w:rsidDel="009E644C" w:rsidRDefault="00F06446" w:rsidP="00784B17">
            <w:pPr>
              <w:rPr>
                <w:del w:id="7464" w:author="Author"/>
                <w:rFonts w:ascii="Calibri" w:hAnsi="Calibri" w:cs="Calibri"/>
                <w:b w:val="0"/>
                <w:bCs w:val="0"/>
                <w:color w:val="000000"/>
                <w:sz w:val="22"/>
                <w:szCs w:val="22"/>
              </w:rPr>
            </w:pPr>
            <w:del w:id="7465" w:author="Author">
              <w:r w:rsidDel="009E644C">
                <w:rPr>
                  <w:rFonts w:ascii="Calibri" w:hAnsi="Calibri" w:cs="Calibri"/>
                  <w:b w:val="0"/>
                  <w:bCs w:val="0"/>
                  <w:color w:val="000000"/>
                  <w:sz w:val="22"/>
                  <w:szCs w:val="22"/>
                </w:rPr>
                <w:delText>3264</w:delText>
              </w:r>
            </w:del>
          </w:p>
        </w:tc>
        <w:tc>
          <w:tcPr>
            <w:tcW w:w="851" w:type="dxa"/>
            <w:vAlign w:val="bottom"/>
          </w:tcPr>
          <w:p w14:paraId="2689FB43" w14:textId="6FD3CFC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66" w:author="Author"/>
                <w:rFonts w:asciiTheme="minorHAnsi" w:hAnsiTheme="minorHAnsi" w:cstheme="minorHAnsi"/>
                <w:color w:val="000000"/>
                <w:sz w:val="22"/>
                <w:szCs w:val="22"/>
              </w:rPr>
            </w:pPr>
            <w:del w:id="7467" w:author="Author">
              <w:r w:rsidDel="009E644C">
                <w:rPr>
                  <w:rFonts w:ascii="Calibri" w:hAnsi="Calibri" w:cs="Calibri"/>
                  <w:color w:val="000000"/>
                  <w:sz w:val="22"/>
                  <w:szCs w:val="22"/>
                </w:rPr>
                <w:delText>3.89</w:delText>
              </w:r>
            </w:del>
          </w:p>
        </w:tc>
        <w:tc>
          <w:tcPr>
            <w:tcW w:w="1240" w:type="dxa"/>
            <w:vAlign w:val="bottom"/>
          </w:tcPr>
          <w:p w14:paraId="1678F7C2" w14:textId="5305DAF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68" w:author="Author"/>
                <w:rFonts w:asciiTheme="minorHAnsi" w:hAnsiTheme="minorHAnsi" w:cstheme="minorHAnsi"/>
                <w:color w:val="000000"/>
                <w:sz w:val="22"/>
                <w:szCs w:val="22"/>
              </w:rPr>
            </w:pPr>
            <w:del w:id="7469" w:author="Author">
              <w:r w:rsidDel="009E644C">
                <w:rPr>
                  <w:rFonts w:ascii="Calibri" w:hAnsi="Calibri" w:cs="Calibri"/>
                  <w:color w:val="000000"/>
                  <w:sz w:val="22"/>
                  <w:szCs w:val="22"/>
                </w:rPr>
                <w:delText>101.62</w:delText>
              </w:r>
            </w:del>
          </w:p>
        </w:tc>
        <w:tc>
          <w:tcPr>
            <w:tcW w:w="851" w:type="dxa"/>
            <w:vAlign w:val="bottom"/>
          </w:tcPr>
          <w:p w14:paraId="39C58CB7" w14:textId="6D3B57E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70" w:author="Author"/>
                <w:rFonts w:asciiTheme="minorHAnsi" w:hAnsiTheme="minorHAnsi" w:cstheme="minorHAnsi"/>
                <w:color w:val="000000"/>
                <w:sz w:val="22"/>
                <w:szCs w:val="22"/>
              </w:rPr>
            </w:pPr>
            <w:del w:id="7471" w:author="Author">
              <w:r w:rsidDel="009E644C">
                <w:rPr>
                  <w:rFonts w:ascii="Calibri" w:hAnsi="Calibri" w:cs="Calibri"/>
                  <w:color w:val="000000"/>
                  <w:sz w:val="22"/>
                  <w:szCs w:val="22"/>
                </w:rPr>
                <w:delText>3.92</w:delText>
              </w:r>
            </w:del>
          </w:p>
        </w:tc>
        <w:tc>
          <w:tcPr>
            <w:tcW w:w="1240" w:type="dxa"/>
            <w:vAlign w:val="bottom"/>
          </w:tcPr>
          <w:p w14:paraId="6AB42E02" w14:textId="7C8C575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72" w:author="Author"/>
                <w:rFonts w:asciiTheme="minorHAnsi" w:hAnsiTheme="minorHAnsi" w:cstheme="minorHAnsi"/>
                <w:color w:val="000000"/>
                <w:sz w:val="22"/>
                <w:szCs w:val="22"/>
              </w:rPr>
            </w:pPr>
            <w:del w:id="7473" w:author="Author">
              <w:r w:rsidDel="009E644C">
                <w:rPr>
                  <w:rFonts w:ascii="Calibri" w:hAnsi="Calibri" w:cs="Calibri"/>
                  <w:color w:val="000000"/>
                  <w:sz w:val="22"/>
                  <w:szCs w:val="22"/>
                </w:rPr>
                <w:delText>102.31</w:delText>
              </w:r>
            </w:del>
          </w:p>
        </w:tc>
        <w:tc>
          <w:tcPr>
            <w:tcW w:w="886" w:type="dxa"/>
            <w:vAlign w:val="bottom"/>
          </w:tcPr>
          <w:p w14:paraId="1D55E14A" w14:textId="4322FAC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74" w:author="Author"/>
                <w:rFonts w:asciiTheme="minorHAnsi" w:hAnsiTheme="minorHAnsi" w:cstheme="minorHAnsi"/>
                <w:color w:val="000000"/>
                <w:sz w:val="22"/>
                <w:szCs w:val="22"/>
              </w:rPr>
            </w:pPr>
            <w:del w:id="7475" w:author="Author">
              <w:r w:rsidDel="009E644C">
                <w:rPr>
                  <w:rFonts w:ascii="Calibri" w:hAnsi="Calibri" w:cs="Calibri"/>
                  <w:color w:val="000000"/>
                  <w:sz w:val="22"/>
                  <w:szCs w:val="22"/>
                </w:rPr>
                <w:delText>3.92</w:delText>
              </w:r>
            </w:del>
          </w:p>
        </w:tc>
        <w:tc>
          <w:tcPr>
            <w:tcW w:w="1240" w:type="dxa"/>
            <w:vAlign w:val="bottom"/>
          </w:tcPr>
          <w:p w14:paraId="02B09034" w14:textId="40B4A2F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76" w:author="Author"/>
                <w:rFonts w:asciiTheme="minorHAnsi" w:hAnsiTheme="minorHAnsi" w:cstheme="minorHAnsi"/>
                <w:color w:val="000000"/>
                <w:sz w:val="22"/>
                <w:szCs w:val="22"/>
              </w:rPr>
            </w:pPr>
            <w:del w:id="7477" w:author="Author">
              <w:r w:rsidDel="009E644C">
                <w:rPr>
                  <w:rFonts w:ascii="Calibri" w:hAnsi="Calibri" w:cs="Calibri"/>
                  <w:color w:val="000000"/>
                  <w:sz w:val="22"/>
                  <w:szCs w:val="22"/>
                </w:rPr>
                <w:delText>102.36</w:delText>
              </w:r>
            </w:del>
          </w:p>
        </w:tc>
        <w:tc>
          <w:tcPr>
            <w:tcW w:w="886" w:type="dxa"/>
            <w:vAlign w:val="bottom"/>
          </w:tcPr>
          <w:p w14:paraId="4A98D6D5" w14:textId="0A561ED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78" w:author="Author"/>
                <w:rFonts w:asciiTheme="minorHAnsi" w:hAnsiTheme="minorHAnsi" w:cstheme="minorHAnsi"/>
                <w:color w:val="000000"/>
                <w:sz w:val="22"/>
                <w:szCs w:val="22"/>
              </w:rPr>
            </w:pPr>
            <w:del w:id="7479" w:author="Author">
              <w:r w:rsidDel="009E644C">
                <w:rPr>
                  <w:rFonts w:ascii="Calibri" w:hAnsi="Calibri" w:cs="Calibri"/>
                  <w:color w:val="000000"/>
                  <w:sz w:val="22"/>
                  <w:szCs w:val="22"/>
                </w:rPr>
                <w:delText>3.93</w:delText>
              </w:r>
            </w:del>
          </w:p>
        </w:tc>
        <w:tc>
          <w:tcPr>
            <w:tcW w:w="1240" w:type="dxa"/>
            <w:vAlign w:val="bottom"/>
          </w:tcPr>
          <w:p w14:paraId="64768F35" w14:textId="17F4909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80" w:author="Author"/>
                <w:rFonts w:asciiTheme="minorHAnsi" w:hAnsiTheme="minorHAnsi" w:cstheme="minorHAnsi"/>
                <w:color w:val="000000"/>
                <w:sz w:val="22"/>
                <w:szCs w:val="22"/>
              </w:rPr>
            </w:pPr>
            <w:del w:id="7481" w:author="Author">
              <w:r w:rsidDel="009E644C">
                <w:rPr>
                  <w:rFonts w:ascii="Calibri" w:hAnsi="Calibri" w:cs="Calibri"/>
                  <w:color w:val="000000"/>
                  <w:sz w:val="22"/>
                  <w:szCs w:val="22"/>
                </w:rPr>
                <w:delText>102.51</w:delText>
              </w:r>
            </w:del>
          </w:p>
        </w:tc>
      </w:tr>
      <w:tr w:rsidR="00F06446" w:rsidDel="009E644C" w14:paraId="6CD1B0A6" w14:textId="706D4855" w:rsidTr="00784B17">
        <w:trPr>
          <w:cnfStyle w:val="000000100000" w:firstRow="0" w:lastRow="0" w:firstColumn="0" w:lastColumn="0" w:oddVBand="0" w:evenVBand="0" w:oddHBand="1" w:evenHBand="0" w:firstRowFirstColumn="0" w:firstRowLastColumn="0" w:lastRowFirstColumn="0" w:lastRowLastColumn="0"/>
          <w:trHeight w:val="282"/>
          <w:del w:id="748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3FE92A6" w14:textId="5CF7E311" w:rsidR="00F06446" w:rsidDel="009E644C" w:rsidRDefault="00F06446" w:rsidP="00784B17">
            <w:pPr>
              <w:rPr>
                <w:del w:id="7483" w:author="Author"/>
                <w:rFonts w:ascii="Calibri" w:hAnsi="Calibri" w:cs="Calibri"/>
                <w:b w:val="0"/>
                <w:bCs w:val="0"/>
                <w:color w:val="000000"/>
                <w:sz w:val="22"/>
                <w:szCs w:val="22"/>
              </w:rPr>
            </w:pPr>
            <w:del w:id="7484" w:author="Author">
              <w:r w:rsidDel="009E644C">
                <w:rPr>
                  <w:rFonts w:ascii="Calibri" w:hAnsi="Calibri" w:cs="Calibri"/>
                  <w:b w:val="0"/>
                  <w:bCs w:val="0"/>
                  <w:color w:val="000000"/>
                  <w:sz w:val="22"/>
                  <w:szCs w:val="22"/>
                </w:rPr>
                <w:delText>3328</w:delText>
              </w:r>
            </w:del>
          </w:p>
        </w:tc>
        <w:tc>
          <w:tcPr>
            <w:tcW w:w="851" w:type="dxa"/>
            <w:vAlign w:val="bottom"/>
          </w:tcPr>
          <w:p w14:paraId="784CA891" w14:textId="1815A7B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85" w:author="Author"/>
                <w:rFonts w:asciiTheme="minorHAnsi" w:hAnsiTheme="minorHAnsi" w:cstheme="minorHAnsi"/>
                <w:color w:val="000000"/>
                <w:sz w:val="22"/>
                <w:szCs w:val="22"/>
              </w:rPr>
            </w:pPr>
            <w:del w:id="7486" w:author="Author">
              <w:r w:rsidDel="009E644C">
                <w:rPr>
                  <w:rFonts w:ascii="Calibri" w:hAnsi="Calibri" w:cs="Calibri"/>
                  <w:color w:val="000000"/>
                  <w:sz w:val="22"/>
                  <w:szCs w:val="22"/>
                </w:rPr>
                <w:delText>3.83</w:delText>
              </w:r>
            </w:del>
          </w:p>
        </w:tc>
        <w:tc>
          <w:tcPr>
            <w:tcW w:w="1240" w:type="dxa"/>
            <w:vAlign w:val="bottom"/>
          </w:tcPr>
          <w:p w14:paraId="2FEBC0B5" w14:textId="69CCC02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87" w:author="Author"/>
                <w:rFonts w:asciiTheme="minorHAnsi" w:hAnsiTheme="minorHAnsi" w:cstheme="minorHAnsi"/>
                <w:color w:val="000000"/>
                <w:sz w:val="22"/>
                <w:szCs w:val="22"/>
              </w:rPr>
            </w:pPr>
            <w:del w:id="7488" w:author="Author">
              <w:r w:rsidDel="009E644C">
                <w:rPr>
                  <w:rFonts w:ascii="Calibri" w:hAnsi="Calibri" w:cs="Calibri"/>
                  <w:color w:val="000000"/>
                  <w:sz w:val="22"/>
                  <w:szCs w:val="22"/>
                </w:rPr>
                <w:delText>101.86</w:delText>
              </w:r>
            </w:del>
          </w:p>
        </w:tc>
        <w:tc>
          <w:tcPr>
            <w:tcW w:w="851" w:type="dxa"/>
            <w:vAlign w:val="bottom"/>
          </w:tcPr>
          <w:p w14:paraId="024CA751" w14:textId="263E98B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89" w:author="Author"/>
                <w:rFonts w:asciiTheme="minorHAnsi" w:hAnsiTheme="minorHAnsi" w:cstheme="minorHAnsi"/>
                <w:color w:val="000000"/>
                <w:sz w:val="22"/>
                <w:szCs w:val="22"/>
              </w:rPr>
            </w:pPr>
            <w:del w:id="7490" w:author="Author">
              <w:r w:rsidDel="009E644C">
                <w:rPr>
                  <w:rFonts w:ascii="Calibri" w:hAnsi="Calibri" w:cs="Calibri"/>
                  <w:color w:val="000000"/>
                  <w:sz w:val="22"/>
                  <w:szCs w:val="22"/>
                </w:rPr>
                <w:delText>3.85</w:delText>
              </w:r>
            </w:del>
          </w:p>
        </w:tc>
        <w:tc>
          <w:tcPr>
            <w:tcW w:w="1240" w:type="dxa"/>
            <w:vAlign w:val="bottom"/>
          </w:tcPr>
          <w:p w14:paraId="51BB6D72" w14:textId="2903231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91" w:author="Author"/>
                <w:rFonts w:asciiTheme="minorHAnsi" w:hAnsiTheme="minorHAnsi" w:cstheme="minorHAnsi"/>
                <w:color w:val="000000"/>
                <w:sz w:val="22"/>
                <w:szCs w:val="22"/>
              </w:rPr>
            </w:pPr>
            <w:del w:id="7492" w:author="Author">
              <w:r w:rsidDel="009E644C">
                <w:rPr>
                  <w:rFonts w:ascii="Calibri" w:hAnsi="Calibri" w:cs="Calibri"/>
                  <w:color w:val="000000"/>
                  <w:sz w:val="22"/>
                  <w:szCs w:val="22"/>
                </w:rPr>
                <w:delText>102.43</w:delText>
              </w:r>
            </w:del>
          </w:p>
        </w:tc>
        <w:tc>
          <w:tcPr>
            <w:tcW w:w="886" w:type="dxa"/>
            <w:vAlign w:val="bottom"/>
          </w:tcPr>
          <w:p w14:paraId="1E628FE7" w14:textId="018BEDA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93" w:author="Author"/>
                <w:rFonts w:asciiTheme="minorHAnsi" w:hAnsiTheme="minorHAnsi" w:cstheme="minorHAnsi"/>
                <w:color w:val="000000"/>
                <w:sz w:val="22"/>
                <w:szCs w:val="22"/>
              </w:rPr>
            </w:pPr>
            <w:del w:id="7494" w:author="Author">
              <w:r w:rsidDel="009E644C">
                <w:rPr>
                  <w:rFonts w:ascii="Calibri" w:hAnsi="Calibri" w:cs="Calibri"/>
                  <w:color w:val="000000"/>
                  <w:sz w:val="22"/>
                  <w:szCs w:val="22"/>
                </w:rPr>
                <w:delText>3.85</w:delText>
              </w:r>
            </w:del>
          </w:p>
        </w:tc>
        <w:tc>
          <w:tcPr>
            <w:tcW w:w="1240" w:type="dxa"/>
            <w:vAlign w:val="bottom"/>
          </w:tcPr>
          <w:p w14:paraId="46374119" w14:textId="0EA2D53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95" w:author="Author"/>
                <w:rFonts w:asciiTheme="minorHAnsi" w:hAnsiTheme="minorHAnsi" w:cstheme="minorHAnsi"/>
                <w:color w:val="000000"/>
                <w:sz w:val="22"/>
                <w:szCs w:val="22"/>
              </w:rPr>
            </w:pPr>
            <w:del w:id="7496" w:author="Author">
              <w:r w:rsidDel="009E644C">
                <w:rPr>
                  <w:rFonts w:ascii="Calibri" w:hAnsi="Calibri" w:cs="Calibri"/>
                  <w:color w:val="000000"/>
                  <w:sz w:val="22"/>
                  <w:szCs w:val="22"/>
                </w:rPr>
                <w:delText>102.47</w:delText>
              </w:r>
            </w:del>
          </w:p>
        </w:tc>
        <w:tc>
          <w:tcPr>
            <w:tcW w:w="886" w:type="dxa"/>
            <w:vAlign w:val="bottom"/>
          </w:tcPr>
          <w:p w14:paraId="50C92E0E" w14:textId="1E6BD30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97" w:author="Author"/>
                <w:rFonts w:asciiTheme="minorHAnsi" w:hAnsiTheme="minorHAnsi" w:cstheme="minorHAnsi"/>
                <w:color w:val="000000"/>
                <w:sz w:val="22"/>
                <w:szCs w:val="22"/>
              </w:rPr>
            </w:pPr>
            <w:del w:id="7498" w:author="Author">
              <w:r w:rsidDel="009E644C">
                <w:rPr>
                  <w:rFonts w:ascii="Calibri" w:hAnsi="Calibri" w:cs="Calibri"/>
                  <w:color w:val="000000"/>
                  <w:sz w:val="22"/>
                  <w:szCs w:val="22"/>
                </w:rPr>
                <w:delText>3.85</w:delText>
              </w:r>
            </w:del>
          </w:p>
        </w:tc>
        <w:tc>
          <w:tcPr>
            <w:tcW w:w="1240" w:type="dxa"/>
            <w:vAlign w:val="bottom"/>
          </w:tcPr>
          <w:p w14:paraId="50F89DFC" w14:textId="6543ADB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99" w:author="Author"/>
                <w:rFonts w:asciiTheme="minorHAnsi" w:hAnsiTheme="minorHAnsi" w:cstheme="minorHAnsi"/>
                <w:color w:val="000000"/>
                <w:sz w:val="22"/>
                <w:szCs w:val="22"/>
              </w:rPr>
            </w:pPr>
            <w:del w:id="7500" w:author="Author">
              <w:r w:rsidDel="009E644C">
                <w:rPr>
                  <w:rFonts w:ascii="Calibri" w:hAnsi="Calibri" w:cs="Calibri"/>
                  <w:color w:val="000000"/>
                  <w:sz w:val="22"/>
                  <w:szCs w:val="22"/>
                </w:rPr>
                <w:delText>102.60</w:delText>
              </w:r>
            </w:del>
          </w:p>
        </w:tc>
      </w:tr>
      <w:tr w:rsidR="00F06446" w:rsidDel="009E644C" w14:paraId="2232E9F4" w14:textId="564315B1" w:rsidTr="00784B17">
        <w:trPr>
          <w:trHeight w:val="282"/>
          <w:del w:id="750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372C3EB" w14:textId="705654FE" w:rsidR="00F06446" w:rsidDel="009E644C" w:rsidRDefault="00F06446" w:rsidP="00784B17">
            <w:pPr>
              <w:rPr>
                <w:del w:id="7502" w:author="Author"/>
                <w:rFonts w:ascii="Calibri" w:hAnsi="Calibri" w:cs="Calibri"/>
                <w:b w:val="0"/>
                <w:bCs w:val="0"/>
                <w:color w:val="000000"/>
                <w:sz w:val="22"/>
                <w:szCs w:val="22"/>
              </w:rPr>
            </w:pPr>
            <w:del w:id="7503" w:author="Author">
              <w:r w:rsidDel="009E644C">
                <w:rPr>
                  <w:rFonts w:ascii="Calibri" w:hAnsi="Calibri" w:cs="Calibri"/>
                  <w:b w:val="0"/>
                  <w:bCs w:val="0"/>
                  <w:color w:val="000000"/>
                  <w:sz w:val="22"/>
                  <w:szCs w:val="22"/>
                </w:rPr>
                <w:delText>3392</w:delText>
              </w:r>
            </w:del>
          </w:p>
        </w:tc>
        <w:tc>
          <w:tcPr>
            <w:tcW w:w="851" w:type="dxa"/>
            <w:vAlign w:val="bottom"/>
          </w:tcPr>
          <w:p w14:paraId="24D2F2B4" w14:textId="2B878D4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04" w:author="Author"/>
                <w:rFonts w:asciiTheme="minorHAnsi" w:hAnsiTheme="minorHAnsi" w:cstheme="minorHAnsi"/>
                <w:color w:val="000000"/>
                <w:sz w:val="22"/>
                <w:szCs w:val="22"/>
              </w:rPr>
            </w:pPr>
            <w:del w:id="7505" w:author="Author">
              <w:r w:rsidDel="009E644C">
                <w:rPr>
                  <w:rFonts w:ascii="Calibri" w:hAnsi="Calibri" w:cs="Calibri"/>
                  <w:color w:val="000000"/>
                  <w:sz w:val="22"/>
                  <w:szCs w:val="22"/>
                </w:rPr>
                <w:delText>3.76</w:delText>
              </w:r>
            </w:del>
          </w:p>
        </w:tc>
        <w:tc>
          <w:tcPr>
            <w:tcW w:w="1240" w:type="dxa"/>
            <w:vAlign w:val="bottom"/>
          </w:tcPr>
          <w:p w14:paraId="4BB59F2F" w14:textId="5C8C9E0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06" w:author="Author"/>
                <w:rFonts w:asciiTheme="minorHAnsi" w:hAnsiTheme="minorHAnsi" w:cstheme="minorHAnsi"/>
                <w:color w:val="000000"/>
                <w:sz w:val="22"/>
                <w:szCs w:val="22"/>
              </w:rPr>
            </w:pPr>
            <w:del w:id="7507" w:author="Author">
              <w:r w:rsidDel="009E644C">
                <w:rPr>
                  <w:rFonts w:ascii="Calibri" w:hAnsi="Calibri" w:cs="Calibri"/>
                  <w:color w:val="000000"/>
                  <w:sz w:val="22"/>
                  <w:szCs w:val="22"/>
                </w:rPr>
                <w:delText>101.91</w:delText>
              </w:r>
            </w:del>
          </w:p>
        </w:tc>
        <w:tc>
          <w:tcPr>
            <w:tcW w:w="851" w:type="dxa"/>
            <w:vAlign w:val="bottom"/>
          </w:tcPr>
          <w:p w14:paraId="11A8A5F8" w14:textId="6FDB1CA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08" w:author="Author"/>
                <w:rFonts w:asciiTheme="minorHAnsi" w:hAnsiTheme="minorHAnsi" w:cstheme="minorHAnsi"/>
                <w:color w:val="000000"/>
                <w:sz w:val="22"/>
                <w:szCs w:val="22"/>
              </w:rPr>
            </w:pPr>
            <w:del w:id="7509" w:author="Author">
              <w:r w:rsidDel="009E644C">
                <w:rPr>
                  <w:rFonts w:ascii="Calibri" w:hAnsi="Calibri" w:cs="Calibri"/>
                  <w:color w:val="000000"/>
                  <w:sz w:val="22"/>
                  <w:szCs w:val="22"/>
                </w:rPr>
                <w:delText>3.78</w:delText>
              </w:r>
            </w:del>
          </w:p>
        </w:tc>
        <w:tc>
          <w:tcPr>
            <w:tcW w:w="1240" w:type="dxa"/>
            <w:vAlign w:val="bottom"/>
          </w:tcPr>
          <w:p w14:paraId="0DF3D10C" w14:textId="776079D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10" w:author="Author"/>
                <w:rFonts w:asciiTheme="minorHAnsi" w:hAnsiTheme="minorHAnsi" w:cstheme="minorHAnsi"/>
                <w:color w:val="000000"/>
                <w:sz w:val="22"/>
                <w:szCs w:val="22"/>
              </w:rPr>
            </w:pPr>
            <w:del w:id="7511" w:author="Author">
              <w:r w:rsidDel="009E644C">
                <w:rPr>
                  <w:rFonts w:ascii="Calibri" w:hAnsi="Calibri" w:cs="Calibri"/>
                  <w:color w:val="000000"/>
                  <w:sz w:val="22"/>
                  <w:szCs w:val="22"/>
                </w:rPr>
                <w:delText>102.52</w:delText>
              </w:r>
            </w:del>
          </w:p>
        </w:tc>
        <w:tc>
          <w:tcPr>
            <w:tcW w:w="886" w:type="dxa"/>
            <w:vAlign w:val="bottom"/>
          </w:tcPr>
          <w:p w14:paraId="5DA76471" w14:textId="118A702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12" w:author="Author"/>
                <w:rFonts w:asciiTheme="minorHAnsi" w:hAnsiTheme="minorHAnsi" w:cstheme="minorHAnsi"/>
                <w:color w:val="000000"/>
                <w:sz w:val="22"/>
                <w:szCs w:val="22"/>
              </w:rPr>
            </w:pPr>
            <w:del w:id="7513" w:author="Author">
              <w:r w:rsidDel="009E644C">
                <w:rPr>
                  <w:rFonts w:ascii="Calibri" w:hAnsi="Calibri" w:cs="Calibri"/>
                  <w:color w:val="000000"/>
                  <w:sz w:val="22"/>
                  <w:szCs w:val="22"/>
                </w:rPr>
                <w:delText>3.78</w:delText>
              </w:r>
            </w:del>
          </w:p>
        </w:tc>
        <w:tc>
          <w:tcPr>
            <w:tcW w:w="1240" w:type="dxa"/>
            <w:vAlign w:val="bottom"/>
          </w:tcPr>
          <w:p w14:paraId="79C52DE5" w14:textId="3E16816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14" w:author="Author"/>
                <w:rFonts w:asciiTheme="minorHAnsi" w:hAnsiTheme="minorHAnsi" w:cstheme="minorHAnsi"/>
                <w:color w:val="000000"/>
                <w:sz w:val="22"/>
                <w:szCs w:val="22"/>
              </w:rPr>
            </w:pPr>
            <w:del w:id="7515" w:author="Author">
              <w:r w:rsidDel="009E644C">
                <w:rPr>
                  <w:rFonts w:ascii="Calibri" w:hAnsi="Calibri" w:cs="Calibri"/>
                  <w:color w:val="000000"/>
                  <w:sz w:val="22"/>
                  <w:szCs w:val="22"/>
                </w:rPr>
                <w:delText>102.58</w:delText>
              </w:r>
            </w:del>
          </w:p>
        </w:tc>
        <w:tc>
          <w:tcPr>
            <w:tcW w:w="886" w:type="dxa"/>
            <w:vAlign w:val="bottom"/>
          </w:tcPr>
          <w:p w14:paraId="1C7EAB25" w14:textId="37D8655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16" w:author="Author"/>
                <w:rFonts w:asciiTheme="minorHAnsi" w:hAnsiTheme="minorHAnsi" w:cstheme="minorHAnsi"/>
                <w:color w:val="000000"/>
                <w:sz w:val="22"/>
                <w:szCs w:val="22"/>
              </w:rPr>
            </w:pPr>
            <w:del w:id="7517" w:author="Author">
              <w:r w:rsidDel="009E644C">
                <w:rPr>
                  <w:rFonts w:ascii="Calibri" w:hAnsi="Calibri" w:cs="Calibri"/>
                  <w:color w:val="000000"/>
                  <w:sz w:val="22"/>
                  <w:szCs w:val="22"/>
                </w:rPr>
                <w:delText>3.78</w:delText>
              </w:r>
            </w:del>
          </w:p>
        </w:tc>
        <w:tc>
          <w:tcPr>
            <w:tcW w:w="1240" w:type="dxa"/>
            <w:vAlign w:val="bottom"/>
          </w:tcPr>
          <w:p w14:paraId="42787525" w14:textId="62A45AF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18" w:author="Author"/>
                <w:rFonts w:asciiTheme="minorHAnsi" w:hAnsiTheme="minorHAnsi" w:cstheme="minorHAnsi"/>
                <w:color w:val="000000"/>
                <w:sz w:val="22"/>
                <w:szCs w:val="22"/>
              </w:rPr>
            </w:pPr>
            <w:del w:id="7519" w:author="Author">
              <w:r w:rsidDel="009E644C">
                <w:rPr>
                  <w:rFonts w:ascii="Calibri" w:hAnsi="Calibri" w:cs="Calibri"/>
                  <w:color w:val="000000"/>
                  <w:sz w:val="22"/>
                  <w:szCs w:val="22"/>
                </w:rPr>
                <w:delText>102.68</w:delText>
              </w:r>
            </w:del>
          </w:p>
        </w:tc>
      </w:tr>
      <w:tr w:rsidR="00F06446" w:rsidDel="009E644C" w14:paraId="4ADBCAD2" w14:textId="0FBB4A0E" w:rsidTr="00784B17">
        <w:trPr>
          <w:cnfStyle w:val="000000100000" w:firstRow="0" w:lastRow="0" w:firstColumn="0" w:lastColumn="0" w:oddVBand="0" w:evenVBand="0" w:oddHBand="1" w:evenHBand="0" w:firstRowFirstColumn="0" w:firstRowLastColumn="0" w:lastRowFirstColumn="0" w:lastRowLastColumn="0"/>
          <w:trHeight w:val="282"/>
          <w:del w:id="752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646037E" w14:textId="3C5C78CB" w:rsidR="00F06446" w:rsidDel="009E644C" w:rsidRDefault="00F06446" w:rsidP="00784B17">
            <w:pPr>
              <w:rPr>
                <w:del w:id="7521" w:author="Author"/>
                <w:rFonts w:ascii="Calibri" w:hAnsi="Calibri" w:cs="Calibri"/>
                <w:b w:val="0"/>
                <w:bCs w:val="0"/>
                <w:color w:val="000000"/>
                <w:sz w:val="22"/>
                <w:szCs w:val="22"/>
              </w:rPr>
            </w:pPr>
            <w:del w:id="7522" w:author="Author">
              <w:r w:rsidDel="009E644C">
                <w:rPr>
                  <w:rFonts w:ascii="Calibri" w:hAnsi="Calibri" w:cs="Calibri"/>
                  <w:b w:val="0"/>
                  <w:bCs w:val="0"/>
                  <w:color w:val="000000"/>
                  <w:sz w:val="22"/>
                  <w:szCs w:val="22"/>
                </w:rPr>
                <w:delText>3456</w:delText>
              </w:r>
            </w:del>
          </w:p>
        </w:tc>
        <w:tc>
          <w:tcPr>
            <w:tcW w:w="851" w:type="dxa"/>
            <w:vAlign w:val="bottom"/>
          </w:tcPr>
          <w:p w14:paraId="1700C80D" w14:textId="1851296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23" w:author="Author"/>
                <w:rFonts w:asciiTheme="minorHAnsi" w:hAnsiTheme="minorHAnsi" w:cstheme="minorHAnsi"/>
                <w:color w:val="000000"/>
                <w:sz w:val="22"/>
                <w:szCs w:val="22"/>
              </w:rPr>
            </w:pPr>
            <w:del w:id="7524" w:author="Author">
              <w:r w:rsidDel="009E644C">
                <w:rPr>
                  <w:rFonts w:ascii="Calibri" w:hAnsi="Calibri" w:cs="Calibri"/>
                  <w:color w:val="000000"/>
                  <w:sz w:val="22"/>
                  <w:szCs w:val="22"/>
                </w:rPr>
                <w:delText>3.68</w:delText>
              </w:r>
            </w:del>
          </w:p>
        </w:tc>
        <w:tc>
          <w:tcPr>
            <w:tcW w:w="1240" w:type="dxa"/>
            <w:vAlign w:val="bottom"/>
          </w:tcPr>
          <w:p w14:paraId="140754F2" w14:textId="36EB41F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25" w:author="Author"/>
                <w:rFonts w:asciiTheme="minorHAnsi" w:hAnsiTheme="minorHAnsi" w:cstheme="minorHAnsi"/>
                <w:color w:val="000000"/>
                <w:sz w:val="22"/>
                <w:szCs w:val="22"/>
              </w:rPr>
            </w:pPr>
            <w:del w:id="7526" w:author="Author">
              <w:r w:rsidDel="009E644C">
                <w:rPr>
                  <w:rFonts w:ascii="Calibri" w:hAnsi="Calibri" w:cs="Calibri"/>
                  <w:color w:val="000000"/>
                  <w:sz w:val="22"/>
                  <w:szCs w:val="22"/>
                </w:rPr>
                <w:delText>101.76</w:delText>
              </w:r>
            </w:del>
          </w:p>
        </w:tc>
        <w:tc>
          <w:tcPr>
            <w:tcW w:w="851" w:type="dxa"/>
            <w:vAlign w:val="bottom"/>
          </w:tcPr>
          <w:p w14:paraId="7852808F" w14:textId="485DE93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27" w:author="Author"/>
                <w:rFonts w:asciiTheme="minorHAnsi" w:hAnsiTheme="minorHAnsi" w:cstheme="minorHAnsi"/>
                <w:color w:val="000000"/>
                <w:sz w:val="22"/>
                <w:szCs w:val="22"/>
              </w:rPr>
            </w:pPr>
            <w:del w:id="7528" w:author="Author">
              <w:r w:rsidDel="009E644C">
                <w:rPr>
                  <w:rFonts w:ascii="Calibri" w:hAnsi="Calibri" w:cs="Calibri"/>
                  <w:color w:val="000000"/>
                  <w:sz w:val="22"/>
                  <w:szCs w:val="22"/>
                </w:rPr>
                <w:delText>3.71</w:delText>
              </w:r>
            </w:del>
          </w:p>
        </w:tc>
        <w:tc>
          <w:tcPr>
            <w:tcW w:w="1240" w:type="dxa"/>
            <w:vAlign w:val="bottom"/>
          </w:tcPr>
          <w:p w14:paraId="101AD414" w14:textId="25422CA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29" w:author="Author"/>
                <w:rFonts w:asciiTheme="minorHAnsi" w:hAnsiTheme="minorHAnsi" w:cstheme="minorHAnsi"/>
                <w:color w:val="000000"/>
                <w:sz w:val="22"/>
                <w:szCs w:val="22"/>
              </w:rPr>
            </w:pPr>
            <w:del w:id="7530" w:author="Author">
              <w:r w:rsidDel="009E644C">
                <w:rPr>
                  <w:rFonts w:ascii="Calibri" w:hAnsi="Calibri" w:cs="Calibri"/>
                  <w:color w:val="000000"/>
                  <w:sz w:val="22"/>
                  <w:szCs w:val="22"/>
                </w:rPr>
                <w:delText>102.61</w:delText>
              </w:r>
            </w:del>
          </w:p>
        </w:tc>
        <w:tc>
          <w:tcPr>
            <w:tcW w:w="886" w:type="dxa"/>
            <w:vAlign w:val="bottom"/>
          </w:tcPr>
          <w:p w14:paraId="7046CCEB" w14:textId="0D78297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31" w:author="Author"/>
                <w:rFonts w:asciiTheme="minorHAnsi" w:hAnsiTheme="minorHAnsi" w:cstheme="minorHAnsi"/>
                <w:color w:val="000000"/>
                <w:sz w:val="22"/>
                <w:szCs w:val="22"/>
              </w:rPr>
            </w:pPr>
            <w:del w:id="7532" w:author="Author">
              <w:r w:rsidDel="009E644C">
                <w:rPr>
                  <w:rFonts w:ascii="Calibri" w:hAnsi="Calibri" w:cs="Calibri"/>
                  <w:color w:val="000000"/>
                  <w:sz w:val="22"/>
                  <w:szCs w:val="22"/>
                </w:rPr>
                <w:delText>3.71</w:delText>
              </w:r>
            </w:del>
          </w:p>
        </w:tc>
        <w:tc>
          <w:tcPr>
            <w:tcW w:w="1240" w:type="dxa"/>
            <w:vAlign w:val="bottom"/>
          </w:tcPr>
          <w:p w14:paraId="6730426A" w14:textId="0C3876A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33" w:author="Author"/>
                <w:rFonts w:asciiTheme="minorHAnsi" w:hAnsiTheme="minorHAnsi" w:cstheme="minorHAnsi"/>
                <w:color w:val="000000"/>
                <w:sz w:val="22"/>
                <w:szCs w:val="22"/>
              </w:rPr>
            </w:pPr>
            <w:del w:id="7534" w:author="Author">
              <w:r w:rsidDel="009E644C">
                <w:rPr>
                  <w:rFonts w:ascii="Calibri" w:hAnsi="Calibri" w:cs="Calibri"/>
                  <w:color w:val="000000"/>
                  <w:sz w:val="22"/>
                  <w:szCs w:val="22"/>
                </w:rPr>
                <w:delText>102.67</w:delText>
              </w:r>
            </w:del>
          </w:p>
        </w:tc>
        <w:tc>
          <w:tcPr>
            <w:tcW w:w="886" w:type="dxa"/>
            <w:vAlign w:val="bottom"/>
          </w:tcPr>
          <w:p w14:paraId="4170BDD7" w14:textId="532309E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35" w:author="Author"/>
                <w:rFonts w:asciiTheme="minorHAnsi" w:hAnsiTheme="minorHAnsi" w:cstheme="minorHAnsi"/>
                <w:color w:val="000000"/>
                <w:sz w:val="22"/>
                <w:szCs w:val="22"/>
              </w:rPr>
            </w:pPr>
            <w:del w:id="7536" w:author="Author">
              <w:r w:rsidDel="009E644C">
                <w:rPr>
                  <w:rFonts w:ascii="Calibri" w:hAnsi="Calibri" w:cs="Calibri"/>
                  <w:color w:val="000000"/>
                  <w:sz w:val="22"/>
                  <w:szCs w:val="22"/>
                </w:rPr>
                <w:delText>3.72</w:delText>
              </w:r>
            </w:del>
          </w:p>
        </w:tc>
        <w:tc>
          <w:tcPr>
            <w:tcW w:w="1240" w:type="dxa"/>
            <w:vAlign w:val="bottom"/>
          </w:tcPr>
          <w:p w14:paraId="1D2FB913" w14:textId="6EAA20D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37" w:author="Author"/>
                <w:rFonts w:asciiTheme="minorHAnsi" w:hAnsiTheme="minorHAnsi" w:cstheme="minorHAnsi"/>
                <w:color w:val="000000"/>
                <w:sz w:val="22"/>
                <w:szCs w:val="22"/>
              </w:rPr>
            </w:pPr>
            <w:del w:id="7538" w:author="Author">
              <w:r w:rsidDel="009E644C">
                <w:rPr>
                  <w:rFonts w:ascii="Calibri" w:hAnsi="Calibri" w:cs="Calibri"/>
                  <w:color w:val="000000"/>
                  <w:sz w:val="22"/>
                  <w:szCs w:val="22"/>
                </w:rPr>
                <w:delText>102.78</w:delText>
              </w:r>
            </w:del>
          </w:p>
        </w:tc>
      </w:tr>
      <w:tr w:rsidR="00F06446" w:rsidDel="009E644C" w14:paraId="684235D1" w14:textId="4674703B" w:rsidTr="00784B17">
        <w:trPr>
          <w:trHeight w:val="282"/>
          <w:del w:id="753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D00A79D" w14:textId="78261439" w:rsidR="00F06446" w:rsidDel="009E644C" w:rsidRDefault="00F06446" w:rsidP="00784B17">
            <w:pPr>
              <w:rPr>
                <w:del w:id="7540" w:author="Author"/>
                <w:rFonts w:ascii="Calibri" w:hAnsi="Calibri" w:cs="Calibri"/>
                <w:b w:val="0"/>
                <w:bCs w:val="0"/>
                <w:color w:val="000000"/>
                <w:sz w:val="22"/>
                <w:szCs w:val="22"/>
              </w:rPr>
            </w:pPr>
            <w:del w:id="7541" w:author="Author">
              <w:r w:rsidDel="009E644C">
                <w:rPr>
                  <w:rFonts w:ascii="Calibri" w:hAnsi="Calibri" w:cs="Calibri"/>
                  <w:b w:val="0"/>
                  <w:bCs w:val="0"/>
                  <w:color w:val="000000"/>
                  <w:sz w:val="22"/>
                  <w:szCs w:val="22"/>
                </w:rPr>
                <w:delText>3520</w:delText>
              </w:r>
            </w:del>
          </w:p>
        </w:tc>
        <w:tc>
          <w:tcPr>
            <w:tcW w:w="851" w:type="dxa"/>
            <w:vAlign w:val="bottom"/>
          </w:tcPr>
          <w:p w14:paraId="4D2B1D42" w14:textId="0087F0A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42" w:author="Author"/>
                <w:rFonts w:asciiTheme="minorHAnsi" w:hAnsiTheme="minorHAnsi" w:cstheme="minorHAnsi"/>
                <w:color w:val="000000"/>
                <w:sz w:val="22"/>
                <w:szCs w:val="22"/>
              </w:rPr>
            </w:pPr>
            <w:del w:id="7543" w:author="Author">
              <w:r w:rsidDel="009E644C">
                <w:rPr>
                  <w:rFonts w:ascii="Calibri" w:hAnsi="Calibri" w:cs="Calibri"/>
                  <w:color w:val="000000"/>
                  <w:sz w:val="22"/>
                  <w:szCs w:val="22"/>
                </w:rPr>
                <w:delText>3.62</w:delText>
              </w:r>
            </w:del>
          </w:p>
        </w:tc>
        <w:tc>
          <w:tcPr>
            <w:tcW w:w="1240" w:type="dxa"/>
            <w:vAlign w:val="bottom"/>
          </w:tcPr>
          <w:p w14:paraId="0A0E441F" w14:textId="6FD1689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44" w:author="Author"/>
                <w:rFonts w:asciiTheme="minorHAnsi" w:hAnsiTheme="minorHAnsi" w:cstheme="minorHAnsi"/>
                <w:color w:val="000000"/>
                <w:sz w:val="22"/>
                <w:szCs w:val="22"/>
              </w:rPr>
            </w:pPr>
            <w:del w:id="7545" w:author="Author">
              <w:r w:rsidDel="009E644C">
                <w:rPr>
                  <w:rFonts w:ascii="Calibri" w:hAnsi="Calibri" w:cs="Calibri"/>
                  <w:color w:val="000000"/>
                  <w:sz w:val="22"/>
                  <w:szCs w:val="22"/>
                </w:rPr>
                <w:delText>101.83</w:delText>
              </w:r>
            </w:del>
          </w:p>
        </w:tc>
        <w:tc>
          <w:tcPr>
            <w:tcW w:w="851" w:type="dxa"/>
            <w:vAlign w:val="bottom"/>
          </w:tcPr>
          <w:p w14:paraId="60581640" w14:textId="408BDA0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46" w:author="Author"/>
                <w:rFonts w:asciiTheme="minorHAnsi" w:hAnsiTheme="minorHAnsi" w:cstheme="minorHAnsi"/>
                <w:color w:val="000000"/>
                <w:sz w:val="22"/>
                <w:szCs w:val="22"/>
              </w:rPr>
            </w:pPr>
            <w:del w:id="7547" w:author="Author">
              <w:r w:rsidDel="009E644C">
                <w:rPr>
                  <w:rFonts w:ascii="Calibri" w:hAnsi="Calibri" w:cs="Calibri"/>
                  <w:color w:val="000000"/>
                  <w:sz w:val="22"/>
                  <w:szCs w:val="22"/>
                </w:rPr>
                <w:delText>3.65</w:delText>
              </w:r>
            </w:del>
          </w:p>
        </w:tc>
        <w:tc>
          <w:tcPr>
            <w:tcW w:w="1240" w:type="dxa"/>
            <w:vAlign w:val="bottom"/>
          </w:tcPr>
          <w:p w14:paraId="2E5A8FE9" w14:textId="6F20B6F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48" w:author="Author"/>
                <w:rFonts w:asciiTheme="minorHAnsi" w:hAnsiTheme="minorHAnsi" w:cstheme="minorHAnsi"/>
                <w:color w:val="000000"/>
                <w:sz w:val="22"/>
                <w:szCs w:val="22"/>
              </w:rPr>
            </w:pPr>
            <w:del w:id="7549" w:author="Author">
              <w:r w:rsidDel="009E644C">
                <w:rPr>
                  <w:rFonts w:ascii="Calibri" w:hAnsi="Calibri" w:cs="Calibri"/>
                  <w:color w:val="000000"/>
                  <w:sz w:val="22"/>
                  <w:szCs w:val="22"/>
                </w:rPr>
                <w:delText>102.69</w:delText>
              </w:r>
            </w:del>
          </w:p>
        </w:tc>
        <w:tc>
          <w:tcPr>
            <w:tcW w:w="886" w:type="dxa"/>
            <w:vAlign w:val="bottom"/>
          </w:tcPr>
          <w:p w14:paraId="634F9E61" w14:textId="347A0D0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50" w:author="Author"/>
                <w:rFonts w:asciiTheme="minorHAnsi" w:hAnsiTheme="minorHAnsi" w:cstheme="minorHAnsi"/>
                <w:color w:val="000000"/>
                <w:sz w:val="22"/>
                <w:szCs w:val="22"/>
              </w:rPr>
            </w:pPr>
            <w:del w:id="7551" w:author="Author">
              <w:r w:rsidDel="009E644C">
                <w:rPr>
                  <w:rFonts w:ascii="Calibri" w:hAnsi="Calibri" w:cs="Calibri"/>
                  <w:color w:val="000000"/>
                  <w:sz w:val="22"/>
                  <w:szCs w:val="22"/>
                </w:rPr>
                <w:delText>3.65</w:delText>
              </w:r>
            </w:del>
          </w:p>
        </w:tc>
        <w:tc>
          <w:tcPr>
            <w:tcW w:w="1240" w:type="dxa"/>
            <w:vAlign w:val="bottom"/>
          </w:tcPr>
          <w:p w14:paraId="007BED0C" w14:textId="6E7D41C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52" w:author="Author"/>
                <w:rFonts w:asciiTheme="minorHAnsi" w:hAnsiTheme="minorHAnsi" w:cstheme="minorHAnsi"/>
                <w:color w:val="000000"/>
                <w:sz w:val="22"/>
                <w:szCs w:val="22"/>
              </w:rPr>
            </w:pPr>
            <w:del w:id="7553" w:author="Author">
              <w:r w:rsidDel="009E644C">
                <w:rPr>
                  <w:rFonts w:ascii="Calibri" w:hAnsi="Calibri" w:cs="Calibri"/>
                  <w:color w:val="000000"/>
                  <w:sz w:val="22"/>
                  <w:szCs w:val="22"/>
                </w:rPr>
                <w:delText>102.76</w:delText>
              </w:r>
            </w:del>
          </w:p>
        </w:tc>
        <w:tc>
          <w:tcPr>
            <w:tcW w:w="886" w:type="dxa"/>
            <w:vAlign w:val="bottom"/>
          </w:tcPr>
          <w:p w14:paraId="2D4197DD" w14:textId="35703D2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54" w:author="Author"/>
                <w:rFonts w:asciiTheme="minorHAnsi" w:hAnsiTheme="minorHAnsi" w:cstheme="minorHAnsi"/>
                <w:color w:val="000000"/>
                <w:sz w:val="22"/>
                <w:szCs w:val="22"/>
              </w:rPr>
            </w:pPr>
            <w:del w:id="7555" w:author="Author">
              <w:r w:rsidDel="009E644C">
                <w:rPr>
                  <w:rFonts w:ascii="Calibri" w:hAnsi="Calibri" w:cs="Calibri"/>
                  <w:color w:val="000000"/>
                  <w:sz w:val="22"/>
                  <w:szCs w:val="22"/>
                </w:rPr>
                <w:delText>3.65</w:delText>
              </w:r>
            </w:del>
          </w:p>
        </w:tc>
        <w:tc>
          <w:tcPr>
            <w:tcW w:w="1240" w:type="dxa"/>
            <w:vAlign w:val="bottom"/>
          </w:tcPr>
          <w:p w14:paraId="486BBD19" w14:textId="2E3BC80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56" w:author="Author"/>
                <w:rFonts w:asciiTheme="minorHAnsi" w:hAnsiTheme="minorHAnsi" w:cstheme="minorHAnsi"/>
                <w:color w:val="000000"/>
                <w:sz w:val="22"/>
                <w:szCs w:val="22"/>
              </w:rPr>
            </w:pPr>
            <w:del w:id="7557" w:author="Author">
              <w:r w:rsidDel="009E644C">
                <w:rPr>
                  <w:rFonts w:ascii="Calibri" w:hAnsi="Calibri" w:cs="Calibri"/>
                  <w:color w:val="000000"/>
                  <w:sz w:val="22"/>
                  <w:szCs w:val="22"/>
                </w:rPr>
                <w:delText>102.88</w:delText>
              </w:r>
            </w:del>
          </w:p>
        </w:tc>
      </w:tr>
      <w:tr w:rsidR="00F06446" w:rsidDel="009E644C" w14:paraId="18170ED0" w14:textId="5A9A11B1" w:rsidTr="00784B17">
        <w:trPr>
          <w:cnfStyle w:val="000000100000" w:firstRow="0" w:lastRow="0" w:firstColumn="0" w:lastColumn="0" w:oddVBand="0" w:evenVBand="0" w:oddHBand="1" w:evenHBand="0" w:firstRowFirstColumn="0" w:firstRowLastColumn="0" w:lastRowFirstColumn="0" w:lastRowLastColumn="0"/>
          <w:trHeight w:val="282"/>
          <w:del w:id="755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F179141" w14:textId="02F00561" w:rsidR="00F06446" w:rsidDel="009E644C" w:rsidRDefault="00F06446" w:rsidP="00784B17">
            <w:pPr>
              <w:rPr>
                <w:del w:id="7559" w:author="Author"/>
                <w:rFonts w:ascii="Calibri" w:hAnsi="Calibri" w:cs="Calibri"/>
                <w:b w:val="0"/>
                <w:bCs w:val="0"/>
                <w:color w:val="000000"/>
                <w:sz w:val="22"/>
                <w:szCs w:val="22"/>
              </w:rPr>
            </w:pPr>
            <w:del w:id="7560" w:author="Author">
              <w:r w:rsidDel="009E644C">
                <w:rPr>
                  <w:rFonts w:ascii="Calibri" w:hAnsi="Calibri" w:cs="Calibri"/>
                  <w:b w:val="0"/>
                  <w:bCs w:val="0"/>
                  <w:color w:val="000000"/>
                  <w:sz w:val="22"/>
                  <w:szCs w:val="22"/>
                </w:rPr>
                <w:delText>3584</w:delText>
              </w:r>
            </w:del>
          </w:p>
        </w:tc>
        <w:tc>
          <w:tcPr>
            <w:tcW w:w="851" w:type="dxa"/>
            <w:vAlign w:val="bottom"/>
          </w:tcPr>
          <w:p w14:paraId="562C4DE4" w14:textId="3E6FDC4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61" w:author="Author"/>
                <w:rFonts w:asciiTheme="minorHAnsi" w:hAnsiTheme="minorHAnsi" w:cstheme="minorHAnsi"/>
                <w:color w:val="000000"/>
                <w:sz w:val="22"/>
                <w:szCs w:val="22"/>
              </w:rPr>
            </w:pPr>
            <w:del w:id="7562" w:author="Author">
              <w:r w:rsidDel="009E644C">
                <w:rPr>
                  <w:rFonts w:ascii="Calibri" w:hAnsi="Calibri" w:cs="Calibri"/>
                  <w:color w:val="000000"/>
                  <w:sz w:val="22"/>
                  <w:szCs w:val="22"/>
                </w:rPr>
                <w:delText>3.55</w:delText>
              </w:r>
            </w:del>
          </w:p>
        </w:tc>
        <w:tc>
          <w:tcPr>
            <w:tcW w:w="1240" w:type="dxa"/>
            <w:vAlign w:val="bottom"/>
          </w:tcPr>
          <w:p w14:paraId="7CB51784" w14:textId="0D641AA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63" w:author="Author"/>
                <w:rFonts w:asciiTheme="minorHAnsi" w:hAnsiTheme="minorHAnsi" w:cstheme="minorHAnsi"/>
                <w:color w:val="000000"/>
                <w:sz w:val="22"/>
                <w:szCs w:val="22"/>
              </w:rPr>
            </w:pPr>
            <w:del w:id="7564" w:author="Author">
              <w:r w:rsidDel="009E644C">
                <w:rPr>
                  <w:rFonts w:ascii="Calibri" w:hAnsi="Calibri" w:cs="Calibri"/>
                  <w:color w:val="000000"/>
                  <w:sz w:val="22"/>
                  <w:szCs w:val="22"/>
                </w:rPr>
                <w:delText>101.85</w:delText>
              </w:r>
            </w:del>
          </w:p>
        </w:tc>
        <w:tc>
          <w:tcPr>
            <w:tcW w:w="851" w:type="dxa"/>
            <w:vAlign w:val="bottom"/>
          </w:tcPr>
          <w:p w14:paraId="4A540E2D" w14:textId="5FA6963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65" w:author="Author"/>
                <w:rFonts w:asciiTheme="minorHAnsi" w:hAnsiTheme="minorHAnsi" w:cstheme="minorHAnsi"/>
                <w:color w:val="000000"/>
                <w:sz w:val="22"/>
                <w:szCs w:val="22"/>
              </w:rPr>
            </w:pPr>
            <w:del w:id="7566" w:author="Author">
              <w:r w:rsidDel="009E644C">
                <w:rPr>
                  <w:rFonts w:ascii="Calibri" w:hAnsi="Calibri" w:cs="Calibri"/>
                  <w:color w:val="000000"/>
                  <w:sz w:val="22"/>
                  <w:szCs w:val="22"/>
                </w:rPr>
                <w:delText>3.58</w:delText>
              </w:r>
            </w:del>
          </w:p>
        </w:tc>
        <w:tc>
          <w:tcPr>
            <w:tcW w:w="1240" w:type="dxa"/>
            <w:vAlign w:val="bottom"/>
          </w:tcPr>
          <w:p w14:paraId="15B0AB7E" w14:textId="0EF282B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67" w:author="Author"/>
                <w:rFonts w:asciiTheme="minorHAnsi" w:hAnsiTheme="minorHAnsi" w:cstheme="minorHAnsi"/>
                <w:color w:val="000000"/>
                <w:sz w:val="22"/>
                <w:szCs w:val="22"/>
              </w:rPr>
            </w:pPr>
            <w:del w:id="7568" w:author="Author">
              <w:r w:rsidDel="009E644C">
                <w:rPr>
                  <w:rFonts w:ascii="Calibri" w:hAnsi="Calibri" w:cs="Calibri"/>
                  <w:color w:val="000000"/>
                  <w:sz w:val="22"/>
                  <w:szCs w:val="22"/>
                </w:rPr>
                <w:delText>102.77</w:delText>
              </w:r>
            </w:del>
          </w:p>
        </w:tc>
        <w:tc>
          <w:tcPr>
            <w:tcW w:w="886" w:type="dxa"/>
            <w:vAlign w:val="bottom"/>
          </w:tcPr>
          <w:p w14:paraId="35AFBDC4" w14:textId="2228315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69" w:author="Author"/>
                <w:rFonts w:asciiTheme="minorHAnsi" w:hAnsiTheme="minorHAnsi" w:cstheme="minorHAnsi"/>
                <w:color w:val="000000"/>
                <w:sz w:val="22"/>
                <w:szCs w:val="22"/>
              </w:rPr>
            </w:pPr>
            <w:del w:id="7570" w:author="Author">
              <w:r w:rsidDel="009E644C">
                <w:rPr>
                  <w:rFonts w:ascii="Calibri" w:hAnsi="Calibri" w:cs="Calibri"/>
                  <w:color w:val="000000"/>
                  <w:sz w:val="22"/>
                  <w:szCs w:val="22"/>
                </w:rPr>
                <w:delText>3.59</w:delText>
              </w:r>
            </w:del>
          </w:p>
        </w:tc>
        <w:tc>
          <w:tcPr>
            <w:tcW w:w="1240" w:type="dxa"/>
            <w:vAlign w:val="bottom"/>
          </w:tcPr>
          <w:p w14:paraId="320FDC80" w14:textId="2B173BB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71" w:author="Author"/>
                <w:rFonts w:asciiTheme="minorHAnsi" w:hAnsiTheme="minorHAnsi" w:cstheme="minorHAnsi"/>
                <w:color w:val="000000"/>
                <w:sz w:val="22"/>
                <w:szCs w:val="22"/>
              </w:rPr>
            </w:pPr>
            <w:del w:id="7572" w:author="Author">
              <w:r w:rsidDel="009E644C">
                <w:rPr>
                  <w:rFonts w:ascii="Calibri" w:hAnsi="Calibri" w:cs="Calibri"/>
                  <w:color w:val="000000"/>
                  <w:sz w:val="22"/>
                  <w:szCs w:val="22"/>
                </w:rPr>
                <w:delText>102.86</w:delText>
              </w:r>
            </w:del>
          </w:p>
        </w:tc>
        <w:tc>
          <w:tcPr>
            <w:tcW w:w="886" w:type="dxa"/>
            <w:vAlign w:val="bottom"/>
          </w:tcPr>
          <w:p w14:paraId="258ADB3D" w14:textId="1CF803A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73" w:author="Author"/>
                <w:rFonts w:asciiTheme="minorHAnsi" w:hAnsiTheme="minorHAnsi" w:cstheme="minorHAnsi"/>
                <w:color w:val="000000"/>
                <w:sz w:val="22"/>
                <w:szCs w:val="22"/>
              </w:rPr>
            </w:pPr>
            <w:del w:id="7574" w:author="Author">
              <w:r w:rsidDel="009E644C">
                <w:rPr>
                  <w:rFonts w:ascii="Calibri" w:hAnsi="Calibri" w:cs="Calibri"/>
                  <w:color w:val="000000"/>
                  <w:sz w:val="22"/>
                  <w:szCs w:val="22"/>
                </w:rPr>
                <w:delText>3.59</w:delText>
              </w:r>
            </w:del>
          </w:p>
        </w:tc>
        <w:tc>
          <w:tcPr>
            <w:tcW w:w="1240" w:type="dxa"/>
            <w:vAlign w:val="bottom"/>
          </w:tcPr>
          <w:p w14:paraId="5B098A9A" w14:textId="230A3B8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75" w:author="Author"/>
                <w:rFonts w:asciiTheme="minorHAnsi" w:hAnsiTheme="minorHAnsi" w:cstheme="minorHAnsi"/>
                <w:color w:val="000000"/>
                <w:sz w:val="22"/>
                <w:szCs w:val="22"/>
              </w:rPr>
            </w:pPr>
            <w:del w:id="7576" w:author="Author">
              <w:r w:rsidDel="009E644C">
                <w:rPr>
                  <w:rFonts w:ascii="Calibri" w:hAnsi="Calibri" w:cs="Calibri"/>
                  <w:color w:val="000000"/>
                  <w:sz w:val="22"/>
                  <w:szCs w:val="22"/>
                </w:rPr>
                <w:delText>102.97</w:delText>
              </w:r>
            </w:del>
          </w:p>
        </w:tc>
      </w:tr>
      <w:tr w:rsidR="00F06446" w:rsidDel="009E644C" w14:paraId="3971E191" w14:textId="4E0B10F6" w:rsidTr="00784B17">
        <w:trPr>
          <w:trHeight w:val="282"/>
          <w:del w:id="757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7A0055F" w14:textId="60F391F2" w:rsidR="00F06446" w:rsidDel="009E644C" w:rsidRDefault="00F06446" w:rsidP="00784B17">
            <w:pPr>
              <w:rPr>
                <w:del w:id="7578" w:author="Author"/>
                <w:rFonts w:ascii="Calibri" w:hAnsi="Calibri" w:cs="Calibri"/>
                <w:b w:val="0"/>
                <w:bCs w:val="0"/>
                <w:color w:val="000000"/>
                <w:sz w:val="22"/>
                <w:szCs w:val="22"/>
              </w:rPr>
            </w:pPr>
            <w:del w:id="7579" w:author="Author">
              <w:r w:rsidDel="009E644C">
                <w:rPr>
                  <w:rFonts w:ascii="Calibri" w:hAnsi="Calibri" w:cs="Calibri"/>
                  <w:b w:val="0"/>
                  <w:bCs w:val="0"/>
                  <w:color w:val="000000"/>
                  <w:sz w:val="22"/>
                  <w:szCs w:val="22"/>
                </w:rPr>
                <w:delText>3648</w:delText>
              </w:r>
            </w:del>
          </w:p>
        </w:tc>
        <w:tc>
          <w:tcPr>
            <w:tcW w:w="851" w:type="dxa"/>
            <w:vAlign w:val="bottom"/>
          </w:tcPr>
          <w:p w14:paraId="60FAF61C" w14:textId="6B47C9D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80" w:author="Author"/>
                <w:rFonts w:asciiTheme="minorHAnsi" w:hAnsiTheme="minorHAnsi" w:cstheme="minorHAnsi"/>
                <w:color w:val="000000"/>
                <w:sz w:val="22"/>
                <w:szCs w:val="22"/>
              </w:rPr>
            </w:pPr>
            <w:del w:id="7581" w:author="Author">
              <w:r w:rsidDel="009E644C">
                <w:rPr>
                  <w:rFonts w:ascii="Calibri" w:hAnsi="Calibri" w:cs="Calibri"/>
                  <w:color w:val="000000"/>
                  <w:sz w:val="22"/>
                  <w:szCs w:val="22"/>
                </w:rPr>
                <w:delText>3.49</w:delText>
              </w:r>
            </w:del>
          </w:p>
        </w:tc>
        <w:tc>
          <w:tcPr>
            <w:tcW w:w="1240" w:type="dxa"/>
            <w:vAlign w:val="bottom"/>
          </w:tcPr>
          <w:p w14:paraId="16C07FE5" w14:textId="74F67DD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82" w:author="Author"/>
                <w:rFonts w:asciiTheme="minorHAnsi" w:hAnsiTheme="minorHAnsi" w:cstheme="minorHAnsi"/>
                <w:color w:val="000000"/>
                <w:sz w:val="22"/>
                <w:szCs w:val="22"/>
              </w:rPr>
            </w:pPr>
            <w:del w:id="7583" w:author="Author">
              <w:r w:rsidDel="009E644C">
                <w:rPr>
                  <w:rFonts w:ascii="Calibri" w:hAnsi="Calibri" w:cs="Calibri"/>
                  <w:color w:val="000000"/>
                  <w:sz w:val="22"/>
                  <w:szCs w:val="22"/>
                </w:rPr>
                <w:delText>101.88</w:delText>
              </w:r>
            </w:del>
          </w:p>
        </w:tc>
        <w:tc>
          <w:tcPr>
            <w:tcW w:w="851" w:type="dxa"/>
            <w:vAlign w:val="bottom"/>
          </w:tcPr>
          <w:p w14:paraId="71F720FF" w14:textId="689B1BE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84" w:author="Author"/>
                <w:rFonts w:asciiTheme="minorHAnsi" w:hAnsiTheme="minorHAnsi" w:cstheme="minorHAnsi"/>
                <w:color w:val="000000"/>
                <w:sz w:val="22"/>
                <w:szCs w:val="22"/>
              </w:rPr>
            </w:pPr>
            <w:del w:id="7585" w:author="Author">
              <w:r w:rsidDel="009E644C">
                <w:rPr>
                  <w:rFonts w:ascii="Calibri" w:hAnsi="Calibri" w:cs="Calibri"/>
                  <w:color w:val="000000"/>
                  <w:sz w:val="22"/>
                  <w:szCs w:val="22"/>
                </w:rPr>
                <w:delText>3.52</w:delText>
              </w:r>
            </w:del>
          </w:p>
        </w:tc>
        <w:tc>
          <w:tcPr>
            <w:tcW w:w="1240" w:type="dxa"/>
            <w:vAlign w:val="bottom"/>
          </w:tcPr>
          <w:p w14:paraId="30B9C84E" w14:textId="5B48F93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86" w:author="Author"/>
                <w:rFonts w:asciiTheme="minorHAnsi" w:hAnsiTheme="minorHAnsi" w:cstheme="minorHAnsi"/>
                <w:color w:val="000000"/>
                <w:sz w:val="22"/>
                <w:szCs w:val="22"/>
              </w:rPr>
            </w:pPr>
            <w:del w:id="7587" w:author="Author">
              <w:r w:rsidDel="009E644C">
                <w:rPr>
                  <w:rFonts w:ascii="Calibri" w:hAnsi="Calibri" w:cs="Calibri"/>
                  <w:color w:val="000000"/>
                  <w:sz w:val="22"/>
                  <w:szCs w:val="22"/>
                </w:rPr>
                <w:delText>102.84</w:delText>
              </w:r>
            </w:del>
          </w:p>
        </w:tc>
        <w:tc>
          <w:tcPr>
            <w:tcW w:w="886" w:type="dxa"/>
            <w:vAlign w:val="bottom"/>
          </w:tcPr>
          <w:p w14:paraId="624620F1" w14:textId="7AC71AF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88" w:author="Author"/>
                <w:rFonts w:asciiTheme="minorHAnsi" w:hAnsiTheme="minorHAnsi" w:cstheme="minorHAnsi"/>
                <w:color w:val="000000"/>
                <w:sz w:val="22"/>
                <w:szCs w:val="22"/>
              </w:rPr>
            </w:pPr>
            <w:del w:id="7589" w:author="Author">
              <w:r w:rsidDel="009E644C">
                <w:rPr>
                  <w:rFonts w:ascii="Calibri" w:hAnsi="Calibri" w:cs="Calibri"/>
                  <w:color w:val="000000"/>
                  <w:sz w:val="22"/>
                  <w:szCs w:val="22"/>
                </w:rPr>
                <w:delText>3.53</w:delText>
              </w:r>
            </w:del>
          </w:p>
        </w:tc>
        <w:tc>
          <w:tcPr>
            <w:tcW w:w="1240" w:type="dxa"/>
            <w:vAlign w:val="bottom"/>
          </w:tcPr>
          <w:p w14:paraId="376A97C4" w14:textId="3DB04C4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90" w:author="Author"/>
                <w:rFonts w:asciiTheme="minorHAnsi" w:hAnsiTheme="minorHAnsi" w:cstheme="minorHAnsi"/>
                <w:color w:val="000000"/>
                <w:sz w:val="22"/>
                <w:szCs w:val="22"/>
              </w:rPr>
            </w:pPr>
            <w:del w:id="7591" w:author="Author">
              <w:r w:rsidDel="009E644C">
                <w:rPr>
                  <w:rFonts w:ascii="Calibri" w:hAnsi="Calibri" w:cs="Calibri"/>
                  <w:color w:val="000000"/>
                  <w:sz w:val="22"/>
                  <w:szCs w:val="22"/>
                </w:rPr>
                <w:delText>102.96</w:delText>
              </w:r>
            </w:del>
          </w:p>
        </w:tc>
        <w:tc>
          <w:tcPr>
            <w:tcW w:w="886" w:type="dxa"/>
            <w:vAlign w:val="bottom"/>
          </w:tcPr>
          <w:p w14:paraId="0F4D085B" w14:textId="3BEB403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92" w:author="Author"/>
                <w:rFonts w:asciiTheme="minorHAnsi" w:hAnsiTheme="minorHAnsi" w:cstheme="minorHAnsi"/>
                <w:color w:val="000000"/>
                <w:sz w:val="22"/>
                <w:szCs w:val="22"/>
              </w:rPr>
            </w:pPr>
            <w:del w:id="7593" w:author="Author">
              <w:r w:rsidDel="009E644C">
                <w:rPr>
                  <w:rFonts w:ascii="Calibri" w:hAnsi="Calibri" w:cs="Calibri"/>
                  <w:color w:val="000000"/>
                  <w:sz w:val="22"/>
                  <w:szCs w:val="22"/>
                </w:rPr>
                <w:delText>3.53</w:delText>
              </w:r>
            </w:del>
          </w:p>
        </w:tc>
        <w:tc>
          <w:tcPr>
            <w:tcW w:w="1240" w:type="dxa"/>
            <w:vAlign w:val="bottom"/>
          </w:tcPr>
          <w:p w14:paraId="19464FD8" w14:textId="7B8590A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94" w:author="Author"/>
                <w:rFonts w:asciiTheme="minorHAnsi" w:hAnsiTheme="minorHAnsi" w:cstheme="minorHAnsi"/>
                <w:color w:val="000000"/>
                <w:sz w:val="22"/>
                <w:szCs w:val="22"/>
              </w:rPr>
            </w:pPr>
            <w:del w:id="7595" w:author="Author">
              <w:r w:rsidDel="009E644C">
                <w:rPr>
                  <w:rFonts w:ascii="Calibri" w:hAnsi="Calibri" w:cs="Calibri"/>
                  <w:color w:val="000000"/>
                  <w:sz w:val="22"/>
                  <w:szCs w:val="22"/>
                </w:rPr>
                <w:delText>103.03</w:delText>
              </w:r>
            </w:del>
          </w:p>
        </w:tc>
      </w:tr>
      <w:tr w:rsidR="00F06446" w:rsidDel="009E644C" w14:paraId="28E102EC" w14:textId="398ACE6C" w:rsidTr="00784B17">
        <w:trPr>
          <w:cnfStyle w:val="000000100000" w:firstRow="0" w:lastRow="0" w:firstColumn="0" w:lastColumn="0" w:oddVBand="0" w:evenVBand="0" w:oddHBand="1" w:evenHBand="0" w:firstRowFirstColumn="0" w:firstRowLastColumn="0" w:lastRowFirstColumn="0" w:lastRowLastColumn="0"/>
          <w:trHeight w:val="282"/>
          <w:del w:id="759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0E7582F" w14:textId="40A538B7" w:rsidR="00F06446" w:rsidDel="009E644C" w:rsidRDefault="00F06446" w:rsidP="00784B17">
            <w:pPr>
              <w:rPr>
                <w:del w:id="7597" w:author="Author"/>
                <w:rFonts w:ascii="Calibri" w:hAnsi="Calibri" w:cs="Calibri"/>
                <w:b w:val="0"/>
                <w:bCs w:val="0"/>
                <w:color w:val="000000"/>
                <w:sz w:val="22"/>
                <w:szCs w:val="22"/>
              </w:rPr>
            </w:pPr>
            <w:del w:id="7598" w:author="Author">
              <w:r w:rsidDel="009E644C">
                <w:rPr>
                  <w:rFonts w:ascii="Calibri" w:hAnsi="Calibri" w:cs="Calibri"/>
                  <w:b w:val="0"/>
                  <w:bCs w:val="0"/>
                  <w:color w:val="000000"/>
                  <w:sz w:val="22"/>
                  <w:szCs w:val="22"/>
                </w:rPr>
                <w:delText>3712</w:delText>
              </w:r>
            </w:del>
          </w:p>
        </w:tc>
        <w:tc>
          <w:tcPr>
            <w:tcW w:w="851" w:type="dxa"/>
            <w:vAlign w:val="bottom"/>
          </w:tcPr>
          <w:p w14:paraId="262EDB1E" w14:textId="7951A8E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99" w:author="Author"/>
                <w:rFonts w:asciiTheme="minorHAnsi" w:hAnsiTheme="minorHAnsi" w:cstheme="minorHAnsi"/>
                <w:color w:val="000000"/>
                <w:sz w:val="22"/>
                <w:szCs w:val="22"/>
              </w:rPr>
            </w:pPr>
            <w:del w:id="7600" w:author="Author">
              <w:r w:rsidDel="009E644C">
                <w:rPr>
                  <w:rFonts w:ascii="Calibri" w:hAnsi="Calibri" w:cs="Calibri"/>
                  <w:color w:val="000000"/>
                  <w:sz w:val="22"/>
                  <w:szCs w:val="22"/>
                </w:rPr>
                <w:delText>3.43</w:delText>
              </w:r>
            </w:del>
          </w:p>
        </w:tc>
        <w:tc>
          <w:tcPr>
            <w:tcW w:w="1240" w:type="dxa"/>
            <w:vAlign w:val="bottom"/>
          </w:tcPr>
          <w:p w14:paraId="6E98D1C8" w14:textId="558AE9C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01" w:author="Author"/>
                <w:rFonts w:asciiTheme="minorHAnsi" w:hAnsiTheme="minorHAnsi" w:cstheme="minorHAnsi"/>
                <w:color w:val="000000"/>
                <w:sz w:val="22"/>
                <w:szCs w:val="22"/>
              </w:rPr>
            </w:pPr>
            <w:del w:id="7602" w:author="Author">
              <w:r w:rsidDel="009E644C">
                <w:rPr>
                  <w:rFonts w:ascii="Calibri" w:hAnsi="Calibri" w:cs="Calibri"/>
                  <w:color w:val="000000"/>
                  <w:sz w:val="22"/>
                  <w:szCs w:val="22"/>
                </w:rPr>
                <w:delText>101.73</w:delText>
              </w:r>
            </w:del>
          </w:p>
        </w:tc>
        <w:tc>
          <w:tcPr>
            <w:tcW w:w="851" w:type="dxa"/>
            <w:vAlign w:val="bottom"/>
          </w:tcPr>
          <w:p w14:paraId="77B4D539" w14:textId="02D3D10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03" w:author="Author"/>
                <w:rFonts w:asciiTheme="minorHAnsi" w:hAnsiTheme="minorHAnsi" w:cstheme="minorHAnsi"/>
                <w:color w:val="000000"/>
                <w:sz w:val="22"/>
                <w:szCs w:val="22"/>
              </w:rPr>
            </w:pPr>
            <w:del w:id="7604" w:author="Author">
              <w:r w:rsidDel="009E644C">
                <w:rPr>
                  <w:rFonts w:ascii="Calibri" w:hAnsi="Calibri" w:cs="Calibri"/>
                  <w:color w:val="000000"/>
                  <w:sz w:val="22"/>
                  <w:szCs w:val="22"/>
                </w:rPr>
                <w:delText>3.47</w:delText>
              </w:r>
            </w:del>
          </w:p>
        </w:tc>
        <w:tc>
          <w:tcPr>
            <w:tcW w:w="1240" w:type="dxa"/>
            <w:vAlign w:val="bottom"/>
          </w:tcPr>
          <w:p w14:paraId="6F64D760" w14:textId="105CA6E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05" w:author="Author"/>
                <w:rFonts w:asciiTheme="minorHAnsi" w:hAnsiTheme="minorHAnsi" w:cstheme="minorHAnsi"/>
                <w:color w:val="000000"/>
                <w:sz w:val="22"/>
                <w:szCs w:val="22"/>
              </w:rPr>
            </w:pPr>
            <w:del w:id="7606" w:author="Author">
              <w:r w:rsidDel="009E644C">
                <w:rPr>
                  <w:rFonts w:ascii="Calibri" w:hAnsi="Calibri" w:cs="Calibri"/>
                  <w:color w:val="000000"/>
                  <w:sz w:val="22"/>
                  <w:szCs w:val="22"/>
                </w:rPr>
                <w:delText>102.92</w:delText>
              </w:r>
            </w:del>
          </w:p>
        </w:tc>
        <w:tc>
          <w:tcPr>
            <w:tcW w:w="886" w:type="dxa"/>
            <w:vAlign w:val="bottom"/>
          </w:tcPr>
          <w:p w14:paraId="0AA77ED5" w14:textId="13244D7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07" w:author="Author"/>
                <w:rFonts w:asciiTheme="minorHAnsi" w:hAnsiTheme="minorHAnsi" w:cstheme="minorHAnsi"/>
                <w:color w:val="000000"/>
                <w:sz w:val="22"/>
                <w:szCs w:val="22"/>
              </w:rPr>
            </w:pPr>
            <w:del w:id="7608" w:author="Author">
              <w:r w:rsidDel="009E644C">
                <w:rPr>
                  <w:rFonts w:ascii="Calibri" w:hAnsi="Calibri" w:cs="Calibri"/>
                  <w:color w:val="000000"/>
                  <w:sz w:val="22"/>
                  <w:szCs w:val="22"/>
                </w:rPr>
                <w:delText>3.47</w:delText>
              </w:r>
            </w:del>
          </w:p>
        </w:tc>
        <w:tc>
          <w:tcPr>
            <w:tcW w:w="1240" w:type="dxa"/>
            <w:vAlign w:val="bottom"/>
          </w:tcPr>
          <w:p w14:paraId="56B955B8" w14:textId="75D4998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09" w:author="Author"/>
                <w:rFonts w:asciiTheme="minorHAnsi" w:hAnsiTheme="minorHAnsi" w:cstheme="minorHAnsi"/>
                <w:color w:val="000000"/>
                <w:sz w:val="22"/>
                <w:szCs w:val="22"/>
              </w:rPr>
            </w:pPr>
            <w:del w:id="7610" w:author="Author">
              <w:r w:rsidDel="009E644C">
                <w:rPr>
                  <w:rFonts w:ascii="Calibri" w:hAnsi="Calibri" w:cs="Calibri"/>
                  <w:color w:val="000000"/>
                  <w:sz w:val="22"/>
                  <w:szCs w:val="22"/>
                </w:rPr>
                <w:delText>103.03</w:delText>
              </w:r>
            </w:del>
          </w:p>
        </w:tc>
        <w:tc>
          <w:tcPr>
            <w:tcW w:w="886" w:type="dxa"/>
            <w:vAlign w:val="bottom"/>
          </w:tcPr>
          <w:p w14:paraId="1F1A515B" w14:textId="037E61A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11" w:author="Author"/>
                <w:rFonts w:asciiTheme="minorHAnsi" w:hAnsiTheme="minorHAnsi" w:cstheme="minorHAnsi"/>
                <w:color w:val="000000"/>
                <w:sz w:val="22"/>
                <w:szCs w:val="22"/>
              </w:rPr>
            </w:pPr>
            <w:del w:id="7612" w:author="Author">
              <w:r w:rsidDel="009E644C">
                <w:rPr>
                  <w:rFonts w:ascii="Calibri" w:hAnsi="Calibri" w:cs="Calibri"/>
                  <w:color w:val="000000"/>
                  <w:sz w:val="22"/>
                  <w:szCs w:val="22"/>
                </w:rPr>
                <w:delText>3.47</w:delText>
              </w:r>
            </w:del>
          </w:p>
        </w:tc>
        <w:tc>
          <w:tcPr>
            <w:tcW w:w="1240" w:type="dxa"/>
            <w:vAlign w:val="bottom"/>
          </w:tcPr>
          <w:p w14:paraId="4FAFDDE9" w14:textId="68DE771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13" w:author="Author"/>
                <w:rFonts w:asciiTheme="minorHAnsi" w:hAnsiTheme="minorHAnsi" w:cstheme="minorHAnsi"/>
                <w:color w:val="000000"/>
                <w:sz w:val="22"/>
                <w:szCs w:val="22"/>
              </w:rPr>
            </w:pPr>
            <w:del w:id="7614" w:author="Author">
              <w:r w:rsidDel="009E644C">
                <w:rPr>
                  <w:rFonts w:ascii="Calibri" w:hAnsi="Calibri" w:cs="Calibri"/>
                  <w:color w:val="000000"/>
                  <w:sz w:val="22"/>
                  <w:szCs w:val="22"/>
                </w:rPr>
                <w:delText>103.11</w:delText>
              </w:r>
            </w:del>
          </w:p>
        </w:tc>
      </w:tr>
      <w:tr w:rsidR="00F06446" w:rsidDel="009E644C" w14:paraId="55B75833" w14:textId="295168A2" w:rsidTr="00784B17">
        <w:trPr>
          <w:trHeight w:val="282"/>
          <w:del w:id="761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B39D1F4" w14:textId="1D3796C2" w:rsidR="00F06446" w:rsidDel="009E644C" w:rsidRDefault="00F06446" w:rsidP="00784B17">
            <w:pPr>
              <w:rPr>
                <w:del w:id="7616" w:author="Author"/>
                <w:rFonts w:ascii="Calibri" w:hAnsi="Calibri" w:cs="Calibri"/>
                <w:b w:val="0"/>
                <w:bCs w:val="0"/>
                <w:color w:val="000000"/>
                <w:sz w:val="22"/>
                <w:szCs w:val="22"/>
              </w:rPr>
            </w:pPr>
            <w:del w:id="7617" w:author="Author">
              <w:r w:rsidDel="009E644C">
                <w:rPr>
                  <w:rFonts w:ascii="Calibri" w:hAnsi="Calibri" w:cs="Calibri"/>
                  <w:b w:val="0"/>
                  <w:bCs w:val="0"/>
                  <w:color w:val="000000"/>
                  <w:sz w:val="22"/>
                  <w:szCs w:val="22"/>
                </w:rPr>
                <w:delText>3776</w:delText>
              </w:r>
            </w:del>
          </w:p>
        </w:tc>
        <w:tc>
          <w:tcPr>
            <w:tcW w:w="851" w:type="dxa"/>
            <w:vAlign w:val="bottom"/>
          </w:tcPr>
          <w:p w14:paraId="54385CA6" w14:textId="1488309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18" w:author="Author"/>
                <w:rFonts w:asciiTheme="minorHAnsi" w:hAnsiTheme="minorHAnsi" w:cstheme="minorHAnsi"/>
                <w:color w:val="000000"/>
                <w:sz w:val="22"/>
                <w:szCs w:val="22"/>
              </w:rPr>
            </w:pPr>
            <w:del w:id="7619" w:author="Author">
              <w:r w:rsidDel="009E644C">
                <w:rPr>
                  <w:rFonts w:ascii="Calibri" w:hAnsi="Calibri" w:cs="Calibri"/>
                  <w:color w:val="000000"/>
                  <w:sz w:val="22"/>
                  <w:szCs w:val="22"/>
                </w:rPr>
                <w:delText>3.37</w:delText>
              </w:r>
            </w:del>
          </w:p>
        </w:tc>
        <w:tc>
          <w:tcPr>
            <w:tcW w:w="1240" w:type="dxa"/>
            <w:vAlign w:val="bottom"/>
          </w:tcPr>
          <w:p w14:paraId="1147326F" w14:textId="1F65BF1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20" w:author="Author"/>
                <w:rFonts w:asciiTheme="minorHAnsi" w:hAnsiTheme="minorHAnsi" w:cstheme="minorHAnsi"/>
                <w:color w:val="000000"/>
                <w:sz w:val="22"/>
                <w:szCs w:val="22"/>
              </w:rPr>
            </w:pPr>
            <w:del w:id="7621" w:author="Author">
              <w:r w:rsidDel="009E644C">
                <w:rPr>
                  <w:rFonts w:ascii="Calibri" w:hAnsi="Calibri" w:cs="Calibri"/>
                  <w:color w:val="000000"/>
                  <w:sz w:val="22"/>
                  <w:szCs w:val="22"/>
                </w:rPr>
                <w:delText>101.67</w:delText>
              </w:r>
            </w:del>
          </w:p>
        </w:tc>
        <w:tc>
          <w:tcPr>
            <w:tcW w:w="851" w:type="dxa"/>
            <w:vAlign w:val="bottom"/>
          </w:tcPr>
          <w:p w14:paraId="736695E7" w14:textId="3BADB1A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22" w:author="Author"/>
                <w:rFonts w:asciiTheme="minorHAnsi" w:hAnsiTheme="minorHAnsi" w:cstheme="minorHAnsi"/>
                <w:color w:val="000000"/>
                <w:sz w:val="22"/>
                <w:szCs w:val="22"/>
              </w:rPr>
            </w:pPr>
            <w:del w:id="7623" w:author="Author">
              <w:r w:rsidDel="009E644C">
                <w:rPr>
                  <w:rFonts w:ascii="Calibri" w:hAnsi="Calibri" w:cs="Calibri"/>
                  <w:color w:val="000000"/>
                  <w:sz w:val="22"/>
                  <w:szCs w:val="22"/>
                </w:rPr>
                <w:delText>3.41</w:delText>
              </w:r>
            </w:del>
          </w:p>
        </w:tc>
        <w:tc>
          <w:tcPr>
            <w:tcW w:w="1240" w:type="dxa"/>
            <w:vAlign w:val="bottom"/>
          </w:tcPr>
          <w:p w14:paraId="4191A6FE" w14:textId="17A9161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24" w:author="Author"/>
                <w:rFonts w:asciiTheme="minorHAnsi" w:hAnsiTheme="minorHAnsi" w:cstheme="minorHAnsi"/>
                <w:color w:val="000000"/>
                <w:sz w:val="22"/>
                <w:szCs w:val="22"/>
              </w:rPr>
            </w:pPr>
            <w:del w:id="7625" w:author="Author">
              <w:r w:rsidDel="009E644C">
                <w:rPr>
                  <w:rFonts w:ascii="Calibri" w:hAnsi="Calibri" w:cs="Calibri"/>
                  <w:color w:val="000000"/>
                  <w:sz w:val="22"/>
                  <w:szCs w:val="22"/>
                </w:rPr>
                <w:delText>102.98</w:delText>
              </w:r>
            </w:del>
          </w:p>
        </w:tc>
        <w:tc>
          <w:tcPr>
            <w:tcW w:w="886" w:type="dxa"/>
            <w:vAlign w:val="bottom"/>
          </w:tcPr>
          <w:p w14:paraId="0BC043A8" w14:textId="453BA97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26" w:author="Author"/>
                <w:rFonts w:asciiTheme="minorHAnsi" w:hAnsiTheme="minorHAnsi" w:cstheme="minorHAnsi"/>
                <w:color w:val="000000"/>
                <w:sz w:val="22"/>
                <w:szCs w:val="22"/>
              </w:rPr>
            </w:pPr>
            <w:del w:id="7627" w:author="Author">
              <w:r w:rsidDel="009E644C">
                <w:rPr>
                  <w:rFonts w:ascii="Calibri" w:hAnsi="Calibri" w:cs="Calibri"/>
                  <w:color w:val="000000"/>
                  <w:sz w:val="22"/>
                  <w:szCs w:val="22"/>
                </w:rPr>
                <w:delText>3.41</w:delText>
              </w:r>
            </w:del>
          </w:p>
        </w:tc>
        <w:tc>
          <w:tcPr>
            <w:tcW w:w="1240" w:type="dxa"/>
            <w:vAlign w:val="bottom"/>
          </w:tcPr>
          <w:p w14:paraId="69F02E4A" w14:textId="2C711D0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28" w:author="Author"/>
                <w:rFonts w:asciiTheme="minorHAnsi" w:hAnsiTheme="minorHAnsi" w:cstheme="minorHAnsi"/>
                <w:color w:val="000000"/>
                <w:sz w:val="22"/>
                <w:szCs w:val="22"/>
              </w:rPr>
            </w:pPr>
            <w:del w:id="7629" w:author="Author">
              <w:r w:rsidDel="009E644C">
                <w:rPr>
                  <w:rFonts w:ascii="Calibri" w:hAnsi="Calibri" w:cs="Calibri"/>
                  <w:color w:val="000000"/>
                  <w:sz w:val="22"/>
                  <w:szCs w:val="22"/>
                </w:rPr>
                <w:delText>103.11</w:delText>
              </w:r>
            </w:del>
          </w:p>
        </w:tc>
        <w:tc>
          <w:tcPr>
            <w:tcW w:w="886" w:type="dxa"/>
            <w:vAlign w:val="bottom"/>
          </w:tcPr>
          <w:p w14:paraId="3E2CB7CE" w14:textId="0F44921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30" w:author="Author"/>
                <w:rFonts w:asciiTheme="minorHAnsi" w:hAnsiTheme="minorHAnsi" w:cstheme="minorHAnsi"/>
                <w:color w:val="000000"/>
                <w:sz w:val="22"/>
                <w:szCs w:val="22"/>
              </w:rPr>
            </w:pPr>
            <w:del w:id="7631" w:author="Author">
              <w:r w:rsidDel="009E644C">
                <w:rPr>
                  <w:rFonts w:ascii="Calibri" w:hAnsi="Calibri" w:cs="Calibri"/>
                  <w:color w:val="000000"/>
                  <w:sz w:val="22"/>
                  <w:szCs w:val="22"/>
                </w:rPr>
                <w:delText>3.42</w:delText>
              </w:r>
            </w:del>
          </w:p>
        </w:tc>
        <w:tc>
          <w:tcPr>
            <w:tcW w:w="1240" w:type="dxa"/>
            <w:vAlign w:val="bottom"/>
          </w:tcPr>
          <w:p w14:paraId="54943B64" w14:textId="37D9605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32" w:author="Author"/>
                <w:rFonts w:asciiTheme="minorHAnsi" w:hAnsiTheme="minorHAnsi" w:cstheme="minorHAnsi"/>
                <w:color w:val="000000"/>
                <w:sz w:val="22"/>
                <w:szCs w:val="22"/>
              </w:rPr>
            </w:pPr>
            <w:del w:id="7633" w:author="Author">
              <w:r w:rsidDel="009E644C">
                <w:rPr>
                  <w:rFonts w:ascii="Calibri" w:hAnsi="Calibri" w:cs="Calibri"/>
                  <w:color w:val="000000"/>
                  <w:sz w:val="22"/>
                  <w:szCs w:val="22"/>
                </w:rPr>
                <w:delText>103.17</w:delText>
              </w:r>
            </w:del>
          </w:p>
        </w:tc>
      </w:tr>
      <w:tr w:rsidR="00F06446" w:rsidDel="009E644C" w14:paraId="72E2460A" w14:textId="08D57A4E" w:rsidTr="00784B17">
        <w:trPr>
          <w:cnfStyle w:val="000000100000" w:firstRow="0" w:lastRow="0" w:firstColumn="0" w:lastColumn="0" w:oddVBand="0" w:evenVBand="0" w:oddHBand="1" w:evenHBand="0" w:firstRowFirstColumn="0" w:firstRowLastColumn="0" w:lastRowFirstColumn="0" w:lastRowLastColumn="0"/>
          <w:trHeight w:val="282"/>
          <w:del w:id="763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5BF7371" w14:textId="1B02D7E7" w:rsidR="00F06446" w:rsidDel="009E644C" w:rsidRDefault="00F06446" w:rsidP="00784B17">
            <w:pPr>
              <w:rPr>
                <w:del w:id="7635" w:author="Author"/>
                <w:rFonts w:ascii="Calibri" w:hAnsi="Calibri" w:cs="Calibri"/>
                <w:b w:val="0"/>
                <w:bCs w:val="0"/>
                <w:color w:val="000000"/>
                <w:sz w:val="22"/>
                <w:szCs w:val="22"/>
              </w:rPr>
            </w:pPr>
            <w:del w:id="7636" w:author="Author">
              <w:r w:rsidDel="009E644C">
                <w:rPr>
                  <w:rFonts w:ascii="Calibri" w:hAnsi="Calibri" w:cs="Calibri"/>
                  <w:b w:val="0"/>
                  <w:bCs w:val="0"/>
                  <w:color w:val="000000"/>
                  <w:sz w:val="22"/>
                  <w:szCs w:val="22"/>
                </w:rPr>
                <w:delText>3840</w:delText>
              </w:r>
            </w:del>
          </w:p>
        </w:tc>
        <w:tc>
          <w:tcPr>
            <w:tcW w:w="851" w:type="dxa"/>
            <w:vAlign w:val="bottom"/>
          </w:tcPr>
          <w:p w14:paraId="4CBCAADD" w14:textId="377C198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37" w:author="Author"/>
                <w:rFonts w:asciiTheme="minorHAnsi" w:hAnsiTheme="minorHAnsi" w:cstheme="minorHAnsi"/>
                <w:color w:val="000000"/>
                <w:sz w:val="22"/>
                <w:szCs w:val="22"/>
              </w:rPr>
            </w:pPr>
            <w:del w:id="7638" w:author="Author">
              <w:r w:rsidDel="009E644C">
                <w:rPr>
                  <w:rFonts w:ascii="Calibri" w:hAnsi="Calibri" w:cs="Calibri"/>
                  <w:color w:val="000000"/>
                  <w:sz w:val="22"/>
                  <w:szCs w:val="22"/>
                </w:rPr>
                <w:delText>3.31</w:delText>
              </w:r>
            </w:del>
          </w:p>
        </w:tc>
        <w:tc>
          <w:tcPr>
            <w:tcW w:w="1240" w:type="dxa"/>
            <w:vAlign w:val="bottom"/>
          </w:tcPr>
          <w:p w14:paraId="7CF3C104" w14:textId="4F98032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39" w:author="Author"/>
                <w:rFonts w:asciiTheme="minorHAnsi" w:hAnsiTheme="minorHAnsi" w:cstheme="minorHAnsi"/>
                <w:color w:val="000000"/>
                <w:sz w:val="22"/>
                <w:szCs w:val="22"/>
              </w:rPr>
            </w:pPr>
            <w:del w:id="7640" w:author="Author">
              <w:r w:rsidDel="009E644C">
                <w:rPr>
                  <w:rFonts w:ascii="Calibri" w:hAnsi="Calibri" w:cs="Calibri"/>
                  <w:color w:val="000000"/>
                  <w:sz w:val="22"/>
                  <w:szCs w:val="22"/>
                </w:rPr>
                <w:delText>101.73</w:delText>
              </w:r>
            </w:del>
          </w:p>
        </w:tc>
        <w:tc>
          <w:tcPr>
            <w:tcW w:w="851" w:type="dxa"/>
            <w:vAlign w:val="bottom"/>
          </w:tcPr>
          <w:p w14:paraId="2E40A366" w14:textId="5030EC2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41" w:author="Author"/>
                <w:rFonts w:asciiTheme="minorHAnsi" w:hAnsiTheme="minorHAnsi" w:cstheme="minorHAnsi"/>
                <w:color w:val="000000"/>
                <w:sz w:val="22"/>
                <w:szCs w:val="22"/>
              </w:rPr>
            </w:pPr>
            <w:del w:id="7642" w:author="Author">
              <w:r w:rsidDel="009E644C">
                <w:rPr>
                  <w:rFonts w:ascii="Calibri" w:hAnsi="Calibri" w:cs="Calibri"/>
                  <w:color w:val="000000"/>
                  <w:sz w:val="22"/>
                  <w:szCs w:val="22"/>
                </w:rPr>
                <w:delText>3.35</w:delText>
              </w:r>
            </w:del>
          </w:p>
        </w:tc>
        <w:tc>
          <w:tcPr>
            <w:tcW w:w="1240" w:type="dxa"/>
            <w:vAlign w:val="bottom"/>
          </w:tcPr>
          <w:p w14:paraId="00C95E18" w14:textId="5E48472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43" w:author="Author"/>
                <w:rFonts w:asciiTheme="minorHAnsi" w:hAnsiTheme="minorHAnsi" w:cstheme="minorHAnsi"/>
                <w:color w:val="000000"/>
                <w:sz w:val="22"/>
                <w:szCs w:val="22"/>
              </w:rPr>
            </w:pPr>
            <w:del w:id="7644" w:author="Author">
              <w:r w:rsidDel="009E644C">
                <w:rPr>
                  <w:rFonts w:ascii="Calibri" w:hAnsi="Calibri" w:cs="Calibri"/>
                  <w:color w:val="000000"/>
                  <w:sz w:val="22"/>
                  <w:szCs w:val="22"/>
                </w:rPr>
                <w:delText>103.05</w:delText>
              </w:r>
            </w:del>
          </w:p>
        </w:tc>
        <w:tc>
          <w:tcPr>
            <w:tcW w:w="886" w:type="dxa"/>
            <w:vAlign w:val="bottom"/>
          </w:tcPr>
          <w:p w14:paraId="482B709F" w14:textId="10F0641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45" w:author="Author"/>
                <w:rFonts w:asciiTheme="minorHAnsi" w:hAnsiTheme="minorHAnsi" w:cstheme="minorHAnsi"/>
                <w:color w:val="000000"/>
                <w:sz w:val="22"/>
                <w:szCs w:val="22"/>
              </w:rPr>
            </w:pPr>
            <w:del w:id="7646" w:author="Author">
              <w:r w:rsidDel="009E644C">
                <w:rPr>
                  <w:rFonts w:ascii="Calibri" w:hAnsi="Calibri" w:cs="Calibri"/>
                  <w:color w:val="000000"/>
                  <w:sz w:val="22"/>
                  <w:szCs w:val="22"/>
                </w:rPr>
                <w:delText>3.36</w:delText>
              </w:r>
            </w:del>
          </w:p>
        </w:tc>
        <w:tc>
          <w:tcPr>
            <w:tcW w:w="1240" w:type="dxa"/>
            <w:vAlign w:val="bottom"/>
          </w:tcPr>
          <w:p w14:paraId="458C5C8E" w14:textId="59A7AFA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47" w:author="Author"/>
                <w:rFonts w:asciiTheme="minorHAnsi" w:hAnsiTheme="minorHAnsi" w:cstheme="minorHAnsi"/>
                <w:color w:val="000000"/>
                <w:sz w:val="22"/>
                <w:szCs w:val="22"/>
              </w:rPr>
            </w:pPr>
            <w:del w:id="7648" w:author="Author">
              <w:r w:rsidDel="009E644C">
                <w:rPr>
                  <w:rFonts w:ascii="Calibri" w:hAnsi="Calibri" w:cs="Calibri"/>
                  <w:color w:val="000000"/>
                  <w:sz w:val="22"/>
                  <w:szCs w:val="22"/>
                </w:rPr>
                <w:delText>103.19</w:delText>
              </w:r>
            </w:del>
          </w:p>
        </w:tc>
        <w:tc>
          <w:tcPr>
            <w:tcW w:w="886" w:type="dxa"/>
            <w:vAlign w:val="bottom"/>
          </w:tcPr>
          <w:p w14:paraId="34C77BE5" w14:textId="30D6E25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49" w:author="Author"/>
                <w:rFonts w:asciiTheme="minorHAnsi" w:hAnsiTheme="minorHAnsi" w:cstheme="minorHAnsi"/>
                <w:color w:val="000000"/>
                <w:sz w:val="22"/>
                <w:szCs w:val="22"/>
              </w:rPr>
            </w:pPr>
            <w:del w:id="7650" w:author="Author">
              <w:r w:rsidDel="009E644C">
                <w:rPr>
                  <w:rFonts w:ascii="Calibri" w:hAnsi="Calibri" w:cs="Calibri"/>
                  <w:color w:val="000000"/>
                  <w:sz w:val="22"/>
                  <w:szCs w:val="22"/>
                </w:rPr>
                <w:delText>3.36</w:delText>
              </w:r>
            </w:del>
          </w:p>
        </w:tc>
        <w:tc>
          <w:tcPr>
            <w:tcW w:w="1240" w:type="dxa"/>
            <w:vAlign w:val="bottom"/>
          </w:tcPr>
          <w:p w14:paraId="63E8BE88" w14:textId="0FC4B80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51" w:author="Author"/>
                <w:rFonts w:asciiTheme="minorHAnsi" w:hAnsiTheme="minorHAnsi" w:cstheme="minorHAnsi"/>
                <w:color w:val="000000"/>
                <w:sz w:val="22"/>
                <w:szCs w:val="22"/>
              </w:rPr>
            </w:pPr>
            <w:del w:id="7652" w:author="Author">
              <w:r w:rsidDel="009E644C">
                <w:rPr>
                  <w:rFonts w:ascii="Calibri" w:hAnsi="Calibri" w:cs="Calibri"/>
                  <w:color w:val="000000"/>
                  <w:sz w:val="22"/>
                  <w:szCs w:val="22"/>
                </w:rPr>
                <w:delText>103.22</w:delText>
              </w:r>
            </w:del>
          </w:p>
        </w:tc>
      </w:tr>
      <w:tr w:rsidR="00F06446" w:rsidDel="009E644C" w14:paraId="4E669396" w14:textId="18930E86" w:rsidTr="00784B17">
        <w:trPr>
          <w:trHeight w:val="282"/>
          <w:del w:id="765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DA5D747" w14:textId="245FC79B" w:rsidR="00F06446" w:rsidDel="009E644C" w:rsidRDefault="00F06446" w:rsidP="00784B17">
            <w:pPr>
              <w:rPr>
                <w:del w:id="7654" w:author="Author"/>
                <w:rFonts w:ascii="Calibri" w:hAnsi="Calibri" w:cs="Calibri"/>
                <w:b w:val="0"/>
                <w:bCs w:val="0"/>
                <w:color w:val="000000"/>
                <w:sz w:val="22"/>
                <w:szCs w:val="22"/>
              </w:rPr>
            </w:pPr>
            <w:del w:id="7655" w:author="Author">
              <w:r w:rsidDel="009E644C">
                <w:rPr>
                  <w:rFonts w:ascii="Calibri" w:hAnsi="Calibri" w:cs="Calibri"/>
                  <w:b w:val="0"/>
                  <w:bCs w:val="0"/>
                  <w:color w:val="000000"/>
                  <w:sz w:val="22"/>
                  <w:szCs w:val="22"/>
                </w:rPr>
                <w:lastRenderedPageBreak/>
                <w:delText>3904</w:delText>
              </w:r>
            </w:del>
          </w:p>
        </w:tc>
        <w:tc>
          <w:tcPr>
            <w:tcW w:w="851" w:type="dxa"/>
            <w:vAlign w:val="bottom"/>
          </w:tcPr>
          <w:p w14:paraId="0E40C37F" w14:textId="0B9B27A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56" w:author="Author"/>
                <w:rFonts w:asciiTheme="minorHAnsi" w:hAnsiTheme="minorHAnsi" w:cstheme="minorHAnsi"/>
                <w:color w:val="000000"/>
                <w:sz w:val="22"/>
                <w:szCs w:val="22"/>
              </w:rPr>
            </w:pPr>
            <w:del w:id="7657" w:author="Author">
              <w:r w:rsidDel="009E644C">
                <w:rPr>
                  <w:rFonts w:ascii="Calibri" w:hAnsi="Calibri" w:cs="Calibri"/>
                  <w:color w:val="000000"/>
                  <w:sz w:val="22"/>
                  <w:szCs w:val="22"/>
                </w:rPr>
                <w:delText>3.26</w:delText>
              </w:r>
            </w:del>
          </w:p>
        </w:tc>
        <w:tc>
          <w:tcPr>
            <w:tcW w:w="1240" w:type="dxa"/>
            <w:vAlign w:val="bottom"/>
          </w:tcPr>
          <w:p w14:paraId="6598869F" w14:textId="52B6416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58" w:author="Author"/>
                <w:rFonts w:asciiTheme="minorHAnsi" w:hAnsiTheme="minorHAnsi" w:cstheme="minorHAnsi"/>
                <w:color w:val="000000"/>
                <w:sz w:val="22"/>
                <w:szCs w:val="22"/>
              </w:rPr>
            </w:pPr>
            <w:del w:id="7659" w:author="Author">
              <w:r w:rsidDel="009E644C">
                <w:rPr>
                  <w:rFonts w:ascii="Calibri" w:hAnsi="Calibri" w:cs="Calibri"/>
                  <w:color w:val="000000"/>
                  <w:sz w:val="22"/>
                  <w:szCs w:val="22"/>
                </w:rPr>
                <w:delText>101.71</w:delText>
              </w:r>
            </w:del>
          </w:p>
        </w:tc>
        <w:tc>
          <w:tcPr>
            <w:tcW w:w="851" w:type="dxa"/>
            <w:vAlign w:val="bottom"/>
          </w:tcPr>
          <w:p w14:paraId="27717767" w14:textId="3219101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60" w:author="Author"/>
                <w:rFonts w:asciiTheme="minorHAnsi" w:hAnsiTheme="minorHAnsi" w:cstheme="minorHAnsi"/>
                <w:color w:val="000000"/>
                <w:sz w:val="22"/>
                <w:szCs w:val="22"/>
              </w:rPr>
            </w:pPr>
            <w:del w:id="7661" w:author="Author">
              <w:r w:rsidDel="009E644C">
                <w:rPr>
                  <w:rFonts w:ascii="Calibri" w:hAnsi="Calibri" w:cs="Calibri"/>
                  <w:color w:val="000000"/>
                  <w:sz w:val="22"/>
                  <w:szCs w:val="22"/>
                </w:rPr>
                <w:delText>3.30</w:delText>
              </w:r>
            </w:del>
          </w:p>
        </w:tc>
        <w:tc>
          <w:tcPr>
            <w:tcW w:w="1240" w:type="dxa"/>
            <w:vAlign w:val="bottom"/>
          </w:tcPr>
          <w:p w14:paraId="46FE64A3" w14:textId="1E6FC24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62" w:author="Author"/>
                <w:rFonts w:asciiTheme="minorHAnsi" w:hAnsiTheme="minorHAnsi" w:cstheme="minorHAnsi"/>
                <w:color w:val="000000"/>
                <w:sz w:val="22"/>
                <w:szCs w:val="22"/>
              </w:rPr>
            </w:pPr>
            <w:del w:id="7663" w:author="Author">
              <w:r w:rsidDel="009E644C">
                <w:rPr>
                  <w:rFonts w:ascii="Calibri" w:hAnsi="Calibri" w:cs="Calibri"/>
                  <w:color w:val="000000"/>
                  <w:sz w:val="22"/>
                  <w:szCs w:val="22"/>
                </w:rPr>
                <w:delText>103.12</w:delText>
              </w:r>
            </w:del>
          </w:p>
        </w:tc>
        <w:tc>
          <w:tcPr>
            <w:tcW w:w="886" w:type="dxa"/>
            <w:vAlign w:val="bottom"/>
          </w:tcPr>
          <w:p w14:paraId="2867A03A" w14:textId="6698CC5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64" w:author="Author"/>
                <w:rFonts w:asciiTheme="minorHAnsi" w:hAnsiTheme="minorHAnsi" w:cstheme="minorHAnsi"/>
                <w:color w:val="000000"/>
                <w:sz w:val="22"/>
                <w:szCs w:val="22"/>
              </w:rPr>
            </w:pPr>
            <w:del w:id="7665" w:author="Author">
              <w:r w:rsidDel="009E644C">
                <w:rPr>
                  <w:rFonts w:ascii="Calibri" w:hAnsi="Calibri" w:cs="Calibri"/>
                  <w:color w:val="000000"/>
                  <w:sz w:val="22"/>
                  <w:szCs w:val="22"/>
                </w:rPr>
                <w:delText>3.31</w:delText>
              </w:r>
            </w:del>
          </w:p>
        </w:tc>
        <w:tc>
          <w:tcPr>
            <w:tcW w:w="1240" w:type="dxa"/>
            <w:vAlign w:val="bottom"/>
          </w:tcPr>
          <w:p w14:paraId="2A7A90D6" w14:textId="7232281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66" w:author="Author"/>
                <w:rFonts w:asciiTheme="minorHAnsi" w:hAnsiTheme="minorHAnsi" w:cstheme="minorHAnsi"/>
                <w:color w:val="000000"/>
                <w:sz w:val="22"/>
                <w:szCs w:val="22"/>
              </w:rPr>
            </w:pPr>
            <w:del w:id="7667" w:author="Author">
              <w:r w:rsidDel="009E644C">
                <w:rPr>
                  <w:rFonts w:ascii="Calibri" w:hAnsi="Calibri" w:cs="Calibri"/>
                  <w:color w:val="000000"/>
                  <w:sz w:val="22"/>
                  <w:szCs w:val="22"/>
                </w:rPr>
                <w:delText>103.26</w:delText>
              </w:r>
            </w:del>
          </w:p>
        </w:tc>
        <w:tc>
          <w:tcPr>
            <w:tcW w:w="886" w:type="dxa"/>
            <w:vAlign w:val="bottom"/>
          </w:tcPr>
          <w:p w14:paraId="3B132B53" w14:textId="56DD4D5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68" w:author="Author"/>
                <w:rFonts w:asciiTheme="minorHAnsi" w:hAnsiTheme="minorHAnsi" w:cstheme="minorHAnsi"/>
                <w:color w:val="000000"/>
                <w:sz w:val="22"/>
                <w:szCs w:val="22"/>
              </w:rPr>
            </w:pPr>
            <w:del w:id="7669" w:author="Author">
              <w:r w:rsidDel="009E644C">
                <w:rPr>
                  <w:rFonts w:ascii="Calibri" w:hAnsi="Calibri" w:cs="Calibri"/>
                  <w:color w:val="000000"/>
                  <w:sz w:val="22"/>
                  <w:szCs w:val="22"/>
                </w:rPr>
                <w:delText>3.31</w:delText>
              </w:r>
            </w:del>
          </w:p>
        </w:tc>
        <w:tc>
          <w:tcPr>
            <w:tcW w:w="1240" w:type="dxa"/>
            <w:vAlign w:val="bottom"/>
          </w:tcPr>
          <w:p w14:paraId="6971D0DD" w14:textId="5C6E8FE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70" w:author="Author"/>
                <w:rFonts w:asciiTheme="minorHAnsi" w:hAnsiTheme="minorHAnsi" w:cstheme="minorHAnsi"/>
                <w:color w:val="000000"/>
                <w:sz w:val="22"/>
                <w:szCs w:val="22"/>
              </w:rPr>
            </w:pPr>
            <w:del w:id="7671" w:author="Author">
              <w:r w:rsidDel="009E644C">
                <w:rPr>
                  <w:rFonts w:ascii="Calibri" w:hAnsi="Calibri" w:cs="Calibri"/>
                  <w:color w:val="000000"/>
                  <w:sz w:val="22"/>
                  <w:szCs w:val="22"/>
                </w:rPr>
                <w:delText>103.27</w:delText>
              </w:r>
            </w:del>
          </w:p>
        </w:tc>
      </w:tr>
      <w:tr w:rsidR="00F06446" w:rsidDel="009E644C" w14:paraId="7F3B6936" w14:textId="77FEE8BE" w:rsidTr="00784B17">
        <w:trPr>
          <w:cnfStyle w:val="000000100000" w:firstRow="0" w:lastRow="0" w:firstColumn="0" w:lastColumn="0" w:oddVBand="0" w:evenVBand="0" w:oddHBand="1" w:evenHBand="0" w:firstRowFirstColumn="0" w:firstRowLastColumn="0" w:lastRowFirstColumn="0" w:lastRowLastColumn="0"/>
          <w:trHeight w:val="282"/>
          <w:del w:id="767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038D182" w14:textId="26FDE216" w:rsidR="00F06446" w:rsidDel="009E644C" w:rsidRDefault="00F06446" w:rsidP="00784B17">
            <w:pPr>
              <w:rPr>
                <w:del w:id="7673" w:author="Author"/>
                <w:rFonts w:ascii="Calibri" w:hAnsi="Calibri" w:cs="Calibri"/>
                <w:b w:val="0"/>
                <w:bCs w:val="0"/>
                <w:color w:val="000000"/>
                <w:sz w:val="22"/>
                <w:szCs w:val="22"/>
              </w:rPr>
            </w:pPr>
            <w:del w:id="7674" w:author="Author">
              <w:r w:rsidDel="009E644C">
                <w:rPr>
                  <w:rFonts w:ascii="Calibri" w:hAnsi="Calibri" w:cs="Calibri"/>
                  <w:b w:val="0"/>
                  <w:bCs w:val="0"/>
                  <w:color w:val="000000"/>
                  <w:sz w:val="22"/>
                  <w:szCs w:val="22"/>
                </w:rPr>
                <w:delText>3968</w:delText>
              </w:r>
            </w:del>
          </w:p>
        </w:tc>
        <w:tc>
          <w:tcPr>
            <w:tcW w:w="851" w:type="dxa"/>
            <w:vAlign w:val="bottom"/>
          </w:tcPr>
          <w:p w14:paraId="2ECA5746" w14:textId="7EFB141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75" w:author="Author"/>
                <w:rFonts w:asciiTheme="minorHAnsi" w:hAnsiTheme="minorHAnsi" w:cstheme="minorHAnsi"/>
                <w:color w:val="000000"/>
                <w:sz w:val="22"/>
                <w:szCs w:val="22"/>
              </w:rPr>
            </w:pPr>
            <w:del w:id="7676" w:author="Author">
              <w:r w:rsidDel="009E644C">
                <w:rPr>
                  <w:rFonts w:ascii="Calibri" w:hAnsi="Calibri" w:cs="Calibri"/>
                  <w:color w:val="000000"/>
                  <w:sz w:val="22"/>
                  <w:szCs w:val="22"/>
                </w:rPr>
                <w:delText>3.20</w:delText>
              </w:r>
            </w:del>
          </w:p>
        </w:tc>
        <w:tc>
          <w:tcPr>
            <w:tcW w:w="1240" w:type="dxa"/>
            <w:vAlign w:val="bottom"/>
          </w:tcPr>
          <w:p w14:paraId="2382D340" w14:textId="619D334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77" w:author="Author"/>
                <w:rFonts w:asciiTheme="minorHAnsi" w:hAnsiTheme="minorHAnsi" w:cstheme="minorHAnsi"/>
                <w:color w:val="000000"/>
                <w:sz w:val="22"/>
                <w:szCs w:val="22"/>
              </w:rPr>
            </w:pPr>
            <w:del w:id="7678" w:author="Author">
              <w:r w:rsidDel="009E644C">
                <w:rPr>
                  <w:rFonts w:ascii="Calibri" w:hAnsi="Calibri" w:cs="Calibri"/>
                  <w:color w:val="000000"/>
                  <w:sz w:val="22"/>
                  <w:szCs w:val="22"/>
                </w:rPr>
                <w:delText>101.68</w:delText>
              </w:r>
            </w:del>
          </w:p>
        </w:tc>
        <w:tc>
          <w:tcPr>
            <w:tcW w:w="851" w:type="dxa"/>
            <w:vAlign w:val="bottom"/>
          </w:tcPr>
          <w:p w14:paraId="6CEF0847" w14:textId="2EF0BC4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79" w:author="Author"/>
                <w:rFonts w:asciiTheme="minorHAnsi" w:hAnsiTheme="minorHAnsi" w:cstheme="minorHAnsi"/>
                <w:color w:val="000000"/>
                <w:sz w:val="22"/>
                <w:szCs w:val="22"/>
              </w:rPr>
            </w:pPr>
            <w:del w:id="7680" w:author="Author">
              <w:r w:rsidDel="009E644C">
                <w:rPr>
                  <w:rFonts w:ascii="Calibri" w:hAnsi="Calibri" w:cs="Calibri"/>
                  <w:color w:val="000000"/>
                  <w:sz w:val="22"/>
                  <w:szCs w:val="22"/>
                </w:rPr>
                <w:delText>3.25</w:delText>
              </w:r>
            </w:del>
          </w:p>
        </w:tc>
        <w:tc>
          <w:tcPr>
            <w:tcW w:w="1240" w:type="dxa"/>
            <w:vAlign w:val="bottom"/>
          </w:tcPr>
          <w:p w14:paraId="291D7751" w14:textId="2869D55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81" w:author="Author"/>
                <w:rFonts w:asciiTheme="minorHAnsi" w:hAnsiTheme="minorHAnsi" w:cstheme="minorHAnsi"/>
                <w:color w:val="000000"/>
                <w:sz w:val="22"/>
                <w:szCs w:val="22"/>
              </w:rPr>
            </w:pPr>
            <w:del w:id="7682" w:author="Author">
              <w:r w:rsidDel="009E644C">
                <w:rPr>
                  <w:rFonts w:ascii="Calibri" w:hAnsi="Calibri" w:cs="Calibri"/>
                  <w:color w:val="000000"/>
                  <w:sz w:val="22"/>
                  <w:szCs w:val="22"/>
                </w:rPr>
                <w:delText>103.19</w:delText>
              </w:r>
            </w:del>
          </w:p>
        </w:tc>
        <w:tc>
          <w:tcPr>
            <w:tcW w:w="886" w:type="dxa"/>
            <w:vAlign w:val="bottom"/>
          </w:tcPr>
          <w:p w14:paraId="6A772B13" w14:textId="1A364E8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83" w:author="Author"/>
                <w:rFonts w:asciiTheme="minorHAnsi" w:hAnsiTheme="minorHAnsi" w:cstheme="minorHAnsi"/>
                <w:color w:val="000000"/>
                <w:sz w:val="22"/>
                <w:szCs w:val="22"/>
              </w:rPr>
            </w:pPr>
            <w:del w:id="7684" w:author="Author">
              <w:r w:rsidDel="009E644C">
                <w:rPr>
                  <w:rFonts w:ascii="Calibri" w:hAnsi="Calibri" w:cs="Calibri"/>
                  <w:color w:val="000000"/>
                  <w:sz w:val="22"/>
                  <w:szCs w:val="22"/>
                </w:rPr>
                <w:delText>3.26</w:delText>
              </w:r>
            </w:del>
          </w:p>
        </w:tc>
        <w:tc>
          <w:tcPr>
            <w:tcW w:w="1240" w:type="dxa"/>
            <w:vAlign w:val="bottom"/>
          </w:tcPr>
          <w:p w14:paraId="78BC7122" w14:textId="39EED99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85" w:author="Author"/>
                <w:rFonts w:asciiTheme="minorHAnsi" w:hAnsiTheme="minorHAnsi" w:cstheme="minorHAnsi"/>
                <w:color w:val="000000"/>
                <w:sz w:val="22"/>
                <w:szCs w:val="22"/>
              </w:rPr>
            </w:pPr>
            <w:del w:id="7686" w:author="Author">
              <w:r w:rsidDel="009E644C">
                <w:rPr>
                  <w:rFonts w:ascii="Calibri" w:hAnsi="Calibri" w:cs="Calibri"/>
                  <w:color w:val="000000"/>
                  <w:sz w:val="22"/>
                  <w:szCs w:val="22"/>
                </w:rPr>
                <w:delText>103.34</w:delText>
              </w:r>
            </w:del>
          </w:p>
        </w:tc>
        <w:tc>
          <w:tcPr>
            <w:tcW w:w="886" w:type="dxa"/>
            <w:vAlign w:val="bottom"/>
          </w:tcPr>
          <w:p w14:paraId="704D2181" w14:textId="0C50639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87" w:author="Author"/>
                <w:rFonts w:asciiTheme="minorHAnsi" w:hAnsiTheme="minorHAnsi" w:cstheme="minorHAnsi"/>
                <w:color w:val="000000"/>
                <w:sz w:val="22"/>
                <w:szCs w:val="22"/>
              </w:rPr>
            </w:pPr>
            <w:del w:id="7688" w:author="Author">
              <w:r w:rsidDel="009E644C">
                <w:rPr>
                  <w:rFonts w:ascii="Calibri" w:hAnsi="Calibri" w:cs="Calibri"/>
                  <w:color w:val="000000"/>
                  <w:sz w:val="22"/>
                  <w:szCs w:val="22"/>
                </w:rPr>
                <w:delText>3.25</w:delText>
              </w:r>
            </w:del>
          </w:p>
        </w:tc>
        <w:tc>
          <w:tcPr>
            <w:tcW w:w="1240" w:type="dxa"/>
            <w:vAlign w:val="bottom"/>
          </w:tcPr>
          <w:p w14:paraId="5A0B5151" w14:textId="7393610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89" w:author="Author"/>
                <w:rFonts w:asciiTheme="minorHAnsi" w:hAnsiTheme="minorHAnsi" w:cstheme="minorHAnsi"/>
                <w:color w:val="000000"/>
                <w:sz w:val="22"/>
                <w:szCs w:val="22"/>
              </w:rPr>
            </w:pPr>
            <w:del w:id="7690" w:author="Author">
              <w:r w:rsidDel="009E644C">
                <w:rPr>
                  <w:rFonts w:ascii="Calibri" w:hAnsi="Calibri" w:cs="Calibri"/>
                  <w:color w:val="000000"/>
                  <w:sz w:val="22"/>
                  <w:szCs w:val="22"/>
                </w:rPr>
                <w:delText>103.32</w:delText>
              </w:r>
            </w:del>
          </w:p>
        </w:tc>
      </w:tr>
      <w:tr w:rsidR="00F06446" w:rsidDel="009E644C" w14:paraId="01718EA5" w14:textId="20B83FAE" w:rsidTr="00784B17">
        <w:trPr>
          <w:trHeight w:val="282"/>
          <w:del w:id="769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5404630" w14:textId="208BAB33" w:rsidR="00F06446" w:rsidDel="009E644C" w:rsidRDefault="00F06446" w:rsidP="00784B17">
            <w:pPr>
              <w:rPr>
                <w:del w:id="7692" w:author="Author"/>
                <w:rFonts w:ascii="Calibri" w:hAnsi="Calibri" w:cs="Calibri"/>
                <w:b w:val="0"/>
                <w:bCs w:val="0"/>
                <w:color w:val="000000"/>
                <w:sz w:val="22"/>
                <w:szCs w:val="22"/>
              </w:rPr>
            </w:pPr>
            <w:del w:id="7693" w:author="Author">
              <w:r w:rsidDel="009E644C">
                <w:rPr>
                  <w:rFonts w:ascii="Calibri" w:hAnsi="Calibri" w:cs="Calibri"/>
                  <w:b w:val="0"/>
                  <w:bCs w:val="0"/>
                  <w:color w:val="000000"/>
                  <w:sz w:val="22"/>
                  <w:szCs w:val="22"/>
                </w:rPr>
                <w:delText>4032</w:delText>
              </w:r>
            </w:del>
          </w:p>
        </w:tc>
        <w:tc>
          <w:tcPr>
            <w:tcW w:w="851" w:type="dxa"/>
            <w:vAlign w:val="bottom"/>
          </w:tcPr>
          <w:p w14:paraId="2DD165CC" w14:textId="39FE29C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94" w:author="Author"/>
                <w:rFonts w:asciiTheme="minorHAnsi" w:hAnsiTheme="minorHAnsi" w:cstheme="minorHAnsi"/>
                <w:color w:val="000000"/>
                <w:sz w:val="22"/>
                <w:szCs w:val="22"/>
              </w:rPr>
            </w:pPr>
            <w:del w:id="7695" w:author="Author">
              <w:r w:rsidDel="009E644C">
                <w:rPr>
                  <w:rFonts w:ascii="Calibri" w:hAnsi="Calibri" w:cs="Calibri"/>
                  <w:color w:val="000000"/>
                  <w:sz w:val="22"/>
                  <w:szCs w:val="22"/>
                </w:rPr>
                <w:delText>3.14</w:delText>
              </w:r>
            </w:del>
          </w:p>
        </w:tc>
        <w:tc>
          <w:tcPr>
            <w:tcW w:w="1240" w:type="dxa"/>
            <w:vAlign w:val="bottom"/>
          </w:tcPr>
          <w:p w14:paraId="553B0C17" w14:textId="1712474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96" w:author="Author"/>
                <w:rFonts w:asciiTheme="minorHAnsi" w:hAnsiTheme="minorHAnsi" w:cstheme="minorHAnsi"/>
                <w:color w:val="000000"/>
                <w:sz w:val="22"/>
                <w:szCs w:val="22"/>
              </w:rPr>
            </w:pPr>
            <w:del w:id="7697" w:author="Author">
              <w:r w:rsidDel="009E644C">
                <w:rPr>
                  <w:rFonts w:ascii="Calibri" w:hAnsi="Calibri" w:cs="Calibri"/>
                  <w:color w:val="000000"/>
                  <w:sz w:val="22"/>
                  <w:szCs w:val="22"/>
                </w:rPr>
                <w:delText>101.26</w:delText>
              </w:r>
            </w:del>
          </w:p>
        </w:tc>
        <w:tc>
          <w:tcPr>
            <w:tcW w:w="851" w:type="dxa"/>
            <w:vAlign w:val="bottom"/>
          </w:tcPr>
          <w:p w14:paraId="554BA50C" w14:textId="28813C1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98" w:author="Author"/>
                <w:rFonts w:asciiTheme="minorHAnsi" w:hAnsiTheme="minorHAnsi" w:cstheme="minorHAnsi"/>
                <w:color w:val="000000"/>
                <w:sz w:val="22"/>
                <w:szCs w:val="22"/>
              </w:rPr>
            </w:pPr>
            <w:del w:id="7699" w:author="Author">
              <w:r w:rsidDel="009E644C">
                <w:rPr>
                  <w:rFonts w:ascii="Calibri" w:hAnsi="Calibri" w:cs="Calibri"/>
                  <w:color w:val="000000"/>
                  <w:sz w:val="22"/>
                  <w:szCs w:val="22"/>
                </w:rPr>
                <w:delText>3.21</w:delText>
              </w:r>
            </w:del>
          </w:p>
        </w:tc>
        <w:tc>
          <w:tcPr>
            <w:tcW w:w="1240" w:type="dxa"/>
            <w:vAlign w:val="bottom"/>
          </w:tcPr>
          <w:p w14:paraId="52079D44" w14:textId="4EEAB9F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700" w:author="Author"/>
                <w:rFonts w:asciiTheme="minorHAnsi" w:hAnsiTheme="minorHAnsi" w:cstheme="minorHAnsi"/>
                <w:color w:val="000000"/>
                <w:sz w:val="22"/>
                <w:szCs w:val="22"/>
              </w:rPr>
            </w:pPr>
            <w:del w:id="7701" w:author="Author">
              <w:r w:rsidDel="009E644C">
                <w:rPr>
                  <w:rFonts w:ascii="Calibri" w:hAnsi="Calibri" w:cs="Calibri"/>
                  <w:color w:val="000000"/>
                  <w:sz w:val="22"/>
                  <w:szCs w:val="22"/>
                </w:rPr>
                <w:delText>103.41</w:delText>
              </w:r>
            </w:del>
          </w:p>
        </w:tc>
        <w:tc>
          <w:tcPr>
            <w:tcW w:w="886" w:type="dxa"/>
            <w:vAlign w:val="bottom"/>
          </w:tcPr>
          <w:p w14:paraId="092926BA" w14:textId="2096DF4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702" w:author="Author"/>
                <w:rFonts w:asciiTheme="minorHAnsi" w:hAnsiTheme="minorHAnsi" w:cstheme="minorHAnsi"/>
                <w:color w:val="000000"/>
                <w:sz w:val="22"/>
                <w:szCs w:val="22"/>
              </w:rPr>
            </w:pPr>
            <w:del w:id="7703" w:author="Author">
              <w:r w:rsidDel="009E644C">
                <w:rPr>
                  <w:rFonts w:ascii="Calibri" w:hAnsi="Calibri" w:cs="Calibri"/>
                  <w:color w:val="000000"/>
                  <w:sz w:val="22"/>
                  <w:szCs w:val="22"/>
                </w:rPr>
                <w:delText>3.21</w:delText>
              </w:r>
            </w:del>
          </w:p>
        </w:tc>
        <w:tc>
          <w:tcPr>
            <w:tcW w:w="1240" w:type="dxa"/>
            <w:vAlign w:val="bottom"/>
          </w:tcPr>
          <w:p w14:paraId="0ABF6C10" w14:textId="532F66F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704" w:author="Author"/>
                <w:rFonts w:asciiTheme="minorHAnsi" w:hAnsiTheme="minorHAnsi" w:cstheme="minorHAnsi"/>
                <w:color w:val="000000"/>
                <w:sz w:val="22"/>
                <w:szCs w:val="22"/>
              </w:rPr>
            </w:pPr>
            <w:del w:id="7705" w:author="Author">
              <w:r w:rsidDel="009E644C">
                <w:rPr>
                  <w:rFonts w:ascii="Calibri" w:hAnsi="Calibri" w:cs="Calibri"/>
                  <w:color w:val="000000"/>
                  <w:sz w:val="22"/>
                  <w:szCs w:val="22"/>
                </w:rPr>
                <w:delText>103.41</w:delText>
              </w:r>
            </w:del>
          </w:p>
        </w:tc>
        <w:tc>
          <w:tcPr>
            <w:tcW w:w="886" w:type="dxa"/>
            <w:vAlign w:val="bottom"/>
          </w:tcPr>
          <w:p w14:paraId="6CA16805" w14:textId="5AEF60C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706" w:author="Author"/>
                <w:rFonts w:asciiTheme="minorHAnsi" w:hAnsiTheme="minorHAnsi" w:cstheme="minorHAnsi"/>
                <w:color w:val="000000"/>
                <w:sz w:val="22"/>
                <w:szCs w:val="22"/>
              </w:rPr>
            </w:pPr>
            <w:del w:id="7707" w:author="Author">
              <w:r w:rsidDel="009E644C">
                <w:rPr>
                  <w:rFonts w:ascii="Calibri" w:hAnsi="Calibri" w:cs="Calibri"/>
                  <w:color w:val="000000"/>
                  <w:sz w:val="22"/>
                  <w:szCs w:val="22"/>
                </w:rPr>
                <w:delText>3.20</w:delText>
              </w:r>
            </w:del>
          </w:p>
        </w:tc>
        <w:tc>
          <w:tcPr>
            <w:tcW w:w="1240" w:type="dxa"/>
            <w:vAlign w:val="bottom"/>
          </w:tcPr>
          <w:p w14:paraId="0720693A" w14:textId="261F7AD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708" w:author="Author"/>
                <w:rFonts w:asciiTheme="minorHAnsi" w:hAnsiTheme="minorHAnsi" w:cstheme="minorHAnsi"/>
                <w:color w:val="000000"/>
                <w:sz w:val="22"/>
                <w:szCs w:val="22"/>
              </w:rPr>
            </w:pPr>
            <w:del w:id="7709" w:author="Author">
              <w:r w:rsidDel="009E644C">
                <w:rPr>
                  <w:rFonts w:ascii="Calibri" w:hAnsi="Calibri" w:cs="Calibri"/>
                  <w:color w:val="000000"/>
                  <w:sz w:val="22"/>
                  <w:szCs w:val="22"/>
                </w:rPr>
                <w:delText>103.38</w:delText>
              </w:r>
            </w:del>
          </w:p>
        </w:tc>
      </w:tr>
      <w:tr w:rsidR="00F06446" w:rsidDel="009E644C" w14:paraId="501AB0E9" w14:textId="189DF452" w:rsidTr="00784B17">
        <w:trPr>
          <w:cnfStyle w:val="000000100000" w:firstRow="0" w:lastRow="0" w:firstColumn="0" w:lastColumn="0" w:oddVBand="0" w:evenVBand="0" w:oddHBand="1" w:evenHBand="0" w:firstRowFirstColumn="0" w:firstRowLastColumn="0" w:lastRowFirstColumn="0" w:lastRowLastColumn="0"/>
          <w:trHeight w:val="282"/>
          <w:del w:id="771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C7A08BC" w14:textId="76D27CCC" w:rsidR="00F06446" w:rsidDel="009E644C" w:rsidRDefault="00F06446" w:rsidP="00784B17">
            <w:pPr>
              <w:rPr>
                <w:del w:id="7711" w:author="Author"/>
                <w:rFonts w:ascii="Calibri" w:hAnsi="Calibri" w:cs="Calibri"/>
                <w:b w:val="0"/>
                <w:bCs w:val="0"/>
                <w:color w:val="000000"/>
                <w:sz w:val="22"/>
                <w:szCs w:val="22"/>
              </w:rPr>
            </w:pPr>
            <w:del w:id="7712" w:author="Author">
              <w:r w:rsidDel="009E644C">
                <w:rPr>
                  <w:rFonts w:ascii="Calibri" w:hAnsi="Calibri" w:cs="Calibri"/>
                  <w:b w:val="0"/>
                  <w:bCs w:val="0"/>
                  <w:color w:val="000000"/>
                  <w:sz w:val="22"/>
                  <w:szCs w:val="22"/>
                </w:rPr>
                <w:delText>4096</w:delText>
              </w:r>
            </w:del>
          </w:p>
        </w:tc>
        <w:tc>
          <w:tcPr>
            <w:tcW w:w="851" w:type="dxa"/>
            <w:vAlign w:val="bottom"/>
          </w:tcPr>
          <w:p w14:paraId="70AE085C" w14:textId="263D16A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713" w:author="Author"/>
                <w:rFonts w:asciiTheme="minorHAnsi" w:hAnsiTheme="minorHAnsi" w:cstheme="minorHAnsi"/>
                <w:color w:val="000000"/>
                <w:sz w:val="22"/>
                <w:szCs w:val="22"/>
              </w:rPr>
            </w:pPr>
            <w:del w:id="7714" w:author="Author">
              <w:r w:rsidDel="009E644C">
                <w:rPr>
                  <w:rFonts w:ascii="Calibri" w:hAnsi="Calibri" w:cs="Calibri"/>
                  <w:color w:val="000000"/>
                  <w:sz w:val="22"/>
                  <w:szCs w:val="22"/>
                </w:rPr>
                <w:delText>3.09</w:delText>
              </w:r>
            </w:del>
          </w:p>
        </w:tc>
        <w:tc>
          <w:tcPr>
            <w:tcW w:w="1240" w:type="dxa"/>
            <w:vAlign w:val="bottom"/>
          </w:tcPr>
          <w:p w14:paraId="5F83A4BC" w14:textId="4088201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715" w:author="Author"/>
                <w:rFonts w:asciiTheme="minorHAnsi" w:hAnsiTheme="minorHAnsi" w:cstheme="minorHAnsi"/>
                <w:color w:val="000000"/>
                <w:sz w:val="22"/>
                <w:szCs w:val="22"/>
              </w:rPr>
            </w:pPr>
            <w:del w:id="7716" w:author="Author">
              <w:r w:rsidDel="009E644C">
                <w:rPr>
                  <w:rFonts w:ascii="Calibri" w:hAnsi="Calibri" w:cs="Calibri"/>
                  <w:color w:val="000000"/>
                  <w:sz w:val="22"/>
                  <w:szCs w:val="22"/>
                </w:rPr>
                <w:delText>101.27</w:delText>
              </w:r>
            </w:del>
          </w:p>
        </w:tc>
        <w:tc>
          <w:tcPr>
            <w:tcW w:w="851" w:type="dxa"/>
            <w:vAlign w:val="bottom"/>
          </w:tcPr>
          <w:p w14:paraId="5853AF1D" w14:textId="13D5597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717" w:author="Author"/>
                <w:rFonts w:asciiTheme="minorHAnsi" w:hAnsiTheme="minorHAnsi" w:cstheme="minorHAnsi"/>
                <w:color w:val="000000"/>
                <w:sz w:val="22"/>
                <w:szCs w:val="22"/>
              </w:rPr>
            </w:pPr>
            <w:del w:id="7718" w:author="Author">
              <w:r w:rsidDel="009E644C">
                <w:rPr>
                  <w:rFonts w:ascii="Calibri" w:hAnsi="Calibri" w:cs="Calibri"/>
                  <w:color w:val="000000"/>
                  <w:sz w:val="22"/>
                  <w:szCs w:val="22"/>
                </w:rPr>
                <w:delText>3.14</w:delText>
              </w:r>
            </w:del>
          </w:p>
        </w:tc>
        <w:tc>
          <w:tcPr>
            <w:tcW w:w="1240" w:type="dxa"/>
            <w:vAlign w:val="bottom"/>
          </w:tcPr>
          <w:p w14:paraId="1D71DE2E" w14:textId="07BEB82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719" w:author="Author"/>
                <w:rFonts w:asciiTheme="minorHAnsi" w:hAnsiTheme="minorHAnsi" w:cstheme="minorHAnsi"/>
                <w:color w:val="000000"/>
                <w:sz w:val="22"/>
                <w:szCs w:val="22"/>
              </w:rPr>
            </w:pPr>
            <w:del w:id="7720" w:author="Author">
              <w:r w:rsidDel="009E644C">
                <w:rPr>
                  <w:rFonts w:ascii="Calibri" w:hAnsi="Calibri" w:cs="Calibri"/>
                  <w:color w:val="000000"/>
                  <w:sz w:val="22"/>
                  <w:szCs w:val="22"/>
                </w:rPr>
                <w:delText>103.03</w:delText>
              </w:r>
            </w:del>
          </w:p>
        </w:tc>
        <w:tc>
          <w:tcPr>
            <w:tcW w:w="886" w:type="dxa"/>
            <w:vAlign w:val="bottom"/>
          </w:tcPr>
          <w:p w14:paraId="34653ABE" w14:textId="34DF067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721" w:author="Author"/>
                <w:rFonts w:asciiTheme="minorHAnsi" w:hAnsiTheme="minorHAnsi" w:cstheme="minorHAnsi"/>
                <w:color w:val="000000"/>
                <w:sz w:val="22"/>
                <w:szCs w:val="22"/>
              </w:rPr>
            </w:pPr>
            <w:del w:id="7722" w:author="Author">
              <w:r w:rsidDel="009E644C">
                <w:rPr>
                  <w:rFonts w:ascii="Calibri" w:hAnsi="Calibri" w:cs="Calibri"/>
                  <w:color w:val="000000"/>
                  <w:sz w:val="22"/>
                  <w:szCs w:val="22"/>
                </w:rPr>
                <w:delText>3.16</w:delText>
              </w:r>
            </w:del>
          </w:p>
        </w:tc>
        <w:tc>
          <w:tcPr>
            <w:tcW w:w="1240" w:type="dxa"/>
            <w:vAlign w:val="bottom"/>
          </w:tcPr>
          <w:p w14:paraId="2A8B4F0F" w14:textId="3ACF715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723" w:author="Author"/>
                <w:rFonts w:asciiTheme="minorHAnsi" w:hAnsiTheme="minorHAnsi" w:cstheme="minorHAnsi"/>
                <w:color w:val="000000"/>
                <w:sz w:val="22"/>
                <w:szCs w:val="22"/>
              </w:rPr>
            </w:pPr>
            <w:del w:id="7724" w:author="Author">
              <w:r w:rsidDel="009E644C">
                <w:rPr>
                  <w:rFonts w:ascii="Calibri" w:hAnsi="Calibri" w:cs="Calibri"/>
                  <w:color w:val="000000"/>
                  <w:sz w:val="22"/>
                  <w:szCs w:val="22"/>
                </w:rPr>
                <w:delText>103.48</w:delText>
              </w:r>
            </w:del>
          </w:p>
        </w:tc>
        <w:tc>
          <w:tcPr>
            <w:tcW w:w="886" w:type="dxa"/>
            <w:vAlign w:val="bottom"/>
          </w:tcPr>
          <w:p w14:paraId="3D64C997" w14:textId="06AAF56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725" w:author="Author"/>
                <w:rFonts w:asciiTheme="minorHAnsi" w:hAnsiTheme="minorHAnsi" w:cstheme="minorHAnsi"/>
                <w:color w:val="000000"/>
                <w:sz w:val="22"/>
                <w:szCs w:val="22"/>
              </w:rPr>
            </w:pPr>
            <w:del w:id="7726" w:author="Author">
              <w:r w:rsidDel="009E644C">
                <w:rPr>
                  <w:rFonts w:ascii="Calibri" w:hAnsi="Calibri" w:cs="Calibri"/>
                  <w:color w:val="000000"/>
                  <w:sz w:val="22"/>
                  <w:szCs w:val="22"/>
                </w:rPr>
                <w:delText>3.16</w:delText>
              </w:r>
            </w:del>
          </w:p>
        </w:tc>
        <w:tc>
          <w:tcPr>
            <w:tcW w:w="1240" w:type="dxa"/>
            <w:vAlign w:val="bottom"/>
          </w:tcPr>
          <w:p w14:paraId="5E968935" w14:textId="5BE5C40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727" w:author="Author"/>
                <w:rFonts w:asciiTheme="minorHAnsi" w:hAnsiTheme="minorHAnsi" w:cstheme="minorHAnsi"/>
                <w:color w:val="000000"/>
                <w:sz w:val="22"/>
                <w:szCs w:val="22"/>
              </w:rPr>
            </w:pPr>
            <w:del w:id="7728" w:author="Author">
              <w:r w:rsidDel="009E644C">
                <w:rPr>
                  <w:rFonts w:ascii="Calibri" w:hAnsi="Calibri" w:cs="Calibri"/>
                  <w:color w:val="000000"/>
                  <w:sz w:val="22"/>
                  <w:szCs w:val="22"/>
                </w:rPr>
                <w:delText>103.44</w:delText>
              </w:r>
            </w:del>
          </w:p>
        </w:tc>
      </w:tr>
    </w:tbl>
    <w:p w14:paraId="2B01C1BF" w14:textId="4952F3F6" w:rsidR="00F06446" w:rsidRPr="00453431" w:rsidDel="009E644C" w:rsidRDefault="00F06446" w:rsidP="00493D5C">
      <w:pPr>
        <w:pStyle w:val="Caption"/>
        <w:jc w:val="center"/>
        <w:rPr>
          <w:del w:id="7729" w:author="Author"/>
        </w:rPr>
      </w:pPr>
      <w:del w:id="7730" w:author="Author">
        <w:r w:rsidDel="009E644C">
          <w:delText xml:space="preserve">Table </w:delText>
        </w:r>
        <w:r w:rsidDel="009E644C">
          <w:rPr>
            <w:b w:val="0"/>
            <w:bCs w:val="0"/>
          </w:rPr>
          <w:fldChar w:fldCharType="begin"/>
        </w:r>
        <w:r w:rsidDel="009E644C">
          <w:delInstrText xml:space="preserve"> SEQ Table \* ARABIC </w:delInstrText>
        </w:r>
        <w:r w:rsidDel="009E644C">
          <w:rPr>
            <w:b w:val="0"/>
            <w:bCs w:val="0"/>
          </w:rPr>
          <w:fldChar w:fldCharType="separate"/>
        </w:r>
      </w:del>
      <w:ins w:id="7731" w:author="Author">
        <w:del w:id="7732" w:author="Author">
          <w:r w:rsidR="00102D4C" w:rsidDel="009E644C">
            <w:rPr>
              <w:noProof/>
            </w:rPr>
            <w:delText>8</w:delText>
          </w:r>
        </w:del>
      </w:ins>
      <w:del w:id="7733" w:author="Author">
        <w:r w:rsidDel="009E644C">
          <w:rPr>
            <w:noProof/>
          </w:rPr>
          <w:delText>5</w:delText>
        </w:r>
        <w:r w:rsidDel="009E644C">
          <w:rPr>
            <w:b w:val="0"/>
            <w:bCs w:val="0"/>
          </w:rPr>
          <w:fldChar w:fldCharType="end"/>
        </w:r>
        <w:r w:rsidDel="009E644C">
          <w:delText>:</w:delText>
        </w:r>
        <w:r w:rsidRPr="00453431" w:rsidDel="009E644C">
          <w:delText xml:space="preserve"> </w:delText>
        </w:r>
        <w:r w:rsidDel="009E644C">
          <w:delText>DPDK Driver – QDMA</w:delText>
        </w:r>
        <w:r w:rsidR="006A7F6D" w:rsidDel="009E644C">
          <w:delText>5</w:delText>
        </w:r>
        <w:r w:rsidDel="009E644C">
          <w:delText>4.0 PF Forwarding performance test results</w:delText>
        </w:r>
      </w:del>
    </w:p>
    <w:p w14:paraId="716102C1" w14:textId="0DBDFF5B" w:rsidR="00493D5C" w:rsidDel="009E644C" w:rsidRDefault="00493D5C">
      <w:pPr>
        <w:pStyle w:val="Caption"/>
        <w:jc w:val="center"/>
        <w:rPr>
          <w:ins w:id="7734" w:author="Author"/>
          <w:del w:id="7735" w:author="Author"/>
        </w:rPr>
        <w:pPrChange w:id="7736" w:author="Author">
          <w:pPr>
            <w:pStyle w:val="Heading4"/>
            <w:jc w:val="left"/>
          </w:pPr>
        </w:pPrChange>
      </w:pPr>
    </w:p>
    <w:p w14:paraId="113A3D85" w14:textId="30030A9F" w:rsidR="00493D5C" w:rsidDel="009E644C" w:rsidRDefault="00F06446" w:rsidP="00F06446">
      <w:pPr>
        <w:pStyle w:val="Heading4"/>
        <w:jc w:val="left"/>
        <w:rPr>
          <w:ins w:id="7737" w:author="Author"/>
          <w:del w:id="7738" w:author="Author"/>
        </w:rPr>
      </w:pPr>
      <w:del w:id="7739" w:author="Author">
        <w:r w:rsidDel="009E644C">
          <w:br w:type="page"/>
        </w:r>
        <w:r w:rsidDel="009E644C">
          <w:lastRenderedPageBreak/>
          <w:delText>VF Performance</w:delText>
        </w:r>
      </w:del>
    </w:p>
    <w:p w14:paraId="12D28F6B" w14:textId="7FBB3226" w:rsidR="00493D5C" w:rsidDel="009E644C" w:rsidRDefault="00493D5C" w:rsidP="00493D5C">
      <w:pPr>
        <w:rPr>
          <w:ins w:id="7740" w:author="Author"/>
          <w:del w:id="7741" w:author="Author"/>
        </w:rPr>
      </w:pPr>
    </w:p>
    <w:p w14:paraId="090B6DAD" w14:textId="4B7FEB71" w:rsidR="00493D5C" w:rsidDel="009E644C" w:rsidRDefault="00493D5C" w:rsidP="00493D5C">
      <w:pPr>
        <w:rPr>
          <w:ins w:id="7742" w:author="Author"/>
          <w:del w:id="7743" w:author="Author"/>
        </w:rPr>
      </w:pPr>
    </w:p>
    <w:p w14:paraId="77E428C7" w14:textId="05782FD6" w:rsidR="00375A21" w:rsidDel="009E644C" w:rsidRDefault="00375A21" w:rsidP="00493D5C">
      <w:pPr>
        <w:rPr>
          <w:ins w:id="7744" w:author="Author"/>
          <w:del w:id="7745" w:author="Author"/>
        </w:rPr>
      </w:pPr>
    </w:p>
    <w:p w14:paraId="51BD6135" w14:textId="6ECFD9CA" w:rsidR="00375A21" w:rsidDel="009E644C" w:rsidRDefault="00375A21" w:rsidP="00493D5C">
      <w:pPr>
        <w:rPr>
          <w:ins w:id="7746" w:author="Author"/>
          <w:del w:id="7747" w:author="Author"/>
        </w:rPr>
      </w:pPr>
    </w:p>
    <w:p w14:paraId="11F0E274" w14:textId="36E30B4D" w:rsidR="00375A21" w:rsidDel="009E644C" w:rsidRDefault="00375A21" w:rsidP="00493D5C">
      <w:pPr>
        <w:rPr>
          <w:ins w:id="7748" w:author="Author"/>
          <w:del w:id="7749" w:author="Author"/>
        </w:rPr>
      </w:pPr>
    </w:p>
    <w:p w14:paraId="7D41951C" w14:textId="3F35589F" w:rsidR="00375A21" w:rsidDel="009E644C" w:rsidRDefault="00375A21" w:rsidP="00493D5C">
      <w:pPr>
        <w:rPr>
          <w:ins w:id="7750" w:author="Author"/>
          <w:del w:id="7751" w:author="Author"/>
        </w:rPr>
      </w:pPr>
    </w:p>
    <w:p w14:paraId="786AE638" w14:textId="7C95A8D2" w:rsidR="00375A21" w:rsidDel="009E644C" w:rsidRDefault="00375A21" w:rsidP="00493D5C">
      <w:pPr>
        <w:rPr>
          <w:ins w:id="7752" w:author="Author"/>
          <w:del w:id="7753" w:author="Author"/>
        </w:rPr>
      </w:pPr>
    </w:p>
    <w:p w14:paraId="145464DB" w14:textId="147A710F" w:rsidR="00375A21" w:rsidDel="009E644C" w:rsidRDefault="00375A21" w:rsidP="00493D5C">
      <w:pPr>
        <w:rPr>
          <w:ins w:id="7754" w:author="Author"/>
          <w:del w:id="7755" w:author="Author"/>
        </w:rPr>
      </w:pPr>
    </w:p>
    <w:p w14:paraId="733EDA89" w14:textId="38500E2A" w:rsidR="00375A21" w:rsidDel="009E644C" w:rsidRDefault="00375A21" w:rsidP="00493D5C">
      <w:pPr>
        <w:rPr>
          <w:ins w:id="7756" w:author="Author"/>
          <w:del w:id="7757" w:author="Author"/>
        </w:rPr>
      </w:pPr>
    </w:p>
    <w:p w14:paraId="50BDC5C3" w14:textId="723C2032" w:rsidR="00375A21" w:rsidDel="009E644C" w:rsidRDefault="00375A21" w:rsidP="00493D5C">
      <w:pPr>
        <w:rPr>
          <w:ins w:id="7758" w:author="Author"/>
          <w:del w:id="7759" w:author="Author"/>
        </w:rPr>
      </w:pPr>
    </w:p>
    <w:p w14:paraId="238ABC02" w14:textId="07AC0E30" w:rsidR="00375A21" w:rsidDel="009E644C" w:rsidRDefault="00375A21" w:rsidP="00493D5C">
      <w:pPr>
        <w:rPr>
          <w:ins w:id="7760" w:author="Author"/>
          <w:del w:id="7761" w:author="Author"/>
        </w:rPr>
      </w:pPr>
    </w:p>
    <w:p w14:paraId="246F7BC0" w14:textId="6EA8E9D4" w:rsidR="00375A21" w:rsidDel="009E644C" w:rsidRDefault="00375A21" w:rsidP="00493D5C">
      <w:pPr>
        <w:rPr>
          <w:ins w:id="7762" w:author="Author"/>
          <w:del w:id="7763" w:author="Author"/>
        </w:rPr>
      </w:pPr>
    </w:p>
    <w:p w14:paraId="4D25F41B" w14:textId="611F522A" w:rsidR="00375A21" w:rsidDel="009E644C" w:rsidRDefault="00375A21" w:rsidP="00493D5C">
      <w:pPr>
        <w:rPr>
          <w:ins w:id="7764" w:author="Author"/>
          <w:del w:id="7765" w:author="Author"/>
        </w:rPr>
      </w:pPr>
    </w:p>
    <w:p w14:paraId="3C79550D" w14:textId="09A001AF" w:rsidR="00375A21" w:rsidDel="009E644C" w:rsidRDefault="00375A21" w:rsidP="00493D5C">
      <w:pPr>
        <w:rPr>
          <w:ins w:id="7766" w:author="Author"/>
          <w:del w:id="7767" w:author="Author"/>
        </w:rPr>
      </w:pPr>
    </w:p>
    <w:p w14:paraId="00A2A0A3" w14:textId="5A6D43AE" w:rsidR="00375A21" w:rsidDel="009E644C" w:rsidRDefault="00375A21" w:rsidP="00493D5C">
      <w:pPr>
        <w:rPr>
          <w:ins w:id="7768" w:author="Author"/>
          <w:del w:id="7769" w:author="Author"/>
        </w:rPr>
      </w:pPr>
    </w:p>
    <w:p w14:paraId="6994AA71" w14:textId="2CCA5164" w:rsidR="00375A21" w:rsidDel="009E644C" w:rsidRDefault="00375A21" w:rsidP="00493D5C">
      <w:pPr>
        <w:rPr>
          <w:ins w:id="7770" w:author="Author"/>
          <w:del w:id="7771" w:author="Author"/>
        </w:rPr>
      </w:pPr>
    </w:p>
    <w:p w14:paraId="792EC190" w14:textId="68A1215F" w:rsidR="00375A21" w:rsidDel="009E644C" w:rsidRDefault="00375A21" w:rsidP="00493D5C">
      <w:pPr>
        <w:rPr>
          <w:ins w:id="7772" w:author="Author"/>
          <w:del w:id="7773" w:author="Author"/>
        </w:rPr>
      </w:pPr>
    </w:p>
    <w:p w14:paraId="744F8B44" w14:textId="088A349F" w:rsidR="00375A21" w:rsidDel="009E644C" w:rsidRDefault="00375A21" w:rsidP="00493D5C">
      <w:pPr>
        <w:rPr>
          <w:ins w:id="7774" w:author="Author"/>
          <w:del w:id="7775" w:author="Author"/>
        </w:rPr>
      </w:pPr>
    </w:p>
    <w:p w14:paraId="174C22B5" w14:textId="39117BF2" w:rsidR="00375A21" w:rsidDel="009E644C" w:rsidRDefault="00375A21" w:rsidP="00493D5C">
      <w:pPr>
        <w:rPr>
          <w:ins w:id="7776" w:author="Author"/>
          <w:del w:id="7777" w:author="Author"/>
        </w:rPr>
      </w:pPr>
    </w:p>
    <w:p w14:paraId="6D94832E" w14:textId="43870663" w:rsidR="00375A21" w:rsidDel="009E644C" w:rsidRDefault="00375A21">
      <w:pPr>
        <w:pStyle w:val="Heading4"/>
        <w:rPr>
          <w:ins w:id="7778" w:author="Author"/>
          <w:del w:id="7779" w:author="Author"/>
        </w:rPr>
        <w:pPrChange w:id="7780" w:author="Author">
          <w:pPr/>
        </w:pPrChange>
      </w:pPr>
      <w:ins w:id="7781" w:author="Author">
        <w:del w:id="7782" w:author="Author">
          <w:r w:rsidDel="009E644C">
            <w:delText>VF Performance:</w:delText>
          </w:r>
        </w:del>
      </w:ins>
    </w:p>
    <w:p w14:paraId="627EC8FE" w14:textId="2E0CD903" w:rsidR="00375A21" w:rsidRPr="00493D5C" w:rsidDel="009E644C" w:rsidRDefault="00375A21">
      <w:pPr>
        <w:rPr>
          <w:ins w:id="7783" w:author="Author"/>
          <w:del w:id="7784" w:author="Author"/>
        </w:rPr>
        <w:pPrChange w:id="7785" w:author="Author">
          <w:pPr>
            <w:pStyle w:val="Heading4"/>
            <w:jc w:val="left"/>
          </w:pPr>
        </w:pPrChange>
      </w:pPr>
    </w:p>
    <w:p w14:paraId="7D7293D3" w14:textId="3E24E759" w:rsidR="00F06446" w:rsidRPr="0049153C" w:rsidDel="009E644C" w:rsidRDefault="00F06446" w:rsidP="00F06446">
      <w:pPr>
        <w:pStyle w:val="Heading4"/>
        <w:jc w:val="left"/>
        <w:rPr>
          <w:del w:id="7786" w:author="Author"/>
          <w:rFonts w:ascii="Segoe UI" w:hAnsi="Segoe UI" w:cs="Segoe UI"/>
          <w:sz w:val="14"/>
          <w:szCs w:val="14"/>
        </w:rPr>
      </w:pPr>
      <w:del w:id="7787" w:author="Author">
        <w:r w:rsidDel="009E644C">
          <w:rPr>
            <w:b w:val="0"/>
            <w:i w:val="0"/>
            <w:iCs w:val="0"/>
            <w:noProof/>
          </w:rPr>
          <w:lastRenderedPageBreak/>
          <w:drawing>
            <wp:inline distT="0" distB="0" distL="0" distR="0" wp14:anchorId="19298438" wp14:editId="3122BF3A">
              <wp:extent cx="5943600" cy="3438525"/>
              <wp:effectExtent l="0" t="0" r="0" b="9525"/>
              <wp:docPr id="41" name="Chart 41">
                <a:extLst xmlns:a="http://schemas.openxmlformats.org/drawingml/2006/main">
                  <a:ext uri="{FF2B5EF4-FFF2-40B4-BE49-F238E27FC236}">
                    <a16:creationId xmlns:a16="http://schemas.microsoft.com/office/drawing/2014/main" id="{FB56762D-A1EB-4941-A637-ED3BEE0CD7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del>
    </w:p>
    <w:p w14:paraId="4A9EA05A" w14:textId="548AAC90" w:rsidR="00375A21" w:rsidDel="009E644C" w:rsidRDefault="00375A21" w:rsidP="00F06446">
      <w:pPr>
        <w:pStyle w:val="Caption"/>
        <w:jc w:val="center"/>
        <w:rPr>
          <w:ins w:id="7788" w:author="Author"/>
          <w:del w:id="7789" w:author="Author"/>
        </w:rPr>
      </w:pPr>
      <w:ins w:id="7790" w:author="Author">
        <w:del w:id="7791" w:author="Author">
          <w:r w:rsidDel="009E644C">
            <w:rPr>
              <w:noProof/>
            </w:rPr>
            <w:drawing>
              <wp:inline distT="0" distB="0" distL="0" distR="0" wp14:anchorId="666205C3" wp14:editId="557F6742">
                <wp:extent cx="5943600" cy="3438525"/>
                <wp:effectExtent l="0" t="0" r="0" b="9525"/>
                <wp:docPr id="480" name="Chart 480">
                  <a:extLst xmlns:a="http://schemas.openxmlformats.org/drawingml/2006/main">
                    <a:ext uri="{FF2B5EF4-FFF2-40B4-BE49-F238E27FC236}">
                      <a16:creationId xmlns:a16="http://schemas.microsoft.com/office/drawing/2014/main" id="{FB56762D-A1EB-4941-A637-ED3BEE0CD7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del>
      </w:ins>
    </w:p>
    <w:p w14:paraId="2F9E04E2" w14:textId="40379C05" w:rsidR="00F06446" w:rsidDel="009E644C" w:rsidRDefault="00F06446" w:rsidP="00F06446">
      <w:pPr>
        <w:pStyle w:val="Caption"/>
        <w:jc w:val="center"/>
        <w:rPr>
          <w:del w:id="7792" w:author="Author"/>
        </w:rPr>
      </w:pPr>
      <w:del w:id="7793" w:author="Author">
        <w:r w:rsidDel="009E644C">
          <w:delText xml:space="preserve">Figure </w:delText>
        </w:r>
        <w:r w:rsidDel="009E644C">
          <w:fldChar w:fldCharType="begin"/>
        </w:r>
        <w:r w:rsidDel="009E644C">
          <w:delInstrText xml:space="preserve"> SEQ Figure \* ARABIC </w:delInstrText>
        </w:r>
        <w:r w:rsidDel="009E644C">
          <w:fldChar w:fldCharType="separate"/>
        </w:r>
      </w:del>
      <w:ins w:id="7794" w:author="Author">
        <w:del w:id="7795" w:author="Author">
          <w:r w:rsidR="00102D4C" w:rsidDel="009E644C">
            <w:rPr>
              <w:noProof/>
            </w:rPr>
            <w:delText>25</w:delText>
          </w:r>
        </w:del>
      </w:ins>
      <w:del w:id="7796" w:author="Author">
        <w:r w:rsidDel="009E644C">
          <w:rPr>
            <w:noProof/>
          </w:rPr>
          <w:delText>13</w:delText>
        </w:r>
        <w:r w:rsidDel="009E644C">
          <w:rPr>
            <w:noProof/>
          </w:rPr>
          <w:fldChar w:fldCharType="end"/>
        </w:r>
        <w:r w:rsidDel="009E644C">
          <w:delText>: DPDK Driver – QDMA</w:delText>
        </w:r>
        <w:r w:rsidR="006A7F6D" w:rsidDel="009E644C">
          <w:delText>5</w:delText>
        </w:r>
        <w:r w:rsidDel="009E644C">
          <w:delText>4.0 VF Forwarding performance in Gbps</w:delText>
        </w:r>
      </w:del>
    </w:p>
    <w:p w14:paraId="5C2E160F" w14:textId="306947AE" w:rsidR="00F06446" w:rsidDel="009E644C" w:rsidRDefault="00F06446" w:rsidP="00F06446">
      <w:pPr>
        <w:rPr>
          <w:ins w:id="7797" w:author="Author"/>
          <w:del w:id="7798" w:author="Author"/>
        </w:rPr>
      </w:pPr>
    </w:p>
    <w:p w14:paraId="59A63229" w14:textId="51EFAC36" w:rsidR="00493D5C" w:rsidDel="009E644C" w:rsidRDefault="00493D5C" w:rsidP="00F06446">
      <w:pPr>
        <w:rPr>
          <w:ins w:id="7799" w:author="Author"/>
          <w:del w:id="7800" w:author="Author"/>
        </w:rPr>
      </w:pPr>
    </w:p>
    <w:p w14:paraId="073BA058" w14:textId="72AE70D3" w:rsidR="00493D5C" w:rsidDel="009E644C" w:rsidRDefault="00493D5C" w:rsidP="00F06446">
      <w:pPr>
        <w:rPr>
          <w:del w:id="7801" w:author="Author"/>
        </w:rPr>
      </w:pPr>
    </w:p>
    <w:p w14:paraId="6F1133FC" w14:textId="37673AC6" w:rsidR="00F06446" w:rsidRPr="0049153C" w:rsidDel="009E644C" w:rsidRDefault="00F06446" w:rsidP="00F06446">
      <w:pPr>
        <w:jc w:val="center"/>
        <w:rPr>
          <w:del w:id="7802" w:author="Author"/>
          <w:rFonts w:ascii="Segoe UI" w:hAnsi="Segoe UI" w:cs="Segoe UI"/>
          <w:sz w:val="14"/>
          <w:szCs w:val="14"/>
        </w:rPr>
      </w:pPr>
      <w:del w:id="7803" w:author="Author">
        <w:r w:rsidDel="009E644C">
          <w:rPr>
            <w:noProof/>
          </w:rPr>
          <w:lastRenderedPageBreak/>
          <w:drawing>
            <wp:inline distT="0" distB="0" distL="0" distR="0" wp14:anchorId="76AE3012" wp14:editId="51E68A3B">
              <wp:extent cx="5943600" cy="3476625"/>
              <wp:effectExtent l="0" t="0" r="0" b="9525"/>
              <wp:docPr id="42" name="Chart 42">
                <a:extLst xmlns:a="http://schemas.openxmlformats.org/drawingml/2006/main">
                  <a:ext uri="{FF2B5EF4-FFF2-40B4-BE49-F238E27FC236}">
                    <a16:creationId xmlns:a16="http://schemas.microsoft.com/office/drawing/2014/main" id="{0C49F7C7-50CC-4389-812E-AA7E029FD3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del>
    </w:p>
    <w:p w14:paraId="02043207" w14:textId="17B061B3" w:rsidR="00F06446" w:rsidRPr="00007B8F" w:rsidDel="009E644C" w:rsidRDefault="00F06446" w:rsidP="00F06446">
      <w:pPr>
        <w:pStyle w:val="Caption"/>
        <w:jc w:val="center"/>
        <w:rPr>
          <w:del w:id="7804" w:author="Author"/>
          <w:rFonts w:ascii="Segoe UI" w:hAnsi="Segoe UI" w:cs="Segoe UI"/>
          <w:color w:val="000000" w:themeColor="text1"/>
          <w:sz w:val="22"/>
          <w:szCs w:val="22"/>
        </w:rPr>
      </w:pPr>
      <w:del w:id="7805" w:author="Author">
        <w:r w:rsidDel="009E644C">
          <w:delText xml:space="preserve">Figure </w:delText>
        </w:r>
        <w:r w:rsidDel="009E644C">
          <w:fldChar w:fldCharType="begin"/>
        </w:r>
        <w:r w:rsidDel="009E644C">
          <w:delInstrText xml:space="preserve"> SEQ Figure \* ARABIC </w:delInstrText>
        </w:r>
        <w:r w:rsidDel="009E644C">
          <w:fldChar w:fldCharType="separate"/>
        </w:r>
      </w:del>
      <w:ins w:id="7806" w:author="Author">
        <w:del w:id="7807" w:author="Author">
          <w:r w:rsidR="00102D4C" w:rsidDel="009E644C">
            <w:rPr>
              <w:noProof/>
            </w:rPr>
            <w:delText>26</w:delText>
          </w:r>
        </w:del>
      </w:ins>
      <w:del w:id="7808" w:author="Author">
        <w:r w:rsidDel="009E644C">
          <w:rPr>
            <w:noProof/>
          </w:rPr>
          <w:delText>14</w:delText>
        </w:r>
        <w:r w:rsidDel="009E644C">
          <w:rPr>
            <w:noProof/>
          </w:rPr>
          <w:fldChar w:fldCharType="end"/>
        </w:r>
        <w:r w:rsidDel="009E644C">
          <w:delText>: DPDK Driver – QDMA</w:delText>
        </w:r>
        <w:r w:rsidR="006A7F6D" w:rsidDel="009E644C">
          <w:delText>5</w:delText>
        </w:r>
        <w:r w:rsidDel="009E644C">
          <w:delText>4.0 VF Forwarding performance in Mpps</w:delText>
        </w:r>
      </w:del>
    </w:p>
    <w:p w14:paraId="75FFE42C" w14:textId="64A0BFE8" w:rsidR="00F06446" w:rsidRPr="00940A29" w:rsidDel="009E644C" w:rsidRDefault="00F06446" w:rsidP="00F06446">
      <w:pPr>
        <w:rPr>
          <w:del w:id="7809" w:author="Author"/>
        </w:rPr>
      </w:pPr>
    </w:p>
    <w:tbl>
      <w:tblPr>
        <w:tblStyle w:val="GridTable4-Accent1"/>
        <w:tblW w:w="9337" w:type="dxa"/>
        <w:tblLayout w:type="fixed"/>
        <w:tblLook w:val="04A0" w:firstRow="1" w:lastRow="0" w:firstColumn="1" w:lastColumn="0" w:noHBand="0" w:noVBand="1"/>
      </w:tblPr>
      <w:tblGrid>
        <w:gridCol w:w="903"/>
        <w:gridCol w:w="851"/>
        <w:gridCol w:w="1240"/>
        <w:gridCol w:w="851"/>
        <w:gridCol w:w="1240"/>
        <w:gridCol w:w="886"/>
        <w:gridCol w:w="1240"/>
        <w:gridCol w:w="886"/>
        <w:gridCol w:w="1240"/>
      </w:tblGrid>
      <w:tr w:rsidR="00F06446" w:rsidDel="009E644C" w14:paraId="5CE40E23" w14:textId="4D1743A4" w:rsidTr="00784B17">
        <w:trPr>
          <w:cnfStyle w:val="100000000000" w:firstRow="1" w:lastRow="0" w:firstColumn="0" w:lastColumn="0" w:oddVBand="0" w:evenVBand="0" w:oddHBand="0" w:evenHBand="0" w:firstRowFirstColumn="0" w:firstRowLastColumn="0" w:lastRowFirstColumn="0" w:lastRowLastColumn="0"/>
          <w:trHeight w:val="282"/>
          <w:del w:id="7810" w:author="Author"/>
        </w:trPr>
        <w:tc>
          <w:tcPr>
            <w:cnfStyle w:val="001000000000" w:firstRow="0" w:lastRow="0" w:firstColumn="1" w:lastColumn="0" w:oddVBand="0" w:evenVBand="0" w:oddHBand="0" w:evenHBand="0" w:firstRowFirstColumn="0" w:firstRowLastColumn="0" w:lastRowFirstColumn="0" w:lastRowLastColumn="0"/>
            <w:tcW w:w="903" w:type="dxa"/>
            <w:vMerge w:val="restart"/>
            <w:vAlign w:val="center"/>
          </w:tcPr>
          <w:p w14:paraId="74E15D93" w14:textId="3D6F6F68" w:rsidR="00F06446" w:rsidRPr="00444C46" w:rsidDel="009E644C" w:rsidRDefault="00F06446" w:rsidP="00784B17">
            <w:pPr>
              <w:rPr>
                <w:del w:id="7811" w:author="Author"/>
                <w:color w:val="auto"/>
              </w:rPr>
            </w:pPr>
            <w:del w:id="7812" w:author="Author">
              <w:r w:rsidRPr="00444C46" w:rsidDel="009E644C">
                <w:rPr>
                  <w:color w:val="auto"/>
                </w:rPr>
                <w:delText>Packet Size (Bytes)</w:delText>
              </w:r>
            </w:del>
          </w:p>
        </w:tc>
        <w:tc>
          <w:tcPr>
            <w:tcW w:w="2091" w:type="dxa"/>
            <w:gridSpan w:val="2"/>
            <w:vAlign w:val="center"/>
          </w:tcPr>
          <w:p w14:paraId="04CFCF69" w14:textId="00B4704E" w:rsidR="00F06446" w:rsidRPr="00444C46" w:rsidDel="009E644C" w:rsidRDefault="00F06446" w:rsidP="00784B17">
            <w:pPr>
              <w:jc w:val="center"/>
              <w:cnfStyle w:val="100000000000" w:firstRow="1" w:lastRow="0" w:firstColumn="0" w:lastColumn="0" w:oddVBand="0" w:evenVBand="0" w:oddHBand="0" w:evenHBand="0" w:firstRowFirstColumn="0" w:firstRowLastColumn="0" w:lastRowFirstColumn="0" w:lastRowLastColumn="0"/>
              <w:rPr>
                <w:del w:id="7813" w:author="Author"/>
                <w:b w:val="0"/>
                <w:bCs w:val="0"/>
              </w:rPr>
            </w:pPr>
            <w:del w:id="7814" w:author="Author">
              <w:r w:rsidDel="009E644C">
                <w:rPr>
                  <w:color w:val="auto"/>
                </w:rPr>
                <w:delText>8 queues</w:delText>
              </w:r>
            </w:del>
          </w:p>
          <w:p w14:paraId="33549E20" w14:textId="25452400" w:rsidR="00F06446" w:rsidRPr="00444C46" w:rsidDel="009E644C" w:rsidRDefault="00F06446" w:rsidP="00784B17">
            <w:pPr>
              <w:cnfStyle w:val="100000000000" w:firstRow="1" w:lastRow="0" w:firstColumn="0" w:lastColumn="0" w:oddVBand="0" w:evenVBand="0" w:oddHBand="0" w:evenHBand="0" w:firstRowFirstColumn="0" w:firstRowLastColumn="0" w:lastRowFirstColumn="0" w:lastRowLastColumn="0"/>
              <w:rPr>
                <w:del w:id="7815" w:author="Author"/>
                <w:color w:val="auto"/>
              </w:rPr>
            </w:pPr>
          </w:p>
        </w:tc>
        <w:tc>
          <w:tcPr>
            <w:tcW w:w="2091" w:type="dxa"/>
            <w:gridSpan w:val="2"/>
            <w:vAlign w:val="center"/>
          </w:tcPr>
          <w:p w14:paraId="50430731" w14:textId="7C4B0F11" w:rsidR="00F06446" w:rsidRPr="00444C46" w:rsidDel="009E644C" w:rsidRDefault="00F06446" w:rsidP="00784B17">
            <w:pPr>
              <w:jc w:val="center"/>
              <w:cnfStyle w:val="100000000000" w:firstRow="1" w:lastRow="0" w:firstColumn="0" w:lastColumn="0" w:oddVBand="0" w:evenVBand="0" w:oddHBand="0" w:evenHBand="0" w:firstRowFirstColumn="0" w:firstRowLastColumn="0" w:lastRowFirstColumn="0" w:lastRowLastColumn="0"/>
              <w:rPr>
                <w:del w:id="7816" w:author="Author"/>
                <w:b w:val="0"/>
                <w:bCs w:val="0"/>
              </w:rPr>
            </w:pPr>
            <w:del w:id="7817" w:author="Author">
              <w:r w:rsidDel="009E644C">
                <w:rPr>
                  <w:color w:val="auto"/>
                </w:rPr>
                <w:delText>4 queues</w:delText>
              </w:r>
            </w:del>
          </w:p>
          <w:p w14:paraId="3677CD46" w14:textId="668E06A5" w:rsidR="00F06446" w:rsidDel="009E644C" w:rsidRDefault="00F06446" w:rsidP="00784B17">
            <w:pPr>
              <w:jc w:val="center"/>
              <w:cnfStyle w:val="100000000000" w:firstRow="1" w:lastRow="0" w:firstColumn="0" w:lastColumn="0" w:oddVBand="0" w:evenVBand="0" w:oddHBand="0" w:evenHBand="0" w:firstRowFirstColumn="0" w:firstRowLastColumn="0" w:lastRowFirstColumn="0" w:lastRowLastColumn="0"/>
              <w:rPr>
                <w:del w:id="7818" w:author="Author"/>
              </w:rPr>
            </w:pPr>
          </w:p>
        </w:tc>
        <w:tc>
          <w:tcPr>
            <w:tcW w:w="2126" w:type="dxa"/>
            <w:gridSpan w:val="2"/>
            <w:vAlign w:val="center"/>
          </w:tcPr>
          <w:p w14:paraId="2D0AD48B" w14:textId="67E9CC6D" w:rsidR="00F06446" w:rsidRPr="00444C46" w:rsidDel="009E644C" w:rsidRDefault="00F06446" w:rsidP="00784B17">
            <w:pPr>
              <w:jc w:val="center"/>
              <w:cnfStyle w:val="100000000000" w:firstRow="1" w:lastRow="0" w:firstColumn="0" w:lastColumn="0" w:oddVBand="0" w:evenVBand="0" w:oddHBand="0" w:evenHBand="0" w:firstRowFirstColumn="0" w:firstRowLastColumn="0" w:lastRowFirstColumn="0" w:lastRowLastColumn="0"/>
              <w:rPr>
                <w:del w:id="7819" w:author="Author"/>
                <w:b w:val="0"/>
                <w:bCs w:val="0"/>
              </w:rPr>
            </w:pPr>
            <w:del w:id="7820" w:author="Author">
              <w:r w:rsidDel="009E644C">
                <w:rPr>
                  <w:color w:val="auto"/>
                </w:rPr>
                <w:delText>2 queues</w:delText>
              </w:r>
            </w:del>
          </w:p>
          <w:p w14:paraId="1388915F" w14:textId="0F546451" w:rsidR="00F06446" w:rsidDel="009E644C" w:rsidRDefault="00F06446" w:rsidP="00784B17">
            <w:pPr>
              <w:jc w:val="center"/>
              <w:cnfStyle w:val="100000000000" w:firstRow="1" w:lastRow="0" w:firstColumn="0" w:lastColumn="0" w:oddVBand="0" w:evenVBand="0" w:oddHBand="0" w:evenHBand="0" w:firstRowFirstColumn="0" w:firstRowLastColumn="0" w:lastRowFirstColumn="0" w:lastRowLastColumn="0"/>
              <w:rPr>
                <w:del w:id="7821" w:author="Author"/>
              </w:rPr>
            </w:pPr>
          </w:p>
        </w:tc>
        <w:tc>
          <w:tcPr>
            <w:tcW w:w="2126" w:type="dxa"/>
            <w:gridSpan w:val="2"/>
            <w:vAlign w:val="center"/>
          </w:tcPr>
          <w:p w14:paraId="793D97D0" w14:textId="1696CB84" w:rsidR="00F06446" w:rsidRPr="00444C46" w:rsidDel="009E644C" w:rsidRDefault="00F06446" w:rsidP="00784B17">
            <w:pPr>
              <w:jc w:val="center"/>
              <w:cnfStyle w:val="100000000000" w:firstRow="1" w:lastRow="0" w:firstColumn="0" w:lastColumn="0" w:oddVBand="0" w:evenVBand="0" w:oddHBand="0" w:evenHBand="0" w:firstRowFirstColumn="0" w:firstRowLastColumn="0" w:lastRowFirstColumn="0" w:lastRowLastColumn="0"/>
              <w:rPr>
                <w:del w:id="7822" w:author="Author"/>
                <w:b w:val="0"/>
                <w:bCs w:val="0"/>
              </w:rPr>
            </w:pPr>
            <w:del w:id="7823" w:author="Author">
              <w:r w:rsidDel="009E644C">
                <w:rPr>
                  <w:color w:val="auto"/>
                </w:rPr>
                <w:delText>1 queue</w:delText>
              </w:r>
            </w:del>
          </w:p>
          <w:p w14:paraId="4AF61081" w14:textId="320A381B" w:rsidR="00F06446" w:rsidDel="009E644C" w:rsidRDefault="00F06446" w:rsidP="00784B17">
            <w:pPr>
              <w:jc w:val="center"/>
              <w:cnfStyle w:val="100000000000" w:firstRow="1" w:lastRow="0" w:firstColumn="0" w:lastColumn="0" w:oddVBand="0" w:evenVBand="0" w:oddHBand="0" w:evenHBand="0" w:firstRowFirstColumn="0" w:firstRowLastColumn="0" w:lastRowFirstColumn="0" w:lastRowLastColumn="0"/>
              <w:rPr>
                <w:del w:id="7824" w:author="Author"/>
              </w:rPr>
            </w:pPr>
          </w:p>
        </w:tc>
      </w:tr>
      <w:tr w:rsidR="00F06446" w:rsidDel="009E644C" w14:paraId="531D3DEE" w14:textId="34F9BACB" w:rsidTr="00784B17">
        <w:trPr>
          <w:cnfStyle w:val="000000100000" w:firstRow="0" w:lastRow="0" w:firstColumn="0" w:lastColumn="0" w:oddVBand="0" w:evenVBand="0" w:oddHBand="1" w:evenHBand="0" w:firstRowFirstColumn="0" w:firstRowLastColumn="0" w:lastRowFirstColumn="0" w:lastRowLastColumn="0"/>
          <w:trHeight w:val="188"/>
          <w:del w:id="7825" w:author="Author"/>
        </w:trPr>
        <w:tc>
          <w:tcPr>
            <w:cnfStyle w:val="001000000000" w:firstRow="0" w:lastRow="0" w:firstColumn="1" w:lastColumn="0" w:oddVBand="0" w:evenVBand="0" w:oddHBand="0" w:evenHBand="0" w:firstRowFirstColumn="0" w:firstRowLastColumn="0" w:lastRowFirstColumn="0" w:lastRowLastColumn="0"/>
            <w:tcW w:w="903" w:type="dxa"/>
            <w:vMerge/>
            <w:vAlign w:val="center"/>
          </w:tcPr>
          <w:p w14:paraId="33FF366C" w14:textId="108AD0A2" w:rsidR="00F06446" w:rsidRPr="00444C46" w:rsidDel="009E644C" w:rsidRDefault="00F06446" w:rsidP="00784B17">
            <w:pPr>
              <w:rPr>
                <w:del w:id="7826" w:author="Author"/>
              </w:rPr>
            </w:pPr>
          </w:p>
        </w:tc>
        <w:tc>
          <w:tcPr>
            <w:tcW w:w="851" w:type="dxa"/>
            <w:vAlign w:val="center"/>
          </w:tcPr>
          <w:p w14:paraId="60D7A1AD" w14:textId="1F763011" w:rsidR="00F06446" w:rsidRPr="00A67B15" w:rsidDel="009E644C" w:rsidRDefault="00F06446" w:rsidP="00784B17">
            <w:pPr>
              <w:cnfStyle w:val="000000100000" w:firstRow="0" w:lastRow="0" w:firstColumn="0" w:lastColumn="0" w:oddVBand="0" w:evenVBand="0" w:oddHBand="1" w:evenHBand="0" w:firstRowFirstColumn="0" w:firstRowLastColumn="0" w:lastRowFirstColumn="0" w:lastRowLastColumn="0"/>
              <w:rPr>
                <w:del w:id="7827" w:author="Author"/>
                <w:b/>
                <w:sz w:val="16"/>
                <w:szCs w:val="16"/>
              </w:rPr>
            </w:pPr>
            <w:del w:id="7828" w:author="Author">
              <w:r w:rsidRPr="00A67B15" w:rsidDel="009E644C">
                <w:rPr>
                  <w:b/>
                  <w:sz w:val="16"/>
                  <w:szCs w:val="16"/>
                </w:rPr>
                <w:delText>Packet rate (Mpps)</w:delText>
              </w:r>
            </w:del>
          </w:p>
        </w:tc>
        <w:tc>
          <w:tcPr>
            <w:tcW w:w="1240" w:type="dxa"/>
            <w:vAlign w:val="center"/>
          </w:tcPr>
          <w:p w14:paraId="4B625EE3" w14:textId="79EED832" w:rsidR="00F06446" w:rsidRPr="00A67B15" w:rsidDel="009E644C" w:rsidRDefault="00F06446" w:rsidP="00784B17">
            <w:pPr>
              <w:cnfStyle w:val="000000100000" w:firstRow="0" w:lastRow="0" w:firstColumn="0" w:lastColumn="0" w:oddVBand="0" w:evenVBand="0" w:oddHBand="1" w:evenHBand="0" w:firstRowFirstColumn="0" w:firstRowLastColumn="0" w:lastRowFirstColumn="0" w:lastRowLastColumn="0"/>
              <w:rPr>
                <w:del w:id="7829" w:author="Author"/>
                <w:b/>
                <w:sz w:val="16"/>
                <w:szCs w:val="16"/>
              </w:rPr>
            </w:pPr>
            <w:del w:id="7830" w:author="Author">
              <w:r w:rsidRPr="00A67B15" w:rsidDel="009E644C">
                <w:rPr>
                  <w:b/>
                  <w:sz w:val="16"/>
                  <w:szCs w:val="16"/>
                </w:rPr>
                <w:delText>Throughput (Gbps)</w:delText>
              </w:r>
            </w:del>
          </w:p>
        </w:tc>
        <w:tc>
          <w:tcPr>
            <w:tcW w:w="851" w:type="dxa"/>
            <w:vAlign w:val="center"/>
          </w:tcPr>
          <w:p w14:paraId="17DEF9AB" w14:textId="36C47FF2" w:rsidR="00F06446" w:rsidRPr="00A67B15" w:rsidDel="009E644C" w:rsidRDefault="00F06446" w:rsidP="00784B17">
            <w:pPr>
              <w:cnfStyle w:val="000000100000" w:firstRow="0" w:lastRow="0" w:firstColumn="0" w:lastColumn="0" w:oddVBand="0" w:evenVBand="0" w:oddHBand="1" w:evenHBand="0" w:firstRowFirstColumn="0" w:firstRowLastColumn="0" w:lastRowFirstColumn="0" w:lastRowLastColumn="0"/>
              <w:rPr>
                <w:del w:id="7831" w:author="Author"/>
                <w:b/>
                <w:sz w:val="16"/>
                <w:szCs w:val="16"/>
              </w:rPr>
            </w:pPr>
            <w:del w:id="7832" w:author="Author">
              <w:r w:rsidRPr="00A67B15" w:rsidDel="009E644C">
                <w:rPr>
                  <w:b/>
                  <w:sz w:val="16"/>
                  <w:szCs w:val="16"/>
                </w:rPr>
                <w:delText>Packet rate (Mpps)</w:delText>
              </w:r>
            </w:del>
          </w:p>
        </w:tc>
        <w:tc>
          <w:tcPr>
            <w:tcW w:w="1240" w:type="dxa"/>
            <w:vAlign w:val="center"/>
          </w:tcPr>
          <w:p w14:paraId="601CC85F" w14:textId="1AAA4EA8" w:rsidR="00F06446" w:rsidRPr="00A67B15" w:rsidDel="009E644C" w:rsidRDefault="00F06446" w:rsidP="00784B17">
            <w:pPr>
              <w:cnfStyle w:val="000000100000" w:firstRow="0" w:lastRow="0" w:firstColumn="0" w:lastColumn="0" w:oddVBand="0" w:evenVBand="0" w:oddHBand="1" w:evenHBand="0" w:firstRowFirstColumn="0" w:firstRowLastColumn="0" w:lastRowFirstColumn="0" w:lastRowLastColumn="0"/>
              <w:rPr>
                <w:del w:id="7833" w:author="Author"/>
                <w:b/>
                <w:sz w:val="16"/>
                <w:szCs w:val="16"/>
              </w:rPr>
            </w:pPr>
            <w:del w:id="7834" w:author="Author">
              <w:r w:rsidRPr="00A67B15" w:rsidDel="009E644C">
                <w:rPr>
                  <w:b/>
                  <w:sz w:val="16"/>
                  <w:szCs w:val="16"/>
                </w:rPr>
                <w:delText>Throughput (Gbps)</w:delText>
              </w:r>
            </w:del>
          </w:p>
        </w:tc>
        <w:tc>
          <w:tcPr>
            <w:tcW w:w="886" w:type="dxa"/>
            <w:vAlign w:val="center"/>
          </w:tcPr>
          <w:p w14:paraId="4B3FC7A4" w14:textId="76D9EF17" w:rsidR="00F06446" w:rsidRPr="00A67B15" w:rsidDel="009E644C" w:rsidRDefault="00F06446" w:rsidP="00784B17">
            <w:pPr>
              <w:cnfStyle w:val="000000100000" w:firstRow="0" w:lastRow="0" w:firstColumn="0" w:lastColumn="0" w:oddVBand="0" w:evenVBand="0" w:oddHBand="1" w:evenHBand="0" w:firstRowFirstColumn="0" w:firstRowLastColumn="0" w:lastRowFirstColumn="0" w:lastRowLastColumn="0"/>
              <w:rPr>
                <w:del w:id="7835" w:author="Author"/>
                <w:b/>
                <w:sz w:val="16"/>
                <w:szCs w:val="16"/>
              </w:rPr>
            </w:pPr>
            <w:del w:id="7836" w:author="Author">
              <w:r w:rsidRPr="00A67B15" w:rsidDel="009E644C">
                <w:rPr>
                  <w:b/>
                  <w:sz w:val="16"/>
                  <w:szCs w:val="16"/>
                </w:rPr>
                <w:delText>Packet rate (Mpps)</w:delText>
              </w:r>
            </w:del>
          </w:p>
        </w:tc>
        <w:tc>
          <w:tcPr>
            <w:tcW w:w="1240" w:type="dxa"/>
            <w:vAlign w:val="center"/>
          </w:tcPr>
          <w:p w14:paraId="68DAC454" w14:textId="67F937BB" w:rsidR="00F06446" w:rsidRPr="00A67B15" w:rsidDel="009E644C" w:rsidRDefault="00F06446" w:rsidP="00784B17">
            <w:pPr>
              <w:cnfStyle w:val="000000100000" w:firstRow="0" w:lastRow="0" w:firstColumn="0" w:lastColumn="0" w:oddVBand="0" w:evenVBand="0" w:oddHBand="1" w:evenHBand="0" w:firstRowFirstColumn="0" w:firstRowLastColumn="0" w:lastRowFirstColumn="0" w:lastRowLastColumn="0"/>
              <w:rPr>
                <w:del w:id="7837" w:author="Author"/>
                <w:b/>
                <w:sz w:val="16"/>
                <w:szCs w:val="16"/>
              </w:rPr>
            </w:pPr>
            <w:del w:id="7838" w:author="Author">
              <w:r w:rsidRPr="00A67B15" w:rsidDel="009E644C">
                <w:rPr>
                  <w:b/>
                  <w:sz w:val="16"/>
                  <w:szCs w:val="16"/>
                </w:rPr>
                <w:delText>Throughput (Gbps)</w:delText>
              </w:r>
            </w:del>
          </w:p>
        </w:tc>
        <w:tc>
          <w:tcPr>
            <w:tcW w:w="886" w:type="dxa"/>
            <w:vAlign w:val="center"/>
          </w:tcPr>
          <w:p w14:paraId="2BAABDFB" w14:textId="388C143E" w:rsidR="00F06446" w:rsidRPr="00A67B15" w:rsidDel="009E644C" w:rsidRDefault="00F06446" w:rsidP="00784B17">
            <w:pPr>
              <w:cnfStyle w:val="000000100000" w:firstRow="0" w:lastRow="0" w:firstColumn="0" w:lastColumn="0" w:oddVBand="0" w:evenVBand="0" w:oddHBand="1" w:evenHBand="0" w:firstRowFirstColumn="0" w:firstRowLastColumn="0" w:lastRowFirstColumn="0" w:lastRowLastColumn="0"/>
              <w:rPr>
                <w:del w:id="7839" w:author="Author"/>
                <w:b/>
                <w:sz w:val="16"/>
                <w:szCs w:val="16"/>
              </w:rPr>
            </w:pPr>
            <w:del w:id="7840" w:author="Author">
              <w:r w:rsidRPr="00A67B15" w:rsidDel="009E644C">
                <w:rPr>
                  <w:b/>
                  <w:sz w:val="16"/>
                  <w:szCs w:val="16"/>
                </w:rPr>
                <w:delText>Packet rate (Mpps)</w:delText>
              </w:r>
            </w:del>
          </w:p>
        </w:tc>
        <w:tc>
          <w:tcPr>
            <w:tcW w:w="1240" w:type="dxa"/>
            <w:vAlign w:val="center"/>
          </w:tcPr>
          <w:p w14:paraId="50471C80" w14:textId="7668FE89" w:rsidR="00F06446" w:rsidRPr="00A67B15" w:rsidDel="009E644C" w:rsidRDefault="00F06446" w:rsidP="00784B17">
            <w:pPr>
              <w:cnfStyle w:val="000000100000" w:firstRow="0" w:lastRow="0" w:firstColumn="0" w:lastColumn="0" w:oddVBand="0" w:evenVBand="0" w:oddHBand="1" w:evenHBand="0" w:firstRowFirstColumn="0" w:firstRowLastColumn="0" w:lastRowFirstColumn="0" w:lastRowLastColumn="0"/>
              <w:rPr>
                <w:del w:id="7841" w:author="Author"/>
                <w:b/>
                <w:sz w:val="16"/>
                <w:szCs w:val="16"/>
              </w:rPr>
            </w:pPr>
            <w:del w:id="7842" w:author="Author">
              <w:r w:rsidRPr="00A67B15" w:rsidDel="009E644C">
                <w:rPr>
                  <w:b/>
                  <w:sz w:val="16"/>
                  <w:szCs w:val="16"/>
                </w:rPr>
                <w:delText>Throughput (Gbps)</w:delText>
              </w:r>
            </w:del>
          </w:p>
        </w:tc>
      </w:tr>
      <w:tr w:rsidR="00F06446" w:rsidDel="009E644C" w14:paraId="0AA0D84F" w14:textId="0FC5AEE2" w:rsidTr="00784B17">
        <w:trPr>
          <w:trHeight w:val="282"/>
          <w:del w:id="7843" w:author="Author"/>
        </w:trPr>
        <w:tc>
          <w:tcPr>
            <w:cnfStyle w:val="001000000000" w:firstRow="0" w:lastRow="0" w:firstColumn="1" w:lastColumn="0" w:oddVBand="0" w:evenVBand="0" w:oddHBand="0" w:evenHBand="0" w:firstRowFirstColumn="0" w:firstRowLastColumn="0" w:lastRowFirstColumn="0" w:lastRowLastColumn="0"/>
            <w:tcW w:w="903" w:type="dxa"/>
            <w:vAlign w:val="center"/>
          </w:tcPr>
          <w:p w14:paraId="23DDAEBA" w14:textId="1E68163E" w:rsidR="00F06446" w:rsidDel="009E644C" w:rsidRDefault="00F06446" w:rsidP="00784B17">
            <w:pPr>
              <w:rPr>
                <w:del w:id="7844" w:author="Author"/>
              </w:rPr>
            </w:pPr>
            <w:del w:id="7845" w:author="Author">
              <w:r w:rsidDel="009E644C">
                <w:rPr>
                  <w:rFonts w:ascii="Calibri" w:hAnsi="Calibri" w:cs="Calibri"/>
                  <w:b w:val="0"/>
                  <w:bCs w:val="0"/>
                  <w:color w:val="000000"/>
                  <w:sz w:val="22"/>
                  <w:szCs w:val="22"/>
                </w:rPr>
                <w:delText>64</w:delText>
              </w:r>
            </w:del>
          </w:p>
        </w:tc>
        <w:tc>
          <w:tcPr>
            <w:tcW w:w="851" w:type="dxa"/>
            <w:vAlign w:val="bottom"/>
          </w:tcPr>
          <w:p w14:paraId="0A84D231" w14:textId="583F577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846" w:author="Author"/>
                <w:rFonts w:asciiTheme="minorHAnsi" w:hAnsiTheme="minorHAnsi" w:cstheme="minorHAnsi"/>
                <w:color w:val="000000"/>
                <w:sz w:val="22"/>
                <w:szCs w:val="22"/>
              </w:rPr>
            </w:pPr>
            <w:del w:id="7847" w:author="Author">
              <w:r w:rsidDel="009E644C">
                <w:rPr>
                  <w:rFonts w:ascii="Calibri" w:hAnsi="Calibri" w:cs="Calibri"/>
                  <w:color w:val="000000"/>
                  <w:sz w:val="22"/>
                  <w:szCs w:val="22"/>
                </w:rPr>
                <w:delText>83.00</w:delText>
              </w:r>
            </w:del>
          </w:p>
        </w:tc>
        <w:tc>
          <w:tcPr>
            <w:tcW w:w="1240" w:type="dxa"/>
            <w:vAlign w:val="bottom"/>
          </w:tcPr>
          <w:p w14:paraId="24805341" w14:textId="782E315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848" w:author="Author"/>
                <w:rFonts w:asciiTheme="minorHAnsi" w:hAnsiTheme="minorHAnsi" w:cstheme="minorHAnsi"/>
                <w:sz w:val="22"/>
                <w:szCs w:val="22"/>
              </w:rPr>
            </w:pPr>
            <w:del w:id="7849" w:author="Author">
              <w:r w:rsidDel="009E644C">
                <w:rPr>
                  <w:rFonts w:ascii="Calibri" w:hAnsi="Calibri" w:cs="Calibri"/>
                  <w:color w:val="000000"/>
                  <w:sz w:val="22"/>
                  <w:szCs w:val="22"/>
                </w:rPr>
                <w:delText>42.50</w:delText>
              </w:r>
            </w:del>
          </w:p>
        </w:tc>
        <w:tc>
          <w:tcPr>
            <w:tcW w:w="851" w:type="dxa"/>
            <w:vAlign w:val="bottom"/>
          </w:tcPr>
          <w:p w14:paraId="6A06B9F4" w14:textId="4676CC9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850" w:author="Author"/>
                <w:rFonts w:asciiTheme="minorHAnsi" w:hAnsiTheme="minorHAnsi" w:cstheme="minorHAnsi"/>
                <w:sz w:val="22"/>
                <w:szCs w:val="22"/>
              </w:rPr>
            </w:pPr>
            <w:del w:id="7851" w:author="Author">
              <w:r w:rsidDel="009E644C">
                <w:rPr>
                  <w:rFonts w:ascii="Calibri" w:hAnsi="Calibri" w:cs="Calibri"/>
                  <w:color w:val="000000"/>
                  <w:sz w:val="22"/>
                  <w:szCs w:val="22"/>
                </w:rPr>
                <w:delText>97.77</w:delText>
              </w:r>
            </w:del>
          </w:p>
        </w:tc>
        <w:tc>
          <w:tcPr>
            <w:tcW w:w="1240" w:type="dxa"/>
            <w:vAlign w:val="bottom"/>
          </w:tcPr>
          <w:p w14:paraId="1F18C193" w14:textId="755CAF9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852" w:author="Author"/>
                <w:rFonts w:asciiTheme="minorHAnsi" w:hAnsiTheme="minorHAnsi" w:cstheme="minorHAnsi"/>
                <w:sz w:val="22"/>
                <w:szCs w:val="22"/>
              </w:rPr>
            </w:pPr>
            <w:del w:id="7853" w:author="Author">
              <w:r w:rsidDel="009E644C">
                <w:rPr>
                  <w:rFonts w:ascii="Calibri" w:hAnsi="Calibri" w:cs="Calibri"/>
                  <w:color w:val="000000"/>
                  <w:sz w:val="22"/>
                  <w:szCs w:val="22"/>
                </w:rPr>
                <w:delText>50.06</w:delText>
              </w:r>
            </w:del>
          </w:p>
        </w:tc>
        <w:tc>
          <w:tcPr>
            <w:tcW w:w="886" w:type="dxa"/>
            <w:vAlign w:val="bottom"/>
          </w:tcPr>
          <w:p w14:paraId="13C6E884" w14:textId="76158ED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854" w:author="Author"/>
                <w:rFonts w:asciiTheme="minorHAnsi" w:hAnsiTheme="minorHAnsi" w:cstheme="minorHAnsi"/>
                <w:sz w:val="22"/>
                <w:szCs w:val="22"/>
              </w:rPr>
            </w:pPr>
            <w:del w:id="7855" w:author="Author">
              <w:r w:rsidDel="009E644C">
                <w:rPr>
                  <w:rFonts w:ascii="Calibri" w:hAnsi="Calibri" w:cs="Calibri"/>
                  <w:color w:val="000000"/>
                  <w:sz w:val="22"/>
                  <w:szCs w:val="22"/>
                </w:rPr>
                <w:delText>71.39</w:delText>
              </w:r>
            </w:del>
          </w:p>
        </w:tc>
        <w:tc>
          <w:tcPr>
            <w:tcW w:w="1240" w:type="dxa"/>
            <w:vAlign w:val="bottom"/>
          </w:tcPr>
          <w:p w14:paraId="50D2C7B3" w14:textId="62231EA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856" w:author="Author"/>
                <w:rFonts w:asciiTheme="minorHAnsi" w:hAnsiTheme="minorHAnsi" w:cstheme="minorHAnsi"/>
                <w:sz w:val="22"/>
                <w:szCs w:val="22"/>
              </w:rPr>
            </w:pPr>
            <w:del w:id="7857" w:author="Author">
              <w:r w:rsidDel="009E644C">
                <w:rPr>
                  <w:rFonts w:ascii="Calibri" w:hAnsi="Calibri" w:cs="Calibri"/>
                  <w:color w:val="000000"/>
                  <w:sz w:val="22"/>
                  <w:szCs w:val="22"/>
                </w:rPr>
                <w:delText>36.55</w:delText>
              </w:r>
            </w:del>
          </w:p>
        </w:tc>
        <w:tc>
          <w:tcPr>
            <w:tcW w:w="886" w:type="dxa"/>
            <w:vAlign w:val="bottom"/>
          </w:tcPr>
          <w:p w14:paraId="4143FD43" w14:textId="1BFF8C9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858" w:author="Author"/>
                <w:rFonts w:asciiTheme="minorHAnsi" w:hAnsiTheme="minorHAnsi" w:cstheme="minorHAnsi"/>
                <w:sz w:val="22"/>
                <w:szCs w:val="22"/>
              </w:rPr>
            </w:pPr>
            <w:del w:id="7859" w:author="Author">
              <w:r w:rsidDel="009E644C">
                <w:rPr>
                  <w:rFonts w:ascii="Calibri" w:hAnsi="Calibri" w:cs="Calibri"/>
                  <w:color w:val="000000"/>
                  <w:sz w:val="22"/>
                  <w:szCs w:val="22"/>
                </w:rPr>
                <w:delText>35.70</w:delText>
              </w:r>
            </w:del>
          </w:p>
        </w:tc>
        <w:tc>
          <w:tcPr>
            <w:tcW w:w="1240" w:type="dxa"/>
            <w:vAlign w:val="bottom"/>
          </w:tcPr>
          <w:p w14:paraId="6857C802" w14:textId="26EA90E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860" w:author="Author"/>
                <w:rFonts w:asciiTheme="minorHAnsi" w:hAnsiTheme="minorHAnsi" w:cstheme="minorHAnsi"/>
                <w:sz w:val="22"/>
                <w:szCs w:val="22"/>
              </w:rPr>
            </w:pPr>
            <w:del w:id="7861" w:author="Author">
              <w:r w:rsidDel="009E644C">
                <w:rPr>
                  <w:rFonts w:ascii="Calibri" w:hAnsi="Calibri" w:cs="Calibri"/>
                  <w:color w:val="000000"/>
                  <w:sz w:val="22"/>
                  <w:szCs w:val="22"/>
                </w:rPr>
                <w:delText>18.28</w:delText>
              </w:r>
            </w:del>
          </w:p>
        </w:tc>
      </w:tr>
      <w:tr w:rsidR="00F06446" w:rsidDel="009E644C" w14:paraId="11D9B9FB" w14:textId="3D0E7CDE" w:rsidTr="00784B17">
        <w:trPr>
          <w:cnfStyle w:val="000000100000" w:firstRow="0" w:lastRow="0" w:firstColumn="0" w:lastColumn="0" w:oddVBand="0" w:evenVBand="0" w:oddHBand="1" w:evenHBand="0" w:firstRowFirstColumn="0" w:firstRowLastColumn="0" w:lastRowFirstColumn="0" w:lastRowLastColumn="0"/>
          <w:trHeight w:val="282"/>
          <w:del w:id="786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7971189" w14:textId="0D054A7F" w:rsidR="00F06446" w:rsidDel="009E644C" w:rsidRDefault="00F06446" w:rsidP="00784B17">
            <w:pPr>
              <w:rPr>
                <w:del w:id="7863" w:author="Author"/>
              </w:rPr>
            </w:pPr>
            <w:del w:id="7864" w:author="Author">
              <w:r w:rsidDel="009E644C">
                <w:rPr>
                  <w:rFonts w:ascii="Calibri" w:hAnsi="Calibri" w:cs="Calibri"/>
                  <w:b w:val="0"/>
                  <w:bCs w:val="0"/>
                  <w:color w:val="000000"/>
                  <w:sz w:val="22"/>
                  <w:szCs w:val="22"/>
                </w:rPr>
                <w:delText>128</w:delText>
              </w:r>
            </w:del>
          </w:p>
        </w:tc>
        <w:tc>
          <w:tcPr>
            <w:tcW w:w="851" w:type="dxa"/>
            <w:vAlign w:val="bottom"/>
          </w:tcPr>
          <w:p w14:paraId="59888F82" w14:textId="04D4239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865" w:author="Author"/>
                <w:rFonts w:asciiTheme="minorHAnsi" w:hAnsiTheme="minorHAnsi" w:cstheme="minorHAnsi"/>
                <w:sz w:val="22"/>
                <w:szCs w:val="22"/>
              </w:rPr>
            </w:pPr>
            <w:del w:id="7866" w:author="Author">
              <w:r w:rsidDel="009E644C">
                <w:rPr>
                  <w:rFonts w:ascii="Calibri" w:hAnsi="Calibri" w:cs="Calibri"/>
                  <w:color w:val="000000"/>
                  <w:sz w:val="22"/>
                  <w:szCs w:val="22"/>
                </w:rPr>
                <w:delText>65.72</w:delText>
              </w:r>
            </w:del>
          </w:p>
        </w:tc>
        <w:tc>
          <w:tcPr>
            <w:tcW w:w="1240" w:type="dxa"/>
            <w:vAlign w:val="bottom"/>
          </w:tcPr>
          <w:p w14:paraId="66F646CA" w14:textId="2951F6E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867" w:author="Author"/>
                <w:rFonts w:asciiTheme="minorHAnsi" w:hAnsiTheme="minorHAnsi" w:cstheme="minorHAnsi"/>
                <w:sz w:val="22"/>
                <w:szCs w:val="22"/>
              </w:rPr>
            </w:pPr>
            <w:del w:id="7868" w:author="Author">
              <w:r w:rsidDel="009E644C">
                <w:rPr>
                  <w:rFonts w:ascii="Calibri" w:hAnsi="Calibri" w:cs="Calibri"/>
                  <w:color w:val="000000"/>
                  <w:sz w:val="22"/>
                  <w:szCs w:val="22"/>
                </w:rPr>
                <w:delText>67.29</w:delText>
              </w:r>
            </w:del>
          </w:p>
        </w:tc>
        <w:tc>
          <w:tcPr>
            <w:tcW w:w="851" w:type="dxa"/>
            <w:vAlign w:val="bottom"/>
          </w:tcPr>
          <w:p w14:paraId="1106A80D" w14:textId="11F1108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869" w:author="Author"/>
                <w:rFonts w:asciiTheme="minorHAnsi" w:hAnsiTheme="minorHAnsi" w:cstheme="minorHAnsi"/>
                <w:sz w:val="22"/>
                <w:szCs w:val="22"/>
              </w:rPr>
            </w:pPr>
            <w:del w:id="7870" w:author="Author">
              <w:r w:rsidDel="009E644C">
                <w:rPr>
                  <w:rFonts w:ascii="Calibri" w:hAnsi="Calibri" w:cs="Calibri"/>
                  <w:color w:val="000000"/>
                  <w:sz w:val="22"/>
                  <w:szCs w:val="22"/>
                </w:rPr>
                <w:delText>66.03</w:delText>
              </w:r>
            </w:del>
          </w:p>
        </w:tc>
        <w:tc>
          <w:tcPr>
            <w:tcW w:w="1240" w:type="dxa"/>
            <w:vAlign w:val="bottom"/>
          </w:tcPr>
          <w:p w14:paraId="4769A715" w14:textId="03F7F15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871" w:author="Author"/>
                <w:rFonts w:asciiTheme="minorHAnsi" w:hAnsiTheme="minorHAnsi" w:cstheme="minorHAnsi"/>
                <w:sz w:val="22"/>
                <w:szCs w:val="22"/>
              </w:rPr>
            </w:pPr>
            <w:del w:id="7872" w:author="Author">
              <w:r w:rsidDel="009E644C">
                <w:rPr>
                  <w:rFonts w:ascii="Calibri" w:hAnsi="Calibri" w:cs="Calibri"/>
                  <w:color w:val="000000"/>
                  <w:sz w:val="22"/>
                  <w:szCs w:val="22"/>
                </w:rPr>
                <w:delText>67.62</w:delText>
              </w:r>
            </w:del>
          </w:p>
        </w:tc>
        <w:tc>
          <w:tcPr>
            <w:tcW w:w="886" w:type="dxa"/>
            <w:vAlign w:val="bottom"/>
          </w:tcPr>
          <w:p w14:paraId="3B3B987C" w14:textId="6DF79D1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873" w:author="Author"/>
                <w:rFonts w:asciiTheme="minorHAnsi" w:hAnsiTheme="minorHAnsi" w:cstheme="minorHAnsi"/>
                <w:sz w:val="22"/>
                <w:szCs w:val="22"/>
              </w:rPr>
            </w:pPr>
            <w:del w:id="7874" w:author="Author">
              <w:r w:rsidDel="009E644C">
                <w:rPr>
                  <w:rFonts w:ascii="Calibri" w:hAnsi="Calibri" w:cs="Calibri"/>
                  <w:color w:val="000000"/>
                  <w:sz w:val="22"/>
                  <w:szCs w:val="22"/>
                </w:rPr>
                <w:delText>62.49</w:delText>
              </w:r>
            </w:del>
          </w:p>
        </w:tc>
        <w:tc>
          <w:tcPr>
            <w:tcW w:w="1240" w:type="dxa"/>
            <w:vAlign w:val="bottom"/>
          </w:tcPr>
          <w:p w14:paraId="7855AE4D" w14:textId="3D40B51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875" w:author="Author"/>
                <w:rFonts w:asciiTheme="minorHAnsi" w:hAnsiTheme="minorHAnsi" w:cstheme="minorHAnsi"/>
                <w:sz w:val="22"/>
                <w:szCs w:val="22"/>
              </w:rPr>
            </w:pPr>
            <w:del w:id="7876" w:author="Author">
              <w:r w:rsidDel="009E644C">
                <w:rPr>
                  <w:rFonts w:ascii="Calibri" w:hAnsi="Calibri" w:cs="Calibri"/>
                  <w:color w:val="000000"/>
                  <w:sz w:val="22"/>
                  <w:szCs w:val="22"/>
                </w:rPr>
                <w:delText>63.99</w:delText>
              </w:r>
            </w:del>
          </w:p>
        </w:tc>
        <w:tc>
          <w:tcPr>
            <w:tcW w:w="886" w:type="dxa"/>
            <w:vAlign w:val="bottom"/>
          </w:tcPr>
          <w:p w14:paraId="0A0CB756" w14:textId="696E766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877" w:author="Author"/>
                <w:rFonts w:asciiTheme="minorHAnsi" w:hAnsiTheme="minorHAnsi" w:cstheme="minorHAnsi"/>
                <w:sz w:val="22"/>
                <w:szCs w:val="22"/>
              </w:rPr>
            </w:pPr>
            <w:del w:id="7878" w:author="Author">
              <w:r w:rsidDel="009E644C">
                <w:rPr>
                  <w:rFonts w:ascii="Calibri" w:hAnsi="Calibri" w:cs="Calibri"/>
                  <w:color w:val="000000"/>
                  <w:sz w:val="22"/>
                  <w:szCs w:val="22"/>
                </w:rPr>
                <w:delText>31.24</w:delText>
              </w:r>
            </w:del>
          </w:p>
        </w:tc>
        <w:tc>
          <w:tcPr>
            <w:tcW w:w="1240" w:type="dxa"/>
            <w:vAlign w:val="bottom"/>
          </w:tcPr>
          <w:p w14:paraId="24E21F5B" w14:textId="2F35C68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879" w:author="Author"/>
                <w:rFonts w:asciiTheme="minorHAnsi" w:hAnsiTheme="minorHAnsi" w:cstheme="minorHAnsi"/>
                <w:sz w:val="22"/>
                <w:szCs w:val="22"/>
              </w:rPr>
            </w:pPr>
            <w:del w:id="7880" w:author="Author">
              <w:r w:rsidDel="009E644C">
                <w:rPr>
                  <w:rFonts w:ascii="Calibri" w:hAnsi="Calibri" w:cs="Calibri"/>
                  <w:color w:val="000000"/>
                  <w:sz w:val="22"/>
                  <w:szCs w:val="22"/>
                </w:rPr>
                <w:delText>31.99</w:delText>
              </w:r>
            </w:del>
          </w:p>
        </w:tc>
      </w:tr>
      <w:tr w:rsidR="00F06446" w:rsidDel="009E644C" w14:paraId="21D1DAC4" w14:textId="551B8D55" w:rsidTr="00784B17">
        <w:trPr>
          <w:trHeight w:val="282"/>
          <w:del w:id="788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8C09671" w14:textId="765D1051" w:rsidR="00F06446" w:rsidDel="009E644C" w:rsidRDefault="00F06446" w:rsidP="00784B17">
            <w:pPr>
              <w:rPr>
                <w:del w:id="7882" w:author="Author"/>
              </w:rPr>
            </w:pPr>
            <w:del w:id="7883" w:author="Author">
              <w:r w:rsidDel="009E644C">
                <w:rPr>
                  <w:rFonts w:ascii="Calibri" w:hAnsi="Calibri" w:cs="Calibri"/>
                  <w:b w:val="0"/>
                  <w:bCs w:val="0"/>
                  <w:color w:val="000000"/>
                  <w:sz w:val="22"/>
                  <w:szCs w:val="22"/>
                </w:rPr>
                <w:delText>192</w:delText>
              </w:r>
            </w:del>
          </w:p>
        </w:tc>
        <w:tc>
          <w:tcPr>
            <w:tcW w:w="851" w:type="dxa"/>
            <w:vAlign w:val="bottom"/>
          </w:tcPr>
          <w:p w14:paraId="3F585919" w14:textId="400A13E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884" w:author="Author"/>
                <w:rFonts w:asciiTheme="minorHAnsi" w:hAnsiTheme="minorHAnsi" w:cstheme="minorHAnsi"/>
                <w:sz w:val="22"/>
                <w:szCs w:val="22"/>
              </w:rPr>
            </w:pPr>
            <w:del w:id="7885" w:author="Author">
              <w:r w:rsidDel="009E644C">
                <w:rPr>
                  <w:rFonts w:ascii="Calibri" w:hAnsi="Calibri" w:cs="Calibri"/>
                  <w:color w:val="000000"/>
                  <w:sz w:val="22"/>
                  <w:szCs w:val="22"/>
                </w:rPr>
                <w:delText>49.55</w:delText>
              </w:r>
            </w:del>
          </w:p>
        </w:tc>
        <w:tc>
          <w:tcPr>
            <w:tcW w:w="1240" w:type="dxa"/>
            <w:vAlign w:val="bottom"/>
          </w:tcPr>
          <w:p w14:paraId="3B5EEB13" w14:textId="457E85B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886" w:author="Author"/>
                <w:rFonts w:asciiTheme="minorHAnsi" w:hAnsiTheme="minorHAnsi" w:cstheme="minorHAnsi"/>
                <w:sz w:val="22"/>
                <w:szCs w:val="22"/>
              </w:rPr>
            </w:pPr>
            <w:del w:id="7887" w:author="Author">
              <w:r w:rsidDel="009E644C">
                <w:rPr>
                  <w:rFonts w:ascii="Calibri" w:hAnsi="Calibri" w:cs="Calibri"/>
                  <w:color w:val="000000"/>
                  <w:sz w:val="22"/>
                  <w:szCs w:val="22"/>
                </w:rPr>
                <w:delText>76.11</w:delText>
              </w:r>
            </w:del>
          </w:p>
        </w:tc>
        <w:tc>
          <w:tcPr>
            <w:tcW w:w="851" w:type="dxa"/>
            <w:vAlign w:val="bottom"/>
          </w:tcPr>
          <w:p w14:paraId="436D0D52" w14:textId="45F40DE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888" w:author="Author"/>
                <w:rFonts w:asciiTheme="minorHAnsi" w:hAnsiTheme="minorHAnsi" w:cstheme="minorHAnsi"/>
                <w:sz w:val="22"/>
                <w:szCs w:val="22"/>
              </w:rPr>
            </w:pPr>
            <w:del w:id="7889" w:author="Author">
              <w:r w:rsidDel="009E644C">
                <w:rPr>
                  <w:rFonts w:ascii="Calibri" w:hAnsi="Calibri" w:cs="Calibri"/>
                  <w:color w:val="000000"/>
                  <w:sz w:val="22"/>
                  <w:szCs w:val="22"/>
                </w:rPr>
                <w:delText>49.92</w:delText>
              </w:r>
            </w:del>
          </w:p>
        </w:tc>
        <w:tc>
          <w:tcPr>
            <w:tcW w:w="1240" w:type="dxa"/>
            <w:vAlign w:val="bottom"/>
          </w:tcPr>
          <w:p w14:paraId="49A4DF53" w14:textId="5163B58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890" w:author="Author"/>
                <w:rFonts w:asciiTheme="minorHAnsi" w:hAnsiTheme="minorHAnsi" w:cstheme="minorHAnsi"/>
                <w:sz w:val="22"/>
                <w:szCs w:val="22"/>
              </w:rPr>
            </w:pPr>
            <w:del w:id="7891" w:author="Author">
              <w:r w:rsidDel="009E644C">
                <w:rPr>
                  <w:rFonts w:ascii="Calibri" w:hAnsi="Calibri" w:cs="Calibri"/>
                  <w:color w:val="000000"/>
                  <w:sz w:val="22"/>
                  <w:szCs w:val="22"/>
                </w:rPr>
                <w:delText>76.67</w:delText>
              </w:r>
            </w:del>
          </w:p>
        </w:tc>
        <w:tc>
          <w:tcPr>
            <w:tcW w:w="886" w:type="dxa"/>
            <w:vAlign w:val="bottom"/>
          </w:tcPr>
          <w:p w14:paraId="55185981" w14:textId="5B20EB1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892" w:author="Author"/>
                <w:rFonts w:asciiTheme="minorHAnsi" w:hAnsiTheme="minorHAnsi" w:cstheme="minorHAnsi"/>
                <w:sz w:val="22"/>
                <w:szCs w:val="22"/>
              </w:rPr>
            </w:pPr>
            <w:del w:id="7893" w:author="Author">
              <w:r w:rsidDel="009E644C">
                <w:rPr>
                  <w:rFonts w:ascii="Calibri" w:hAnsi="Calibri" w:cs="Calibri"/>
                  <w:color w:val="000000"/>
                  <w:sz w:val="22"/>
                  <w:szCs w:val="22"/>
                </w:rPr>
                <w:delText>50.00</w:delText>
              </w:r>
            </w:del>
          </w:p>
        </w:tc>
        <w:tc>
          <w:tcPr>
            <w:tcW w:w="1240" w:type="dxa"/>
            <w:vAlign w:val="bottom"/>
          </w:tcPr>
          <w:p w14:paraId="222E885A" w14:textId="7577E27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894" w:author="Author"/>
                <w:rFonts w:asciiTheme="minorHAnsi" w:hAnsiTheme="minorHAnsi" w:cstheme="minorHAnsi"/>
                <w:sz w:val="22"/>
                <w:szCs w:val="22"/>
              </w:rPr>
            </w:pPr>
            <w:del w:id="7895" w:author="Author">
              <w:r w:rsidDel="009E644C">
                <w:rPr>
                  <w:rFonts w:ascii="Calibri" w:hAnsi="Calibri" w:cs="Calibri"/>
                  <w:color w:val="000000"/>
                  <w:sz w:val="22"/>
                  <w:szCs w:val="22"/>
                </w:rPr>
                <w:delText>76.81</w:delText>
              </w:r>
            </w:del>
          </w:p>
        </w:tc>
        <w:tc>
          <w:tcPr>
            <w:tcW w:w="886" w:type="dxa"/>
            <w:vAlign w:val="bottom"/>
          </w:tcPr>
          <w:p w14:paraId="6E319A0B" w14:textId="7D0A65A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896" w:author="Author"/>
                <w:rFonts w:asciiTheme="minorHAnsi" w:hAnsiTheme="minorHAnsi" w:cstheme="minorHAnsi"/>
                <w:sz w:val="22"/>
                <w:szCs w:val="22"/>
              </w:rPr>
            </w:pPr>
            <w:del w:id="7897" w:author="Author">
              <w:r w:rsidDel="009E644C">
                <w:rPr>
                  <w:rFonts w:ascii="Calibri" w:hAnsi="Calibri" w:cs="Calibri"/>
                  <w:color w:val="000000"/>
                  <w:sz w:val="22"/>
                  <w:szCs w:val="22"/>
                </w:rPr>
                <w:delText>27.78</w:delText>
              </w:r>
            </w:del>
          </w:p>
        </w:tc>
        <w:tc>
          <w:tcPr>
            <w:tcW w:w="1240" w:type="dxa"/>
            <w:vAlign w:val="bottom"/>
          </w:tcPr>
          <w:p w14:paraId="7FEF7E6B" w14:textId="393C307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898" w:author="Author"/>
                <w:rFonts w:asciiTheme="minorHAnsi" w:hAnsiTheme="minorHAnsi" w:cstheme="minorHAnsi"/>
                <w:sz w:val="22"/>
                <w:szCs w:val="22"/>
              </w:rPr>
            </w:pPr>
            <w:del w:id="7899" w:author="Author">
              <w:r w:rsidDel="009E644C">
                <w:rPr>
                  <w:rFonts w:ascii="Calibri" w:hAnsi="Calibri" w:cs="Calibri"/>
                  <w:color w:val="000000"/>
                  <w:sz w:val="22"/>
                  <w:szCs w:val="22"/>
                </w:rPr>
                <w:delText>42.66</w:delText>
              </w:r>
            </w:del>
          </w:p>
        </w:tc>
      </w:tr>
      <w:tr w:rsidR="00F06446" w:rsidDel="009E644C" w14:paraId="678D565B" w14:textId="673AF2FA" w:rsidTr="00784B17">
        <w:trPr>
          <w:cnfStyle w:val="000000100000" w:firstRow="0" w:lastRow="0" w:firstColumn="0" w:lastColumn="0" w:oddVBand="0" w:evenVBand="0" w:oddHBand="1" w:evenHBand="0" w:firstRowFirstColumn="0" w:firstRowLastColumn="0" w:lastRowFirstColumn="0" w:lastRowLastColumn="0"/>
          <w:trHeight w:val="282"/>
          <w:del w:id="790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AC2497A" w14:textId="1F4CB6AB" w:rsidR="00F06446" w:rsidDel="009E644C" w:rsidRDefault="00F06446" w:rsidP="00784B17">
            <w:pPr>
              <w:rPr>
                <w:del w:id="7901" w:author="Author"/>
              </w:rPr>
            </w:pPr>
            <w:del w:id="7902" w:author="Author">
              <w:r w:rsidDel="009E644C">
                <w:rPr>
                  <w:rFonts w:ascii="Calibri" w:hAnsi="Calibri" w:cs="Calibri"/>
                  <w:b w:val="0"/>
                  <w:bCs w:val="0"/>
                  <w:color w:val="000000"/>
                  <w:sz w:val="22"/>
                  <w:szCs w:val="22"/>
                </w:rPr>
                <w:delText>256</w:delText>
              </w:r>
            </w:del>
          </w:p>
        </w:tc>
        <w:tc>
          <w:tcPr>
            <w:tcW w:w="851" w:type="dxa"/>
            <w:vAlign w:val="bottom"/>
          </w:tcPr>
          <w:p w14:paraId="5A89909B" w14:textId="2C059DB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03" w:author="Author"/>
                <w:rFonts w:asciiTheme="minorHAnsi" w:hAnsiTheme="minorHAnsi" w:cstheme="minorHAnsi"/>
                <w:sz w:val="22"/>
                <w:szCs w:val="22"/>
              </w:rPr>
            </w:pPr>
            <w:del w:id="7904" w:author="Author">
              <w:r w:rsidDel="009E644C">
                <w:rPr>
                  <w:rFonts w:ascii="Calibri" w:hAnsi="Calibri" w:cs="Calibri"/>
                  <w:color w:val="000000"/>
                  <w:sz w:val="22"/>
                  <w:szCs w:val="22"/>
                </w:rPr>
                <w:delText>39.68</w:delText>
              </w:r>
            </w:del>
          </w:p>
        </w:tc>
        <w:tc>
          <w:tcPr>
            <w:tcW w:w="1240" w:type="dxa"/>
            <w:vAlign w:val="bottom"/>
          </w:tcPr>
          <w:p w14:paraId="6A7D687E" w14:textId="3082C49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05" w:author="Author"/>
                <w:rFonts w:asciiTheme="minorHAnsi" w:hAnsiTheme="minorHAnsi" w:cstheme="minorHAnsi"/>
                <w:sz w:val="22"/>
                <w:szCs w:val="22"/>
              </w:rPr>
            </w:pPr>
            <w:del w:id="7906" w:author="Author">
              <w:r w:rsidDel="009E644C">
                <w:rPr>
                  <w:rFonts w:ascii="Calibri" w:hAnsi="Calibri" w:cs="Calibri"/>
                  <w:color w:val="000000"/>
                  <w:sz w:val="22"/>
                  <w:szCs w:val="22"/>
                </w:rPr>
                <w:delText>81.26</w:delText>
              </w:r>
            </w:del>
          </w:p>
        </w:tc>
        <w:tc>
          <w:tcPr>
            <w:tcW w:w="851" w:type="dxa"/>
            <w:vAlign w:val="bottom"/>
          </w:tcPr>
          <w:p w14:paraId="681E8FF9" w14:textId="106591F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07" w:author="Author"/>
                <w:rFonts w:asciiTheme="minorHAnsi" w:hAnsiTheme="minorHAnsi" w:cstheme="minorHAnsi"/>
                <w:sz w:val="22"/>
                <w:szCs w:val="22"/>
              </w:rPr>
            </w:pPr>
            <w:del w:id="7908" w:author="Author">
              <w:r w:rsidDel="009E644C">
                <w:rPr>
                  <w:rFonts w:ascii="Calibri" w:hAnsi="Calibri" w:cs="Calibri"/>
                  <w:color w:val="000000"/>
                  <w:sz w:val="22"/>
                  <w:szCs w:val="22"/>
                </w:rPr>
                <w:delText>40.08</w:delText>
              </w:r>
            </w:del>
          </w:p>
        </w:tc>
        <w:tc>
          <w:tcPr>
            <w:tcW w:w="1240" w:type="dxa"/>
            <w:vAlign w:val="bottom"/>
          </w:tcPr>
          <w:p w14:paraId="77863A5D" w14:textId="723AE24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09" w:author="Author"/>
                <w:rFonts w:asciiTheme="minorHAnsi" w:hAnsiTheme="minorHAnsi" w:cstheme="minorHAnsi"/>
                <w:sz w:val="22"/>
                <w:szCs w:val="22"/>
              </w:rPr>
            </w:pPr>
            <w:del w:id="7910" w:author="Author">
              <w:r w:rsidDel="009E644C">
                <w:rPr>
                  <w:rFonts w:ascii="Calibri" w:hAnsi="Calibri" w:cs="Calibri"/>
                  <w:color w:val="000000"/>
                  <w:sz w:val="22"/>
                  <w:szCs w:val="22"/>
                </w:rPr>
                <w:delText>82.08</w:delText>
              </w:r>
            </w:del>
          </w:p>
        </w:tc>
        <w:tc>
          <w:tcPr>
            <w:tcW w:w="886" w:type="dxa"/>
            <w:vAlign w:val="bottom"/>
          </w:tcPr>
          <w:p w14:paraId="737A0C1A" w14:textId="311B2F9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11" w:author="Author"/>
                <w:rFonts w:asciiTheme="minorHAnsi" w:hAnsiTheme="minorHAnsi" w:cstheme="minorHAnsi"/>
                <w:sz w:val="22"/>
                <w:szCs w:val="22"/>
              </w:rPr>
            </w:pPr>
            <w:del w:id="7912" w:author="Author">
              <w:r w:rsidDel="009E644C">
                <w:rPr>
                  <w:rFonts w:ascii="Calibri" w:hAnsi="Calibri" w:cs="Calibri"/>
                  <w:color w:val="000000"/>
                  <w:sz w:val="22"/>
                  <w:szCs w:val="22"/>
                </w:rPr>
                <w:delText>39.94</w:delText>
              </w:r>
            </w:del>
          </w:p>
        </w:tc>
        <w:tc>
          <w:tcPr>
            <w:tcW w:w="1240" w:type="dxa"/>
            <w:vAlign w:val="bottom"/>
          </w:tcPr>
          <w:p w14:paraId="2C2F2746" w14:textId="0344CD9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13" w:author="Author"/>
                <w:rFonts w:asciiTheme="minorHAnsi" w:hAnsiTheme="minorHAnsi" w:cstheme="minorHAnsi"/>
                <w:sz w:val="22"/>
                <w:szCs w:val="22"/>
              </w:rPr>
            </w:pPr>
            <w:del w:id="7914" w:author="Author">
              <w:r w:rsidDel="009E644C">
                <w:rPr>
                  <w:rFonts w:ascii="Calibri" w:hAnsi="Calibri" w:cs="Calibri"/>
                  <w:color w:val="000000"/>
                  <w:sz w:val="22"/>
                  <w:szCs w:val="22"/>
                </w:rPr>
                <w:delText>81.81</w:delText>
              </w:r>
            </w:del>
          </w:p>
        </w:tc>
        <w:tc>
          <w:tcPr>
            <w:tcW w:w="886" w:type="dxa"/>
            <w:vAlign w:val="bottom"/>
          </w:tcPr>
          <w:p w14:paraId="28027C93" w14:textId="6F24C0A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15" w:author="Author"/>
                <w:rFonts w:asciiTheme="minorHAnsi" w:hAnsiTheme="minorHAnsi" w:cstheme="minorHAnsi"/>
                <w:sz w:val="22"/>
                <w:szCs w:val="22"/>
              </w:rPr>
            </w:pPr>
            <w:del w:id="7916" w:author="Author">
              <w:r w:rsidDel="009E644C">
                <w:rPr>
                  <w:rFonts w:ascii="Calibri" w:hAnsi="Calibri" w:cs="Calibri"/>
                  <w:color w:val="000000"/>
                  <w:sz w:val="22"/>
                  <w:szCs w:val="22"/>
                </w:rPr>
                <w:delText>25.00</w:delText>
              </w:r>
            </w:del>
          </w:p>
        </w:tc>
        <w:tc>
          <w:tcPr>
            <w:tcW w:w="1240" w:type="dxa"/>
            <w:vAlign w:val="bottom"/>
          </w:tcPr>
          <w:p w14:paraId="0271EC92" w14:textId="22C47EA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17" w:author="Author"/>
                <w:rFonts w:asciiTheme="minorHAnsi" w:hAnsiTheme="minorHAnsi" w:cstheme="minorHAnsi"/>
                <w:sz w:val="22"/>
                <w:szCs w:val="22"/>
              </w:rPr>
            </w:pPr>
            <w:del w:id="7918" w:author="Author">
              <w:r w:rsidDel="009E644C">
                <w:rPr>
                  <w:rFonts w:ascii="Calibri" w:hAnsi="Calibri" w:cs="Calibri"/>
                  <w:color w:val="000000"/>
                  <w:sz w:val="22"/>
                  <w:szCs w:val="22"/>
                </w:rPr>
                <w:delText>51.20</w:delText>
              </w:r>
            </w:del>
          </w:p>
        </w:tc>
      </w:tr>
      <w:tr w:rsidR="00F06446" w:rsidDel="009E644C" w14:paraId="531426C2" w14:textId="547FE1B4" w:rsidTr="00784B17">
        <w:trPr>
          <w:trHeight w:val="282"/>
          <w:del w:id="791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436DF8A" w14:textId="178F30EB" w:rsidR="00F06446" w:rsidDel="009E644C" w:rsidRDefault="00F06446" w:rsidP="00784B17">
            <w:pPr>
              <w:rPr>
                <w:del w:id="7920" w:author="Author"/>
              </w:rPr>
            </w:pPr>
            <w:del w:id="7921" w:author="Author">
              <w:r w:rsidDel="009E644C">
                <w:rPr>
                  <w:rFonts w:ascii="Calibri" w:hAnsi="Calibri" w:cs="Calibri"/>
                  <w:b w:val="0"/>
                  <w:bCs w:val="0"/>
                  <w:color w:val="000000"/>
                  <w:sz w:val="22"/>
                  <w:szCs w:val="22"/>
                </w:rPr>
                <w:delText>320</w:delText>
              </w:r>
            </w:del>
          </w:p>
        </w:tc>
        <w:tc>
          <w:tcPr>
            <w:tcW w:w="851" w:type="dxa"/>
            <w:vAlign w:val="bottom"/>
          </w:tcPr>
          <w:p w14:paraId="382A92FD" w14:textId="1FE5D4B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22" w:author="Author"/>
                <w:rFonts w:asciiTheme="minorHAnsi" w:hAnsiTheme="minorHAnsi" w:cstheme="minorHAnsi"/>
                <w:sz w:val="22"/>
                <w:szCs w:val="22"/>
              </w:rPr>
            </w:pPr>
            <w:del w:id="7923" w:author="Author">
              <w:r w:rsidDel="009E644C">
                <w:rPr>
                  <w:rFonts w:ascii="Calibri" w:hAnsi="Calibri" w:cs="Calibri"/>
                  <w:color w:val="000000"/>
                  <w:sz w:val="22"/>
                  <w:szCs w:val="22"/>
                </w:rPr>
                <w:delText>33.15</w:delText>
              </w:r>
            </w:del>
          </w:p>
        </w:tc>
        <w:tc>
          <w:tcPr>
            <w:tcW w:w="1240" w:type="dxa"/>
            <w:vAlign w:val="bottom"/>
          </w:tcPr>
          <w:p w14:paraId="5455D64A" w14:textId="5B4658B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24" w:author="Author"/>
                <w:rFonts w:asciiTheme="minorHAnsi" w:hAnsiTheme="minorHAnsi" w:cstheme="minorHAnsi"/>
                <w:sz w:val="22"/>
                <w:szCs w:val="22"/>
              </w:rPr>
            </w:pPr>
            <w:del w:id="7925" w:author="Author">
              <w:r w:rsidDel="009E644C">
                <w:rPr>
                  <w:rFonts w:ascii="Calibri" w:hAnsi="Calibri" w:cs="Calibri"/>
                  <w:color w:val="000000"/>
                  <w:sz w:val="22"/>
                  <w:szCs w:val="22"/>
                </w:rPr>
                <w:delText>84.86</w:delText>
              </w:r>
            </w:del>
          </w:p>
        </w:tc>
        <w:tc>
          <w:tcPr>
            <w:tcW w:w="851" w:type="dxa"/>
            <w:vAlign w:val="bottom"/>
          </w:tcPr>
          <w:p w14:paraId="7C0AC1AD" w14:textId="4E13B8C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26" w:author="Author"/>
                <w:rFonts w:asciiTheme="minorHAnsi" w:hAnsiTheme="minorHAnsi" w:cstheme="minorHAnsi"/>
                <w:sz w:val="22"/>
                <w:szCs w:val="22"/>
              </w:rPr>
            </w:pPr>
            <w:del w:id="7927" w:author="Author">
              <w:r w:rsidDel="009E644C">
                <w:rPr>
                  <w:rFonts w:ascii="Calibri" w:hAnsi="Calibri" w:cs="Calibri"/>
                  <w:color w:val="000000"/>
                  <w:sz w:val="22"/>
                  <w:szCs w:val="22"/>
                </w:rPr>
                <w:delText>33.39</w:delText>
              </w:r>
            </w:del>
          </w:p>
        </w:tc>
        <w:tc>
          <w:tcPr>
            <w:tcW w:w="1240" w:type="dxa"/>
            <w:vAlign w:val="bottom"/>
          </w:tcPr>
          <w:p w14:paraId="43B50029" w14:textId="0229345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28" w:author="Author"/>
                <w:rFonts w:asciiTheme="minorHAnsi" w:hAnsiTheme="minorHAnsi" w:cstheme="minorHAnsi"/>
                <w:sz w:val="22"/>
                <w:szCs w:val="22"/>
              </w:rPr>
            </w:pPr>
            <w:del w:id="7929" w:author="Author">
              <w:r w:rsidDel="009E644C">
                <w:rPr>
                  <w:rFonts w:ascii="Calibri" w:hAnsi="Calibri" w:cs="Calibri"/>
                  <w:color w:val="000000"/>
                  <w:sz w:val="22"/>
                  <w:szCs w:val="22"/>
                </w:rPr>
                <w:delText>85.48</w:delText>
              </w:r>
            </w:del>
          </w:p>
        </w:tc>
        <w:tc>
          <w:tcPr>
            <w:tcW w:w="886" w:type="dxa"/>
            <w:vAlign w:val="bottom"/>
          </w:tcPr>
          <w:p w14:paraId="11D3F78B" w14:textId="40BF6A4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30" w:author="Author"/>
                <w:rFonts w:asciiTheme="minorHAnsi" w:hAnsiTheme="minorHAnsi" w:cstheme="minorHAnsi"/>
                <w:sz w:val="22"/>
                <w:szCs w:val="22"/>
              </w:rPr>
            </w:pPr>
            <w:del w:id="7931" w:author="Author">
              <w:r w:rsidDel="009E644C">
                <w:rPr>
                  <w:rFonts w:ascii="Calibri" w:hAnsi="Calibri" w:cs="Calibri"/>
                  <w:color w:val="000000"/>
                  <w:sz w:val="22"/>
                  <w:szCs w:val="22"/>
                </w:rPr>
                <w:delText>33.46</w:delText>
              </w:r>
            </w:del>
          </w:p>
        </w:tc>
        <w:tc>
          <w:tcPr>
            <w:tcW w:w="1240" w:type="dxa"/>
            <w:vAlign w:val="bottom"/>
          </w:tcPr>
          <w:p w14:paraId="0BCC5063" w14:textId="4858700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32" w:author="Author"/>
                <w:rFonts w:asciiTheme="minorHAnsi" w:hAnsiTheme="minorHAnsi" w:cstheme="minorHAnsi"/>
                <w:sz w:val="22"/>
                <w:szCs w:val="22"/>
              </w:rPr>
            </w:pPr>
            <w:del w:id="7933" w:author="Author">
              <w:r w:rsidDel="009E644C">
                <w:rPr>
                  <w:rFonts w:ascii="Calibri" w:hAnsi="Calibri" w:cs="Calibri"/>
                  <w:color w:val="000000"/>
                  <w:sz w:val="22"/>
                  <w:szCs w:val="22"/>
                </w:rPr>
                <w:delText>85.67</w:delText>
              </w:r>
            </w:del>
          </w:p>
        </w:tc>
        <w:tc>
          <w:tcPr>
            <w:tcW w:w="886" w:type="dxa"/>
            <w:vAlign w:val="bottom"/>
          </w:tcPr>
          <w:p w14:paraId="3834A4FB" w14:textId="202DF2B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34" w:author="Author"/>
                <w:rFonts w:asciiTheme="minorHAnsi" w:hAnsiTheme="minorHAnsi" w:cstheme="minorHAnsi"/>
                <w:sz w:val="22"/>
                <w:szCs w:val="22"/>
              </w:rPr>
            </w:pPr>
            <w:del w:id="7935" w:author="Author">
              <w:r w:rsidDel="009E644C">
                <w:rPr>
                  <w:rFonts w:ascii="Calibri" w:hAnsi="Calibri" w:cs="Calibri"/>
                  <w:color w:val="000000"/>
                  <w:sz w:val="22"/>
                  <w:szCs w:val="22"/>
                </w:rPr>
                <w:delText>22.73</w:delText>
              </w:r>
            </w:del>
          </w:p>
        </w:tc>
        <w:tc>
          <w:tcPr>
            <w:tcW w:w="1240" w:type="dxa"/>
            <w:vAlign w:val="bottom"/>
          </w:tcPr>
          <w:p w14:paraId="56AA01CE" w14:textId="0A32A8B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36" w:author="Author"/>
                <w:rFonts w:asciiTheme="minorHAnsi" w:hAnsiTheme="minorHAnsi" w:cstheme="minorHAnsi"/>
                <w:sz w:val="22"/>
                <w:szCs w:val="22"/>
              </w:rPr>
            </w:pPr>
            <w:del w:id="7937" w:author="Author">
              <w:r w:rsidDel="009E644C">
                <w:rPr>
                  <w:rFonts w:ascii="Calibri" w:hAnsi="Calibri" w:cs="Calibri"/>
                  <w:color w:val="000000"/>
                  <w:sz w:val="22"/>
                  <w:szCs w:val="22"/>
                </w:rPr>
                <w:delText>58.18</w:delText>
              </w:r>
            </w:del>
          </w:p>
        </w:tc>
      </w:tr>
      <w:tr w:rsidR="00F06446" w:rsidDel="009E644C" w14:paraId="73E6AB31" w14:textId="38E5FB72" w:rsidTr="00784B17">
        <w:trPr>
          <w:cnfStyle w:val="000000100000" w:firstRow="0" w:lastRow="0" w:firstColumn="0" w:lastColumn="0" w:oddVBand="0" w:evenVBand="0" w:oddHBand="1" w:evenHBand="0" w:firstRowFirstColumn="0" w:firstRowLastColumn="0" w:lastRowFirstColumn="0" w:lastRowLastColumn="0"/>
          <w:trHeight w:val="282"/>
          <w:del w:id="793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71FC208" w14:textId="02D13432" w:rsidR="00F06446" w:rsidDel="009E644C" w:rsidRDefault="00F06446" w:rsidP="00784B17">
            <w:pPr>
              <w:rPr>
                <w:del w:id="7939" w:author="Author"/>
              </w:rPr>
            </w:pPr>
            <w:del w:id="7940" w:author="Author">
              <w:r w:rsidDel="009E644C">
                <w:rPr>
                  <w:rFonts w:ascii="Calibri" w:hAnsi="Calibri" w:cs="Calibri"/>
                  <w:b w:val="0"/>
                  <w:bCs w:val="0"/>
                  <w:color w:val="000000"/>
                  <w:sz w:val="22"/>
                  <w:szCs w:val="22"/>
                </w:rPr>
                <w:delText>384</w:delText>
              </w:r>
            </w:del>
          </w:p>
        </w:tc>
        <w:tc>
          <w:tcPr>
            <w:tcW w:w="851" w:type="dxa"/>
            <w:vAlign w:val="bottom"/>
          </w:tcPr>
          <w:p w14:paraId="286399C7" w14:textId="65DD0C7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41" w:author="Author"/>
                <w:rFonts w:asciiTheme="minorHAnsi" w:hAnsiTheme="minorHAnsi" w:cstheme="minorHAnsi"/>
                <w:sz w:val="22"/>
                <w:szCs w:val="22"/>
              </w:rPr>
            </w:pPr>
            <w:del w:id="7942" w:author="Author">
              <w:r w:rsidDel="009E644C">
                <w:rPr>
                  <w:rFonts w:ascii="Calibri" w:hAnsi="Calibri" w:cs="Calibri"/>
                  <w:color w:val="000000"/>
                  <w:sz w:val="22"/>
                  <w:szCs w:val="22"/>
                </w:rPr>
                <w:delText>28.41</w:delText>
              </w:r>
            </w:del>
          </w:p>
        </w:tc>
        <w:tc>
          <w:tcPr>
            <w:tcW w:w="1240" w:type="dxa"/>
            <w:vAlign w:val="bottom"/>
          </w:tcPr>
          <w:p w14:paraId="100F3E37" w14:textId="1C61365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43" w:author="Author"/>
                <w:rFonts w:asciiTheme="minorHAnsi" w:hAnsiTheme="minorHAnsi" w:cstheme="minorHAnsi"/>
                <w:sz w:val="22"/>
                <w:szCs w:val="22"/>
              </w:rPr>
            </w:pPr>
            <w:del w:id="7944" w:author="Author">
              <w:r w:rsidDel="009E644C">
                <w:rPr>
                  <w:rFonts w:ascii="Calibri" w:hAnsi="Calibri" w:cs="Calibri"/>
                  <w:color w:val="000000"/>
                  <w:sz w:val="22"/>
                  <w:szCs w:val="22"/>
                </w:rPr>
                <w:delText>87.26</w:delText>
              </w:r>
            </w:del>
          </w:p>
        </w:tc>
        <w:tc>
          <w:tcPr>
            <w:tcW w:w="851" w:type="dxa"/>
            <w:vAlign w:val="bottom"/>
          </w:tcPr>
          <w:p w14:paraId="33D26C11" w14:textId="4B02F07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45" w:author="Author"/>
                <w:rFonts w:asciiTheme="minorHAnsi" w:hAnsiTheme="minorHAnsi" w:cstheme="minorHAnsi"/>
                <w:sz w:val="22"/>
                <w:szCs w:val="22"/>
              </w:rPr>
            </w:pPr>
            <w:del w:id="7946" w:author="Author">
              <w:r w:rsidDel="009E644C">
                <w:rPr>
                  <w:rFonts w:ascii="Calibri" w:hAnsi="Calibri" w:cs="Calibri"/>
                  <w:color w:val="000000"/>
                  <w:sz w:val="22"/>
                  <w:szCs w:val="22"/>
                </w:rPr>
                <w:delText>28.76</w:delText>
              </w:r>
            </w:del>
          </w:p>
        </w:tc>
        <w:tc>
          <w:tcPr>
            <w:tcW w:w="1240" w:type="dxa"/>
            <w:vAlign w:val="bottom"/>
          </w:tcPr>
          <w:p w14:paraId="2A88A8D6" w14:textId="0459B00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47" w:author="Author"/>
                <w:rFonts w:asciiTheme="minorHAnsi" w:hAnsiTheme="minorHAnsi" w:cstheme="minorHAnsi"/>
                <w:sz w:val="22"/>
                <w:szCs w:val="22"/>
              </w:rPr>
            </w:pPr>
            <w:del w:id="7948" w:author="Author">
              <w:r w:rsidDel="009E644C">
                <w:rPr>
                  <w:rFonts w:ascii="Calibri" w:hAnsi="Calibri" w:cs="Calibri"/>
                  <w:color w:val="000000"/>
                  <w:sz w:val="22"/>
                  <w:szCs w:val="22"/>
                </w:rPr>
                <w:delText>88.34</w:delText>
              </w:r>
            </w:del>
          </w:p>
        </w:tc>
        <w:tc>
          <w:tcPr>
            <w:tcW w:w="886" w:type="dxa"/>
            <w:vAlign w:val="bottom"/>
          </w:tcPr>
          <w:p w14:paraId="57C1D95B" w14:textId="74A6913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49" w:author="Author"/>
                <w:rFonts w:asciiTheme="minorHAnsi" w:hAnsiTheme="minorHAnsi" w:cstheme="minorHAnsi"/>
                <w:sz w:val="22"/>
                <w:szCs w:val="22"/>
              </w:rPr>
            </w:pPr>
            <w:del w:id="7950" w:author="Author">
              <w:r w:rsidDel="009E644C">
                <w:rPr>
                  <w:rFonts w:ascii="Calibri" w:hAnsi="Calibri" w:cs="Calibri"/>
                  <w:color w:val="000000"/>
                  <w:sz w:val="22"/>
                  <w:szCs w:val="22"/>
                </w:rPr>
                <w:delText>28.56</w:delText>
              </w:r>
            </w:del>
          </w:p>
        </w:tc>
        <w:tc>
          <w:tcPr>
            <w:tcW w:w="1240" w:type="dxa"/>
            <w:vAlign w:val="bottom"/>
          </w:tcPr>
          <w:p w14:paraId="42BC5A11" w14:textId="6D63438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51" w:author="Author"/>
                <w:rFonts w:asciiTheme="minorHAnsi" w:hAnsiTheme="minorHAnsi" w:cstheme="minorHAnsi"/>
                <w:sz w:val="22"/>
                <w:szCs w:val="22"/>
              </w:rPr>
            </w:pPr>
            <w:del w:id="7952" w:author="Author">
              <w:r w:rsidDel="009E644C">
                <w:rPr>
                  <w:rFonts w:ascii="Calibri" w:hAnsi="Calibri" w:cs="Calibri"/>
                  <w:color w:val="000000"/>
                  <w:sz w:val="22"/>
                  <w:szCs w:val="22"/>
                </w:rPr>
                <w:delText>87.74</w:delText>
              </w:r>
            </w:del>
          </w:p>
        </w:tc>
        <w:tc>
          <w:tcPr>
            <w:tcW w:w="886" w:type="dxa"/>
            <w:vAlign w:val="bottom"/>
          </w:tcPr>
          <w:p w14:paraId="4ED80821" w14:textId="75DC7AD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53" w:author="Author"/>
                <w:rFonts w:asciiTheme="minorHAnsi" w:hAnsiTheme="minorHAnsi" w:cstheme="minorHAnsi"/>
                <w:sz w:val="22"/>
                <w:szCs w:val="22"/>
              </w:rPr>
            </w:pPr>
            <w:del w:id="7954" w:author="Author">
              <w:r w:rsidDel="009E644C">
                <w:rPr>
                  <w:rFonts w:ascii="Calibri" w:hAnsi="Calibri" w:cs="Calibri"/>
                  <w:color w:val="000000"/>
                  <w:sz w:val="22"/>
                  <w:szCs w:val="22"/>
                </w:rPr>
                <w:delText>20.83</w:delText>
              </w:r>
            </w:del>
          </w:p>
        </w:tc>
        <w:tc>
          <w:tcPr>
            <w:tcW w:w="1240" w:type="dxa"/>
            <w:vAlign w:val="bottom"/>
          </w:tcPr>
          <w:p w14:paraId="50BCBE8B" w14:textId="2DDAAB2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55" w:author="Author"/>
                <w:rFonts w:asciiTheme="minorHAnsi" w:hAnsiTheme="minorHAnsi" w:cstheme="minorHAnsi"/>
                <w:sz w:val="22"/>
                <w:szCs w:val="22"/>
              </w:rPr>
            </w:pPr>
            <w:del w:id="7956" w:author="Author">
              <w:r w:rsidDel="009E644C">
                <w:rPr>
                  <w:rFonts w:ascii="Calibri" w:hAnsi="Calibri" w:cs="Calibri"/>
                  <w:color w:val="000000"/>
                  <w:sz w:val="22"/>
                  <w:szCs w:val="22"/>
                </w:rPr>
                <w:delText>64.00</w:delText>
              </w:r>
            </w:del>
          </w:p>
        </w:tc>
      </w:tr>
      <w:tr w:rsidR="00F06446" w:rsidDel="009E644C" w14:paraId="247D4C81" w14:textId="01EC7B27" w:rsidTr="00784B17">
        <w:trPr>
          <w:trHeight w:val="282"/>
          <w:del w:id="795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34268B0" w14:textId="23D2A3F5" w:rsidR="00F06446" w:rsidDel="009E644C" w:rsidRDefault="00F06446" w:rsidP="00784B17">
            <w:pPr>
              <w:rPr>
                <w:del w:id="7958" w:author="Author"/>
              </w:rPr>
            </w:pPr>
            <w:del w:id="7959" w:author="Author">
              <w:r w:rsidDel="009E644C">
                <w:rPr>
                  <w:rFonts w:ascii="Calibri" w:hAnsi="Calibri" w:cs="Calibri"/>
                  <w:b w:val="0"/>
                  <w:bCs w:val="0"/>
                  <w:color w:val="000000"/>
                  <w:sz w:val="22"/>
                  <w:szCs w:val="22"/>
                </w:rPr>
                <w:delText>448</w:delText>
              </w:r>
            </w:del>
          </w:p>
        </w:tc>
        <w:tc>
          <w:tcPr>
            <w:tcW w:w="851" w:type="dxa"/>
            <w:vAlign w:val="bottom"/>
          </w:tcPr>
          <w:p w14:paraId="55B72BBC" w14:textId="14F1960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60" w:author="Author"/>
                <w:rFonts w:asciiTheme="minorHAnsi" w:hAnsiTheme="minorHAnsi" w:cstheme="minorHAnsi"/>
                <w:sz w:val="22"/>
                <w:szCs w:val="22"/>
              </w:rPr>
            </w:pPr>
            <w:del w:id="7961" w:author="Author">
              <w:r w:rsidDel="009E644C">
                <w:rPr>
                  <w:rFonts w:ascii="Calibri" w:hAnsi="Calibri" w:cs="Calibri"/>
                  <w:color w:val="000000"/>
                  <w:sz w:val="22"/>
                  <w:szCs w:val="22"/>
                </w:rPr>
                <w:delText>24.86</w:delText>
              </w:r>
            </w:del>
          </w:p>
        </w:tc>
        <w:tc>
          <w:tcPr>
            <w:tcW w:w="1240" w:type="dxa"/>
            <w:vAlign w:val="bottom"/>
          </w:tcPr>
          <w:p w14:paraId="6F15B89D" w14:textId="49E0B8A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62" w:author="Author"/>
                <w:rFonts w:asciiTheme="minorHAnsi" w:hAnsiTheme="minorHAnsi" w:cstheme="minorHAnsi"/>
                <w:sz w:val="22"/>
                <w:szCs w:val="22"/>
              </w:rPr>
            </w:pPr>
            <w:del w:id="7963" w:author="Author">
              <w:r w:rsidDel="009E644C">
                <w:rPr>
                  <w:rFonts w:ascii="Calibri" w:hAnsi="Calibri" w:cs="Calibri"/>
                  <w:color w:val="000000"/>
                  <w:sz w:val="22"/>
                  <w:szCs w:val="22"/>
                </w:rPr>
                <w:delText>89.10</w:delText>
              </w:r>
            </w:del>
          </w:p>
        </w:tc>
        <w:tc>
          <w:tcPr>
            <w:tcW w:w="851" w:type="dxa"/>
            <w:vAlign w:val="bottom"/>
          </w:tcPr>
          <w:p w14:paraId="2F585FC3" w14:textId="3B593B6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64" w:author="Author"/>
                <w:rFonts w:asciiTheme="minorHAnsi" w:hAnsiTheme="minorHAnsi" w:cstheme="minorHAnsi"/>
                <w:sz w:val="22"/>
                <w:szCs w:val="22"/>
              </w:rPr>
            </w:pPr>
            <w:del w:id="7965" w:author="Author">
              <w:r w:rsidDel="009E644C">
                <w:rPr>
                  <w:rFonts w:ascii="Calibri" w:hAnsi="Calibri" w:cs="Calibri"/>
                  <w:color w:val="000000"/>
                  <w:sz w:val="22"/>
                  <w:szCs w:val="22"/>
                </w:rPr>
                <w:delText>25.26</w:delText>
              </w:r>
            </w:del>
          </w:p>
        </w:tc>
        <w:tc>
          <w:tcPr>
            <w:tcW w:w="1240" w:type="dxa"/>
            <w:vAlign w:val="bottom"/>
          </w:tcPr>
          <w:p w14:paraId="6C5E9813" w14:textId="53F7BA1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66" w:author="Author"/>
                <w:rFonts w:asciiTheme="minorHAnsi" w:hAnsiTheme="minorHAnsi" w:cstheme="minorHAnsi"/>
                <w:sz w:val="22"/>
                <w:szCs w:val="22"/>
              </w:rPr>
            </w:pPr>
            <w:del w:id="7967" w:author="Author">
              <w:r w:rsidDel="009E644C">
                <w:rPr>
                  <w:rFonts w:ascii="Calibri" w:hAnsi="Calibri" w:cs="Calibri"/>
                  <w:color w:val="000000"/>
                  <w:sz w:val="22"/>
                  <w:szCs w:val="22"/>
                </w:rPr>
                <w:delText>90.52</w:delText>
              </w:r>
            </w:del>
          </w:p>
        </w:tc>
        <w:tc>
          <w:tcPr>
            <w:tcW w:w="886" w:type="dxa"/>
            <w:vAlign w:val="bottom"/>
          </w:tcPr>
          <w:p w14:paraId="03FD01C0" w14:textId="1E22064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68" w:author="Author"/>
                <w:rFonts w:asciiTheme="minorHAnsi" w:hAnsiTheme="minorHAnsi" w:cstheme="minorHAnsi"/>
                <w:sz w:val="22"/>
                <w:szCs w:val="22"/>
              </w:rPr>
            </w:pPr>
            <w:del w:id="7969" w:author="Author">
              <w:r w:rsidDel="009E644C">
                <w:rPr>
                  <w:rFonts w:ascii="Calibri" w:hAnsi="Calibri" w:cs="Calibri"/>
                  <w:color w:val="000000"/>
                  <w:sz w:val="22"/>
                  <w:szCs w:val="22"/>
                </w:rPr>
                <w:delText>25.16</w:delText>
              </w:r>
            </w:del>
          </w:p>
        </w:tc>
        <w:tc>
          <w:tcPr>
            <w:tcW w:w="1240" w:type="dxa"/>
            <w:vAlign w:val="bottom"/>
          </w:tcPr>
          <w:p w14:paraId="1C38C525" w14:textId="15A12B9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70" w:author="Author"/>
                <w:rFonts w:asciiTheme="minorHAnsi" w:hAnsiTheme="minorHAnsi" w:cstheme="minorHAnsi"/>
                <w:sz w:val="22"/>
                <w:szCs w:val="22"/>
              </w:rPr>
            </w:pPr>
            <w:del w:id="7971" w:author="Author">
              <w:r w:rsidDel="009E644C">
                <w:rPr>
                  <w:rFonts w:ascii="Calibri" w:hAnsi="Calibri" w:cs="Calibri"/>
                  <w:color w:val="000000"/>
                  <w:sz w:val="22"/>
                  <w:szCs w:val="22"/>
                </w:rPr>
                <w:delText>90.17</w:delText>
              </w:r>
            </w:del>
          </w:p>
        </w:tc>
        <w:tc>
          <w:tcPr>
            <w:tcW w:w="886" w:type="dxa"/>
            <w:vAlign w:val="bottom"/>
          </w:tcPr>
          <w:p w14:paraId="48EFDE3A" w14:textId="366DE2C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72" w:author="Author"/>
                <w:rFonts w:asciiTheme="minorHAnsi" w:hAnsiTheme="minorHAnsi" w:cstheme="minorHAnsi"/>
                <w:sz w:val="22"/>
                <w:szCs w:val="22"/>
              </w:rPr>
            </w:pPr>
            <w:del w:id="7973" w:author="Author">
              <w:r w:rsidDel="009E644C">
                <w:rPr>
                  <w:rFonts w:ascii="Calibri" w:hAnsi="Calibri" w:cs="Calibri"/>
                  <w:color w:val="000000"/>
                  <w:sz w:val="22"/>
                  <w:szCs w:val="22"/>
                </w:rPr>
                <w:delText>19.23</w:delText>
              </w:r>
            </w:del>
          </w:p>
        </w:tc>
        <w:tc>
          <w:tcPr>
            <w:tcW w:w="1240" w:type="dxa"/>
            <w:vAlign w:val="bottom"/>
          </w:tcPr>
          <w:p w14:paraId="352D4358" w14:textId="452A46D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74" w:author="Author"/>
                <w:rFonts w:asciiTheme="minorHAnsi" w:hAnsiTheme="minorHAnsi" w:cstheme="minorHAnsi"/>
                <w:sz w:val="22"/>
                <w:szCs w:val="22"/>
              </w:rPr>
            </w:pPr>
            <w:del w:id="7975" w:author="Author">
              <w:r w:rsidDel="009E644C">
                <w:rPr>
                  <w:rFonts w:ascii="Calibri" w:hAnsi="Calibri" w:cs="Calibri"/>
                  <w:color w:val="000000"/>
                  <w:sz w:val="22"/>
                  <w:szCs w:val="22"/>
                </w:rPr>
                <w:delText>68.92</w:delText>
              </w:r>
            </w:del>
          </w:p>
        </w:tc>
      </w:tr>
      <w:tr w:rsidR="00F06446" w:rsidDel="009E644C" w14:paraId="57C15560" w14:textId="000FE434" w:rsidTr="00784B17">
        <w:trPr>
          <w:cnfStyle w:val="000000100000" w:firstRow="0" w:lastRow="0" w:firstColumn="0" w:lastColumn="0" w:oddVBand="0" w:evenVBand="0" w:oddHBand="1" w:evenHBand="0" w:firstRowFirstColumn="0" w:firstRowLastColumn="0" w:lastRowFirstColumn="0" w:lastRowLastColumn="0"/>
          <w:trHeight w:val="282"/>
          <w:del w:id="797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5ECB9EA" w14:textId="10EE32E2" w:rsidR="00F06446" w:rsidDel="009E644C" w:rsidRDefault="00F06446" w:rsidP="00784B17">
            <w:pPr>
              <w:rPr>
                <w:del w:id="7977" w:author="Author"/>
                <w:rFonts w:ascii="Calibri" w:hAnsi="Calibri" w:cs="Calibri"/>
                <w:b w:val="0"/>
                <w:bCs w:val="0"/>
                <w:color w:val="000000"/>
                <w:sz w:val="22"/>
                <w:szCs w:val="22"/>
              </w:rPr>
            </w:pPr>
            <w:del w:id="7978" w:author="Author">
              <w:r w:rsidDel="009E644C">
                <w:rPr>
                  <w:rFonts w:ascii="Calibri" w:hAnsi="Calibri" w:cs="Calibri"/>
                  <w:b w:val="0"/>
                  <w:bCs w:val="0"/>
                  <w:color w:val="000000"/>
                  <w:sz w:val="22"/>
                  <w:szCs w:val="22"/>
                </w:rPr>
                <w:delText>512</w:delText>
              </w:r>
            </w:del>
          </w:p>
        </w:tc>
        <w:tc>
          <w:tcPr>
            <w:tcW w:w="851" w:type="dxa"/>
            <w:vAlign w:val="bottom"/>
          </w:tcPr>
          <w:p w14:paraId="15A54A09" w14:textId="5C5FC1F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79" w:author="Author"/>
                <w:rFonts w:asciiTheme="minorHAnsi" w:hAnsiTheme="minorHAnsi" w:cstheme="minorHAnsi"/>
                <w:color w:val="000000"/>
                <w:sz w:val="22"/>
                <w:szCs w:val="22"/>
              </w:rPr>
            </w:pPr>
            <w:del w:id="7980" w:author="Author">
              <w:r w:rsidDel="009E644C">
                <w:rPr>
                  <w:rFonts w:ascii="Calibri" w:hAnsi="Calibri" w:cs="Calibri"/>
                  <w:color w:val="000000"/>
                  <w:sz w:val="22"/>
                  <w:szCs w:val="22"/>
                </w:rPr>
                <w:delText>22.08</w:delText>
              </w:r>
            </w:del>
          </w:p>
        </w:tc>
        <w:tc>
          <w:tcPr>
            <w:tcW w:w="1240" w:type="dxa"/>
            <w:vAlign w:val="bottom"/>
          </w:tcPr>
          <w:p w14:paraId="0115F0D9" w14:textId="03EE4B3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81" w:author="Author"/>
                <w:rFonts w:asciiTheme="minorHAnsi" w:hAnsiTheme="minorHAnsi" w:cstheme="minorHAnsi"/>
                <w:color w:val="000000"/>
                <w:sz w:val="22"/>
                <w:szCs w:val="22"/>
              </w:rPr>
            </w:pPr>
            <w:del w:id="7982" w:author="Author">
              <w:r w:rsidDel="009E644C">
                <w:rPr>
                  <w:rFonts w:ascii="Calibri" w:hAnsi="Calibri" w:cs="Calibri"/>
                  <w:color w:val="000000"/>
                  <w:sz w:val="22"/>
                  <w:szCs w:val="22"/>
                </w:rPr>
                <w:delText>90.45</w:delText>
              </w:r>
            </w:del>
          </w:p>
        </w:tc>
        <w:tc>
          <w:tcPr>
            <w:tcW w:w="851" w:type="dxa"/>
            <w:vAlign w:val="bottom"/>
          </w:tcPr>
          <w:p w14:paraId="41C56370" w14:textId="344634D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83" w:author="Author"/>
                <w:rFonts w:asciiTheme="minorHAnsi" w:hAnsiTheme="minorHAnsi" w:cstheme="minorHAnsi"/>
                <w:color w:val="000000"/>
                <w:sz w:val="22"/>
                <w:szCs w:val="22"/>
              </w:rPr>
            </w:pPr>
            <w:del w:id="7984" w:author="Author">
              <w:r w:rsidDel="009E644C">
                <w:rPr>
                  <w:rFonts w:ascii="Calibri" w:hAnsi="Calibri" w:cs="Calibri"/>
                  <w:color w:val="000000"/>
                  <w:sz w:val="22"/>
                  <w:szCs w:val="22"/>
                </w:rPr>
                <w:delText>22.41</w:delText>
              </w:r>
            </w:del>
          </w:p>
        </w:tc>
        <w:tc>
          <w:tcPr>
            <w:tcW w:w="1240" w:type="dxa"/>
            <w:vAlign w:val="bottom"/>
          </w:tcPr>
          <w:p w14:paraId="4C8498C7" w14:textId="50BC9A1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85" w:author="Author"/>
                <w:rFonts w:asciiTheme="minorHAnsi" w:hAnsiTheme="minorHAnsi" w:cstheme="minorHAnsi"/>
                <w:color w:val="000000"/>
                <w:sz w:val="22"/>
                <w:szCs w:val="22"/>
              </w:rPr>
            </w:pPr>
            <w:del w:id="7986" w:author="Author">
              <w:r w:rsidDel="009E644C">
                <w:rPr>
                  <w:rFonts w:ascii="Calibri" w:hAnsi="Calibri" w:cs="Calibri"/>
                  <w:color w:val="000000"/>
                  <w:sz w:val="22"/>
                  <w:szCs w:val="22"/>
                </w:rPr>
                <w:delText>91.80</w:delText>
              </w:r>
            </w:del>
          </w:p>
        </w:tc>
        <w:tc>
          <w:tcPr>
            <w:tcW w:w="886" w:type="dxa"/>
            <w:vAlign w:val="bottom"/>
          </w:tcPr>
          <w:p w14:paraId="15E5EE7A" w14:textId="692A8F7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87" w:author="Author"/>
                <w:rFonts w:asciiTheme="minorHAnsi" w:hAnsiTheme="minorHAnsi" w:cstheme="minorHAnsi"/>
                <w:color w:val="000000"/>
                <w:sz w:val="22"/>
                <w:szCs w:val="22"/>
              </w:rPr>
            </w:pPr>
            <w:del w:id="7988" w:author="Author">
              <w:r w:rsidDel="009E644C">
                <w:rPr>
                  <w:rFonts w:ascii="Calibri" w:hAnsi="Calibri" w:cs="Calibri"/>
                  <w:color w:val="000000"/>
                  <w:sz w:val="22"/>
                  <w:szCs w:val="22"/>
                </w:rPr>
                <w:delText>22.39</w:delText>
              </w:r>
            </w:del>
          </w:p>
        </w:tc>
        <w:tc>
          <w:tcPr>
            <w:tcW w:w="1240" w:type="dxa"/>
            <w:vAlign w:val="bottom"/>
          </w:tcPr>
          <w:p w14:paraId="30FA6C2D" w14:textId="4C5BB09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89" w:author="Author"/>
                <w:rFonts w:asciiTheme="minorHAnsi" w:hAnsiTheme="minorHAnsi" w:cstheme="minorHAnsi"/>
                <w:color w:val="000000"/>
                <w:sz w:val="22"/>
                <w:szCs w:val="22"/>
              </w:rPr>
            </w:pPr>
            <w:del w:id="7990" w:author="Author">
              <w:r w:rsidDel="009E644C">
                <w:rPr>
                  <w:rFonts w:ascii="Calibri" w:hAnsi="Calibri" w:cs="Calibri"/>
                  <w:color w:val="000000"/>
                  <w:sz w:val="22"/>
                  <w:szCs w:val="22"/>
                </w:rPr>
                <w:delText>91.73</w:delText>
              </w:r>
            </w:del>
          </w:p>
        </w:tc>
        <w:tc>
          <w:tcPr>
            <w:tcW w:w="886" w:type="dxa"/>
            <w:vAlign w:val="bottom"/>
          </w:tcPr>
          <w:p w14:paraId="1214DA7C" w14:textId="60D50EC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91" w:author="Author"/>
                <w:rFonts w:asciiTheme="minorHAnsi" w:hAnsiTheme="minorHAnsi" w:cstheme="minorHAnsi"/>
                <w:color w:val="000000"/>
                <w:sz w:val="22"/>
                <w:szCs w:val="22"/>
              </w:rPr>
            </w:pPr>
            <w:del w:id="7992" w:author="Author">
              <w:r w:rsidDel="009E644C">
                <w:rPr>
                  <w:rFonts w:ascii="Calibri" w:hAnsi="Calibri" w:cs="Calibri"/>
                  <w:color w:val="000000"/>
                  <w:sz w:val="22"/>
                  <w:szCs w:val="22"/>
                </w:rPr>
                <w:delText>17.86</w:delText>
              </w:r>
            </w:del>
          </w:p>
        </w:tc>
        <w:tc>
          <w:tcPr>
            <w:tcW w:w="1240" w:type="dxa"/>
            <w:vAlign w:val="bottom"/>
          </w:tcPr>
          <w:p w14:paraId="450E7C3F" w14:textId="3972B17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93" w:author="Author"/>
                <w:rFonts w:asciiTheme="minorHAnsi" w:hAnsiTheme="minorHAnsi" w:cstheme="minorHAnsi"/>
                <w:color w:val="000000"/>
                <w:sz w:val="22"/>
                <w:szCs w:val="22"/>
              </w:rPr>
            </w:pPr>
            <w:del w:id="7994" w:author="Author">
              <w:r w:rsidDel="009E644C">
                <w:rPr>
                  <w:rFonts w:ascii="Calibri" w:hAnsi="Calibri" w:cs="Calibri"/>
                  <w:color w:val="000000"/>
                  <w:sz w:val="22"/>
                  <w:szCs w:val="22"/>
                </w:rPr>
                <w:delText>73.14</w:delText>
              </w:r>
            </w:del>
          </w:p>
        </w:tc>
      </w:tr>
      <w:tr w:rsidR="00F06446" w:rsidDel="009E644C" w14:paraId="6FA2FCCB" w14:textId="5D96EFF1" w:rsidTr="00784B17">
        <w:trPr>
          <w:trHeight w:val="282"/>
          <w:del w:id="799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EF53192" w14:textId="5D3D3248" w:rsidR="00F06446" w:rsidDel="009E644C" w:rsidRDefault="00F06446" w:rsidP="00784B17">
            <w:pPr>
              <w:rPr>
                <w:del w:id="7996" w:author="Author"/>
                <w:rFonts w:ascii="Calibri" w:hAnsi="Calibri" w:cs="Calibri"/>
                <w:b w:val="0"/>
                <w:bCs w:val="0"/>
                <w:color w:val="000000"/>
                <w:sz w:val="22"/>
                <w:szCs w:val="22"/>
              </w:rPr>
            </w:pPr>
            <w:del w:id="7997" w:author="Author">
              <w:r w:rsidDel="009E644C">
                <w:rPr>
                  <w:rFonts w:ascii="Calibri" w:hAnsi="Calibri" w:cs="Calibri"/>
                  <w:b w:val="0"/>
                  <w:bCs w:val="0"/>
                  <w:color w:val="000000"/>
                  <w:sz w:val="22"/>
                  <w:szCs w:val="22"/>
                </w:rPr>
                <w:delText>576</w:delText>
              </w:r>
            </w:del>
          </w:p>
        </w:tc>
        <w:tc>
          <w:tcPr>
            <w:tcW w:w="851" w:type="dxa"/>
            <w:vAlign w:val="bottom"/>
          </w:tcPr>
          <w:p w14:paraId="0F7B84E2" w14:textId="27B7ACE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98" w:author="Author"/>
                <w:rFonts w:asciiTheme="minorHAnsi" w:hAnsiTheme="minorHAnsi" w:cstheme="minorHAnsi"/>
                <w:color w:val="000000"/>
                <w:sz w:val="22"/>
                <w:szCs w:val="22"/>
              </w:rPr>
            </w:pPr>
            <w:del w:id="7999" w:author="Author">
              <w:r w:rsidDel="009E644C">
                <w:rPr>
                  <w:rFonts w:ascii="Calibri" w:hAnsi="Calibri" w:cs="Calibri"/>
                  <w:color w:val="000000"/>
                  <w:sz w:val="22"/>
                  <w:szCs w:val="22"/>
                </w:rPr>
                <w:delText>19.83</w:delText>
              </w:r>
            </w:del>
          </w:p>
        </w:tc>
        <w:tc>
          <w:tcPr>
            <w:tcW w:w="1240" w:type="dxa"/>
            <w:vAlign w:val="bottom"/>
          </w:tcPr>
          <w:p w14:paraId="10A59996" w14:textId="7C1CF99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00" w:author="Author"/>
                <w:rFonts w:asciiTheme="minorHAnsi" w:hAnsiTheme="minorHAnsi" w:cstheme="minorHAnsi"/>
                <w:color w:val="000000"/>
                <w:sz w:val="22"/>
                <w:szCs w:val="22"/>
              </w:rPr>
            </w:pPr>
            <w:del w:id="8001" w:author="Author">
              <w:r w:rsidDel="009E644C">
                <w:rPr>
                  <w:rFonts w:ascii="Calibri" w:hAnsi="Calibri" w:cs="Calibri"/>
                  <w:color w:val="000000"/>
                  <w:sz w:val="22"/>
                  <w:szCs w:val="22"/>
                </w:rPr>
                <w:delText>91.39</w:delText>
              </w:r>
            </w:del>
          </w:p>
        </w:tc>
        <w:tc>
          <w:tcPr>
            <w:tcW w:w="851" w:type="dxa"/>
            <w:vAlign w:val="bottom"/>
          </w:tcPr>
          <w:p w14:paraId="3C01CDE8" w14:textId="01B7396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02" w:author="Author"/>
                <w:rFonts w:asciiTheme="minorHAnsi" w:hAnsiTheme="minorHAnsi" w:cstheme="minorHAnsi"/>
                <w:color w:val="000000"/>
                <w:sz w:val="22"/>
                <w:szCs w:val="22"/>
              </w:rPr>
            </w:pPr>
            <w:del w:id="8003" w:author="Author">
              <w:r w:rsidDel="009E644C">
                <w:rPr>
                  <w:rFonts w:ascii="Calibri" w:hAnsi="Calibri" w:cs="Calibri"/>
                  <w:color w:val="000000"/>
                  <w:sz w:val="22"/>
                  <w:szCs w:val="22"/>
                </w:rPr>
                <w:delText>20.18</w:delText>
              </w:r>
            </w:del>
          </w:p>
        </w:tc>
        <w:tc>
          <w:tcPr>
            <w:tcW w:w="1240" w:type="dxa"/>
            <w:vAlign w:val="bottom"/>
          </w:tcPr>
          <w:p w14:paraId="2C4522E3" w14:textId="1E9EC7F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04" w:author="Author"/>
                <w:rFonts w:asciiTheme="minorHAnsi" w:hAnsiTheme="minorHAnsi" w:cstheme="minorHAnsi"/>
                <w:color w:val="000000"/>
                <w:sz w:val="22"/>
                <w:szCs w:val="22"/>
              </w:rPr>
            </w:pPr>
            <w:del w:id="8005" w:author="Author">
              <w:r w:rsidDel="009E644C">
                <w:rPr>
                  <w:rFonts w:ascii="Calibri" w:hAnsi="Calibri" w:cs="Calibri"/>
                  <w:color w:val="000000"/>
                  <w:sz w:val="22"/>
                  <w:szCs w:val="22"/>
                </w:rPr>
                <w:delText>92.99</w:delText>
              </w:r>
            </w:del>
          </w:p>
        </w:tc>
        <w:tc>
          <w:tcPr>
            <w:tcW w:w="886" w:type="dxa"/>
            <w:vAlign w:val="bottom"/>
          </w:tcPr>
          <w:p w14:paraId="73581DA0" w14:textId="77D8050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06" w:author="Author"/>
                <w:rFonts w:asciiTheme="minorHAnsi" w:hAnsiTheme="minorHAnsi" w:cstheme="minorHAnsi"/>
                <w:color w:val="000000"/>
                <w:sz w:val="22"/>
                <w:szCs w:val="22"/>
              </w:rPr>
            </w:pPr>
            <w:del w:id="8007" w:author="Author">
              <w:r w:rsidDel="009E644C">
                <w:rPr>
                  <w:rFonts w:ascii="Calibri" w:hAnsi="Calibri" w:cs="Calibri"/>
                  <w:color w:val="000000"/>
                  <w:sz w:val="22"/>
                  <w:szCs w:val="22"/>
                </w:rPr>
                <w:delText>20.06</w:delText>
              </w:r>
            </w:del>
          </w:p>
        </w:tc>
        <w:tc>
          <w:tcPr>
            <w:tcW w:w="1240" w:type="dxa"/>
            <w:vAlign w:val="bottom"/>
          </w:tcPr>
          <w:p w14:paraId="1675880D" w14:textId="63D1C7E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08" w:author="Author"/>
                <w:rFonts w:asciiTheme="minorHAnsi" w:hAnsiTheme="minorHAnsi" w:cstheme="minorHAnsi"/>
                <w:color w:val="000000"/>
                <w:sz w:val="22"/>
                <w:szCs w:val="22"/>
              </w:rPr>
            </w:pPr>
            <w:del w:id="8009" w:author="Author">
              <w:r w:rsidDel="009E644C">
                <w:rPr>
                  <w:rFonts w:ascii="Calibri" w:hAnsi="Calibri" w:cs="Calibri"/>
                  <w:color w:val="000000"/>
                  <w:sz w:val="22"/>
                  <w:szCs w:val="22"/>
                </w:rPr>
                <w:delText>92.44</w:delText>
              </w:r>
            </w:del>
          </w:p>
        </w:tc>
        <w:tc>
          <w:tcPr>
            <w:tcW w:w="886" w:type="dxa"/>
            <w:vAlign w:val="bottom"/>
          </w:tcPr>
          <w:p w14:paraId="35F11731" w14:textId="5D42E9A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10" w:author="Author"/>
                <w:rFonts w:asciiTheme="minorHAnsi" w:hAnsiTheme="minorHAnsi" w:cstheme="minorHAnsi"/>
                <w:color w:val="000000"/>
                <w:sz w:val="22"/>
                <w:szCs w:val="22"/>
              </w:rPr>
            </w:pPr>
            <w:del w:id="8011" w:author="Author">
              <w:r w:rsidDel="009E644C">
                <w:rPr>
                  <w:rFonts w:ascii="Calibri" w:hAnsi="Calibri" w:cs="Calibri"/>
                  <w:color w:val="000000"/>
                  <w:sz w:val="22"/>
                  <w:szCs w:val="22"/>
                </w:rPr>
                <w:delText>16.67</w:delText>
              </w:r>
            </w:del>
          </w:p>
        </w:tc>
        <w:tc>
          <w:tcPr>
            <w:tcW w:w="1240" w:type="dxa"/>
            <w:vAlign w:val="bottom"/>
          </w:tcPr>
          <w:p w14:paraId="7D137CAD" w14:textId="71C9964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12" w:author="Author"/>
                <w:rFonts w:asciiTheme="minorHAnsi" w:hAnsiTheme="minorHAnsi" w:cstheme="minorHAnsi"/>
                <w:color w:val="000000"/>
                <w:sz w:val="22"/>
                <w:szCs w:val="22"/>
              </w:rPr>
            </w:pPr>
            <w:del w:id="8013" w:author="Author">
              <w:r w:rsidDel="009E644C">
                <w:rPr>
                  <w:rFonts w:ascii="Calibri" w:hAnsi="Calibri" w:cs="Calibri"/>
                  <w:color w:val="000000"/>
                  <w:sz w:val="22"/>
                  <w:szCs w:val="22"/>
                </w:rPr>
                <w:delText>76.80</w:delText>
              </w:r>
            </w:del>
          </w:p>
        </w:tc>
      </w:tr>
      <w:tr w:rsidR="00F06446" w:rsidDel="009E644C" w14:paraId="751C8B7C" w14:textId="5A1829A3" w:rsidTr="00784B17">
        <w:trPr>
          <w:cnfStyle w:val="000000100000" w:firstRow="0" w:lastRow="0" w:firstColumn="0" w:lastColumn="0" w:oddVBand="0" w:evenVBand="0" w:oddHBand="1" w:evenHBand="0" w:firstRowFirstColumn="0" w:firstRowLastColumn="0" w:lastRowFirstColumn="0" w:lastRowLastColumn="0"/>
          <w:trHeight w:val="282"/>
          <w:del w:id="801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AC8F300" w14:textId="7E1F11FE" w:rsidR="00F06446" w:rsidDel="009E644C" w:rsidRDefault="00F06446" w:rsidP="00784B17">
            <w:pPr>
              <w:rPr>
                <w:del w:id="8015" w:author="Author"/>
                <w:rFonts w:ascii="Calibri" w:hAnsi="Calibri" w:cs="Calibri"/>
                <w:b w:val="0"/>
                <w:bCs w:val="0"/>
                <w:color w:val="000000"/>
                <w:sz w:val="22"/>
                <w:szCs w:val="22"/>
              </w:rPr>
            </w:pPr>
            <w:del w:id="8016" w:author="Author">
              <w:r w:rsidDel="009E644C">
                <w:rPr>
                  <w:rFonts w:ascii="Calibri" w:hAnsi="Calibri" w:cs="Calibri"/>
                  <w:b w:val="0"/>
                  <w:bCs w:val="0"/>
                  <w:color w:val="000000"/>
                  <w:sz w:val="22"/>
                  <w:szCs w:val="22"/>
                </w:rPr>
                <w:delText>640</w:delText>
              </w:r>
            </w:del>
          </w:p>
        </w:tc>
        <w:tc>
          <w:tcPr>
            <w:tcW w:w="851" w:type="dxa"/>
            <w:vAlign w:val="bottom"/>
          </w:tcPr>
          <w:p w14:paraId="6A1F3F8F" w14:textId="365F159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17" w:author="Author"/>
                <w:rFonts w:asciiTheme="minorHAnsi" w:hAnsiTheme="minorHAnsi" w:cstheme="minorHAnsi"/>
                <w:color w:val="000000"/>
                <w:sz w:val="22"/>
                <w:szCs w:val="22"/>
              </w:rPr>
            </w:pPr>
            <w:del w:id="8018" w:author="Author">
              <w:r w:rsidDel="009E644C">
                <w:rPr>
                  <w:rFonts w:ascii="Calibri" w:hAnsi="Calibri" w:cs="Calibri"/>
                  <w:color w:val="000000"/>
                  <w:sz w:val="22"/>
                  <w:szCs w:val="22"/>
                </w:rPr>
                <w:delText>17.95</w:delText>
              </w:r>
            </w:del>
          </w:p>
        </w:tc>
        <w:tc>
          <w:tcPr>
            <w:tcW w:w="1240" w:type="dxa"/>
            <w:vAlign w:val="bottom"/>
          </w:tcPr>
          <w:p w14:paraId="4BD634C1" w14:textId="5561624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19" w:author="Author"/>
                <w:rFonts w:asciiTheme="minorHAnsi" w:hAnsiTheme="minorHAnsi" w:cstheme="minorHAnsi"/>
                <w:color w:val="000000"/>
                <w:sz w:val="22"/>
                <w:szCs w:val="22"/>
              </w:rPr>
            </w:pPr>
            <w:del w:id="8020" w:author="Author">
              <w:r w:rsidDel="009E644C">
                <w:rPr>
                  <w:rFonts w:ascii="Calibri" w:hAnsi="Calibri" w:cs="Calibri"/>
                  <w:color w:val="000000"/>
                  <w:sz w:val="22"/>
                  <w:szCs w:val="22"/>
                </w:rPr>
                <w:delText>91.92</w:delText>
              </w:r>
            </w:del>
          </w:p>
        </w:tc>
        <w:tc>
          <w:tcPr>
            <w:tcW w:w="851" w:type="dxa"/>
            <w:vAlign w:val="bottom"/>
          </w:tcPr>
          <w:p w14:paraId="73B2A7DA" w14:textId="2CFA7FE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21" w:author="Author"/>
                <w:rFonts w:asciiTheme="minorHAnsi" w:hAnsiTheme="minorHAnsi" w:cstheme="minorHAnsi"/>
                <w:color w:val="000000"/>
                <w:sz w:val="22"/>
                <w:szCs w:val="22"/>
              </w:rPr>
            </w:pPr>
            <w:del w:id="8022" w:author="Author">
              <w:r w:rsidDel="009E644C">
                <w:rPr>
                  <w:rFonts w:ascii="Calibri" w:hAnsi="Calibri" w:cs="Calibri"/>
                  <w:color w:val="000000"/>
                  <w:sz w:val="22"/>
                  <w:szCs w:val="22"/>
                </w:rPr>
                <w:delText>18.38</w:delText>
              </w:r>
            </w:del>
          </w:p>
        </w:tc>
        <w:tc>
          <w:tcPr>
            <w:tcW w:w="1240" w:type="dxa"/>
            <w:vAlign w:val="bottom"/>
          </w:tcPr>
          <w:p w14:paraId="27DE4AEF" w14:textId="245B956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23" w:author="Author"/>
                <w:rFonts w:asciiTheme="minorHAnsi" w:hAnsiTheme="minorHAnsi" w:cstheme="minorHAnsi"/>
                <w:color w:val="000000"/>
                <w:sz w:val="22"/>
                <w:szCs w:val="22"/>
              </w:rPr>
            </w:pPr>
            <w:del w:id="8024" w:author="Author">
              <w:r w:rsidDel="009E644C">
                <w:rPr>
                  <w:rFonts w:ascii="Calibri" w:hAnsi="Calibri" w:cs="Calibri"/>
                  <w:color w:val="000000"/>
                  <w:sz w:val="22"/>
                  <w:szCs w:val="22"/>
                </w:rPr>
                <w:delText>94.12</w:delText>
              </w:r>
            </w:del>
          </w:p>
        </w:tc>
        <w:tc>
          <w:tcPr>
            <w:tcW w:w="886" w:type="dxa"/>
            <w:vAlign w:val="bottom"/>
          </w:tcPr>
          <w:p w14:paraId="15ED8CAB" w14:textId="1573C84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25" w:author="Author"/>
                <w:rFonts w:asciiTheme="minorHAnsi" w:hAnsiTheme="minorHAnsi" w:cstheme="minorHAnsi"/>
                <w:color w:val="000000"/>
                <w:sz w:val="22"/>
                <w:szCs w:val="22"/>
              </w:rPr>
            </w:pPr>
            <w:del w:id="8026" w:author="Author">
              <w:r w:rsidDel="009E644C">
                <w:rPr>
                  <w:rFonts w:ascii="Calibri" w:hAnsi="Calibri" w:cs="Calibri"/>
                  <w:color w:val="000000"/>
                  <w:sz w:val="22"/>
                  <w:szCs w:val="22"/>
                </w:rPr>
                <w:delText>18.35</w:delText>
              </w:r>
            </w:del>
          </w:p>
        </w:tc>
        <w:tc>
          <w:tcPr>
            <w:tcW w:w="1240" w:type="dxa"/>
            <w:vAlign w:val="bottom"/>
          </w:tcPr>
          <w:p w14:paraId="553A276E" w14:textId="516ADA9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27" w:author="Author"/>
                <w:rFonts w:asciiTheme="minorHAnsi" w:hAnsiTheme="minorHAnsi" w:cstheme="minorHAnsi"/>
                <w:color w:val="000000"/>
                <w:sz w:val="22"/>
                <w:szCs w:val="22"/>
              </w:rPr>
            </w:pPr>
            <w:del w:id="8028" w:author="Author">
              <w:r w:rsidDel="009E644C">
                <w:rPr>
                  <w:rFonts w:ascii="Calibri" w:hAnsi="Calibri" w:cs="Calibri"/>
                  <w:color w:val="000000"/>
                  <w:sz w:val="22"/>
                  <w:szCs w:val="22"/>
                </w:rPr>
                <w:delText>93.94</w:delText>
              </w:r>
            </w:del>
          </w:p>
        </w:tc>
        <w:tc>
          <w:tcPr>
            <w:tcW w:w="886" w:type="dxa"/>
            <w:vAlign w:val="bottom"/>
          </w:tcPr>
          <w:p w14:paraId="3307805A" w14:textId="2156EE9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29" w:author="Author"/>
                <w:rFonts w:asciiTheme="minorHAnsi" w:hAnsiTheme="minorHAnsi" w:cstheme="minorHAnsi"/>
                <w:color w:val="000000"/>
                <w:sz w:val="22"/>
                <w:szCs w:val="22"/>
              </w:rPr>
            </w:pPr>
            <w:del w:id="8030" w:author="Author">
              <w:r w:rsidDel="009E644C">
                <w:rPr>
                  <w:rFonts w:ascii="Calibri" w:hAnsi="Calibri" w:cs="Calibri"/>
                  <w:color w:val="000000"/>
                  <w:sz w:val="22"/>
                  <w:szCs w:val="22"/>
                </w:rPr>
                <w:delText>15.62</w:delText>
              </w:r>
            </w:del>
          </w:p>
        </w:tc>
        <w:tc>
          <w:tcPr>
            <w:tcW w:w="1240" w:type="dxa"/>
            <w:vAlign w:val="bottom"/>
          </w:tcPr>
          <w:p w14:paraId="41D3CAEC" w14:textId="4ED4F06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31" w:author="Author"/>
                <w:rFonts w:asciiTheme="minorHAnsi" w:hAnsiTheme="minorHAnsi" w:cstheme="minorHAnsi"/>
                <w:color w:val="000000"/>
                <w:sz w:val="22"/>
                <w:szCs w:val="22"/>
              </w:rPr>
            </w:pPr>
            <w:del w:id="8032" w:author="Author">
              <w:r w:rsidDel="009E644C">
                <w:rPr>
                  <w:rFonts w:ascii="Calibri" w:hAnsi="Calibri" w:cs="Calibri"/>
                  <w:color w:val="000000"/>
                  <w:sz w:val="22"/>
                  <w:szCs w:val="22"/>
                </w:rPr>
                <w:delText>80.00</w:delText>
              </w:r>
            </w:del>
          </w:p>
        </w:tc>
      </w:tr>
      <w:tr w:rsidR="00F06446" w:rsidDel="009E644C" w14:paraId="1D5398A3" w14:textId="6F119052" w:rsidTr="00784B17">
        <w:trPr>
          <w:trHeight w:val="282"/>
          <w:del w:id="803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3200663" w14:textId="2C802E51" w:rsidR="00F06446" w:rsidDel="009E644C" w:rsidRDefault="00F06446" w:rsidP="00784B17">
            <w:pPr>
              <w:rPr>
                <w:del w:id="8034" w:author="Author"/>
                <w:rFonts w:ascii="Calibri" w:hAnsi="Calibri" w:cs="Calibri"/>
                <w:b w:val="0"/>
                <w:bCs w:val="0"/>
                <w:color w:val="000000"/>
                <w:sz w:val="22"/>
                <w:szCs w:val="22"/>
              </w:rPr>
            </w:pPr>
            <w:del w:id="8035" w:author="Author">
              <w:r w:rsidDel="009E644C">
                <w:rPr>
                  <w:rFonts w:ascii="Calibri" w:hAnsi="Calibri" w:cs="Calibri"/>
                  <w:b w:val="0"/>
                  <w:bCs w:val="0"/>
                  <w:color w:val="000000"/>
                  <w:sz w:val="22"/>
                  <w:szCs w:val="22"/>
                </w:rPr>
                <w:delText>704</w:delText>
              </w:r>
            </w:del>
          </w:p>
        </w:tc>
        <w:tc>
          <w:tcPr>
            <w:tcW w:w="851" w:type="dxa"/>
            <w:vAlign w:val="bottom"/>
          </w:tcPr>
          <w:p w14:paraId="5EA1E4FF" w14:textId="0B871E1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36" w:author="Author"/>
                <w:rFonts w:asciiTheme="minorHAnsi" w:hAnsiTheme="minorHAnsi" w:cstheme="minorHAnsi"/>
                <w:color w:val="000000"/>
                <w:sz w:val="22"/>
                <w:szCs w:val="22"/>
              </w:rPr>
            </w:pPr>
            <w:del w:id="8037" w:author="Author">
              <w:r w:rsidDel="009E644C">
                <w:rPr>
                  <w:rFonts w:ascii="Calibri" w:hAnsi="Calibri" w:cs="Calibri"/>
                  <w:color w:val="000000"/>
                  <w:sz w:val="22"/>
                  <w:szCs w:val="22"/>
                </w:rPr>
                <w:delText>16.41</w:delText>
              </w:r>
            </w:del>
          </w:p>
        </w:tc>
        <w:tc>
          <w:tcPr>
            <w:tcW w:w="1240" w:type="dxa"/>
            <w:vAlign w:val="bottom"/>
          </w:tcPr>
          <w:p w14:paraId="03DAED19" w14:textId="6A08BB7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38" w:author="Author"/>
                <w:rFonts w:asciiTheme="minorHAnsi" w:hAnsiTheme="minorHAnsi" w:cstheme="minorHAnsi"/>
                <w:color w:val="000000"/>
                <w:sz w:val="22"/>
                <w:szCs w:val="22"/>
              </w:rPr>
            </w:pPr>
            <w:del w:id="8039" w:author="Author">
              <w:r w:rsidDel="009E644C">
                <w:rPr>
                  <w:rFonts w:ascii="Calibri" w:hAnsi="Calibri" w:cs="Calibri"/>
                  <w:color w:val="000000"/>
                  <w:sz w:val="22"/>
                  <w:szCs w:val="22"/>
                </w:rPr>
                <w:delText>92.40</w:delText>
              </w:r>
            </w:del>
          </w:p>
        </w:tc>
        <w:tc>
          <w:tcPr>
            <w:tcW w:w="851" w:type="dxa"/>
            <w:vAlign w:val="bottom"/>
          </w:tcPr>
          <w:p w14:paraId="00C67F20" w14:textId="59AF09E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40" w:author="Author"/>
                <w:rFonts w:asciiTheme="minorHAnsi" w:hAnsiTheme="minorHAnsi" w:cstheme="minorHAnsi"/>
                <w:color w:val="000000"/>
                <w:sz w:val="22"/>
                <w:szCs w:val="22"/>
              </w:rPr>
            </w:pPr>
            <w:del w:id="8041" w:author="Author">
              <w:r w:rsidDel="009E644C">
                <w:rPr>
                  <w:rFonts w:ascii="Calibri" w:hAnsi="Calibri" w:cs="Calibri"/>
                  <w:color w:val="000000"/>
                  <w:sz w:val="22"/>
                  <w:szCs w:val="22"/>
                </w:rPr>
                <w:delText>16.85</w:delText>
              </w:r>
            </w:del>
          </w:p>
        </w:tc>
        <w:tc>
          <w:tcPr>
            <w:tcW w:w="1240" w:type="dxa"/>
            <w:vAlign w:val="bottom"/>
          </w:tcPr>
          <w:p w14:paraId="5A079416" w14:textId="06CB8A0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42" w:author="Author"/>
                <w:rFonts w:asciiTheme="minorHAnsi" w:hAnsiTheme="minorHAnsi" w:cstheme="minorHAnsi"/>
                <w:color w:val="000000"/>
                <w:sz w:val="22"/>
                <w:szCs w:val="22"/>
              </w:rPr>
            </w:pPr>
            <w:del w:id="8043" w:author="Author">
              <w:r w:rsidDel="009E644C">
                <w:rPr>
                  <w:rFonts w:ascii="Calibri" w:hAnsi="Calibri" w:cs="Calibri"/>
                  <w:color w:val="000000"/>
                  <w:sz w:val="22"/>
                  <w:szCs w:val="22"/>
                </w:rPr>
                <w:delText>94.92</w:delText>
              </w:r>
            </w:del>
          </w:p>
        </w:tc>
        <w:tc>
          <w:tcPr>
            <w:tcW w:w="886" w:type="dxa"/>
            <w:vAlign w:val="bottom"/>
          </w:tcPr>
          <w:p w14:paraId="6FC9094D" w14:textId="1214113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44" w:author="Author"/>
                <w:rFonts w:asciiTheme="minorHAnsi" w:hAnsiTheme="minorHAnsi" w:cstheme="minorHAnsi"/>
                <w:color w:val="000000"/>
                <w:sz w:val="22"/>
                <w:szCs w:val="22"/>
              </w:rPr>
            </w:pPr>
            <w:del w:id="8045" w:author="Author">
              <w:r w:rsidDel="009E644C">
                <w:rPr>
                  <w:rFonts w:ascii="Calibri" w:hAnsi="Calibri" w:cs="Calibri"/>
                  <w:color w:val="000000"/>
                  <w:sz w:val="22"/>
                  <w:szCs w:val="22"/>
                </w:rPr>
                <w:delText>16.81</w:delText>
              </w:r>
            </w:del>
          </w:p>
        </w:tc>
        <w:tc>
          <w:tcPr>
            <w:tcW w:w="1240" w:type="dxa"/>
            <w:vAlign w:val="bottom"/>
          </w:tcPr>
          <w:p w14:paraId="0E76B734" w14:textId="4A593B3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46" w:author="Author"/>
                <w:rFonts w:asciiTheme="minorHAnsi" w:hAnsiTheme="minorHAnsi" w:cstheme="minorHAnsi"/>
                <w:color w:val="000000"/>
                <w:sz w:val="22"/>
                <w:szCs w:val="22"/>
              </w:rPr>
            </w:pPr>
            <w:del w:id="8047" w:author="Author">
              <w:r w:rsidDel="009E644C">
                <w:rPr>
                  <w:rFonts w:ascii="Calibri" w:hAnsi="Calibri" w:cs="Calibri"/>
                  <w:color w:val="000000"/>
                  <w:sz w:val="22"/>
                  <w:szCs w:val="22"/>
                </w:rPr>
                <w:delText>94.66</w:delText>
              </w:r>
            </w:del>
          </w:p>
        </w:tc>
        <w:tc>
          <w:tcPr>
            <w:tcW w:w="886" w:type="dxa"/>
            <w:vAlign w:val="bottom"/>
          </w:tcPr>
          <w:p w14:paraId="7B5EEC7A" w14:textId="6D534C5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48" w:author="Author"/>
                <w:rFonts w:asciiTheme="minorHAnsi" w:hAnsiTheme="minorHAnsi" w:cstheme="minorHAnsi"/>
                <w:color w:val="000000"/>
                <w:sz w:val="22"/>
                <w:szCs w:val="22"/>
              </w:rPr>
            </w:pPr>
            <w:del w:id="8049" w:author="Author">
              <w:r w:rsidDel="009E644C">
                <w:rPr>
                  <w:rFonts w:ascii="Calibri" w:hAnsi="Calibri" w:cs="Calibri"/>
                  <w:color w:val="000000"/>
                  <w:sz w:val="22"/>
                  <w:szCs w:val="22"/>
                </w:rPr>
                <w:delText>14.71</w:delText>
              </w:r>
            </w:del>
          </w:p>
        </w:tc>
        <w:tc>
          <w:tcPr>
            <w:tcW w:w="1240" w:type="dxa"/>
            <w:vAlign w:val="bottom"/>
          </w:tcPr>
          <w:p w14:paraId="03A2F311" w14:textId="4501BF3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50" w:author="Author"/>
                <w:rFonts w:asciiTheme="minorHAnsi" w:hAnsiTheme="minorHAnsi" w:cstheme="minorHAnsi"/>
                <w:color w:val="000000"/>
                <w:sz w:val="22"/>
                <w:szCs w:val="22"/>
              </w:rPr>
            </w:pPr>
            <w:del w:id="8051" w:author="Author">
              <w:r w:rsidDel="009E644C">
                <w:rPr>
                  <w:rFonts w:ascii="Calibri" w:hAnsi="Calibri" w:cs="Calibri"/>
                  <w:color w:val="000000"/>
                  <w:sz w:val="22"/>
                  <w:szCs w:val="22"/>
                </w:rPr>
                <w:delText>82.82</w:delText>
              </w:r>
            </w:del>
          </w:p>
        </w:tc>
      </w:tr>
      <w:tr w:rsidR="00F06446" w:rsidDel="009E644C" w14:paraId="41045BAD" w14:textId="352F616B" w:rsidTr="00784B17">
        <w:trPr>
          <w:cnfStyle w:val="000000100000" w:firstRow="0" w:lastRow="0" w:firstColumn="0" w:lastColumn="0" w:oddVBand="0" w:evenVBand="0" w:oddHBand="1" w:evenHBand="0" w:firstRowFirstColumn="0" w:firstRowLastColumn="0" w:lastRowFirstColumn="0" w:lastRowLastColumn="0"/>
          <w:trHeight w:val="282"/>
          <w:del w:id="805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B13674E" w14:textId="4FD9BC74" w:rsidR="00F06446" w:rsidDel="009E644C" w:rsidRDefault="00F06446" w:rsidP="00784B17">
            <w:pPr>
              <w:rPr>
                <w:del w:id="8053" w:author="Author"/>
                <w:rFonts w:ascii="Calibri" w:hAnsi="Calibri" w:cs="Calibri"/>
                <w:b w:val="0"/>
                <w:bCs w:val="0"/>
                <w:color w:val="000000"/>
                <w:sz w:val="22"/>
                <w:szCs w:val="22"/>
              </w:rPr>
            </w:pPr>
            <w:del w:id="8054" w:author="Author">
              <w:r w:rsidDel="009E644C">
                <w:rPr>
                  <w:rFonts w:ascii="Calibri" w:hAnsi="Calibri" w:cs="Calibri"/>
                  <w:b w:val="0"/>
                  <w:bCs w:val="0"/>
                  <w:color w:val="000000"/>
                  <w:sz w:val="22"/>
                  <w:szCs w:val="22"/>
                </w:rPr>
                <w:delText>768</w:delText>
              </w:r>
            </w:del>
          </w:p>
        </w:tc>
        <w:tc>
          <w:tcPr>
            <w:tcW w:w="851" w:type="dxa"/>
            <w:vAlign w:val="bottom"/>
          </w:tcPr>
          <w:p w14:paraId="226ED6C2" w14:textId="25DBEEF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55" w:author="Author"/>
                <w:rFonts w:asciiTheme="minorHAnsi" w:hAnsiTheme="minorHAnsi" w:cstheme="minorHAnsi"/>
                <w:color w:val="000000"/>
                <w:sz w:val="22"/>
                <w:szCs w:val="22"/>
              </w:rPr>
            </w:pPr>
            <w:del w:id="8056" w:author="Author">
              <w:r w:rsidDel="009E644C">
                <w:rPr>
                  <w:rFonts w:ascii="Calibri" w:hAnsi="Calibri" w:cs="Calibri"/>
                  <w:color w:val="000000"/>
                  <w:sz w:val="22"/>
                  <w:szCs w:val="22"/>
                </w:rPr>
                <w:delText>15.07</w:delText>
              </w:r>
            </w:del>
          </w:p>
        </w:tc>
        <w:tc>
          <w:tcPr>
            <w:tcW w:w="1240" w:type="dxa"/>
            <w:vAlign w:val="bottom"/>
          </w:tcPr>
          <w:p w14:paraId="11318587" w14:textId="6253CA5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57" w:author="Author"/>
                <w:rFonts w:asciiTheme="minorHAnsi" w:hAnsiTheme="minorHAnsi" w:cstheme="minorHAnsi"/>
                <w:color w:val="000000"/>
                <w:sz w:val="22"/>
                <w:szCs w:val="22"/>
              </w:rPr>
            </w:pPr>
            <w:del w:id="8058" w:author="Author">
              <w:r w:rsidDel="009E644C">
                <w:rPr>
                  <w:rFonts w:ascii="Calibri" w:hAnsi="Calibri" w:cs="Calibri"/>
                  <w:color w:val="000000"/>
                  <w:sz w:val="22"/>
                  <w:szCs w:val="22"/>
                </w:rPr>
                <w:delText>92.57</w:delText>
              </w:r>
            </w:del>
          </w:p>
        </w:tc>
        <w:tc>
          <w:tcPr>
            <w:tcW w:w="851" w:type="dxa"/>
            <w:vAlign w:val="bottom"/>
          </w:tcPr>
          <w:p w14:paraId="33DC5699" w14:textId="7732EE4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59" w:author="Author"/>
                <w:rFonts w:asciiTheme="minorHAnsi" w:hAnsiTheme="minorHAnsi" w:cstheme="minorHAnsi"/>
                <w:color w:val="000000"/>
                <w:sz w:val="22"/>
                <w:szCs w:val="22"/>
              </w:rPr>
            </w:pPr>
            <w:del w:id="8060" w:author="Author">
              <w:r w:rsidDel="009E644C">
                <w:rPr>
                  <w:rFonts w:ascii="Calibri" w:hAnsi="Calibri" w:cs="Calibri"/>
                  <w:color w:val="000000"/>
                  <w:sz w:val="22"/>
                  <w:szCs w:val="22"/>
                </w:rPr>
                <w:delText>15.54</w:delText>
              </w:r>
            </w:del>
          </w:p>
        </w:tc>
        <w:tc>
          <w:tcPr>
            <w:tcW w:w="1240" w:type="dxa"/>
            <w:vAlign w:val="bottom"/>
          </w:tcPr>
          <w:p w14:paraId="26F2FB28" w14:textId="487D3BB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61" w:author="Author"/>
                <w:rFonts w:asciiTheme="minorHAnsi" w:hAnsiTheme="minorHAnsi" w:cstheme="minorHAnsi"/>
                <w:color w:val="000000"/>
                <w:sz w:val="22"/>
                <w:szCs w:val="22"/>
              </w:rPr>
            </w:pPr>
            <w:del w:id="8062" w:author="Author">
              <w:r w:rsidDel="009E644C">
                <w:rPr>
                  <w:rFonts w:ascii="Calibri" w:hAnsi="Calibri" w:cs="Calibri"/>
                  <w:color w:val="000000"/>
                  <w:sz w:val="22"/>
                  <w:szCs w:val="22"/>
                </w:rPr>
                <w:delText>95.46</w:delText>
              </w:r>
            </w:del>
          </w:p>
        </w:tc>
        <w:tc>
          <w:tcPr>
            <w:tcW w:w="886" w:type="dxa"/>
            <w:vAlign w:val="bottom"/>
          </w:tcPr>
          <w:p w14:paraId="529A03A0" w14:textId="4C89D4F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63" w:author="Author"/>
                <w:rFonts w:asciiTheme="minorHAnsi" w:hAnsiTheme="minorHAnsi" w:cstheme="minorHAnsi"/>
                <w:color w:val="000000"/>
                <w:sz w:val="22"/>
                <w:szCs w:val="22"/>
              </w:rPr>
            </w:pPr>
            <w:del w:id="8064" w:author="Author">
              <w:r w:rsidDel="009E644C">
                <w:rPr>
                  <w:rFonts w:ascii="Calibri" w:hAnsi="Calibri" w:cs="Calibri"/>
                  <w:color w:val="000000"/>
                  <w:sz w:val="22"/>
                  <w:szCs w:val="22"/>
                </w:rPr>
                <w:delText>15.53</w:delText>
              </w:r>
            </w:del>
          </w:p>
        </w:tc>
        <w:tc>
          <w:tcPr>
            <w:tcW w:w="1240" w:type="dxa"/>
            <w:vAlign w:val="bottom"/>
          </w:tcPr>
          <w:p w14:paraId="7989DFA6" w14:textId="11A2D93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65" w:author="Author"/>
                <w:rFonts w:asciiTheme="minorHAnsi" w:hAnsiTheme="minorHAnsi" w:cstheme="minorHAnsi"/>
                <w:color w:val="000000"/>
                <w:sz w:val="22"/>
                <w:szCs w:val="22"/>
              </w:rPr>
            </w:pPr>
            <w:del w:id="8066" w:author="Author">
              <w:r w:rsidDel="009E644C">
                <w:rPr>
                  <w:rFonts w:ascii="Calibri" w:hAnsi="Calibri" w:cs="Calibri"/>
                  <w:color w:val="000000"/>
                  <w:sz w:val="22"/>
                  <w:szCs w:val="22"/>
                </w:rPr>
                <w:delText>95.40</w:delText>
              </w:r>
            </w:del>
          </w:p>
        </w:tc>
        <w:tc>
          <w:tcPr>
            <w:tcW w:w="886" w:type="dxa"/>
            <w:vAlign w:val="bottom"/>
          </w:tcPr>
          <w:p w14:paraId="3955CAEE" w14:textId="19E4751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67" w:author="Author"/>
                <w:rFonts w:asciiTheme="minorHAnsi" w:hAnsiTheme="minorHAnsi" w:cstheme="minorHAnsi"/>
                <w:color w:val="000000"/>
                <w:sz w:val="22"/>
                <w:szCs w:val="22"/>
              </w:rPr>
            </w:pPr>
            <w:del w:id="8068" w:author="Author">
              <w:r w:rsidDel="009E644C">
                <w:rPr>
                  <w:rFonts w:ascii="Calibri" w:hAnsi="Calibri" w:cs="Calibri"/>
                  <w:color w:val="000000"/>
                  <w:sz w:val="22"/>
                  <w:szCs w:val="22"/>
                </w:rPr>
                <w:delText>13.89</w:delText>
              </w:r>
            </w:del>
          </w:p>
        </w:tc>
        <w:tc>
          <w:tcPr>
            <w:tcW w:w="1240" w:type="dxa"/>
            <w:vAlign w:val="bottom"/>
          </w:tcPr>
          <w:p w14:paraId="2B56EE65" w14:textId="4B69CEC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69" w:author="Author"/>
                <w:rFonts w:asciiTheme="minorHAnsi" w:hAnsiTheme="minorHAnsi" w:cstheme="minorHAnsi"/>
                <w:color w:val="000000"/>
                <w:sz w:val="22"/>
                <w:szCs w:val="22"/>
              </w:rPr>
            </w:pPr>
            <w:del w:id="8070" w:author="Author">
              <w:r w:rsidDel="009E644C">
                <w:rPr>
                  <w:rFonts w:ascii="Calibri" w:hAnsi="Calibri" w:cs="Calibri"/>
                  <w:color w:val="000000"/>
                  <w:sz w:val="22"/>
                  <w:szCs w:val="22"/>
                </w:rPr>
                <w:delText>85.33</w:delText>
              </w:r>
            </w:del>
          </w:p>
        </w:tc>
      </w:tr>
      <w:tr w:rsidR="00F06446" w:rsidDel="009E644C" w14:paraId="5F79FF21" w14:textId="45137D67" w:rsidTr="00784B17">
        <w:trPr>
          <w:trHeight w:val="282"/>
          <w:del w:id="807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F3DE485" w14:textId="5A7275BE" w:rsidR="00F06446" w:rsidDel="009E644C" w:rsidRDefault="00F06446" w:rsidP="00784B17">
            <w:pPr>
              <w:rPr>
                <w:del w:id="8072" w:author="Author"/>
                <w:rFonts w:ascii="Calibri" w:hAnsi="Calibri" w:cs="Calibri"/>
                <w:b w:val="0"/>
                <w:bCs w:val="0"/>
                <w:color w:val="000000"/>
                <w:sz w:val="22"/>
                <w:szCs w:val="22"/>
              </w:rPr>
            </w:pPr>
            <w:del w:id="8073" w:author="Author">
              <w:r w:rsidDel="009E644C">
                <w:rPr>
                  <w:rFonts w:ascii="Calibri" w:hAnsi="Calibri" w:cs="Calibri"/>
                  <w:b w:val="0"/>
                  <w:bCs w:val="0"/>
                  <w:color w:val="000000"/>
                  <w:sz w:val="22"/>
                  <w:szCs w:val="22"/>
                </w:rPr>
                <w:delText>832</w:delText>
              </w:r>
            </w:del>
          </w:p>
        </w:tc>
        <w:tc>
          <w:tcPr>
            <w:tcW w:w="851" w:type="dxa"/>
            <w:vAlign w:val="bottom"/>
          </w:tcPr>
          <w:p w14:paraId="6474B900" w14:textId="6F3621E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74" w:author="Author"/>
                <w:rFonts w:asciiTheme="minorHAnsi" w:hAnsiTheme="minorHAnsi" w:cstheme="minorHAnsi"/>
                <w:color w:val="000000"/>
                <w:sz w:val="22"/>
                <w:szCs w:val="22"/>
              </w:rPr>
            </w:pPr>
            <w:del w:id="8075" w:author="Author">
              <w:r w:rsidDel="009E644C">
                <w:rPr>
                  <w:rFonts w:ascii="Calibri" w:hAnsi="Calibri" w:cs="Calibri"/>
                  <w:color w:val="000000"/>
                  <w:sz w:val="22"/>
                  <w:szCs w:val="22"/>
                </w:rPr>
                <w:delText>13.95</w:delText>
              </w:r>
            </w:del>
          </w:p>
        </w:tc>
        <w:tc>
          <w:tcPr>
            <w:tcW w:w="1240" w:type="dxa"/>
            <w:vAlign w:val="bottom"/>
          </w:tcPr>
          <w:p w14:paraId="6CEA2A69" w14:textId="1B9C7A2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76" w:author="Author"/>
                <w:rFonts w:asciiTheme="minorHAnsi" w:hAnsiTheme="minorHAnsi" w:cstheme="minorHAnsi"/>
                <w:color w:val="000000"/>
                <w:sz w:val="22"/>
                <w:szCs w:val="22"/>
              </w:rPr>
            </w:pPr>
            <w:del w:id="8077" w:author="Author">
              <w:r w:rsidDel="009E644C">
                <w:rPr>
                  <w:rFonts w:ascii="Calibri" w:hAnsi="Calibri" w:cs="Calibri"/>
                  <w:color w:val="000000"/>
                  <w:sz w:val="22"/>
                  <w:szCs w:val="22"/>
                </w:rPr>
                <w:delText>92.87</w:delText>
              </w:r>
            </w:del>
          </w:p>
        </w:tc>
        <w:tc>
          <w:tcPr>
            <w:tcW w:w="851" w:type="dxa"/>
            <w:vAlign w:val="bottom"/>
          </w:tcPr>
          <w:p w14:paraId="6E69F02F" w14:textId="49F8F62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78" w:author="Author"/>
                <w:rFonts w:asciiTheme="minorHAnsi" w:hAnsiTheme="minorHAnsi" w:cstheme="minorHAnsi"/>
                <w:color w:val="000000"/>
                <w:sz w:val="22"/>
                <w:szCs w:val="22"/>
              </w:rPr>
            </w:pPr>
            <w:del w:id="8079" w:author="Author">
              <w:r w:rsidDel="009E644C">
                <w:rPr>
                  <w:rFonts w:ascii="Calibri" w:hAnsi="Calibri" w:cs="Calibri"/>
                  <w:color w:val="000000"/>
                  <w:sz w:val="22"/>
                  <w:szCs w:val="22"/>
                </w:rPr>
                <w:delText>14.44</w:delText>
              </w:r>
            </w:del>
          </w:p>
        </w:tc>
        <w:tc>
          <w:tcPr>
            <w:tcW w:w="1240" w:type="dxa"/>
            <w:vAlign w:val="bottom"/>
          </w:tcPr>
          <w:p w14:paraId="71302698" w14:textId="07D58B6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80" w:author="Author"/>
                <w:rFonts w:asciiTheme="minorHAnsi" w:hAnsiTheme="minorHAnsi" w:cstheme="minorHAnsi"/>
                <w:color w:val="000000"/>
                <w:sz w:val="22"/>
                <w:szCs w:val="22"/>
              </w:rPr>
            </w:pPr>
            <w:del w:id="8081" w:author="Author">
              <w:r w:rsidDel="009E644C">
                <w:rPr>
                  <w:rFonts w:ascii="Calibri" w:hAnsi="Calibri" w:cs="Calibri"/>
                  <w:color w:val="000000"/>
                  <w:sz w:val="22"/>
                  <w:szCs w:val="22"/>
                </w:rPr>
                <w:delText>96.14</w:delText>
              </w:r>
            </w:del>
          </w:p>
        </w:tc>
        <w:tc>
          <w:tcPr>
            <w:tcW w:w="886" w:type="dxa"/>
            <w:vAlign w:val="bottom"/>
          </w:tcPr>
          <w:p w14:paraId="5F45883B" w14:textId="03DC1A8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82" w:author="Author"/>
                <w:rFonts w:asciiTheme="minorHAnsi" w:hAnsiTheme="minorHAnsi" w:cstheme="minorHAnsi"/>
                <w:color w:val="000000"/>
                <w:sz w:val="22"/>
                <w:szCs w:val="22"/>
              </w:rPr>
            </w:pPr>
            <w:del w:id="8083" w:author="Author">
              <w:r w:rsidDel="009E644C">
                <w:rPr>
                  <w:rFonts w:ascii="Calibri" w:hAnsi="Calibri" w:cs="Calibri"/>
                  <w:color w:val="000000"/>
                  <w:sz w:val="22"/>
                  <w:szCs w:val="22"/>
                </w:rPr>
                <w:delText>14.44</w:delText>
              </w:r>
            </w:del>
          </w:p>
        </w:tc>
        <w:tc>
          <w:tcPr>
            <w:tcW w:w="1240" w:type="dxa"/>
            <w:vAlign w:val="bottom"/>
          </w:tcPr>
          <w:p w14:paraId="098838BF" w14:textId="4F29FB5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84" w:author="Author"/>
                <w:rFonts w:asciiTheme="minorHAnsi" w:hAnsiTheme="minorHAnsi" w:cstheme="minorHAnsi"/>
                <w:color w:val="000000"/>
                <w:sz w:val="22"/>
                <w:szCs w:val="22"/>
              </w:rPr>
            </w:pPr>
            <w:del w:id="8085" w:author="Author">
              <w:r w:rsidDel="009E644C">
                <w:rPr>
                  <w:rFonts w:ascii="Calibri" w:hAnsi="Calibri" w:cs="Calibri"/>
                  <w:color w:val="000000"/>
                  <w:sz w:val="22"/>
                  <w:szCs w:val="22"/>
                </w:rPr>
                <w:delText>96.11</w:delText>
              </w:r>
            </w:del>
          </w:p>
        </w:tc>
        <w:tc>
          <w:tcPr>
            <w:tcW w:w="886" w:type="dxa"/>
            <w:vAlign w:val="bottom"/>
          </w:tcPr>
          <w:p w14:paraId="49F5ADC9" w14:textId="66DBC3F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86" w:author="Author"/>
                <w:rFonts w:asciiTheme="minorHAnsi" w:hAnsiTheme="minorHAnsi" w:cstheme="minorHAnsi"/>
                <w:color w:val="000000"/>
                <w:sz w:val="22"/>
                <w:szCs w:val="22"/>
              </w:rPr>
            </w:pPr>
            <w:del w:id="8087" w:author="Author">
              <w:r w:rsidDel="009E644C">
                <w:rPr>
                  <w:rFonts w:ascii="Calibri" w:hAnsi="Calibri" w:cs="Calibri"/>
                  <w:color w:val="000000"/>
                  <w:sz w:val="22"/>
                  <w:szCs w:val="22"/>
                </w:rPr>
                <w:delText>13.16</w:delText>
              </w:r>
            </w:del>
          </w:p>
        </w:tc>
        <w:tc>
          <w:tcPr>
            <w:tcW w:w="1240" w:type="dxa"/>
            <w:vAlign w:val="bottom"/>
          </w:tcPr>
          <w:p w14:paraId="7118CCE9" w14:textId="4BCE515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88" w:author="Author"/>
                <w:rFonts w:asciiTheme="minorHAnsi" w:hAnsiTheme="minorHAnsi" w:cstheme="minorHAnsi"/>
                <w:color w:val="000000"/>
                <w:sz w:val="22"/>
                <w:szCs w:val="22"/>
              </w:rPr>
            </w:pPr>
            <w:del w:id="8089" w:author="Author">
              <w:r w:rsidDel="009E644C">
                <w:rPr>
                  <w:rFonts w:ascii="Calibri" w:hAnsi="Calibri" w:cs="Calibri"/>
                  <w:color w:val="000000"/>
                  <w:sz w:val="22"/>
                  <w:szCs w:val="22"/>
                </w:rPr>
                <w:delText>87.58</w:delText>
              </w:r>
            </w:del>
          </w:p>
        </w:tc>
      </w:tr>
      <w:tr w:rsidR="00F06446" w:rsidDel="009E644C" w14:paraId="4AF7E59D" w14:textId="54DF756D" w:rsidTr="00784B17">
        <w:trPr>
          <w:cnfStyle w:val="000000100000" w:firstRow="0" w:lastRow="0" w:firstColumn="0" w:lastColumn="0" w:oddVBand="0" w:evenVBand="0" w:oddHBand="1" w:evenHBand="0" w:firstRowFirstColumn="0" w:firstRowLastColumn="0" w:lastRowFirstColumn="0" w:lastRowLastColumn="0"/>
          <w:trHeight w:val="282"/>
          <w:del w:id="809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63D71D3" w14:textId="08790EC9" w:rsidR="00F06446" w:rsidDel="009E644C" w:rsidRDefault="00F06446" w:rsidP="00784B17">
            <w:pPr>
              <w:rPr>
                <w:del w:id="8091" w:author="Author"/>
                <w:rFonts w:ascii="Calibri" w:hAnsi="Calibri" w:cs="Calibri"/>
                <w:b w:val="0"/>
                <w:bCs w:val="0"/>
                <w:color w:val="000000"/>
                <w:sz w:val="22"/>
                <w:szCs w:val="22"/>
              </w:rPr>
            </w:pPr>
            <w:del w:id="8092" w:author="Author">
              <w:r w:rsidDel="009E644C">
                <w:rPr>
                  <w:rFonts w:ascii="Calibri" w:hAnsi="Calibri" w:cs="Calibri"/>
                  <w:b w:val="0"/>
                  <w:bCs w:val="0"/>
                  <w:color w:val="000000"/>
                  <w:sz w:val="22"/>
                  <w:szCs w:val="22"/>
                </w:rPr>
                <w:delText>896</w:delText>
              </w:r>
            </w:del>
          </w:p>
        </w:tc>
        <w:tc>
          <w:tcPr>
            <w:tcW w:w="851" w:type="dxa"/>
            <w:vAlign w:val="bottom"/>
          </w:tcPr>
          <w:p w14:paraId="5E448783" w14:textId="4AAF9F2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93" w:author="Author"/>
                <w:rFonts w:asciiTheme="minorHAnsi" w:hAnsiTheme="minorHAnsi" w:cstheme="minorHAnsi"/>
                <w:color w:val="000000"/>
                <w:sz w:val="22"/>
                <w:szCs w:val="22"/>
              </w:rPr>
            </w:pPr>
            <w:del w:id="8094" w:author="Author">
              <w:r w:rsidDel="009E644C">
                <w:rPr>
                  <w:rFonts w:ascii="Calibri" w:hAnsi="Calibri" w:cs="Calibri"/>
                  <w:color w:val="000000"/>
                  <w:sz w:val="22"/>
                  <w:szCs w:val="22"/>
                </w:rPr>
                <w:delText>13.00</w:delText>
              </w:r>
            </w:del>
          </w:p>
        </w:tc>
        <w:tc>
          <w:tcPr>
            <w:tcW w:w="1240" w:type="dxa"/>
            <w:vAlign w:val="bottom"/>
          </w:tcPr>
          <w:p w14:paraId="060FA0F5" w14:textId="37EEE00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95" w:author="Author"/>
                <w:rFonts w:asciiTheme="minorHAnsi" w:hAnsiTheme="minorHAnsi" w:cstheme="minorHAnsi"/>
                <w:color w:val="000000"/>
                <w:sz w:val="22"/>
                <w:szCs w:val="22"/>
              </w:rPr>
            </w:pPr>
            <w:del w:id="8096" w:author="Author">
              <w:r w:rsidDel="009E644C">
                <w:rPr>
                  <w:rFonts w:ascii="Calibri" w:hAnsi="Calibri" w:cs="Calibri"/>
                  <w:color w:val="000000"/>
                  <w:sz w:val="22"/>
                  <w:szCs w:val="22"/>
                </w:rPr>
                <w:delText>93.21</w:delText>
              </w:r>
            </w:del>
          </w:p>
        </w:tc>
        <w:tc>
          <w:tcPr>
            <w:tcW w:w="851" w:type="dxa"/>
            <w:vAlign w:val="bottom"/>
          </w:tcPr>
          <w:p w14:paraId="209E8DDB" w14:textId="0A6D22D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97" w:author="Author"/>
                <w:rFonts w:asciiTheme="minorHAnsi" w:hAnsiTheme="minorHAnsi" w:cstheme="minorHAnsi"/>
                <w:color w:val="000000"/>
                <w:sz w:val="22"/>
                <w:szCs w:val="22"/>
              </w:rPr>
            </w:pPr>
            <w:del w:id="8098" w:author="Author">
              <w:r w:rsidDel="009E644C">
                <w:rPr>
                  <w:rFonts w:ascii="Calibri" w:hAnsi="Calibri" w:cs="Calibri"/>
                  <w:color w:val="000000"/>
                  <w:sz w:val="22"/>
                  <w:szCs w:val="22"/>
                </w:rPr>
                <w:delText>13.49</w:delText>
              </w:r>
            </w:del>
          </w:p>
        </w:tc>
        <w:tc>
          <w:tcPr>
            <w:tcW w:w="1240" w:type="dxa"/>
            <w:vAlign w:val="bottom"/>
          </w:tcPr>
          <w:p w14:paraId="7DB4BC88" w14:textId="28F41B4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99" w:author="Author"/>
                <w:rFonts w:asciiTheme="minorHAnsi" w:hAnsiTheme="minorHAnsi" w:cstheme="minorHAnsi"/>
                <w:color w:val="000000"/>
                <w:sz w:val="22"/>
                <w:szCs w:val="22"/>
              </w:rPr>
            </w:pPr>
            <w:del w:id="8100" w:author="Author">
              <w:r w:rsidDel="009E644C">
                <w:rPr>
                  <w:rFonts w:ascii="Calibri" w:hAnsi="Calibri" w:cs="Calibri"/>
                  <w:color w:val="000000"/>
                  <w:sz w:val="22"/>
                  <w:szCs w:val="22"/>
                </w:rPr>
                <w:delText>96.71</w:delText>
              </w:r>
            </w:del>
          </w:p>
        </w:tc>
        <w:tc>
          <w:tcPr>
            <w:tcW w:w="886" w:type="dxa"/>
            <w:vAlign w:val="bottom"/>
          </w:tcPr>
          <w:p w14:paraId="19B1B388" w14:textId="76C1F2C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01" w:author="Author"/>
                <w:rFonts w:asciiTheme="minorHAnsi" w:hAnsiTheme="minorHAnsi" w:cstheme="minorHAnsi"/>
                <w:color w:val="000000"/>
                <w:sz w:val="22"/>
                <w:szCs w:val="22"/>
              </w:rPr>
            </w:pPr>
            <w:del w:id="8102" w:author="Author">
              <w:r w:rsidDel="009E644C">
                <w:rPr>
                  <w:rFonts w:ascii="Calibri" w:hAnsi="Calibri" w:cs="Calibri"/>
                  <w:color w:val="000000"/>
                  <w:sz w:val="22"/>
                  <w:szCs w:val="22"/>
                </w:rPr>
                <w:delText>13.50</w:delText>
              </w:r>
            </w:del>
          </w:p>
        </w:tc>
        <w:tc>
          <w:tcPr>
            <w:tcW w:w="1240" w:type="dxa"/>
            <w:vAlign w:val="bottom"/>
          </w:tcPr>
          <w:p w14:paraId="51412147" w14:textId="3F440FD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03" w:author="Author"/>
                <w:rFonts w:asciiTheme="minorHAnsi" w:hAnsiTheme="minorHAnsi" w:cstheme="minorHAnsi"/>
                <w:color w:val="000000"/>
                <w:sz w:val="22"/>
                <w:szCs w:val="22"/>
              </w:rPr>
            </w:pPr>
            <w:del w:id="8104" w:author="Author">
              <w:r w:rsidDel="009E644C">
                <w:rPr>
                  <w:rFonts w:ascii="Calibri" w:hAnsi="Calibri" w:cs="Calibri"/>
                  <w:color w:val="000000"/>
                  <w:sz w:val="22"/>
                  <w:szCs w:val="22"/>
                </w:rPr>
                <w:delText>96.78</w:delText>
              </w:r>
            </w:del>
          </w:p>
        </w:tc>
        <w:tc>
          <w:tcPr>
            <w:tcW w:w="886" w:type="dxa"/>
            <w:vAlign w:val="bottom"/>
          </w:tcPr>
          <w:p w14:paraId="4AA67576" w14:textId="420FE95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05" w:author="Author"/>
                <w:rFonts w:asciiTheme="minorHAnsi" w:hAnsiTheme="minorHAnsi" w:cstheme="minorHAnsi"/>
                <w:color w:val="000000"/>
                <w:sz w:val="22"/>
                <w:szCs w:val="22"/>
              </w:rPr>
            </w:pPr>
            <w:del w:id="8106" w:author="Author">
              <w:r w:rsidDel="009E644C">
                <w:rPr>
                  <w:rFonts w:ascii="Calibri" w:hAnsi="Calibri" w:cs="Calibri"/>
                  <w:color w:val="000000"/>
                  <w:sz w:val="22"/>
                  <w:szCs w:val="22"/>
                </w:rPr>
                <w:delText>12.50</w:delText>
              </w:r>
            </w:del>
          </w:p>
        </w:tc>
        <w:tc>
          <w:tcPr>
            <w:tcW w:w="1240" w:type="dxa"/>
            <w:vAlign w:val="bottom"/>
          </w:tcPr>
          <w:p w14:paraId="6EF51372" w14:textId="452C705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07" w:author="Author"/>
                <w:rFonts w:asciiTheme="minorHAnsi" w:hAnsiTheme="minorHAnsi" w:cstheme="minorHAnsi"/>
                <w:color w:val="000000"/>
                <w:sz w:val="22"/>
                <w:szCs w:val="22"/>
              </w:rPr>
            </w:pPr>
            <w:del w:id="8108" w:author="Author">
              <w:r w:rsidDel="009E644C">
                <w:rPr>
                  <w:rFonts w:ascii="Calibri" w:hAnsi="Calibri" w:cs="Calibri"/>
                  <w:color w:val="000000"/>
                  <w:sz w:val="22"/>
                  <w:szCs w:val="22"/>
                </w:rPr>
                <w:delText>89.60</w:delText>
              </w:r>
            </w:del>
          </w:p>
        </w:tc>
      </w:tr>
      <w:tr w:rsidR="00F06446" w:rsidDel="009E644C" w14:paraId="6E6024C1" w14:textId="1C96E6E2" w:rsidTr="00784B17">
        <w:trPr>
          <w:trHeight w:val="282"/>
          <w:del w:id="810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33092C7" w14:textId="350F019F" w:rsidR="00F06446" w:rsidDel="009E644C" w:rsidRDefault="00F06446" w:rsidP="00784B17">
            <w:pPr>
              <w:rPr>
                <w:del w:id="8110" w:author="Author"/>
                <w:rFonts w:ascii="Calibri" w:hAnsi="Calibri" w:cs="Calibri"/>
                <w:b w:val="0"/>
                <w:bCs w:val="0"/>
                <w:color w:val="000000"/>
                <w:sz w:val="22"/>
                <w:szCs w:val="22"/>
              </w:rPr>
            </w:pPr>
            <w:del w:id="8111" w:author="Author">
              <w:r w:rsidDel="009E644C">
                <w:rPr>
                  <w:rFonts w:ascii="Calibri" w:hAnsi="Calibri" w:cs="Calibri"/>
                  <w:b w:val="0"/>
                  <w:bCs w:val="0"/>
                  <w:color w:val="000000"/>
                  <w:sz w:val="22"/>
                  <w:szCs w:val="22"/>
                </w:rPr>
                <w:delText>960</w:delText>
              </w:r>
            </w:del>
          </w:p>
        </w:tc>
        <w:tc>
          <w:tcPr>
            <w:tcW w:w="851" w:type="dxa"/>
            <w:vAlign w:val="bottom"/>
          </w:tcPr>
          <w:p w14:paraId="197B8E7F" w14:textId="6586DDA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12" w:author="Author"/>
                <w:rFonts w:asciiTheme="minorHAnsi" w:hAnsiTheme="minorHAnsi" w:cstheme="minorHAnsi"/>
                <w:color w:val="000000"/>
                <w:sz w:val="22"/>
                <w:szCs w:val="22"/>
              </w:rPr>
            </w:pPr>
            <w:del w:id="8113" w:author="Author">
              <w:r w:rsidDel="009E644C">
                <w:rPr>
                  <w:rFonts w:ascii="Calibri" w:hAnsi="Calibri" w:cs="Calibri"/>
                  <w:color w:val="000000"/>
                  <w:sz w:val="22"/>
                  <w:szCs w:val="22"/>
                </w:rPr>
                <w:delText>12.13</w:delText>
              </w:r>
            </w:del>
          </w:p>
        </w:tc>
        <w:tc>
          <w:tcPr>
            <w:tcW w:w="1240" w:type="dxa"/>
            <w:vAlign w:val="bottom"/>
          </w:tcPr>
          <w:p w14:paraId="34166C70" w14:textId="4C0DE03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14" w:author="Author"/>
                <w:rFonts w:asciiTheme="minorHAnsi" w:hAnsiTheme="minorHAnsi" w:cstheme="minorHAnsi"/>
                <w:color w:val="000000"/>
                <w:sz w:val="22"/>
                <w:szCs w:val="22"/>
              </w:rPr>
            </w:pPr>
            <w:del w:id="8115" w:author="Author">
              <w:r w:rsidDel="009E644C">
                <w:rPr>
                  <w:rFonts w:ascii="Calibri" w:hAnsi="Calibri" w:cs="Calibri"/>
                  <w:color w:val="000000"/>
                  <w:sz w:val="22"/>
                  <w:szCs w:val="22"/>
                </w:rPr>
                <w:delText>93.19</w:delText>
              </w:r>
            </w:del>
          </w:p>
        </w:tc>
        <w:tc>
          <w:tcPr>
            <w:tcW w:w="851" w:type="dxa"/>
            <w:vAlign w:val="bottom"/>
          </w:tcPr>
          <w:p w14:paraId="5B4AD768" w14:textId="3183146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16" w:author="Author"/>
                <w:rFonts w:asciiTheme="minorHAnsi" w:hAnsiTheme="minorHAnsi" w:cstheme="minorHAnsi"/>
                <w:color w:val="000000"/>
                <w:sz w:val="22"/>
                <w:szCs w:val="22"/>
              </w:rPr>
            </w:pPr>
            <w:del w:id="8117" w:author="Author">
              <w:r w:rsidDel="009E644C">
                <w:rPr>
                  <w:rFonts w:ascii="Calibri" w:hAnsi="Calibri" w:cs="Calibri"/>
                  <w:color w:val="000000"/>
                  <w:sz w:val="22"/>
                  <w:szCs w:val="22"/>
                </w:rPr>
                <w:delText>12.64</w:delText>
              </w:r>
            </w:del>
          </w:p>
        </w:tc>
        <w:tc>
          <w:tcPr>
            <w:tcW w:w="1240" w:type="dxa"/>
            <w:vAlign w:val="bottom"/>
          </w:tcPr>
          <w:p w14:paraId="61369F00" w14:textId="0EF4918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18" w:author="Author"/>
                <w:rFonts w:asciiTheme="minorHAnsi" w:hAnsiTheme="minorHAnsi" w:cstheme="minorHAnsi"/>
                <w:color w:val="000000"/>
                <w:sz w:val="22"/>
                <w:szCs w:val="22"/>
              </w:rPr>
            </w:pPr>
            <w:del w:id="8119" w:author="Author">
              <w:r w:rsidDel="009E644C">
                <w:rPr>
                  <w:rFonts w:ascii="Calibri" w:hAnsi="Calibri" w:cs="Calibri"/>
                  <w:color w:val="000000"/>
                  <w:sz w:val="22"/>
                  <w:szCs w:val="22"/>
                </w:rPr>
                <w:delText>97.09</w:delText>
              </w:r>
            </w:del>
          </w:p>
        </w:tc>
        <w:tc>
          <w:tcPr>
            <w:tcW w:w="886" w:type="dxa"/>
            <w:vAlign w:val="bottom"/>
          </w:tcPr>
          <w:p w14:paraId="077EA443" w14:textId="7E51B8C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20" w:author="Author"/>
                <w:rFonts w:asciiTheme="minorHAnsi" w:hAnsiTheme="minorHAnsi" w:cstheme="minorHAnsi"/>
                <w:color w:val="000000"/>
                <w:sz w:val="22"/>
                <w:szCs w:val="22"/>
              </w:rPr>
            </w:pPr>
            <w:del w:id="8121" w:author="Author">
              <w:r w:rsidDel="009E644C">
                <w:rPr>
                  <w:rFonts w:ascii="Calibri" w:hAnsi="Calibri" w:cs="Calibri"/>
                  <w:color w:val="000000"/>
                  <w:sz w:val="22"/>
                  <w:szCs w:val="22"/>
                </w:rPr>
                <w:delText>12.67</w:delText>
              </w:r>
            </w:del>
          </w:p>
        </w:tc>
        <w:tc>
          <w:tcPr>
            <w:tcW w:w="1240" w:type="dxa"/>
            <w:vAlign w:val="bottom"/>
          </w:tcPr>
          <w:p w14:paraId="207048FA" w14:textId="7FAD4E8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22" w:author="Author"/>
                <w:rFonts w:asciiTheme="minorHAnsi" w:hAnsiTheme="minorHAnsi" w:cstheme="minorHAnsi"/>
                <w:color w:val="000000"/>
                <w:sz w:val="22"/>
                <w:szCs w:val="22"/>
              </w:rPr>
            </w:pPr>
            <w:del w:id="8123" w:author="Author">
              <w:r w:rsidDel="009E644C">
                <w:rPr>
                  <w:rFonts w:ascii="Calibri" w:hAnsi="Calibri" w:cs="Calibri"/>
                  <w:color w:val="000000"/>
                  <w:sz w:val="22"/>
                  <w:szCs w:val="22"/>
                </w:rPr>
                <w:delText>97.30</w:delText>
              </w:r>
            </w:del>
          </w:p>
        </w:tc>
        <w:tc>
          <w:tcPr>
            <w:tcW w:w="886" w:type="dxa"/>
            <w:vAlign w:val="bottom"/>
          </w:tcPr>
          <w:p w14:paraId="0EAC5FDD" w14:textId="48CF4CD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24" w:author="Author"/>
                <w:rFonts w:asciiTheme="minorHAnsi" w:hAnsiTheme="minorHAnsi" w:cstheme="minorHAnsi"/>
                <w:color w:val="000000"/>
                <w:sz w:val="22"/>
                <w:szCs w:val="22"/>
              </w:rPr>
            </w:pPr>
            <w:del w:id="8125" w:author="Author">
              <w:r w:rsidDel="009E644C">
                <w:rPr>
                  <w:rFonts w:ascii="Calibri" w:hAnsi="Calibri" w:cs="Calibri"/>
                  <w:color w:val="000000"/>
                  <w:sz w:val="22"/>
                  <w:szCs w:val="22"/>
                </w:rPr>
                <w:delText>11.90</w:delText>
              </w:r>
            </w:del>
          </w:p>
        </w:tc>
        <w:tc>
          <w:tcPr>
            <w:tcW w:w="1240" w:type="dxa"/>
            <w:vAlign w:val="bottom"/>
          </w:tcPr>
          <w:p w14:paraId="05E647E1" w14:textId="192ADE1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26" w:author="Author"/>
                <w:rFonts w:asciiTheme="minorHAnsi" w:hAnsiTheme="minorHAnsi" w:cstheme="minorHAnsi"/>
                <w:color w:val="000000"/>
                <w:sz w:val="22"/>
                <w:szCs w:val="22"/>
              </w:rPr>
            </w:pPr>
            <w:del w:id="8127" w:author="Author">
              <w:r w:rsidDel="009E644C">
                <w:rPr>
                  <w:rFonts w:ascii="Calibri" w:hAnsi="Calibri" w:cs="Calibri"/>
                  <w:color w:val="000000"/>
                  <w:sz w:val="22"/>
                  <w:szCs w:val="22"/>
                </w:rPr>
                <w:delText>91.43</w:delText>
              </w:r>
            </w:del>
          </w:p>
        </w:tc>
      </w:tr>
      <w:tr w:rsidR="00F06446" w:rsidDel="009E644C" w14:paraId="2CE85830" w14:textId="578E5AFA" w:rsidTr="00784B17">
        <w:trPr>
          <w:cnfStyle w:val="000000100000" w:firstRow="0" w:lastRow="0" w:firstColumn="0" w:lastColumn="0" w:oddVBand="0" w:evenVBand="0" w:oddHBand="1" w:evenHBand="0" w:firstRowFirstColumn="0" w:firstRowLastColumn="0" w:lastRowFirstColumn="0" w:lastRowLastColumn="0"/>
          <w:trHeight w:val="282"/>
          <w:del w:id="812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96EEBC8" w14:textId="5AED2AA4" w:rsidR="00F06446" w:rsidDel="009E644C" w:rsidRDefault="00F06446" w:rsidP="00784B17">
            <w:pPr>
              <w:rPr>
                <w:del w:id="8129" w:author="Author"/>
                <w:rFonts w:ascii="Calibri" w:hAnsi="Calibri" w:cs="Calibri"/>
                <w:b w:val="0"/>
                <w:bCs w:val="0"/>
                <w:color w:val="000000"/>
                <w:sz w:val="22"/>
                <w:szCs w:val="22"/>
              </w:rPr>
            </w:pPr>
            <w:del w:id="8130" w:author="Author">
              <w:r w:rsidDel="009E644C">
                <w:rPr>
                  <w:rFonts w:ascii="Calibri" w:hAnsi="Calibri" w:cs="Calibri"/>
                  <w:b w:val="0"/>
                  <w:bCs w:val="0"/>
                  <w:color w:val="000000"/>
                  <w:sz w:val="22"/>
                  <w:szCs w:val="22"/>
                </w:rPr>
                <w:delText>1024</w:delText>
              </w:r>
            </w:del>
          </w:p>
        </w:tc>
        <w:tc>
          <w:tcPr>
            <w:tcW w:w="851" w:type="dxa"/>
            <w:vAlign w:val="bottom"/>
          </w:tcPr>
          <w:p w14:paraId="2F58589C" w14:textId="59631EC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31" w:author="Author"/>
                <w:rFonts w:asciiTheme="minorHAnsi" w:hAnsiTheme="minorHAnsi" w:cstheme="minorHAnsi"/>
                <w:color w:val="000000"/>
                <w:sz w:val="22"/>
                <w:szCs w:val="22"/>
              </w:rPr>
            </w:pPr>
            <w:del w:id="8132" w:author="Author">
              <w:r w:rsidDel="009E644C">
                <w:rPr>
                  <w:rFonts w:ascii="Calibri" w:hAnsi="Calibri" w:cs="Calibri"/>
                  <w:color w:val="000000"/>
                  <w:sz w:val="22"/>
                  <w:szCs w:val="22"/>
                </w:rPr>
                <w:delText>11.40</w:delText>
              </w:r>
            </w:del>
          </w:p>
        </w:tc>
        <w:tc>
          <w:tcPr>
            <w:tcW w:w="1240" w:type="dxa"/>
            <w:vAlign w:val="bottom"/>
          </w:tcPr>
          <w:p w14:paraId="6B4C2360" w14:textId="2E15F7C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33" w:author="Author"/>
                <w:rFonts w:asciiTheme="minorHAnsi" w:hAnsiTheme="minorHAnsi" w:cstheme="minorHAnsi"/>
                <w:color w:val="000000"/>
                <w:sz w:val="22"/>
                <w:szCs w:val="22"/>
              </w:rPr>
            </w:pPr>
            <w:del w:id="8134" w:author="Author">
              <w:r w:rsidDel="009E644C">
                <w:rPr>
                  <w:rFonts w:ascii="Calibri" w:hAnsi="Calibri" w:cs="Calibri"/>
                  <w:color w:val="000000"/>
                  <w:sz w:val="22"/>
                  <w:szCs w:val="22"/>
                </w:rPr>
                <w:delText>93.40</w:delText>
              </w:r>
            </w:del>
          </w:p>
        </w:tc>
        <w:tc>
          <w:tcPr>
            <w:tcW w:w="851" w:type="dxa"/>
            <w:vAlign w:val="bottom"/>
          </w:tcPr>
          <w:p w14:paraId="62F5F762" w14:textId="27E9BA6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35" w:author="Author"/>
                <w:rFonts w:asciiTheme="minorHAnsi" w:hAnsiTheme="minorHAnsi" w:cstheme="minorHAnsi"/>
                <w:color w:val="000000"/>
                <w:sz w:val="22"/>
                <w:szCs w:val="22"/>
              </w:rPr>
            </w:pPr>
            <w:del w:id="8136" w:author="Author">
              <w:r w:rsidDel="009E644C">
                <w:rPr>
                  <w:rFonts w:ascii="Calibri" w:hAnsi="Calibri" w:cs="Calibri"/>
                  <w:color w:val="000000"/>
                  <w:sz w:val="22"/>
                  <w:szCs w:val="22"/>
                </w:rPr>
                <w:delText>11.90</w:delText>
              </w:r>
            </w:del>
          </w:p>
        </w:tc>
        <w:tc>
          <w:tcPr>
            <w:tcW w:w="1240" w:type="dxa"/>
            <w:vAlign w:val="bottom"/>
          </w:tcPr>
          <w:p w14:paraId="11205ED2" w14:textId="4AD8976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37" w:author="Author"/>
                <w:rFonts w:asciiTheme="minorHAnsi" w:hAnsiTheme="minorHAnsi" w:cstheme="minorHAnsi"/>
                <w:color w:val="000000"/>
                <w:sz w:val="22"/>
                <w:szCs w:val="22"/>
              </w:rPr>
            </w:pPr>
            <w:del w:id="8138" w:author="Author">
              <w:r w:rsidDel="009E644C">
                <w:rPr>
                  <w:rFonts w:ascii="Calibri" w:hAnsi="Calibri" w:cs="Calibri"/>
                  <w:color w:val="000000"/>
                  <w:sz w:val="22"/>
                  <w:szCs w:val="22"/>
                </w:rPr>
                <w:delText>97.51</w:delText>
              </w:r>
            </w:del>
          </w:p>
        </w:tc>
        <w:tc>
          <w:tcPr>
            <w:tcW w:w="886" w:type="dxa"/>
            <w:vAlign w:val="bottom"/>
          </w:tcPr>
          <w:p w14:paraId="21E24734" w14:textId="113A921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39" w:author="Author"/>
                <w:rFonts w:asciiTheme="minorHAnsi" w:hAnsiTheme="minorHAnsi" w:cstheme="minorHAnsi"/>
                <w:color w:val="000000"/>
                <w:sz w:val="22"/>
                <w:szCs w:val="22"/>
              </w:rPr>
            </w:pPr>
            <w:del w:id="8140" w:author="Author">
              <w:r w:rsidDel="009E644C">
                <w:rPr>
                  <w:rFonts w:ascii="Calibri" w:hAnsi="Calibri" w:cs="Calibri"/>
                  <w:color w:val="000000"/>
                  <w:sz w:val="22"/>
                  <w:szCs w:val="22"/>
                </w:rPr>
                <w:delText>11.92</w:delText>
              </w:r>
            </w:del>
          </w:p>
        </w:tc>
        <w:tc>
          <w:tcPr>
            <w:tcW w:w="1240" w:type="dxa"/>
            <w:vAlign w:val="bottom"/>
          </w:tcPr>
          <w:p w14:paraId="00D2501D" w14:textId="388024F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41" w:author="Author"/>
                <w:rFonts w:asciiTheme="minorHAnsi" w:hAnsiTheme="minorHAnsi" w:cstheme="minorHAnsi"/>
                <w:color w:val="000000"/>
                <w:sz w:val="22"/>
                <w:szCs w:val="22"/>
              </w:rPr>
            </w:pPr>
            <w:del w:id="8142" w:author="Author">
              <w:r w:rsidDel="009E644C">
                <w:rPr>
                  <w:rFonts w:ascii="Calibri" w:hAnsi="Calibri" w:cs="Calibri"/>
                  <w:color w:val="000000"/>
                  <w:sz w:val="22"/>
                  <w:szCs w:val="22"/>
                </w:rPr>
                <w:delText>97.61</w:delText>
              </w:r>
            </w:del>
          </w:p>
        </w:tc>
        <w:tc>
          <w:tcPr>
            <w:tcW w:w="886" w:type="dxa"/>
            <w:vAlign w:val="bottom"/>
          </w:tcPr>
          <w:p w14:paraId="1F58212F" w14:textId="529B390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43" w:author="Author"/>
                <w:rFonts w:asciiTheme="minorHAnsi" w:hAnsiTheme="minorHAnsi" w:cstheme="minorHAnsi"/>
                <w:color w:val="000000"/>
                <w:sz w:val="22"/>
                <w:szCs w:val="22"/>
              </w:rPr>
            </w:pPr>
            <w:del w:id="8144" w:author="Author">
              <w:r w:rsidDel="009E644C">
                <w:rPr>
                  <w:rFonts w:ascii="Calibri" w:hAnsi="Calibri" w:cs="Calibri"/>
                  <w:color w:val="000000"/>
                  <w:sz w:val="22"/>
                  <w:szCs w:val="22"/>
                </w:rPr>
                <w:delText>11.36</w:delText>
              </w:r>
            </w:del>
          </w:p>
        </w:tc>
        <w:tc>
          <w:tcPr>
            <w:tcW w:w="1240" w:type="dxa"/>
            <w:vAlign w:val="bottom"/>
          </w:tcPr>
          <w:p w14:paraId="12FDC7D8" w14:textId="04AF63A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45" w:author="Author"/>
                <w:rFonts w:asciiTheme="minorHAnsi" w:hAnsiTheme="minorHAnsi" w:cstheme="minorHAnsi"/>
                <w:color w:val="000000"/>
                <w:sz w:val="22"/>
                <w:szCs w:val="22"/>
              </w:rPr>
            </w:pPr>
            <w:del w:id="8146" w:author="Author">
              <w:r w:rsidDel="009E644C">
                <w:rPr>
                  <w:rFonts w:ascii="Calibri" w:hAnsi="Calibri" w:cs="Calibri"/>
                  <w:color w:val="000000"/>
                  <w:sz w:val="22"/>
                  <w:szCs w:val="22"/>
                </w:rPr>
                <w:delText>93.09</w:delText>
              </w:r>
            </w:del>
          </w:p>
        </w:tc>
      </w:tr>
      <w:tr w:rsidR="00F06446" w:rsidDel="009E644C" w14:paraId="6716B5BE" w14:textId="3A8D4605" w:rsidTr="00784B17">
        <w:trPr>
          <w:trHeight w:val="282"/>
          <w:del w:id="814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88BF9CC" w14:textId="70F145A9" w:rsidR="00F06446" w:rsidDel="009E644C" w:rsidRDefault="00F06446" w:rsidP="00784B17">
            <w:pPr>
              <w:rPr>
                <w:del w:id="8148" w:author="Author"/>
                <w:rFonts w:ascii="Calibri" w:hAnsi="Calibri" w:cs="Calibri"/>
                <w:b w:val="0"/>
                <w:bCs w:val="0"/>
                <w:color w:val="000000"/>
                <w:sz w:val="22"/>
                <w:szCs w:val="22"/>
              </w:rPr>
            </w:pPr>
            <w:del w:id="8149" w:author="Author">
              <w:r w:rsidDel="009E644C">
                <w:rPr>
                  <w:rFonts w:ascii="Calibri" w:hAnsi="Calibri" w:cs="Calibri"/>
                  <w:b w:val="0"/>
                  <w:bCs w:val="0"/>
                  <w:color w:val="000000"/>
                  <w:sz w:val="22"/>
                  <w:szCs w:val="22"/>
                </w:rPr>
                <w:delText>1088</w:delText>
              </w:r>
            </w:del>
          </w:p>
        </w:tc>
        <w:tc>
          <w:tcPr>
            <w:tcW w:w="851" w:type="dxa"/>
            <w:vAlign w:val="bottom"/>
          </w:tcPr>
          <w:p w14:paraId="5CFAECD3" w14:textId="6DB156B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50" w:author="Author"/>
                <w:rFonts w:asciiTheme="minorHAnsi" w:hAnsiTheme="minorHAnsi" w:cstheme="minorHAnsi"/>
                <w:color w:val="000000"/>
                <w:sz w:val="22"/>
                <w:szCs w:val="22"/>
              </w:rPr>
            </w:pPr>
            <w:del w:id="8151" w:author="Author">
              <w:r w:rsidDel="009E644C">
                <w:rPr>
                  <w:rFonts w:ascii="Calibri" w:hAnsi="Calibri" w:cs="Calibri"/>
                  <w:color w:val="000000"/>
                  <w:sz w:val="22"/>
                  <w:szCs w:val="22"/>
                </w:rPr>
                <w:delText>10.81</w:delText>
              </w:r>
            </w:del>
          </w:p>
        </w:tc>
        <w:tc>
          <w:tcPr>
            <w:tcW w:w="1240" w:type="dxa"/>
            <w:vAlign w:val="bottom"/>
          </w:tcPr>
          <w:p w14:paraId="215C376A" w14:textId="2241E6F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52" w:author="Author"/>
                <w:rFonts w:asciiTheme="minorHAnsi" w:hAnsiTheme="minorHAnsi" w:cstheme="minorHAnsi"/>
                <w:color w:val="000000"/>
                <w:sz w:val="22"/>
                <w:szCs w:val="22"/>
              </w:rPr>
            </w:pPr>
            <w:del w:id="8153" w:author="Author">
              <w:r w:rsidDel="009E644C">
                <w:rPr>
                  <w:rFonts w:ascii="Calibri" w:hAnsi="Calibri" w:cs="Calibri"/>
                  <w:color w:val="000000"/>
                  <w:sz w:val="22"/>
                  <w:szCs w:val="22"/>
                </w:rPr>
                <w:delText>94.08</w:delText>
              </w:r>
            </w:del>
          </w:p>
        </w:tc>
        <w:tc>
          <w:tcPr>
            <w:tcW w:w="851" w:type="dxa"/>
            <w:vAlign w:val="bottom"/>
          </w:tcPr>
          <w:p w14:paraId="69C6B266" w14:textId="02A0820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54" w:author="Author"/>
                <w:rFonts w:asciiTheme="minorHAnsi" w:hAnsiTheme="minorHAnsi" w:cstheme="minorHAnsi"/>
                <w:color w:val="000000"/>
                <w:sz w:val="22"/>
                <w:szCs w:val="22"/>
              </w:rPr>
            </w:pPr>
            <w:del w:id="8155" w:author="Author">
              <w:r w:rsidDel="009E644C">
                <w:rPr>
                  <w:rFonts w:ascii="Calibri" w:hAnsi="Calibri" w:cs="Calibri"/>
                  <w:color w:val="000000"/>
                  <w:sz w:val="22"/>
                  <w:szCs w:val="22"/>
                </w:rPr>
                <w:delText>11.26</w:delText>
              </w:r>
            </w:del>
          </w:p>
        </w:tc>
        <w:tc>
          <w:tcPr>
            <w:tcW w:w="1240" w:type="dxa"/>
            <w:vAlign w:val="bottom"/>
          </w:tcPr>
          <w:p w14:paraId="06B6EB8B" w14:textId="05CED78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56" w:author="Author"/>
                <w:rFonts w:asciiTheme="minorHAnsi" w:hAnsiTheme="minorHAnsi" w:cstheme="minorHAnsi"/>
                <w:color w:val="000000"/>
                <w:sz w:val="22"/>
                <w:szCs w:val="22"/>
              </w:rPr>
            </w:pPr>
            <w:del w:id="8157" w:author="Author">
              <w:r w:rsidDel="009E644C">
                <w:rPr>
                  <w:rFonts w:ascii="Calibri" w:hAnsi="Calibri" w:cs="Calibri"/>
                  <w:color w:val="000000"/>
                  <w:sz w:val="22"/>
                  <w:szCs w:val="22"/>
                </w:rPr>
                <w:delText>97.98</w:delText>
              </w:r>
            </w:del>
          </w:p>
        </w:tc>
        <w:tc>
          <w:tcPr>
            <w:tcW w:w="886" w:type="dxa"/>
            <w:vAlign w:val="bottom"/>
          </w:tcPr>
          <w:p w14:paraId="3276E9F8" w14:textId="192AEE9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58" w:author="Author"/>
                <w:rFonts w:asciiTheme="minorHAnsi" w:hAnsiTheme="minorHAnsi" w:cstheme="minorHAnsi"/>
                <w:color w:val="000000"/>
                <w:sz w:val="22"/>
                <w:szCs w:val="22"/>
              </w:rPr>
            </w:pPr>
            <w:del w:id="8159" w:author="Author">
              <w:r w:rsidDel="009E644C">
                <w:rPr>
                  <w:rFonts w:ascii="Calibri" w:hAnsi="Calibri" w:cs="Calibri"/>
                  <w:color w:val="000000"/>
                  <w:sz w:val="22"/>
                  <w:szCs w:val="22"/>
                </w:rPr>
                <w:delText>11.24</w:delText>
              </w:r>
            </w:del>
          </w:p>
        </w:tc>
        <w:tc>
          <w:tcPr>
            <w:tcW w:w="1240" w:type="dxa"/>
            <w:vAlign w:val="bottom"/>
          </w:tcPr>
          <w:p w14:paraId="16FAAAF5" w14:textId="1E66C36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60" w:author="Author"/>
                <w:rFonts w:asciiTheme="minorHAnsi" w:hAnsiTheme="minorHAnsi" w:cstheme="minorHAnsi"/>
                <w:color w:val="000000"/>
                <w:sz w:val="22"/>
                <w:szCs w:val="22"/>
              </w:rPr>
            </w:pPr>
            <w:del w:id="8161" w:author="Author">
              <w:r w:rsidDel="009E644C">
                <w:rPr>
                  <w:rFonts w:ascii="Calibri" w:hAnsi="Calibri" w:cs="Calibri"/>
                  <w:color w:val="000000"/>
                  <w:sz w:val="22"/>
                  <w:szCs w:val="22"/>
                </w:rPr>
                <w:delText>97.87</w:delText>
              </w:r>
            </w:del>
          </w:p>
        </w:tc>
        <w:tc>
          <w:tcPr>
            <w:tcW w:w="886" w:type="dxa"/>
            <w:vAlign w:val="bottom"/>
          </w:tcPr>
          <w:p w14:paraId="297D4702" w14:textId="4698C40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62" w:author="Author"/>
                <w:rFonts w:asciiTheme="minorHAnsi" w:hAnsiTheme="minorHAnsi" w:cstheme="minorHAnsi"/>
                <w:color w:val="000000"/>
                <w:sz w:val="22"/>
                <w:szCs w:val="22"/>
              </w:rPr>
            </w:pPr>
            <w:del w:id="8163" w:author="Author">
              <w:r w:rsidDel="009E644C">
                <w:rPr>
                  <w:rFonts w:ascii="Calibri" w:hAnsi="Calibri" w:cs="Calibri"/>
                  <w:color w:val="000000"/>
                  <w:sz w:val="22"/>
                  <w:szCs w:val="22"/>
                </w:rPr>
                <w:delText>10.87</w:delText>
              </w:r>
            </w:del>
          </w:p>
        </w:tc>
        <w:tc>
          <w:tcPr>
            <w:tcW w:w="1240" w:type="dxa"/>
            <w:vAlign w:val="bottom"/>
          </w:tcPr>
          <w:p w14:paraId="4619CE93" w14:textId="5BC1F2D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64" w:author="Author"/>
                <w:rFonts w:asciiTheme="minorHAnsi" w:hAnsiTheme="minorHAnsi" w:cstheme="minorHAnsi"/>
                <w:color w:val="000000"/>
                <w:sz w:val="22"/>
                <w:szCs w:val="22"/>
              </w:rPr>
            </w:pPr>
            <w:del w:id="8165" w:author="Author">
              <w:r w:rsidDel="009E644C">
                <w:rPr>
                  <w:rFonts w:ascii="Calibri" w:hAnsi="Calibri" w:cs="Calibri"/>
                  <w:color w:val="000000"/>
                  <w:sz w:val="22"/>
                  <w:szCs w:val="22"/>
                </w:rPr>
                <w:delText>94.61</w:delText>
              </w:r>
            </w:del>
          </w:p>
        </w:tc>
      </w:tr>
      <w:tr w:rsidR="00F06446" w:rsidDel="009E644C" w14:paraId="0EC10612" w14:textId="6689D3B3" w:rsidTr="00784B17">
        <w:trPr>
          <w:cnfStyle w:val="000000100000" w:firstRow="0" w:lastRow="0" w:firstColumn="0" w:lastColumn="0" w:oddVBand="0" w:evenVBand="0" w:oddHBand="1" w:evenHBand="0" w:firstRowFirstColumn="0" w:firstRowLastColumn="0" w:lastRowFirstColumn="0" w:lastRowLastColumn="0"/>
          <w:trHeight w:val="282"/>
          <w:del w:id="816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D4719C8" w14:textId="720AB959" w:rsidR="00F06446" w:rsidDel="009E644C" w:rsidRDefault="00F06446" w:rsidP="00784B17">
            <w:pPr>
              <w:rPr>
                <w:del w:id="8167" w:author="Author"/>
                <w:rFonts w:ascii="Calibri" w:hAnsi="Calibri" w:cs="Calibri"/>
                <w:b w:val="0"/>
                <w:bCs w:val="0"/>
                <w:color w:val="000000"/>
                <w:sz w:val="22"/>
                <w:szCs w:val="22"/>
              </w:rPr>
            </w:pPr>
            <w:del w:id="8168" w:author="Author">
              <w:r w:rsidDel="009E644C">
                <w:rPr>
                  <w:rFonts w:ascii="Calibri" w:hAnsi="Calibri" w:cs="Calibri"/>
                  <w:b w:val="0"/>
                  <w:bCs w:val="0"/>
                  <w:color w:val="000000"/>
                  <w:sz w:val="22"/>
                  <w:szCs w:val="22"/>
                </w:rPr>
                <w:delText>1152</w:delText>
              </w:r>
            </w:del>
          </w:p>
        </w:tc>
        <w:tc>
          <w:tcPr>
            <w:tcW w:w="851" w:type="dxa"/>
            <w:vAlign w:val="bottom"/>
          </w:tcPr>
          <w:p w14:paraId="5BB4ECBD" w14:textId="5862B95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69" w:author="Author"/>
                <w:rFonts w:asciiTheme="minorHAnsi" w:hAnsiTheme="minorHAnsi" w:cstheme="minorHAnsi"/>
                <w:color w:val="000000"/>
                <w:sz w:val="22"/>
                <w:szCs w:val="22"/>
              </w:rPr>
            </w:pPr>
            <w:del w:id="8170" w:author="Author">
              <w:r w:rsidDel="009E644C">
                <w:rPr>
                  <w:rFonts w:ascii="Calibri" w:hAnsi="Calibri" w:cs="Calibri"/>
                  <w:color w:val="000000"/>
                  <w:sz w:val="22"/>
                  <w:szCs w:val="22"/>
                </w:rPr>
                <w:delText>10.16</w:delText>
              </w:r>
            </w:del>
          </w:p>
        </w:tc>
        <w:tc>
          <w:tcPr>
            <w:tcW w:w="1240" w:type="dxa"/>
            <w:vAlign w:val="bottom"/>
          </w:tcPr>
          <w:p w14:paraId="46EAFBD5" w14:textId="2450CBD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71" w:author="Author"/>
                <w:rFonts w:asciiTheme="minorHAnsi" w:hAnsiTheme="minorHAnsi" w:cstheme="minorHAnsi"/>
                <w:color w:val="000000"/>
                <w:sz w:val="22"/>
                <w:szCs w:val="22"/>
              </w:rPr>
            </w:pPr>
            <w:del w:id="8172" w:author="Author">
              <w:r w:rsidDel="009E644C">
                <w:rPr>
                  <w:rFonts w:ascii="Calibri" w:hAnsi="Calibri" w:cs="Calibri"/>
                  <w:color w:val="000000"/>
                  <w:sz w:val="22"/>
                  <w:szCs w:val="22"/>
                </w:rPr>
                <w:delText>93.64</w:delText>
              </w:r>
            </w:del>
          </w:p>
        </w:tc>
        <w:tc>
          <w:tcPr>
            <w:tcW w:w="851" w:type="dxa"/>
            <w:vAlign w:val="bottom"/>
          </w:tcPr>
          <w:p w14:paraId="3FCBE6CE" w14:textId="61F8EA7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73" w:author="Author"/>
                <w:rFonts w:asciiTheme="minorHAnsi" w:hAnsiTheme="minorHAnsi" w:cstheme="minorHAnsi"/>
                <w:color w:val="000000"/>
                <w:sz w:val="22"/>
                <w:szCs w:val="22"/>
              </w:rPr>
            </w:pPr>
            <w:del w:id="8174" w:author="Author">
              <w:r w:rsidDel="009E644C">
                <w:rPr>
                  <w:rFonts w:ascii="Calibri" w:hAnsi="Calibri" w:cs="Calibri"/>
                  <w:color w:val="000000"/>
                  <w:sz w:val="22"/>
                  <w:szCs w:val="22"/>
                </w:rPr>
                <w:delText>10.66</w:delText>
              </w:r>
            </w:del>
          </w:p>
        </w:tc>
        <w:tc>
          <w:tcPr>
            <w:tcW w:w="1240" w:type="dxa"/>
            <w:vAlign w:val="bottom"/>
          </w:tcPr>
          <w:p w14:paraId="0C62512B" w14:textId="71B62C2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75" w:author="Author"/>
                <w:rFonts w:asciiTheme="minorHAnsi" w:hAnsiTheme="minorHAnsi" w:cstheme="minorHAnsi"/>
                <w:color w:val="000000"/>
                <w:sz w:val="22"/>
                <w:szCs w:val="22"/>
              </w:rPr>
            </w:pPr>
            <w:del w:id="8176" w:author="Author">
              <w:r w:rsidDel="009E644C">
                <w:rPr>
                  <w:rFonts w:ascii="Calibri" w:hAnsi="Calibri" w:cs="Calibri"/>
                  <w:color w:val="000000"/>
                  <w:sz w:val="22"/>
                  <w:szCs w:val="22"/>
                </w:rPr>
                <w:delText>98.22</w:delText>
              </w:r>
            </w:del>
          </w:p>
        </w:tc>
        <w:tc>
          <w:tcPr>
            <w:tcW w:w="886" w:type="dxa"/>
            <w:vAlign w:val="bottom"/>
          </w:tcPr>
          <w:p w14:paraId="32D09A6A" w14:textId="7DFD373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77" w:author="Author"/>
                <w:rFonts w:asciiTheme="minorHAnsi" w:hAnsiTheme="minorHAnsi" w:cstheme="minorHAnsi"/>
                <w:color w:val="000000"/>
                <w:sz w:val="22"/>
                <w:szCs w:val="22"/>
              </w:rPr>
            </w:pPr>
            <w:del w:id="8178" w:author="Author">
              <w:r w:rsidDel="009E644C">
                <w:rPr>
                  <w:rFonts w:ascii="Calibri" w:hAnsi="Calibri" w:cs="Calibri"/>
                  <w:color w:val="000000"/>
                  <w:sz w:val="22"/>
                  <w:szCs w:val="22"/>
                </w:rPr>
                <w:delText>10.64</w:delText>
              </w:r>
            </w:del>
          </w:p>
        </w:tc>
        <w:tc>
          <w:tcPr>
            <w:tcW w:w="1240" w:type="dxa"/>
            <w:vAlign w:val="bottom"/>
          </w:tcPr>
          <w:p w14:paraId="07C0AC67" w14:textId="22507FE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79" w:author="Author"/>
                <w:rFonts w:asciiTheme="minorHAnsi" w:hAnsiTheme="minorHAnsi" w:cstheme="minorHAnsi"/>
                <w:color w:val="000000"/>
                <w:sz w:val="22"/>
                <w:szCs w:val="22"/>
              </w:rPr>
            </w:pPr>
            <w:del w:id="8180" w:author="Author">
              <w:r w:rsidDel="009E644C">
                <w:rPr>
                  <w:rFonts w:ascii="Calibri" w:hAnsi="Calibri" w:cs="Calibri"/>
                  <w:color w:val="000000"/>
                  <w:sz w:val="22"/>
                  <w:szCs w:val="22"/>
                </w:rPr>
                <w:delText>98.07</w:delText>
              </w:r>
            </w:del>
          </w:p>
        </w:tc>
        <w:tc>
          <w:tcPr>
            <w:tcW w:w="886" w:type="dxa"/>
            <w:vAlign w:val="bottom"/>
          </w:tcPr>
          <w:p w14:paraId="05A2A15F" w14:textId="008B117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81" w:author="Author"/>
                <w:rFonts w:asciiTheme="minorHAnsi" w:hAnsiTheme="minorHAnsi" w:cstheme="minorHAnsi"/>
                <w:color w:val="000000"/>
                <w:sz w:val="22"/>
                <w:szCs w:val="22"/>
              </w:rPr>
            </w:pPr>
            <w:del w:id="8182" w:author="Author">
              <w:r w:rsidDel="009E644C">
                <w:rPr>
                  <w:rFonts w:ascii="Calibri" w:hAnsi="Calibri" w:cs="Calibri"/>
                  <w:color w:val="000000"/>
                  <w:sz w:val="22"/>
                  <w:szCs w:val="22"/>
                </w:rPr>
                <w:delText>10.42</w:delText>
              </w:r>
            </w:del>
          </w:p>
        </w:tc>
        <w:tc>
          <w:tcPr>
            <w:tcW w:w="1240" w:type="dxa"/>
            <w:vAlign w:val="bottom"/>
          </w:tcPr>
          <w:p w14:paraId="4B156498" w14:textId="5D7EDA4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83" w:author="Author"/>
                <w:rFonts w:asciiTheme="minorHAnsi" w:hAnsiTheme="minorHAnsi" w:cstheme="minorHAnsi"/>
                <w:color w:val="000000"/>
                <w:sz w:val="22"/>
                <w:szCs w:val="22"/>
              </w:rPr>
            </w:pPr>
            <w:del w:id="8184" w:author="Author">
              <w:r w:rsidDel="009E644C">
                <w:rPr>
                  <w:rFonts w:ascii="Calibri" w:hAnsi="Calibri" w:cs="Calibri"/>
                  <w:color w:val="000000"/>
                  <w:sz w:val="22"/>
                  <w:szCs w:val="22"/>
                </w:rPr>
                <w:delText>96.00</w:delText>
              </w:r>
            </w:del>
          </w:p>
        </w:tc>
      </w:tr>
      <w:tr w:rsidR="00F06446" w:rsidDel="009E644C" w14:paraId="1FA17D33" w14:textId="789056D8" w:rsidTr="00784B17">
        <w:trPr>
          <w:trHeight w:val="282"/>
          <w:del w:id="818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E1294C4" w14:textId="10D766E1" w:rsidR="00F06446" w:rsidDel="009E644C" w:rsidRDefault="00F06446" w:rsidP="00784B17">
            <w:pPr>
              <w:rPr>
                <w:del w:id="8186" w:author="Author"/>
                <w:rFonts w:ascii="Calibri" w:hAnsi="Calibri" w:cs="Calibri"/>
                <w:b w:val="0"/>
                <w:bCs w:val="0"/>
                <w:color w:val="000000"/>
                <w:sz w:val="22"/>
                <w:szCs w:val="22"/>
              </w:rPr>
            </w:pPr>
            <w:del w:id="8187" w:author="Author">
              <w:r w:rsidDel="009E644C">
                <w:rPr>
                  <w:rFonts w:ascii="Calibri" w:hAnsi="Calibri" w:cs="Calibri"/>
                  <w:b w:val="0"/>
                  <w:bCs w:val="0"/>
                  <w:color w:val="000000"/>
                  <w:sz w:val="22"/>
                  <w:szCs w:val="22"/>
                </w:rPr>
                <w:delText>1216</w:delText>
              </w:r>
            </w:del>
          </w:p>
        </w:tc>
        <w:tc>
          <w:tcPr>
            <w:tcW w:w="851" w:type="dxa"/>
            <w:vAlign w:val="bottom"/>
          </w:tcPr>
          <w:p w14:paraId="49E1EDD5" w14:textId="36E5344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88" w:author="Author"/>
                <w:rFonts w:asciiTheme="minorHAnsi" w:hAnsiTheme="minorHAnsi" w:cstheme="minorHAnsi"/>
                <w:color w:val="000000"/>
                <w:sz w:val="22"/>
                <w:szCs w:val="22"/>
              </w:rPr>
            </w:pPr>
            <w:del w:id="8189" w:author="Author">
              <w:r w:rsidDel="009E644C">
                <w:rPr>
                  <w:rFonts w:ascii="Calibri" w:hAnsi="Calibri" w:cs="Calibri"/>
                  <w:color w:val="000000"/>
                  <w:sz w:val="22"/>
                  <w:szCs w:val="22"/>
                </w:rPr>
                <w:delText>9.66</w:delText>
              </w:r>
            </w:del>
          </w:p>
        </w:tc>
        <w:tc>
          <w:tcPr>
            <w:tcW w:w="1240" w:type="dxa"/>
            <w:vAlign w:val="bottom"/>
          </w:tcPr>
          <w:p w14:paraId="7B6DDAEB" w14:textId="2EFFA92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90" w:author="Author"/>
                <w:rFonts w:asciiTheme="minorHAnsi" w:hAnsiTheme="minorHAnsi" w:cstheme="minorHAnsi"/>
                <w:color w:val="000000"/>
                <w:sz w:val="22"/>
                <w:szCs w:val="22"/>
              </w:rPr>
            </w:pPr>
            <w:del w:id="8191" w:author="Author">
              <w:r w:rsidDel="009E644C">
                <w:rPr>
                  <w:rFonts w:ascii="Calibri" w:hAnsi="Calibri" w:cs="Calibri"/>
                  <w:color w:val="000000"/>
                  <w:sz w:val="22"/>
                  <w:szCs w:val="22"/>
                </w:rPr>
                <w:delText>93.94</w:delText>
              </w:r>
            </w:del>
          </w:p>
        </w:tc>
        <w:tc>
          <w:tcPr>
            <w:tcW w:w="851" w:type="dxa"/>
            <w:vAlign w:val="bottom"/>
          </w:tcPr>
          <w:p w14:paraId="407461B5" w14:textId="6206F13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92" w:author="Author"/>
                <w:rFonts w:asciiTheme="minorHAnsi" w:hAnsiTheme="minorHAnsi" w:cstheme="minorHAnsi"/>
                <w:color w:val="000000"/>
                <w:sz w:val="22"/>
                <w:szCs w:val="22"/>
              </w:rPr>
            </w:pPr>
            <w:del w:id="8193" w:author="Author">
              <w:r w:rsidDel="009E644C">
                <w:rPr>
                  <w:rFonts w:ascii="Calibri" w:hAnsi="Calibri" w:cs="Calibri"/>
                  <w:color w:val="000000"/>
                  <w:sz w:val="22"/>
                  <w:szCs w:val="22"/>
                </w:rPr>
                <w:delText>10.12</w:delText>
              </w:r>
            </w:del>
          </w:p>
        </w:tc>
        <w:tc>
          <w:tcPr>
            <w:tcW w:w="1240" w:type="dxa"/>
            <w:vAlign w:val="bottom"/>
          </w:tcPr>
          <w:p w14:paraId="4BD52BCE" w14:textId="23735C3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94" w:author="Author"/>
                <w:rFonts w:asciiTheme="minorHAnsi" w:hAnsiTheme="minorHAnsi" w:cstheme="minorHAnsi"/>
                <w:color w:val="000000"/>
                <w:sz w:val="22"/>
                <w:szCs w:val="22"/>
              </w:rPr>
            </w:pPr>
            <w:del w:id="8195" w:author="Author">
              <w:r w:rsidDel="009E644C">
                <w:rPr>
                  <w:rFonts w:ascii="Calibri" w:hAnsi="Calibri" w:cs="Calibri"/>
                  <w:color w:val="000000"/>
                  <w:sz w:val="22"/>
                  <w:szCs w:val="22"/>
                </w:rPr>
                <w:delText>98.49</w:delText>
              </w:r>
            </w:del>
          </w:p>
        </w:tc>
        <w:tc>
          <w:tcPr>
            <w:tcW w:w="886" w:type="dxa"/>
            <w:vAlign w:val="bottom"/>
          </w:tcPr>
          <w:p w14:paraId="4BFE4983" w14:textId="4255870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96" w:author="Author"/>
                <w:rFonts w:asciiTheme="minorHAnsi" w:hAnsiTheme="minorHAnsi" w:cstheme="minorHAnsi"/>
                <w:color w:val="000000"/>
                <w:sz w:val="22"/>
                <w:szCs w:val="22"/>
              </w:rPr>
            </w:pPr>
            <w:del w:id="8197" w:author="Author">
              <w:r w:rsidDel="009E644C">
                <w:rPr>
                  <w:rFonts w:ascii="Calibri" w:hAnsi="Calibri" w:cs="Calibri"/>
                  <w:color w:val="000000"/>
                  <w:sz w:val="22"/>
                  <w:szCs w:val="22"/>
                </w:rPr>
                <w:delText>10.16</w:delText>
              </w:r>
            </w:del>
          </w:p>
        </w:tc>
        <w:tc>
          <w:tcPr>
            <w:tcW w:w="1240" w:type="dxa"/>
            <w:vAlign w:val="bottom"/>
          </w:tcPr>
          <w:p w14:paraId="755711F6" w14:textId="53964DE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98" w:author="Author"/>
                <w:rFonts w:asciiTheme="minorHAnsi" w:hAnsiTheme="minorHAnsi" w:cstheme="minorHAnsi"/>
                <w:color w:val="000000"/>
                <w:sz w:val="22"/>
                <w:szCs w:val="22"/>
              </w:rPr>
            </w:pPr>
            <w:del w:id="8199" w:author="Author">
              <w:r w:rsidDel="009E644C">
                <w:rPr>
                  <w:rFonts w:ascii="Calibri" w:hAnsi="Calibri" w:cs="Calibri"/>
                  <w:color w:val="000000"/>
                  <w:sz w:val="22"/>
                  <w:szCs w:val="22"/>
                </w:rPr>
                <w:delText>98.88</w:delText>
              </w:r>
            </w:del>
          </w:p>
        </w:tc>
        <w:tc>
          <w:tcPr>
            <w:tcW w:w="886" w:type="dxa"/>
            <w:vAlign w:val="bottom"/>
          </w:tcPr>
          <w:p w14:paraId="2858EF5F" w14:textId="1DD1AB3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00" w:author="Author"/>
                <w:rFonts w:asciiTheme="minorHAnsi" w:hAnsiTheme="minorHAnsi" w:cstheme="minorHAnsi"/>
                <w:color w:val="000000"/>
                <w:sz w:val="22"/>
                <w:szCs w:val="22"/>
              </w:rPr>
            </w:pPr>
            <w:del w:id="8201" w:author="Author">
              <w:r w:rsidDel="009E644C">
                <w:rPr>
                  <w:rFonts w:ascii="Calibri" w:hAnsi="Calibri" w:cs="Calibri"/>
                  <w:color w:val="000000"/>
                  <w:sz w:val="22"/>
                  <w:szCs w:val="22"/>
                </w:rPr>
                <w:delText>10.00</w:delText>
              </w:r>
            </w:del>
          </w:p>
        </w:tc>
        <w:tc>
          <w:tcPr>
            <w:tcW w:w="1240" w:type="dxa"/>
            <w:vAlign w:val="bottom"/>
          </w:tcPr>
          <w:p w14:paraId="76E3E3A7" w14:textId="3BEFC61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02" w:author="Author"/>
                <w:rFonts w:asciiTheme="minorHAnsi" w:hAnsiTheme="minorHAnsi" w:cstheme="minorHAnsi"/>
                <w:color w:val="000000"/>
                <w:sz w:val="22"/>
                <w:szCs w:val="22"/>
              </w:rPr>
            </w:pPr>
            <w:del w:id="8203" w:author="Author">
              <w:r w:rsidDel="009E644C">
                <w:rPr>
                  <w:rFonts w:ascii="Calibri" w:hAnsi="Calibri" w:cs="Calibri"/>
                  <w:color w:val="000000"/>
                  <w:sz w:val="22"/>
                  <w:szCs w:val="22"/>
                </w:rPr>
                <w:delText>97.28</w:delText>
              </w:r>
            </w:del>
          </w:p>
        </w:tc>
      </w:tr>
      <w:tr w:rsidR="00F06446" w:rsidDel="009E644C" w14:paraId="3344B09B" w14:textId="6355CFC8" w:rsidTr="00784B17">
        <w:trPr>
          <w:cnfStyle w:val="000000100000" w:firstRow="0" w:lastRow="0" w:firstColumn="0" w:lastColumn="0" w:oddVBand="0" w:evenVBand="0" w:oddHBand="1" w:evenHBand="0" w:firstRowFirstColumn="0" w:firstRowLastColumn="0" w:lastRowFirstColumn="0" w:lastRowLastColumn="0"/>
          <w:trHeight w:val="282"/>
          <w:del w:id="820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14CC700" w14:textId="187B8ED7" w:rsidR="00F06446" w:rsidDel="009E644C" w:rsidRDefault="00F06446" w:rsidP="00784B17">
            <w:pPr>
              <w:rPr>
                <w:del w:id="8205" w:author="Author"/>
                <w:rFonts w:ascii="Calibri" w:hAnsi="Calibri" w:cs="Calibri"/>
                <w:b w:val="0"/>
                <w:bCs w:val="0"/>
                <w:color w:val="000000"/>
                <w:sz w:val="22"/>
                <w:szCs w:val="22"/>
              </w:rPr>
            </w:pPr>
            <w:del w:id="8206" w:author="Author">
              <w:r w:rsidDel="009E644C">
                <w:rPr>
                  <w:rFonts w:ascii="Calibri" w:hAnsi="Calibri" w:cs="Calibri"/>
                  <w:b w:val="0"/>
                  <w:bCs w:val="0"/>
                  <w:color w:val="000000"/>
                  <w:sz w:val="22"/>
                  <w:szCs w:val="22"/>
                </w:rPr>
                <w:lastRenderedPageBreak/>
                <w:delText>1280</w:delText>
              </w:r>
            </w:del>
          </w:p>
        </w:tc>
        <w:tc>
          <w:tcPr>
            <w:tcW w:w="851" w:type="dxa"/>
            <w:vAlign w:val="bottom"/>
          </w:tcPr>
          <w:p w14:paraId="497B0AB0" w14:textId="080F643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07" w:author="Author"/>
                <w:rFonts w:asciiTheme="minorHAnsi" w:hAnsiTheme="minorHAnsi" w:cstheme="minorHAnsi"/>
                <w:color w:val="000000"/>
                <w:sz w:val="22"/>
                <w:szCs w:val="22"/>
              </w:rPr>
            </w:pPr>
            <w:del w:id="8208" w:author="Author">
              <w:r w:rsidDel="009E644C">
                <w:rPr>
                  <w:rFonts w:ascii="Calibri" w:hAnsi="Calibri" w:cs="Calibri"/>
                  <w:color w:val="000000"/>
                  <w:sz w:val="22"/>
                  <w:szCs w:val="22"/>
                </w:rPr>
                <w:delText>9.24</w:delText>
              </w:r>
            </w:del>
          </w:p>
        </w:tc>
        <w:tc>
          <w:tcPr>
            <w:tcW w:w="1240" w:type="dxa"/>
            <w:vAlign w:val="bottom"/>
          </w:tcPr>
          <w:p w14:paraId="1055EAEA" w14:textId="6CA2B94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09" w:author="Author"/>
                <w:rFonts w:asciiTheme="minorHAnsi" w:hAnsiTheme="minorHAnsi" w:cstheme="minorHAnsi"/>
                <w:color w:val="000000"/>
                <w:sz w:val="22"/>
                <w:szCs w:val="22"/>
              </w:rPr>
            </w:pPr>
            <w:del w:id="8210" w:author="Author">
              <w:r w:rsidDel="009E644C">
                <w:rPr>
                  <w:rFonts w:ascii="Calibri" w:hAnsi="Calibri" w:cs="Calibri"/>
                  <w:color w:val="000000"/>
                  <w:sz w:val="22"/>
                  <w:szCs w:val="22"/>
                </w:rPr>
                <w:delText>94.59</w:delText>
              </w:r>
            </w:del>
          </w:p>
        </w:tc>
        <w:tc>
          <w:tcPr>
            <w:tcW w:w="851" w:type="dxa"/>
            <w:vAlign w:val="bottom"/>
          </w:tcPr>
          <w:p w14:paraId="4B21D8D7" w14:textId="684577F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11" w:author="Author"/>
                <w:rFonts w:asciiTheme="minorHAnsi" w:hAnsiTheme="minorHAnsi" w:cstheme="minorHAnsi"/>
                <w:color w:val="000000"/>
                <w:sz w:val="22"/>
                <w:szCs w:val="22"/>
              </w:rPr>
            </w:pPr>
            <w:del w:id="8212" w:author="Author">
              <w:r w:rsidDel="009E644C">
                <w:rPr>
                  <w:rFonts w:ascii="Calibri" w:hAnsi="Calibri" w:cs="Calibri"/>
                  <w:color w:val="000000"/>
                  <w:sz w:val="22"/>
                  <w:szCs w:val="22"/>
                </w:rPr>
                <w:delText>9.66</w:delText>
              </w:r>
            </w:del>
          </w:p>
        </w:tc>
        <w:tc>
          <w:tcPr>
            <w:tcW w:w="1240" w:type="dxa"/>
            <w:vAlign w:val="bottom"/>
          </w:tcPr>
          <w:p w14:paraId="6C889508" w14:textId="62AA5B7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13" w:author="Author"/>
                <w:rFonts w:asciiTheme="minorHAnsi" w:hAnsiTheme="minorHAnsi" w:cstheme="minorHAnsi"/>
                <w:color w:val="000000"/>
                <w:sz w:val="22"/>
                <w:szCs w:val="22"/>
              </w:rPr>
            </w:pPr>
            <w:del w:id="8214" w:author="Author">
              <w:r w:rsidDel="009E644C">
                <w:rPr>
                  <w:rFonts w:ascii="Calibri" w:hAnsi="Calibri" w:cs="Calibri"/>
                  <w:color w:val="000000"/>
                  <w:sz w:val="22"/>
                  <w:szCs w:val="22"/>
                </w:rPr>
                <w:delText>98.90</w:delText>
              </w:r>
            </w:del>
          </w:p>
        </w:tc>
        <w:tc>
          <w:tcPr>
            <w:tcW w:w="886" w:type="dxa"/>
            <w:vAlign w:val="bottom"/>
          </w:tcPr>
          <w:p w14:paraId="4ECA4772" w14:textId="331A493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15" w:author="Author"/>
                <w:rFonts w:asciiTheme="minorHAnsi" w:hAnsiTheme="minorHAnsi" w:cstheme="minorHAnsi"/>
                <w:color w:val="000000"/>
                <w:sz w:val="22"/>
                <w:szCs w:val="22"/>
              </w:rPr>
            </w:pPr>
            <w:del w:id="8216" w:author="Author">
              <w:r w:rsidDel="009E644C">
                <w:rPr>
                  <w:rFonts w:ascii="Calibri" w:hAnsi="Calibri" w:cs="Calibri"/>
                  <w:color w:val="000000"/>
                  <w:sz w:val="22"/>
                  <w:szCs w:val="22"/>
                </w:rPr>
                <w:delText>9.69</w:delText>
              </w:r>
            </w:del>
          </w:p>
        </w:tc>
        <w:tc>
          <w:tcPr>
            <w:tcW w:w="1240" w:type="dxa"/>
            <w:vAlign w:val="bottom"/>
          </w:tcPr>
          <w:p w14:paraId="4123BDDA" w14:textId="7C360E6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17" w:author="Author"/>
                <w:rFonts w:asciiTheme="minorHAnsi" w:hAnsiTheme="minorHAnsi" w:cstheme="minorHAnsi"/>
                <w:color w:val="000000"/>
                <w:sz w:val="22"/>
                <w:szCs w:val="22"/>
              </w:rPr>
            </w:pPr>
            <w:del w:id="8218" w:author="Author">
              <w:r w:rsidDel="009E644C">
                <w:rPr>
                  <w:rFonts w:ascii="Calibri" w:hAnsi="Calibri" w:cs="Calibri"/>
                  <w:color w:val="000000"/>
                  <w:sz w:val="22"/>
                  <w:szCs w:val="22"/>
                </w:rPr>
                <w:delText>99.26</w:delText>
              </w:r>
            </w:del>
          </w:p>
        </w:tc>
        <w:tc>
          <w:tcPr>
            <w:tcW w:w="886" w:type="dxa"/>
            <w:vAlign w:val="bottom"/>
          </w:tcPr>
          <w:p w14:paraId="13371B15" w14:textId="7E77862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19" w:author="Author"/>
                <w:rFonts w:asciiTheme="minorHAnsi" w:hAnsiTheme="minorHAnsi" w:cstheme="minorHAnsi"/>
                <w:color w:val="000000"/>
                <w:sz w:val="22"/>
                <w:szCs w:val="22"/>
              </w:rPr>
            </w:pPr>
            <w:del w:id="8220" w:author="Author">
              <w:r w:rsidDel="009E644C">
                <w:rPr>
                  <w:rFonts w:ascii="Calibri" w:hAnsi="Calibri" w:cs="Calibri"/>
                  <w:color w:val="000000"/>
                  <w:sz w:val="22"/>
                  <w:szCs w:val="22"/>
                </w:rPr>
                <w:delText>9.62</w:delText>
              </w:r>
            </w:del>
          </w:p>
        </w:tc>
        <w:tc>
          <w:tcPr>
            <w:tcW w:w="1240" w:type="dxa"/>
            <w:vAlign w:val="bottom"/>
          </w:tcPr>
          <w:p w14:paraId="4416A1A9" w14:textId="6EA24C4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21" w:author="Author"/>
                <w:rFonts w:asciiTheme="minorHAnsi" w:hAnsiTheme="minorHAnsi" w:cstheme="minorHAnsi"/>
                <w:color w:val="000000"/>
                <w:sz w:val="22"/>
                <w:szCs w:val="22"/>
              </w:rPr>
            </w:pPr>
            <w:del w:id="8222" w:author="Author">
              <w:r w:rsidDel="009E644C">
                <w:rPr>
                  <w:rFonts w:ascii="Calibri" w:hAnsi="Calibri" w:cs="Calibri"/>
                  <w:color w:val="000000"/>
                  <w:sz w:val="22"/>
                  <w:szCs w:val="22"/>
                </w:rPr>
                <w:delText>98.46</w:delText>
              </w:r>
            </w:del>
          </w:p>
        </w:tc>
      </w:tr>
      <w:tr w:rsidR="00F06446" w:rsidDel="009E644C" w14:paraId="2335B88F" w14:textId="6190689B" w:rsidTr="00784B17">
        <w:trPr>
          <w:trHeight w:val="282"/>
          <w:del w:id="822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D37E679" w14:textId="201D9304" w:rsidR="00F06446" w:rsidDel="009E644C" w:rsidRDefault="00F06446" w:rsidP="00784B17">
            <w:pPr>
              <w:rPr>
                <w:del w:id="8224" w:author="Author"/>
                <w:rFonts w:ascii="Calibri" w:hAnsi="Calibri" w:cs="Calibri"/>
                <w:b w:val="0"/>
                <w:bCs w:val="0"/>
                <w:color w:val="000000"/>
                <w:sz w:val="22"/>
                <w:szCs w:val="22"/>
              </w:rPr>
            </w:pPr>
            <w:del w:id="8225" w:author="Author">
              <w:r w:rsidDel="009E644C">
                <w:rPr>
                  <w:rFonts w:ascii="Calibri" w:hAnsi="Calibri" w:cs="Calibri"/>
                  <w:b w:val="0"/>
                  <w:bCs w:val="0"/>
                  <w:color w:val="000000"/>
                  <w:sz w:val="22"/>
                  <w:szCs w:val="22"/>
                </w:rPr>
                <w:delText>1344</w:delText>
              </w:r>
            </w:del>
          </w:p>
        </w:tc>
        <w:tc>
          <w:tcPr>
            <w:tcW w:w="851" w:type="dxa"/>
            <w:vAlign w:val="bottom"/>
          </w:tcPr>
          <w:p w14:paraId="1491AAB1" w14:textId="2359F42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26" w:author="Author"/>
                <w:rFonts w:asciiTheme="minorHAnsi" w:hAnsiTheme="minorHAnsi" w:cstheme="minorHAnsi"/>
                <w:color w:val="000000"/>
                <w:sz w:val="22"/>
                <w:szCs w:val="22"/>
              </w:rPr>
            </w:pPr>
            <w:del w:id="8227" w:author="Author">
              <w:r w:rsidDel="009E644C">
                <w:rPr>
                  <w:rFonts w:ascii="Calibri" w:hAnsi="Calibri" w:cs="Calibri"/>
                  <w:color w:val="000000"/>
                  <w:sz w:val="22"/>
                  <w:szCs w:val="22"/>
                </w:rPr>
                <w:delText>8.90</w:delText>
              </w:r>
            </w:del>
          </w:p>
        </w:tc>
        <w:tc>
          <w:tcPr>
            <w:tcW w:w="1240" w:type="dxa"/>
            <w:vAlign w:val="bottom"/>
          </w:tcPr>
          <w:p w14:paraId="334E1028" w14:textId="4E9206C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28" w:author="Author"/>
                <w:rFonts w:asciiTheme="minorHAnsi" w:hAnsiTheme="minorHAnsi" w:cstheme="minorHAnsi"/>
                <w:color w:val="000000"/>
                <w:sz w:val="22"/>
                <w:szCs w:val="22"/>
              </w:rPr>
            </w:pPr>
            <w:del w:id="8229" w:author="Author">
              <w:r w:rsidDel="009E644C">
                <w:rPr>
                  <w:rFonts w:ascii="Calibri" w:hAnsi="Calibri" w:cs="Calibri"/>
                  <w:color w:val="000000"/>
                  <w:sz w:val="22"/>
                  <w:szCs w:val="22"/>
                </w:rPr>
                <w:delText>95.74</w:delText>
              </w:r>
            </w:del>
          </w:p>
        </w:tc>
        <w:tc>
          <w:tcPr>
            <w:tcW w:w="851" w:type="dxa"/>
            <w:vAlign w:val="bottom"/>
          </w:tcPr>
          <w:p w14:paraId="54CEAFCA" w14:textId="3C98A17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30" w:author="Author"/>
                <w:rFonts w:asciiTheme="minorHAnsi" w:hAnsiTheme="minorHAnsi" w:cstheme="minorHAnsi"/>
                <w:color w:val="000000"/>
                <w:sz w:val="22"/>
                <w:szCs w:val="22"/>
              </w:rPr>
            </w:pPr>
            <w:del w:id="8231" w:author="Author">
              <w:r w:rsidDel="009E644C">
                <w:rPr>
                  <w:rFonts w:ascii="Calibri" w:hAnsi="Calibri" w:cs="Calibri"/>
                  <w:color w:val="000000"/>
                  <w:sz w:val="22"/>
                  <w:szCs w:val="22"/>
                </w:rPr>
                <w:delText>9.23</w:delText>
              </w:r>
            </w:del>
          </w:p>
        </w:tc>
        <w:tc>
          <w:tcPr>
            <w:tcW w:w="1240" w:type="dxa"/>
            <w:vAlign w:val="bottom"/>
          </w:tcPr>
          <w:p w14:paraId="183AA962" w14:textId="0680BD0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32" w:author="Author"/>
                <w:rFonts w:asciiTheme="minorHAnsi" w:hAnsiTheme="minorHAnsi" w:cstheme="minorHAnsi"/>
                <w:color w:val="000000"/>
                <w:sz w:val="22"/>
                <w:szCs w:val="22"/>
              </w:rPr>
            </w:pPr>
            <w:del w:id="8233" w:author="Author">
              <w:r w:rsidDel="009E644C">
                <w:rPr>
                  <w:rFonts w:ascii="Calibri" w:hAnsi="Calibri" w:cs="Calibri"/>
                  <w:color w:val="000000"/>
                  <w:sz w:val="22"/>
                  <w:szCs w:val="22"/>
                </w:rPr>
                <w:delText>99.24</w:delText>
              </w:r>
            </w:del>
          </w:p>
        </w:tc>
        <w:tc>
          <w:tcPr>
            <w:tcW w:w="886" w:type="dxa"/>
            <w:vAlign w:val="bottom"/>
          </w:tcPr>
          <w:p w14:paraId="1D80D5A4" w14:textId="0E47270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34" w:author="Author"/>
                <w:rFonts w:asciiTheme="minorHAnsi" w:hAnsiTheme="minorHAnsi" w:cstheme="minorHAnsi"/>
                <w:color w:val="000000"/>
                <w:sz w:val="22"/>
                <w:szCs w:val="22"/>
              </w:rPr>
            </w:pPr>
            <w:del w:id="8235" w:author="Author">
              <w:r w:rsidDel="009E644C">
                <w:rPr>
                  <w:rFonts w:ascii="Calibri" w:hAnsi="Calibri" w:cs="Calibri"/>
                  <w:color w:val="000000"/>
                  <w:sz w:val="22"/>
                  <w:szCs w:val="22"/>
                </w:rPr>
                <w:delText>9.24</w:delText>
              </w:r>
            </w:del>
          </w:p>
        </w:tc>
        <w:tc>
          <w:tcPr>
            <w:tcW w:w="1240" w:type="dxa"/>
            <w:vAlign w:val="bottom"/>
          </w:tcPr>
          <w:p w14:paraId="7290C187" w14:textId="6043778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36" w:author="Author"/>
                <w:rFonts w:asciiTheme="minorHAnsi" w:hAnsiTheme="minorHAnsi" w:cstheme="minorHAnsi"/>
                <w:color w:val="000000"/>
                <w:sz w:val="22"/>
                <w:szCs w:val="22"/>
              </w:rPr>
            </w:pPr>
            <w:del w:id="8237" w:author="Author">
              <w:r w:rsidDel="009E644C">
                <w:rPr>
                  <w:rFonts w:ascii="Calibri" w:hAnsi="Calibri" w:cs="Calibri"/>
                  <w:color w:val="000000"/>
                  <w:sz w:val="22"/>
                  <w:szCs w:val="22"/>
                </w:rPr>
                <w:delText>99.31</w:delText>
              </w:r>
            </w:del>
          </w:p>
        </w:tc>
        <w:tc>
          <w:tcPr>
            <w:tcW w:w="886" w:type="dxa"/>
            <w:vAlign w:val="bottom"/>
          </w:tcPr>
          <w:p w14:paraId="365D46CA" w14:textId="30A4BCA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38" w:author="Author"/>
                <w:rFonts w:asciiTheme="minorHAnsi" w:hAnsiTheme="minorHAnsi" w:cstheme="minorHAnsi"/>
                <w:color w:val="000000"/>
                <w:sz w:val="22"/>
                <w:szCs w:val="22"/>
              </w:rPr>
            </w:pPr>
            <w:del w:id="8239" w:author="Author">
              <w:r w:rsidDel="009E644C">
                <w:rPr>
                  <w:rFonts w:ascii="Calibri" w:hAnsi="Calibri" w:cs="Calibri"/>
                  <w:color w:val="000000"/>
                  <w:sz w:val="22"/>
                  <w:szCs w:val="22"/>
                </w:rPr>
                <w:delText>9.23</w:delText>
              </w:r>
            </w:del>
          </w:p>
        </w:tc>
        <w:tc>
          <w:tcPr>
            <w:tcW w:w="1240" w:type="dxa"/>
            <w:vAlign w:val="bottom"/>
          </w:tcPr>
          <w:p w14:paraId="337178D8" w14:textId="2D5CF0D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40" w:author="Author"/>
                <w:rFonts w:asciiTheme="minorHAnsi" w:hAnsiTheme="minorHAnsi" w:cstheme="minorHAnsi"/>
                <w:color w:val="000000"/>
                <w:sz w:val="22"/>
                <w:szCs w:val="22"/>
              </w:rPr>
            </w:pPr>
            <w:del w:id="8241" w:author="Author">
              <w:r w:rsidDel="009E644C">
                <w:rPr>
                  <w:rFonts w:ascii="Calibri" w:hAnsi="Calibri" w:cs="Calibri"/>
                  <w:color w:val="000000"/>
                  <w:sz w:val="22"/>
                  <w:szCs w:val="22"/>
                </w:rPr>
                <w:delText>99.25</w:delText>
              </w:r>
            </w:del>
          </w:p>
        </w:tc>
      </w:tr>
      <w:tr w:rsidR="00F06446" w:rsidDel="009E644C" w14:paraId="7FC3814A" w14:textId="3CD8A66C" w:rsidTr="00784B17">
        <w:trPr>
          <w:cnfStyle w:val="000000100000" w:firstRow="0" w:lastRow="0" w:firstColumn="0" w:lastColumn="0" w:oddVBand="0" w:evenVBand="0" w:oddHBand="1" w:evenHBand="0" w:firstRowFirstColumn="0" w:firstRowLastColumn="0" w:lastRowFirstColumn="0" w:lastRowLastColumn="0"/>
          <w:trHeight w:val="282"/>
          <w:del w:id="824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EF6015E" w14:textId="24436D77" w:rsidR="00F06446" w:rsidDel="009E644C" w:rsidRDefault="00F06446" w:rsidP="00784B17">
            <w:pPr>
              <w:rPr>
                <w:del w:id="8243" w:author="Author"/>
                <w:rFonts w:ascii="Calibri" w:hAnsi="Calibri" w:cs="Calibri"/>
                <w:b w:val="0"/>
                <w:bCs w:val="0"/>
                <w:color w:val="000000"/>
                <w:sz w:val="22"/>
                <w:szCs w:val="22"/>
              </w:rPr>
            </w:pPr>
            <w:del w:id="8244" w:author="Author">
              <w:r w:rsidDel="009E644C">
                <w:rPr>
                  <w:rFonts w:ascii="Calibri" w:hAnsi="Calibri" w:cs="Calibri"/>
                  <w:b w:val="0"/>
                  <w:bCs w:val="0"/>
                  <w:color w:val="000000"/>
                  <w:sz w:val="22"/>
                  <w:szCs w:val="22"/>
                </w:rPr>
                <w:delText>1408</w:delText>
              </w:r>
            </w:del>
          </w:p>
        </w:tc>
        <w:tc>
          <w:tcPr>
            <w:tcW w:w="851" w:type="dxa"/>
            <w:vAlign w:val="bottom"/>
          </w:tcPr>
          <w:p w14:paraId="1E9F4E90" w14:textId="15177D8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45" w:author="Author"/>
                <w:rFonts w:asciiTheme="minorHAnsi" w:hAnsiTheme="minorHAnsi" w:cstheme="minorHAnsi"/>
                <w:color w:val="000000"/>
                <w:sz w:val="22"/>
                <w:szCs w:val="22"/>
              </w:rPr>
            </w:pPr>
            <w:del w:id="8246" w:author="Author">
              <w:r w:rsidDel="009E644C">
                <w:rPr>
                  <w:rFonts w:ascii="Calibri" w:hAnsi="Calibri" w:cs="Calibri"/>
                  <w:color w:val="000000"/>
                  <w:sz w:val="22"/>
                  <w:szCs w:val="22"/>
                </w:rPr>
                <w:delText>8.52</w:delText>
              </w:r>
            </w:del>
          </w:p>
        </w:tc>
        <w:tc>
          <w:tcPr>
            <w:tcW w:w="1240" w:type="dxa"/>
            <w:vAlign w:val="bottom"/>
          </w:tcPr>
          <w:p w14:paraId="6095B4DD" w14:textId="1C57B8C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47" w:author="Author"/>
                <w:rFonts w:asciiTheme="minorHAnsi" w:hAnsiTheme="minorHAnsi" w:cstheme="minorHAnsi"/>
                <w:color w:val="000000"/>
                <w:sz w:val="22"/>
                <w:szCs w:val="22"/>
              </w:rPr>
            </w:pPr>
            <w:del w:id="8248" w:author="Author">
              <w:r w:rsidDel="009E644C">
                <w:rPr>
                  <w:rFonts w:ascii="Calibri" w:hAnsi="Calibri" w:cs="Calibri"/>
                  <w:color w:val="000000"/>
                  <w:sz w:val="22"/>
                  <w:szCs w:val="22"/>
                </w:rPr>
                <w:delText>96.01</w:delText>
              </w:r>
            </w:del>
          </w:p>
        </w:tc>
        <w:tc>
          <w:tcPr>
            <w:tcW w:w="851" w:type="dxa"/>
            <w:vAlign w:val="bottom"/>
          </w:tcPr>
          <w:p w14:paraId="6A487838" w14:textId="202FE03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49" w:author="Author"/>
                <w:rFonts w:asciiTheme="minorHAnsi" w:hAnsiTheme="minorHAnsi" w:cstheme="minorHAnsi"/>
                <w:color w:val="000000"/>
                <w:sz w:val="22"/>
                <w:szCs w:val="22"/>
              </w:rPr>
            </w:pPr>
            <w:del w:id="8250" w:author="Author">
              <w:r w:rsidDel="009E644C">
                <w:rPr>
                  <w:rFonts w:ascii="Calibri" w:hAnsi="Calibri" w:cs="Calibri"/>
                  <w:color w:val="000000"/>
                  <w:sz w:val="22"/>
                  <w:szCs w:val="22"/>
                </w:rPr>
                <w:delText>8.84</w:delText>
              </w:r>
            </w:del>
          </w:p>
        </w:tc>
        <w:tc>
          <w:tcPr>
            <w:tcW w:w="1240" w:type="dxa"/>
            <w:vAlign w:val="bottom"/>
          </w:tcPr>
          <w:p w14:paraId="7938F8CC" w14:textId="43A6213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51" w:author="Author"/>
                <w:rFonts w:asciiTheme="minorHAnsi" w:hAnsiTheme="minorHAnsi" w:cstheme="minorHAnsi"/>
                <w:color w:val="000000"/>
                <w:sz w:val="22"/>
                <w:szCs w:val="22"/>
              </w:rPr>
            </w:pPr>
            <w:del w:id="8252" w:author="Author">
              <w:r w:rsidDel="009E644C">
                <w:rPr>
                  <w:rFonts w:ascii="Calibri" w:hAnsi="Calibri" w:cs="Calibri"/>
                  <w:color w:val="000000"/>
                  <w:sz w:val="22"/>
                  <w:szCs w:val="22"/>
                </w:rPr>
                <w:delText>99.58</w:delText>
              </w:r>
            </w:del>
          </w:p>
        </w:tc>
        <w:tc>
          <w:tcPr>
            <w:tcW w:w="886" w:type="dxa"/>
            <w:vAlign w:val="bottom"/>
          </w:tcPr>
          <w:p w14:paraId="19AD9F00" w14:textId="4C642DC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53" w:author="Author"/>
                <w:rFonts w:asciiTheme="minorHAnsi" w:hAnsiTheme="minorHAnsi" w:cstheme="minorHAnsi"/>
                <w:color w:val="000000"/>
                <w:sz w:val="22"/>
                <w:szCs w:val="22"/>
              </w:rPr>
            </w:pPr>
            <w:del w:id="8254" w:author="Author">
              <w:r w:rsidDel="009E644C">
                <w:rPr>
                  <w:rFonts w:ascii="Calibri" w:hAnsi="Calibri" w:cs="Calibri"/>
                  <w:color w:val="000000"/>
                  <w:sz w:val="22"/>
                  <w:szCs w:val="22"/>
                </w:rPr>
                <w:delText>8.84</w:delText>
              </w:r>
            </w:del>
          </w:p>
        </w:tc>
        <w:tc>
          <w:tcPr>
            <w:tcW w:w="1240" w:type="dxa"/>
            <w:vAlign w:val="bottom"/>
          </w:tcPr>
          <w:p w14:paraId="34B98443" w14:textId="383E637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55" w:author="Author"/>
                <w:rFonts w:asciiTheme="minorHAnsi" w:hAnsiTheme="minorHAnsi" w:cstheme="minorHAnsi"/>
                <w:color w:val="000000"/>
                <w:sz w:val="22"/>
                <w:szCs w:val="22"/>
              </w:rPr>
            </w:pPr>
            <w:del w:id="8256" w:author="Author">
              <w:r w:rsidDel="009E644C">
                <w:rPr>
                  <w:rFonts w:ascii="Calibri" w:hAnsi="Calibri" w:cs="Calibri"/>
                  <w:color w:val="000000"/>
                  <w:sz w:val="22"/>
                  <w:szCs w:val="22"/>
                </w:rPr>
                <w:delText>99.52</w:delText>
              </w:r>
            </w:del>
          </w:p>
        </w:tc>
        <w:tc>
          <w:tcPr>
            <w:tcW w:w="886" w:type="dxa"/>
            <w:vAlign w:val="bottom"/>
          </w:tcPr>
          <w:p w14:paraId="4C13E032" w14:textId="7128D48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57" w:author="Author"/>
                <w:rFonts w:asciiTheme="minorHAnsi" w:hAnsiTheme="minorHAnsi" w:cstheme="minorHAnsi"/>
                <w:color w:val="000000"/>
                <w:sz w:val="22"/>
                <w:szCs w:val="22"/>
              </w:rPr>
            </w:pPr>
            <w:del w:id="8258" w:author="Author">
              <w:r w:rsidDel="009E644C">
                <w:rPr>
                  <w:rFonts w:ascii="Calibri" w:hAnsi="Calibri" w:cs="Calibri"/>
                  <w:color w:val="000000"/>
                  <w:sz w:val="22"/>
                  <w:szCs w:val="22"/>
                </w:rPr>
                <w:delText>8.84</w:delText>
              </w:r>
            </w:del>
          </w:p>
        </w:tc>
        <w:tc>
          <w:tcPr>
            <w:tcW w:w="1240" w:type="dxa"/>
            <w:vAlign w:val="bottom"/>
          </w:tcPr>
          <w:p w14:paraId="318CC08C" w14:textId="032BA7F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59" w:author="Author"/>
                <w:rFonts w:asciiTheme="minorHAnsi" w:hAnsiTheme="minorHAnsi" w:cstheme="minorHAnsi"/>
                <w:color w:val="000000"/>
                <w:sz w:val="22"/>
                <w:szCs w:val="22"/>
              </w:rPr>
            </w:pPr>
            <w:del w:id="8260" w:author="Author">
              <w:r w:rsidDel="009E644C">
                <w:rPr>
                  <w:rFonts w:ascii="Calibri" w:hAnsi="Calibri" w:cs="Calibri"/>
                  <w:color w:val="000000"/>
                  <w:sz w:val="22"/>
                  <w:szCs w:val="22"/>
                </w:rPr>
                <w:delText>99.58</w:delText>
              </w:r>
            </w:del>
          </w:p>
        </w:tc>
      </w:tr>
      <w:tr w:rsidR="00F06446" w:rsidDel="009E644C" w14:paraId="753FDE3E" w14:textId="0A4DF999" w:rsidTr="00784B17">
        <w:trPr>
          <w:trHeight w:val="282"/>
          <w:del w:id="826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A43EA33" w14:textId="5524AD63" w:rsidR="00F06446" w:rsidDel="009E644C" w:rsidRDefault="00F06446" w:rsidP="00784B17">
            <w:pPr>
              <w:rPr>
                <w:del w:id="8262" w:author="Author"/>
                <w:rFonts w:ascii="Calibri" w:hAnsi="Calibri" w:cs="Calibri"/>
                <w:b w:val="0"/>
                <w:bCs w:val="0"/>
                <w:color w:val="000000"/>
                <w:sz w:val="22"/>
                <w:szCs w:val="22"/>
              </w:rPr>
            </w:pPr>
            <w:del w:id="8263" w:author="Author">
              <w:r w:rsidDel="009E644C">
                <w:rPr>
                  <w:rFonts w:ascii="Calibri" w:hAnsi="Calibri" w:cs="Calibri"/>
                  <w:b w:val="0"/>
                  <w:bCs w:val="0"/>
                  <w:color w:val="000000"/>
                  <w:sz w:val="22"/>
                  <w:szCs w:val="22"/>
                </w:rPr>
                <w:delText>1472</w:delText>
              </w:r>
            </w:del>
          </w:p>
        </w:tc>
        <w:tc>
          <w:tcPr>
            <w:tcW w:w="851" w:type="dxa"/>
            <w:vAlign w:val="bottom"/>
          </w:tcPr>
          <w:p w14:paraId="6A7C52CF" w14:textId="14D8090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64" w:author="Author"/>
                <w:rFonts w:asciiTheme="minorHAnsi" w:hAnsiTheme="minorHAnsi" w:cstheme="minorHAnsi"/>
                <w:color w:val="000000"/>
                <w:sz w:val="22"/>
                <w:szCs w:val="22"/>
              </w:rPr>
            </w:pPr>
            <w:del w:id="8265" w:author="Author">
              <w:r w:rsidDel="009E644C">
                <w:rPr>
                  <w:rFonts w:ascii="Calibri" w:hAnsi="Calibri" w:cs="Calibri"/>
                  <w:color w:val="000000"/>
                  <w:sz w:val="22"/>
                  <w:szCs w:val="22"/>
                </w:rPr>
                <w:delText>8.21</w:delText>
              </w:r>
            </w:del>
          </w:p>
        </w:tc>
        <w:tc>
          <w:tcPr>
            <w:tcW w:w="1240" w:type="dxa"/>
            <w:vAlign w:val="bottom"/>
          </w:tcPr>
          <w:p w14:paraId="3E81B673" w14:textId="2CD0B1E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66" w:author="Author"/>
                <w:rFonts w:asciiTheme="minorHAnsi" w:hAnsiTheme="minorHAnsi" w:cstheme="minorHAnsi"/>
                <w:color w:val="000000"/>
                <w:sz w:val="22"/>
                <w:szCs w:val="22"/>
              </w:rPr>
            </w:pPr>
            <w:del w:id="8267" w:author="Author">
              <w:r w:rsidDel="009E644C">
                <w:rPr>
                  <w:rFonts w:ascii="Calibri" w:hAnsi="Calibri" w:cs="Calibri"/>
                  <w:color w:val="000000"/>
                  <w:sz w:val="22"/>
                  <w:szCs w:val="22"/>
                </w:rPr>
                <w:delText>96.73</w:delText>
              </w:r>
            </w:del>
          </w:p>
        </w:tc>
        <w:tc>
          <w:tcPr>
            <w:tcW w:w="851" w:type="dxa"/>
            <w:vAlign w:val="bottom"/>
          </w:tcPr>
          <w:p w14:paraId="11413F29" w14:textId="63281E9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68" w:author="Author"/>
                <w:rFonts w:asciiTheme="minorHAnsi" w:hAnsiTheme="minorHAnsi" w:cstheme="minorHAnsi"/>
                <w:color w:val="000000"/>
                <w:sz w:val="22"/>
                <w:szCs w:val="22"/>
              </w:rPr>
            </w:pPr>
            <w:del w:id="8269" w:author="Author">
              <w:r w:rsidDel="009E644C">
                <w:rPr>
                  <w:rFonts w:ascii="Calibri" w:hAnsi="Calibri" w:cs="Calibri"/>
                  <w:color w:val="000000"/>
                  <w:sz w:val="22"/>
                  <w:szCs w:val="22"/>
                </w:rPr>
                <w:delText>8.48</w:delText>
              </w:r>
            </w:del>
          </w:p>
        </w:tc>
        <w:tc>
          <w:tcPr>
            <w:tcW w:w="1240" w:type="dxa"/>
            <w:vAlign w:val="bottom"/>
          </w:tcPr>
          <w:p w14:paraId="0F20B228" w14:textId="0A5E21F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70" w:author="Author"/>
                <w:rFonts w:asciiTheme="minorHAnsi" w:hAnsiTheme="minorHAnsi" w:cstheme="minorHAnsi"/>
                <w:color w:val="000000"/>
                <w:sz w:val="22"/>
                <w:szCs w:val="22"/>
              </w:rPr>
            </w:pPr>
            <w:del w:id="8271" w:author="Author">
              <w:r w:rsidDel="009E644C">
                <w:rPr>
                  <w:rFonts w:ascii="Calibri" w:hAnsi="Calibri" w:cs="Calibri"/>
                  <w:color w:val="000000"/>
                  <w:sz w:val="22"/>
                  <w:szCs w:val="22"/>
                </w:rPr>
                <w:delText>99.83</w:delText>
              </w:r>
            </w:del>
          </w:p>
        </w:tc>
        <w:tc>
          <w:tcPr>
            <w:tcW w:w="886" w:type="dxa"/>
            <w:vAlign w:val="bottom"/>
          </w:tcPr>
          <w:p w14:paraId="745F6D16" w14:textId="48CB40A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72" w:author="Author"/>
                <w:rFonts w:asciiTheme="minorHAnsi" w:hAnsiTheme="minorHAnsi" w:cstheme="minorHAnsi"/>
                <w:color w:val="000000"/>
                <w:sz w:val="22"/>
                <w:szCs w:val="22"/>
              </w:rPr>
            </w:pPr>
            <w:del w:id="8273" w:author="Author">
              <w:r w:rsidDel="009E644C">
                <w:rPr>
                  <w:rFonts w:ascii="Calibri" w:hAnsi="Calibri" w:cs="Calibri"/>
                  <w:color w:val="000000"/>
                  <w:sz w:val="22"/>
                  <w:szCs w:val="22"/>
                </w:rPr>
                <w:delText>8.48</w:delText>
              </w:r>
            </w:del>
          </w:p>
        </w:tc>
        <w:tc>
          <w:tcPr>
            <w:tcW w:w="1240" w:type="dxa"/>
            <w:vAlign w:val="bottom"/>
          </w:tcPr>
          <w:p w14:paraId="0BE8ECEA" w14:textId="18F0230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74" w:author="Author"/>
                <w:rFonts w:asciiTheme="minorHAnsi" w:hAnsiTheme="minorHAnsi" w:cstheme="minorHAnsi"/>
                <w:color w:val="000000"/>
                <w:sz w:val="22"/>
                <w:szCs w:val="22"/>
              </w:rPr>
            </w:pPr>
            <w:del w:id="8275" w:author="Author">
              <w:r w:rsidDel="009E644C">
                <w:rPr>
                  <w:rFonts w:ascii="Calibri" w:hAnsi="Calibri" w:cs="Calibri"/>
                  <w:color w:val="000000"/>
                  <w:sz w:val="22"/>
                  <w:szCs w:val="22"/>
                </w:rPr>
                <w:delText>99.83</w:delText>
              </w:r>
            </w:del>
          </w:p>
        </w:tc>
        <w:tc>
          <w:tcPr>
            <w:tcW w:w="886" w:type="dxa"/>
            <w:vAlign w:val="bottom"/>
          </w:tcPr>
          <w:p w14:paraId="01D593AB" w14:textId="08EB664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76" w:author="Author"/>
                <w:rFonts w:asciiTheme="minorHAnsi" w:hAnsiTheme="minorHAnsi" w:cstheme="minorHAnsi"/>
                <w:color w:val="000000"/>
                <w:sz w:val="22"/>
                <w:szCs w:val="22"/>
              </w:rPr>
            </w:pPr>
            <w:del w:id="8277" w:author="Author">
              <w:r w:rsidDel="009E644C">
                <w:rPr>
                  <w:rFonts w:ascii="Calibri" w:hAnsi="Calibri" w:cs="Calibri"/>
                  <w:color w:val="000000"/>
                  <w:sz w:val="22"/>
                  <w:szCs w:val="22"/>
                </w:rPr>
                <w:delText>8.48</w:delText>
              </w:r>
            </w:del>
          </w:p>
        </w:tc>
        <w:tc>
          <w:tcPr>
            <w:tcW w:w="1240" w:type="dxa"/>
            <w:vAlign w:val="bottom"/>
          </w:tcPr>
          <w:p w14:paraId="798EC59C" w14:textId="64541F9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78" w:author="Author"/>
                <w:rFonts w:asciiTheme="minorHAnsi" w:hAnsiTheme="minorHAnsi" w:cstheme="minorHAnsi"/>
                <w:color w:val="000000"/>
                <w:sz w:val="22"/>
                <w:szCs w:val="22"/>
              </w:rPr>
            </w:pPr>
            <w:del w:id="8279" w:author="Author">
              <w:r w:rsidDel="009E644C">
                <w:rPr>
                  <w:rFonts w:ascii="Calibri" w:hAnsi="Calibri" w:cs="Calibri"/>
                  <w:color w:val="000000"/>
                  <w:sz w:val="22"/>
                  <w:szCs w:val="22"/>
                </w:rPr>
                <w:delText>99.89</w:delText>
              </w:r>
            </w:del>
          </w:p>
        </w:tc>
      </w:tr>
      <w:tr w:rsidR="00F06446" w:rsidDel="009E644C" w14:paraId="1C4C204A" w14:textId="3E2E16FD" w:rsidTr="00784B17">
        <w:trPr>
          <w:cnfStyle w:val="000000100000" w:firstRow="0" w:lastRow="0" w:firstColumn="0" w:lastColumn="0" w:oddVBand="0" w:evenVBand="0" w:oddHBand="1" w:evenHBand="0" w:firstRowFirstColumn="0" w:firstRowLastColumn="0" w:lastRowFirstColumn="0" w:lastRowLastColumn="0"/>
          <w:trHeight w:val="282"/>
          <w:del w:id="828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E3DE8EF" w14:textId="2D8FCAAB" w:rsidR="00F06446" w:rsidDel="009E644C" w:rsidRDefault="00F06446" w:rsidP="00784B17">
            <w:pPr>
              <w:rPr>
                <w:del w:id="8281" w:author="Author"/>
                <w:rFonts w:ascii="Calibri" w:hAnsi="Calibri" w:cs="Calibri"/>
                <w:b w:val="0"/>
                <w:bCs w:val="0"/>
                <w:color w:val="000000"/>
                <w:sz w:val="22"/>
                <w:szCs w:val="22"/>
              </w:rPr>
            </w:pPr>
            <w:del w:id="8282" w:author="Author">
              <w:r w:rsidDel="009E644C">
                <w:rPr>
                  <w:rFonts w:ascii="Calibri" w:hAnsi="Calibri" w:cs="Calibri"/>
                  <w:b w:val="0"/>
                  <w:bCs w:val="0"/>
                  <w:color w:val="000000"/>
                  <w:sz w:val="22"/>
                  <w:szCs w:val="22"/>
                </w:rPr>
                <w:delText>1536</w:delText>
              </w:r>
            </w:del>
          </w:p>
        </w:tc>
        <w:tc>
          <w:tcPr>
            <w:tcW w:w="851" w:type="dxa"/>
            <w:vAlign w:val="bottom"/>
          </w:tcPr>
          <w:p w14:paraId="181DEEC5" w14:textId="516B869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83" w:author="Author"/>
                <w:rFonts w:asciiTheme="minorHAnsi" w:hAnsiTheme="minorHAnsi" w:cstheme="minorHAnsi"/>
                <w:color w:val="000000"/>
                <w:sz w:val="22"/>
                <w:szCs w:val="22"/>
              </w:rPr>
            </w:pPr>
            <w:del w:id="8284" w:author="Author">
              <w:r w:rsidDel="009E644C">
                <w:rPr>
                  <w:rFonts w:ascii="Calibri" w:hAnsi="Calibri" w:cs="Calibri"/>
                  <w:color w:val="000000"/>
                  <w:sz w:val="22"/>
                  <w:szCs w:val="22"/>
                </w:rPr>
                <w:delText>7.88</w:delText>
              </w:r>
            </w:del>
          </w:p>
        </w:tc>
        <w:tc>
          <w:tcPr>
            <w:tcW w:w="1240" w:type="dxa"/>
            <w:vAlign w:val="bottom"/>
          </w:tcPr>
          <w:p w14:paraId="4F5DBC27" w14:textId="6DF5186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85" w:author="Author"/>
                <w:rFonts w:asciiTheme="minorHAnsi" w:hAnsiTheme="minorHAnsi" w:cstheme="minorHAnsi"/>
                <w:color w:val="000000"/>
                <w:sz w:val="22"/>
                <w:szCs w:val="22"/>
              </w:rPr>
            </w:pPr>
            <w:del w:id="8286" w:author="Author">
              <w:r w:rsidDel="009E644C">
                <w:rPr>
                  <w:rFonts w:ascii="Calibri" w:hAnsi="Calibri" w:cs="Calibri"/>
                  <w:color w:val="000000"/>
                  <w:sz w:val="22"/>
                  <w:szCs w:val="22"/>
                </w:rPr>
                <w:delText>96.81</w:delText>
              </w:r>
            </w:del>
          </w:p>
        </w:tc>
        <w:tc>
          <w:tcPr>
            <w:tcW w:w="851" w:type="dxa"/>
            <w:vAlign w:val="bottom"/>
          </w:tcPr>
          <w:p w14:paraId="5A081409" w14:textId="605C6B0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87" w:author="Author"/>
                <w:rFonts w:asciiTheme="minorHAnsi" w:hAnsiTheme="minorHAnsi" w:cstheme="minorHAnsi"/>
                <w:color w:val="000000"/>
                <w:sz w:val="22"/>
                <w:szCs w:val="22"/>
              </w:rPr>
            </w:pPr>
            <w:del w:id="8288" w:author="Author">
              <w:r w:rsidDel="009E644C">
                <w:rPr>
                  <w:rFonts w:ascii="Calibri" w:hAnsi="Calibri" w:cs="Calibri"/>
                  <w:color w:val="000000"/>
                  <w:sz w:val="22"/>
                  <w:szCs w:val="22"/>
                </w:rPr>
                <w:delText>8.14</w:delText>
              </w:r>
            </w:del>
          </w:p>
        </w:tc>
        <w:tc>
          <w:tcPr>
            <w:tcW w:w="1240" w:type="dxa"/>
            <w:vAlign w:val="bottom"/>
          </w:tcPr>
          <w:p w14:paraId="02F57E61" w14:textId="15795E4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89" w:author="Author"/>
                <w:rFonts w:asciiTheme="minorHAnsi" w:hAnsiTheme="minorHAnsi" w:cstheme="minorHAnsi"/>
                <w:color w:val="000000"/>
                <w:sz w:val="22"/>
                <w:szCs w:val="22"/>
              </w:rPr>
            </w:pPr>
            <w:del w:id="8290" w:author="Author">
              <w:r w:rsidDel="009E644C">
                <w:rPr>
                  <w:rFonts w:ascii="Calibri" w:hAnsi="Calibri" w:cs="Calibri"/>
                  <w:color w:val="000000"/>
                  <w:sz w:val="22"/>
                  <w:szCs w:val="22"/>
                </w:rPr>
                <w:delText>100.08</w:delText>
              </w:r>
            </w:del>
          </w:p>
        </w:tc>
        <w:tc>
          <w:tcPr>
            <w:tcW w:w="886" w:type="dxa"/>
            <w:vAlign w:val="bottom"/>
          </w:tcPr>
          <w:p w14:paraId="1EFE124D" w14:textId="7BEE59A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91" w:author="Author"/>
                <w:rFonts w:asciiTheme="minorHAnsi" w:hAnsiTheme="minorHAnsi" w:cstheme="minorHAnsi"/>
                <w:color w:val="000000"/>
                <w:sz w:val="22"/>
                <w:szCs w:val="22"/>
              </w:rPr>
            </w:pPr>
            <w:del w:id="8292" w:author="Author">
              <w:r w:rsidDel="009E644C">
                <w:rPr>
                  <w:rFonts w:ascii="Calibri" w:hAnsi="Calibri" w:cs="Calibri"/>
                  <w:color w:val="000000"/>
                  <w:sz w:val="22"/>
                  <w:szCs w:val="22"/>
                </w:rPr>
                <w:delText>8.15</w:delText>
              </w:r>
            </w:del>
          </w:p>
        </w:tc>
        <w:tc>
          <w:tcPr>
            <w:tcW w:w="1240" w:type="dxa"/>
            <w:vAlign w:val="bottom"/>
          </w:tcPr>
          <w:p w14:paraId="1410DD42" w14:textId="36DE250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93" w:author="Author"/>
                <w:rFonts w:asciiTheme="minorHAnsi" w:hAnsiTheme="minorHAnsi" w:cstheme="minorHAnsi"/>
                <w:color w:val="000000"/>
                <w:sz w:val="22"/>
                <w:szCs w:val="22"/>
              </w:rPr>
            </w:pPr>
            <w:del w:id="8294" w:author="Author">
              <w:r w:rsidDel="009E644C">
                <w:rPr>
                  <w:rFonts w:ascii="Calibri" w:hAnsi="Calibri" w:cs="Calibri"/>
                  <w:color w:val="000000"/>
                  <w:sz w:val="22"/>
                  <w:szCs w:val="22"/>
                </w:rPr>
                <w:delText>100.17</w:delText>
              </w:r>
            </w:del>
          </w:p>
        </w:tc>
        <w:tc>
          <w:tcPr>
            <w:tcW w:w="886" w:type="dxa"/>
            <w:vAlign w:val="bottom"/>
          </w:tcPr>
          <w:p w14:paraId="6604E9D1" w14:textId="2DF46B3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95" w:author="Author"/>
                <w:rFonts w:asciiTheme="minorHAnsi" w:hAnsiTheme="minorHAnsi" w:cstheme="minorHAnsi"/>
                <w:color w:val="000000"/>
                <w:sz w:val="22"/>
                <w:szCs w:val="22"/>
              </w:rPr>
            </w:pPr>
            <w:del w:id="8296" w:author="Author">
              <w:r w:rsidDel="009E644C">
                <w:rPr>
                  <w:rFonts w:ascii="Calibri" w:hAnsi="Calibri" w:cs="Calibri"/>
                  <w:color w:val="000000"/>
                  <w:sz w:val="22"/>
                  <w:szCs w:val="22"/>
                </w:rPr>
                <w:delText>8.15</w:delText>
              </w:r>
            </w:del>
          </w:p>
        </w:tc>
        <w:tc>
          <w:tcPr>
            <w:tcW w:w="1240" w:type="dxa"/>
            <w:vAlign w:val="bottom"/>
          </w:tcPr>
          <w:p w14:paraId="658AE3A5" w14:textId="5CBF9E7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97" w:author="Author"/>
                <w:rFonts w:asciiTheme="minorHAnsi" w:hAnsiTheme="minorHAnsi" w:cstheme="minorHAnsi"/>
                <w:color w:val="000000"/>
                <w:sz w:val="22"/>
                <w:szCs w:val="22"/>
              </w:rPr>
            </w:pPr>
            <w:del w:id="8298" w:author="Author">
              <w:r w:rsidDel="009E644C">
                <w:rPr>
                  <w:rFonts w:ascii="Calibri" w:hAnsi="Calibri" w:cs="Calibri"/>
                  <w:color w:val="000000"/>
                  <w:sz w:val="22"/>
                  <w:szCs w:val="22"/>
                </w:rPr>
                <w:delText>100.17</w:delText>
              </w:r>
            </w:del>
          </w:p>
        </w:tc>
      </w:tr>
      <w:tr w:rsidR="00F06446" w:rsidDel="009E644C" w14:paraId="776057A1" w14:textId="7F8761EB" w:rsidTr="00784B17">
        <w:trPr>
          <w:trHeight w:val="282"/>
          <w:del w:id="829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F7F6737" w14:textId="4713BEC5" w:rsidR="00F06446" w:rsidDel="009E644C" w:rsidRDefault="00F06446" w:rsidP="00784B17">
            <w:pPr>
              <w:rPr>
                <w:del w:id="8300" w:author="Author"/>
                <w:rFonts w:ascii="Calibri" w:hAnsi="Calibri" w:cs="Calibri"/>
                <w:b w:val="0"/>
                <w:bCs w:val="0"/>
                <w:color w:val="000000"/>
                <w:sz w:val="22"/>
                <w:szCs w:val="22"/>
              </w:rPr>
            </w:pPr>
            <w:del w:id="8301" w:author="Author">
              <w:r w:rsidDel="009E644C">
                <w:rPr>
                  <w:rFonts w:ascii="Calibri" w:hAnsi="Calibri" w:cs="Calibri"/>
                  <w:b w:val="0"/>
                  <w:bCs w:val="0"/>
                  <w:color w:val="000000"/>
                  <w:sz w:val="22"/>
                  <w:szCs w:val="22"/>
                </w:rPr>
                <w:delText>1600</w:delText>
              </w:r>
            </w:del>
          </w:p>
        </w:tc>
        <w:tc>
          <w:tcPr>
            <w:tcW w:w="851" w:type="dxa"/>
            <w:vAlign w:val="bottom"/>
          </w:tcPr>
          <w:p w14:paraId="45A76286" w14:textId="64F9F42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02" w:author="Author"/>
                <w:rFonts w:asciiTheme="minorHAnsi" w:hAnsiTheme="minorHAnsi" w:cstheme="minorHAnsi"/>
                <w:color w:val="000000"/>
                <w:sz w:val="22"/>
                <w:szCs w:val="22"/>
              </w:rPr>
            </w:pPr>
            <w:del w:id="8303" w:author="Author">
              <w:r w:rsidDel="009E644C">
                <w:rPr>
                  <w:rFonts w:ascii="Calibri" w:hAnsi="Calibri" w:cs="Calibri"/>
                  <w:color w:val="000000"/>
                  <w:sz w:val="22"/>
                  <w:szCs w:val="22"/>
                </w:rPr>
                <w:delText>7.43</w:delText>
              </w:r>
            </w:del>
          </w:p>
        </w:tc>
        <w:tc>
          <w:tcPr>
            <w:tcW w:w="1240" w:type="dxa"/>
            <w:vAlign w:val="bottom"/>
          </w:tcPr>
          <w:p w14:paraId="417B9BB3" w14:textId="72076B3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04" w:author="Author"/>
                <w:rFonts w:asciiTheme="minorHAnsi" w:hAnsiTheme="minorHAnsi" w:cstheme="minorHAnsi"/>
                <w:color w:val="000000"/>
                <w:sz w:val="22"/>
                <w:szCs w:val="22"/>
              </w:rPr>
            </w:pPr>
            <w:del w:id="8305" w:author="Author">
              <w:r w:rsidDel="009E644C">
                <w:rPr>
                  <w:rFonts w:ascii="Calibri" w:hAnsi="Calibri" w:cs="Calibri"/>
                  <w:color w:val="000000"/>
                  <w:sz w:val="22"/>
                  <w:szCs w:val="22"/>
                </w:rPr>
                <w:delText>95.05</w:delText>
              </w:r>
            </w:del>
          </w:p>
        </w:tc>
        <w:tc>
          <w:tcPr>
            <w:tcW w:w="851" w:type="dxa"/>
            <w:vAlign w:val="bottom"/>
          </w:tcPr>
          <w:p w14:paraId="3E1106E2" w14:textId="0E28486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06" w:author="Author"/>
                <w:rFonts w:asciiTheme="minorHAnsi" w:hAnsiTheme="minorHAnsi" w:cstheme="minorHAnsi"/>
                <w:color w:val="000000"/>
                <w:sz w:val="22"/>
                <w:szCs w:val="22"/>
              </w:rPr>
            </w:pPr>
            <w:del w:id="8307" w:author="Author">
              <w:r w:rsidDel="009E644C">
                <w:rPr>
                  <w:rFonts w:ascii="Calibri" w:hAnsi="Calibri" w:cs="Calibri"/>
                  <w:color w:val="000000"/>
                  <w:sz w:val="22"/>
                  <w:szCs w:val="22"/>
                </w:rPr>
                <w:delText>7.84</w:delText>
              </w:r>
            </w:del>
          </w:p>
        </w:tc>
        <w:tc>
          <w:tcPr>
            <w:tcW w:w="1240" w:type="dxa"/>
            <w:vAlign w:val="bottom"/>
          </w:tcPr>
          <w:p w14:paraId="2E41D250" w14:textId="1CC1734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08" w:author="Author"/>
                <w:rFonts w:asciiTheme="minorHAnsi" w:hAnsiTheme="minorHAnsi" w:cstheme="minorHAnsi"/>
                <w:color w:val="000000"/>
                <w:sz w:val="22"/>
                <w:szCs w:val="22"/>
              </w:rPr>
            </w:pPr>
            <w:del w:id="8309" w:author="Author">
              <w:r w:rsidDel="009E644C">
                <w:rPr>
                  <w:rFonts w:ascii="Calibri" w:hAnsi="Calibri" w:cs="Calibri"/>
                  <w:color w:val="000000"/>
                  <w:sz w:val="22"/>
                  <w:szCs w:val="22"/>
                </w:rPr>
                <w:delText>100.34</w:delText>
              </w:r>
            </w:del>
          </w:p>
        </w:tc>
        <w:tc>
          <w:tcPr>
            <w:tcW w:w="886" w:type="dxa"/>
            <w:vAlign w:val="bottom"/>
          </w:tcPr>
          <w:p w14:paraId="2E2E021B" w14:textId="2B43821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10" w:author="Author"/>
                <w:rFonts w:asciiTheme="minorHAnsi" w:hAnsiTheme="minorHAnsi" w:cstheme="minorHAnsi"/>
                <w:color w:val="000000"/>
                <w:sz w:val="22"/>
                <w:szCs w:val="22"/>
              </w:rPr>
            </w:pPr>
            <w:del w:id="8311" w:author="Author">
              <w:r w:rsidDel="009E644C">
                <w:rPr>
                  <w:rFonts w:ascii="Calibri" w:hAnsi="Calibri" w:cs="Calibri"/>
                  <w:color w:val="000000"/>
                  <w:sz w:val="22"/>
                  <w:szCs w:val="22"/>
                </w:rPr>
                <w:delText>7.84</w:delText>
              </w:r>
            </w:del>
          </w:p>
        </w:tc>
        <w:tc>
          <w:tcPr>
            <w:tcW w:w="1240" w:type="dxa"/>
            <w:vAlign w:val="bottom"/>
          </w:tcPr>
          <w:p w14:paraId="3613A4BE" w14:textId="25D8F9A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12" w:author="Author"/>
                <w:rFonts w:asciiTheme="minorHAnsi" w:hAnsiTheme="minorHAnsi" w:cstheme="minorHAnsi"/>
                <w:color w:val="000000"/>
                <w:sz w:val="22"/>
                <w:szCs w:val="22"/>
              </w:rPr>
            </w:pPr>
            <w:del w:id="8313" w:author="Author">
              <w:r w:rsidDel="009E644C">
                <w:rPr>
                  <w:rFonts w:ascii="Calibri" w:hAnsi="Calibri" w:cs="Calibri"/>
                  <w:color w:val="000000"/>
                  <w:sz w:val="22"/>
                  <w:szCs w:val="22"/>
                </w:rPr>
                <w:delText>100.38</w:delText>
              </w:r>
            </w:del>
          </w:p>
        </w:tc>
        <w:tc>
          <w:tcPr>
            <w:tcW w:w="886" w:type="dxa"/>
            <w:vAlign w:val="bottom"/>
          </w:tcPr>
          <w:p w14:paraId="2AA3EC2F" w14:textId="348F8EF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14" w:author="Author"/>
                <w:rFonts w:asciiTheme="minorHAnsi" w:hAnsiTheme="minorHAnsi" w:cstheme="minorHAnsi"/>
                <w:color w:val="000000"/>
                <w:sz w:val="22"/>
                <w:szCs w:val="22"/>
              </w:rPr>
            </w:pPr>
            <w:del w:id="8315" w:author="Author">
              <w:r w:rsidDel="009E644C">
                <w:rPr>
                  <w:rFonts w:ascii="Calibri" w:hAnsi="Calibri" w:cs="Calibri"/>
                  <w:color w:val="000000"/>
                  <w:sz w:val="22"/>
                  <w:szCs w:val="22"/>
                </w:rPr>
                <w:delText>7.85</w:delText>
              </w:r>
            </w:del>
          </w:p>
        </w:tc>
        <w:tc>
          <w:tcPr>
            <w:tcW w:w="1240" w:type="dxa"/>
            <w:vAlign w:val="bottom"/>
          </w:tcPr>
          <w:p w14:paraId="6DA894C6" w14:textId="2EB8B86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16" w:author="Author"/>
                <w:rFonts w:asciiTheme="minorHAnsi" w:hAnsiTheme="minorHAnsi" w:cstheme="minorHAnsi"/>
                <w:color w:val="000000"/>
                <w:sz w:val="22"/>
                <w:szCs w:val="22"/>
              </w:rPr>
            </w:pPr>
            <w:del w:id="8317" w:author="Author">
              <w:r w:rsidDel="009E644C">
                <w:rPr>
                  <w:rFonts w:ascii="Calibri" w:hAnsi="Calibri" w:cs="Calibri"/>
                  <w:color w:val="000000"/>
                  <w:sz w:val="22"/>
                  <w:szCs w:val="22"/>
                </w:rPr>
                <w:delText>100.44</w:delText>
              </w:r>
            </w:del>
          </w:p>
        </w:tc>
      </w:tr>
      <w:tr w:rsidR="00F06446" w:rsidDel="009E644C" w14:paraId="4597C392" w14:textId="54DCA5DD" w:rsidTr="00784B17">
        <w:trPr>
          <w:cnfStyle w:val="000000100000" w:firstRow="0" w:lastRow="0" w:firstColumn="0" w:lastColumn="0" w:oddVBand="0" w:evenVBand="0" w:oddHBand="1" w:evenHBand="0" w:firstRowFirstColumn="0" w:firstRowLastColumn="0" w:lastRowFirstColumn="0" w:lastRowLastColumn="0"/>
          <w:trHeight w:val="282"/>
          <w:del w:id="831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60EA450" w14:textId="178AD3A3" w:rsidR="00F06446" w:rsidDel="009E644C" w:rsidRDefault="00F06446" w:rsidP="00784B17">
            <w:pPr>
              <w:rPr>
                <w:del w:id="8319" w:author="Author"/>
                <w:rFonts w:ascii="Calibri" w:hAnsi="Calibri" w:cs="Calibri"/>
                <w:b w:val="0"/>
                <w:bCs w:val="0"/>
                <w:color w:val="000000"/>
                <w:sz w:val="22"/>
                <w:szCs w:val="22"/>
              </w:rPr>
            </w:pPr>
            <w:del w:id="8320" w:author="Author">
              <w:r w:rsidDel="009E644C">
                <w:rPr>
                  <w:rFonts w:ascii="Calibri" w:hAnsi="Calibri" w:cs="Calibri"/>
                  <w:b w:val="0"/>
                  <w:bCs w:val="0"/>
                  <w:color w:val="000000"/>
                  <w:sz w:val="22"/>
                  <w:szCs w:val="22"/>
                </w:rPr>
                <w:delText>1664</w:delText>
              </w:r>
            </w:del>
          </w:p>
        </w:tc>
        <w:tc>
          <w:tcPr>
            <w:tcW w:w="851" w:type="dxa"/>
            <w:vAlign w:val="bottom"/>
          </w:tcPr>
          <w:p w14:paraId="3AC26F66" w14:textId="6202394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21" w:author="Author"/>
                <w:rFonts w:asciiTheme="minorHAnsi" w:hAnsiTheme="minorHAnsi" w:cstheme="minorHAnsi"/>
                <w:color w:val="000000"/>
                <w:sz w:val="22"/>
                <w:szCs w:val="22"/>
              </w:rPr>
            </w:pPr>
            <w:del w:id="8322" w:author="Author">
              <w:r w:rsidDel="009E644C">
                <w:rPr>
                  <w:rFonts w:ascii="Calibri" w:hAnsi="Calibri" w:cs="Calibri"/>
                  <w:color w:val="000000"/>
                  <w:sz w:val="22"/>
                  <w:szCs w:val="22"/>
                </w:rPr>
                <w:delText>7.35</w:delText>
              </w:r>
            </w:del>
          </w:p>
        </w:tc>
        <w:tc>
          <w:tcPr>
            <w:tcW w:w="1240" w:type="dxa"/>
            <w:vAlign w:val="bottom"/>
          </w:tcPr>
          <w:p w14:paraId="503869D4" w14:textId="07EAE94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23" w:author="Author"/>
                <w:rFonts w:asciiTheme="minorHAnsi" w:hAnsiTheme="minorHAnsi" w:cstheme="minorHAnsi"/>
                <w:color w:val="000000"/>
                <w:sz w:val="22"/>
                <w:szCs w:val="22"/>
              </w:rPr>
            </w:pPr>
            <w:del w:id="8324" w:author="Author">
              <w:r w:rsidDel="009E644C">
                <w:rPr>
                  <w:rFonts w:ascii="Calibri" w:hAnsi="Calibri" w:cs="Calibri"/>
                  <w:color w:val="000000"/>
                  <w:sz w:val="22"/>
                  <w:szCs w:val="22"/>
                </w:rPr>
                <w:delText>97.86</w:delText>
              </w:r>
            </w:del>
          </w:p>
        </w:tc>
        <w:tc>
          <w:tcPr>
            <w:tcW w:w="851" w:type="dxa"/>
            <w:vAlign w:val="bottom"/>
          </w:tcPr>
          <w:p w14:paraId="1F40D8B0" w14:textId="58FF69D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25" w:author="Author"/>
                <w:rFonts w:asciiTheme="minorHAnsi" w:hAnsiTheme="minorHAnsi" w:cstheme="minorHAnsi"/>
                <w:color w:val="000000"/>
                <w:sz w:val="22"/>
                <w:szCs w:val="22"/>
              </w:rPr>
            </w:pPr>
            <w:del w:id="8326" w:author="Author">
              <w:r w:rsidDel="009E644C">
                <w:rPr>
                  <w:rFonts w:ascii="Calibri" w:hAnsi="Calibri" w:cs="Calibri"/>
                  <w:color w:val="000000"/>
                  <w:sz w:val="22"/>
                  <w:szCs w:val="22"/>
                </w:rPr>
                <w:delText>7.56</w:delText>
              </w:r>
            </w:del>
          </w:p>
        </w:tc>
        <w:tc>
          <w:tcPr>
            <w:tcW w:w="1240" w:type="dxa"/>
            <w:vAlign w:val="bottom"/>
          </w:tcPr>
          <w:p w14:paraId="15C59648" w14:textId="0380D72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27" w:author="Author"/>
                <w:rFonts w:asciiTheme="minorHAnsi" w:hAnsiTheme="minorHAnsi" w:cstheme="minorHAnsi"/>
                <w:color w:val="000000"/>
                <w:sz w:val="22"/>
                <w:szCs w:val="22"/>
              </w:rPr>
            </w:pPr>
            <w:del w:id="8328" w:author="Author">
              <w:r w:rsidDel="009E644C">
                <w:rPr>
                  <w:rFonts w:ascii="Calibri" w:hAnsi="Calibri" w:cs="Calibri"/>
                  <w:color w:val="000000"/>
                  <w:sz w:val="22"/>
                  <w:szCs w:val="22"/>
                </w:rPr>
                <w:delText>100.58</w:delText>
              </w:r>
            </w:del>
          </w:p>
        </w:tc>
        <w:tc>
          <w:tcPr>
            <w:tcW w:w="886" w:type="dxa"/>
            <w:vAlign w:val="bottom"/>
          </w:tcPr>
          <w:p w14:paraId="5823006D" w14:textId="07A1D5C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29" w:author="Author"/>
                <w:rFonts w:asciiTheme="minorHAnsi" w:hAnsiTheme="minorHAnsi" w:cstheme="minorHAnsi"/>
                <w:color w:val="000000"/>
                <w:sz w:val="22"/>
                <w:szCs w:val="22"/>
              </w:rPr>
            </w:pPr>
            <w:del w:id="8330" w:author="Author">
              <w:r w:rsidDel="009E644C">
                <w:rPr>
                  <w:rFonts w:ascii="Calibri" w:hAnsi="Calibri" w:cs="Calibri"/>
                  <w:color w:val="000000"/>
                  <w:sz w:val="22"/>
                  <w:szCs w:val="22"/>
                </w:rPr>
                <w:delText>7.56</w:delText>
              </w:r>
            </w:del>
          </w:p>
        </w:tc>
        <w:tc>
          <w:tcPr>
            <w:tcW w:w="1240" w:type="dxa"/>
            <w:vAlign w:val="bottom"/>
          </w:tcPr>
          <w:p w14:paraId="51D43F3F" w14:textId="1503613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31" w:author="Author"/>
                <w:rFonts w:asciiTheme="minorHAnsi" w:hAnsiTheme="minorHAnsi" w:cstheme="minorHAnsi"/>
                <w:color w:val="000000"/>
                <w:sz w:val="22"/>
                <w:szCs w:val="22"/>
              </w:rPr>
            </w:pPr>
            <w:del w:id="8332" w:author="Author">
              <w:r w:rsidDel="009E644C">
                <w:rPr>
                  <w:rFonts w:ascii="Calibri" w:hAnsi="Calibri" w:cs="Calibri"/>
                  <w:color w:val="000000"/>
                  <w:sz w:val="22"/>
                  <w:szCs w:val="22"/>
                </w:rPr>
                <w:delText>100.64</w:delText>
              </w:r>
            </w:del>
          </w:p>
        </w:tc>
        <w:tc>
          <w:tcPr>
            <w:tcW w:w="886" w:type="dxa"/>
            <w:vAlign w:val="bottom"/>
          </w:tcPr>
          <w:p w14:paraId="568B3212" w14:textId="05D6786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33" w:author="Author"/>
                <w:rFonts w:asciiTheme="minorHAnsi" w:hAnsiTheme="minorHAnsi" w:cstheme="minorHAnsi"/>
                <w:color w:val="000000"/>
                <w:sz w:val="22"/>
                <w:szCs w:val="22"/>
              </w:rPr>
            </w:pPr>
            <w:del w:id="8334" w:author="Author">
              <w:r w:rsidDel="009E644C">
                <w:rPr>
                  <w:rFonts w:ascii="Calibri" w:hAnsi="Calibri" w:cs="Calibri"/>
                  <w:color w:val="000000"/>
                  <w:sz w:val="22"/>
                  <w:szCs w:val="22"/>
                </w:rPr>
                <w:delText>7.56</w:delText>
              </w:r>
            </w:del>
          </w:p>
        </w:tc>
        <w:tc>
          <w:tcPr>
            <w:tcW w:w="1240" w:type="dxa"/>
            <w:vAlign w:val="bottom"/>
          </w:tcPr>
          <w:p w14:paraId="350CC2BE" w14:textId="6D28E4C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35" w:author="Author"/>
                <w:rFonts w:asciiTheme="minorHAnsi" w:hAnsiTheme="minorHAnsi" w:cstheme="minorHAnsi"/>
                <w:color w:val="000000"/>
                <w:sz w:val="22"/>
                <w:szCs w:val="22"/>
              </w:rPr>
            </w:pPr>
            <w:del w:id="8336" w:author="Author">
              <w:r w:rsidDel="009E644C">
                <w:rPr>
                  <w:rFonts w:ascii="Calibri" w:hAnsi="Calibri" w:cs="Calibri"/>
                  <w:color w:val="000000"/>
                  <w:sz w:val="22"/>
                  <w:szCs w:val="22"/>
                </w:rPr>
                <w:delText>100.65</w:delText>
              </w:r>
            </w:del>
          </w:p>
        </w:tc>
      </w:tr>
      <w:tr w:rsidR="00F06446" w:rsidDel="009E644C" w14:paraId="20B4FBDF" w14:textId="052C5BCF" w:rsidTr="00784B17">
        <w:trPr>
          <w:trHeight w:val="282"/>
          <w:del w:id="833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A369BFE" w14:textId="738015CE" w:rsidR="00F06446" w:rsidDel="009E644C" w:rsidRDefault="00F06446" w:rsidP="00784B17">
            <w:pPr>
              <w:rPr>
                <w:del w:id="8338" w:author="Author"/>
                <w:rFonts w:ascii="Calibri" w:hAnsi="Calibri" w:cs="Calibri"/>
                <w:b w:val="0"/>
                <w:bCs w:val="0"/>
                <w:color w:val="000000"/>
                <w:sz w:val="22"/>
                <w:szCs w:val="22"/>
              </w:rPr>
            </w:pPr>
            <w:del w:id="8339" w:author="Author">
              <w:r w:rsidDel="009E644C">
                <w:rPr>
                  <w:rFonts w:ascii="Calibri" w:hAnsi="Calibri" w:cs="Calibri"/>
                  <w:b w:val="0"/>
                  <w:bCs w:val="0"/>
                  <w:color w:val="000000"/>
                  <w:sz w:val="22"/>
                  <w:szCs w:val="22"/>
                </w:rPr>
                <w:delText>1728</w:delText>
              </w:r>
            </w:del>
          </w:p>
        </w:tc>
        <w:tc>
          <w:tcPr>
            <w:tcW w:w="851" w:type="dxa"/>
            <w:vAlign w:val="bottom"/>
          </w:tcPr>
          <w:p w14:paraId="4C0B44F3" w14:textId="675D8F0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40" w:author="Author"/>
                <w:rFonts w:asciiTheme="minorHAnsi" w:hAnsiTheme="minorHAnsi" w:cstheme="minorHAnsi"/>
                <w:color w:val="000000"/>
                <w:sz w:val="22"/>
                <w:szCs w:val="22"/>
              </w:rPr>
            </w:pPr>
            <w:del w:id="8341" w:author="Author">
              <w:r w:rsidDel="009E644C">
                <w:rPr>
                  <w:rFonts w:ascii="Calibri" w:hAnsi="Calibri" w:cs="Calibri"/>
                  <w:color w:val="000000"/>
                  <w:sz w:val="22"/>
                  <w:szCs w:val="22"/>
                </w:rPr>
                <w:delText>7.19</w:delText>
              </w:r>
            </w:del>
          </w:p>
        </w:tc>
        <w:tc>
          <w:tcPr>
            <w:tcW w:w="1240" w:type="dxa"/>
            <w:vAlign w:val="bottom"/>
          </w:tcPr>
          <w:p w14:paraId="67610AC5" w14:textId="0F2E995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42" w:author="Author"/>
                <w:rFonts w:asciiTheme="minorHAnsi" w:hAnsiTheme="minorHAnsi" w:cstheme="minorHAnsi"/>
                <w:color w:val="000000"/>
                <w:sz w:val="22"/>
                <w:szCs w:val="22"/>
              </w:rPr>
            </w:pPr>
            <w:del w:id="8343" w:author="Author">
              <w:r w:rsidDel="009E644C">
                <w:rPr>
                  <w:rFonts w:ascii="Calibri" w:hAnsi="Calibri" w:cs="Calibri"/>
                  <w:color w:val="000000"/>
                  <w:sz w:val="22"/>
                  <w:szCs w:val="22"/>
                </w:rPr>
                <w:delText>99.45</w:delText>
              </w:r>
            </w:del>
          </w:p>
        </w:tc>
        <w:tc>
          <w:tcPr>
            <w:tcW w:w="851" w:type="dxa"/>
            <w:vAlign w:val="bottom"/>
          </w:tcPr>
          <w:p w14:paraId="10E7285F" w14:textId="3EF461F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44" w:author="Author"/>
                <w:rFonts w:asciiTheme="minorHAnsi" w:hAnsiTheme="minorHAnsi" w:cstheme="minorHAnsi"/>
                <w:color w:val="000000"/>
                <w:sz w:val="22"/>
                <w:szCs w:val="22"/>
              </w:rPr>
            </w:pPr>
            <w:del w:id="8345" w:author="Author">
              <w:r w:rsidDel="009E644C">
                <w:rPr>
                  <w:rFonts w:ascii="Calibri" w:hAnsi="Calibri" w:cs="Calibri"/>
                  <w:color w:val="000000"/>
                  <w:sz w:val="22"/>
                  <w:szCs w:val="22"/>
                </w:rPr>
                <w:delText>7.29</w:delText>
              </w:r>
            </w:del>
          </w:p>
        </w:tc>
        <w:tc>
          <w:tcPr>
            <w:tcW w:w="1240" w:type="dxa"/>
            <w:vAlign w:val="bottom"/>
          </w:tcPr>
          <w:p w14:paraId="0F048135" w14:textId="01D1AD0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46" w:author="Author"/>
                <w:rFonts w:asciiTheme="minorHAnsi" w:hAnsiTheme="minorHAnsi" w:cstheme="minorHAnsi"/>
                <w:color w:val="000000"/>
                <w:sz w:val="22"/>
                <w:szCs w:val="22"/>
              </w:rPr>
            </w:pPr>
            <w:del w:id="8347" w:author="Author">
              <w:r w:rsidDel="009E644C">
                <w:rPr>
                  <w:rFonts w:ascii="Calibri" w:hAnsi="Calibri" w:cs="Calibri"/>
                  <w:color w:val="000000"/>
                  <w:sz w:val="22"/>
                  <w:szCs w:val="22"/>
                </w:rPr>
                <w:delText>100.83</w:delText>
              </w:r>
            </w:del>
          </w:p>
        </w:tc>
        <w:tc>
          <w:tcPr>
            <w:tcW w:w="886" w:type="dxa"/>
            <w:vAlign w:val="bottom"/>
          </w:tcPr>
          <w:p w14:paraId="3ADD86AD" w14:textId="1F2F0FE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48" w:author="Author"/>
                <w:rFonts w:asciiTheme="minorHAnsi" w:hAnsiTheme="minorHAnsi" w:cstheme="minorHAnsi"/>
                <w:color w:val="000000"/>
                <w:sz w:val="22"/>
                <w:szCs w:val="22"/>
              </w:rPr>
            </w:pPr>
            <w:del w:id="8349" w:author="Author">
              <w:r w:rsidDel="009E644C">
                <w:rPr>
                  <w:rFonts w:ascii="Calibri" w:hAnsi="Calibri" w:cs="Calibri"/>
                  <w:color w:val="000000"/>
                  <w:sz w:val="22"/>
                  <w:szCs w:val="22"/>
                </w:rPr>
                <w:delText>7.29</w:delText>
              </w:r>
            </w:del>
          </w:p>
        </w:tc>
        <w:tc>
          <w:tcPr>
            <w:tcW w:w="1240" w:type="dxa"/>
            <w:vAlign w:val="bottom"/>
          </w:tcPr>
          <w:p w14:paraId="5F846C11" w14:textId="06707BD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50" w:author="Author"/>
                <w:rFonts w:asciiTheme="minorHAnsi" w:hAnsiTheme="minorHAnsi" w:cstheme="minorHAnsi"/>
                <w:color w:val="000000"/>
                <w:sz w:val="22"/>
                <w:szCs w:val="22"/>
              </w:rPr>
            </w:pPr>
            <w:del w:id="8351" w:author="Author">
              <w:r w:rsidDel="009E644C">
                <w:rPr>
                  <w:rFonts w:ascii="Calibri" w:hAnsi="Calibri" w:cs="Calibri"/>
                  <w:color w:val="000000"/>
                  <w:sz w:val="22"/>
                  <w:szCs w:val="22"/>
                </w:rPr>
                <w:delText>100.82</w:delText>
              </w:r>
            </w:del>
          </w:p>
        </w:tc>
        <w:tc>
          <w:tcPr>
            <w:tcW w:w="886" w:type="dxa"/>
            <w:vAlign w:val="bottom"/>
          </w:tcPr>
          <w:p w14:paraId="7632C47B" w14:textId="5D31D08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52" w:author="Author"/>
                <w:rFonts w:asciiTheme="minorHAnsi" w:hAnsiTheme="minorHAnsi" w:cstheme="minorHAnsi"/>
                <w:color w:val="000000"/>
                <w:sz w:val="22"/>
                <w:szCs w:val="22"/>
              </w:rPr>
            </w:pPr>
            <w:del w:id="8353" w:author="Author">
              <w:r w:rsidDel="009E644C">
                <w:rPr>
                  <w:rFonts w:ascii="Calibri" w:hAnsi="Calibri" w:cs="Calibri"/>
                  <w:color w:val="000000"/>
                  <w:sz w:val="22"/>
                  <w:szCs w:val="22"/>
                </w:rPr>
                <w:delText>7.30</w:delText>
              </w:r>
            </w:del>
          </w:p>
        </w:tc>
        <w:tc>
          <w:tcPr>
            <w:tcW w:w="1240" w:type="dxa"/>
            <w:vAlign w:val="bottom"/>
          </w:tcPr>
          <w:p w14:paraId="14A889A3" w14:textId="194EF57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54" w:author="Author"/>
                <w:rFonts w:asciiTheme="minorHAnsi" w:hAnsiTheme="minorHAnsi" w:cstheme="minorHAnsi"/>
                <w:color w:val="000000"/>
                <w:sz w:val="22"/>
                <w:szCs w:val="22"/>
              </w:rPr>
            </w:pPr>
            <w:del w:id="8355" w:author="Author">
              <w:r w:rsidDel="009E644C">
                <w:rPr>
                  <w:rFonts w:ascii="Calibri" w:hAnsi="Calibri" w:cs="Calibri"/>
                  <w:color w:val="000000"/>
                  <w:sz w:val="22"/>
                  <w:szCs w:val="22"/>
                </w:rPr>
                <w:delText>100.93</w:delText>
              </w:r>
            </w:del>
          </w:p>
        </w:tc>
      </w:tr>
      <w:tr w:rsidR="00F06446" w:rsidDel="009E644C" w14:paraId="45951BFD" w14:textId="1F8131CE" w:rsidTr="00784B17">
        <w:trPr>
          <w:cnfStyle w:val="000000100000" w:firstRow="0" w:lastRow="0" w:firstColumn="0" w:lastColumn="0" w:oddVBand="0" w:evenVBand="0" w:oddHBand="1" w:evenHBand="0" w:firstRowFirstColumn="0" w:firstRowLastColumn="0" w:lastRowFirstColumn="0" w:lastRowLastColumn="0"/>
          <w:trHeight w:val="282"/>
          <w:del w:id="835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A2F62B1" w14:textId="2BF92268" w:rsidR="00F06446" w:rsidDel="009E644C" w:rsidRDefault="00F06446" w:rsidP="00784B17">
            <w:pPr>
              <w:rPr>
                <w:del w:id="8357" w:author="Author"/>
                <w:rFonts w:ascii="Calibri" w:hAnsi="Calibri" w:cs="Calibri"/>
                <w:b w:val="0"/>
                <w:bCs w:val="0"/>
                <w:color w:val="000000"/>
                <w:sz w:val="22"/>
                <w:szCs w:val="22"/>
              </w:rPr>
            </w:pPr>
            <w:del w:id="8358" w:author="Author">
              <w:r w:rsidDel="009E644C">
                <w:rPr>
                  <w:rFonts w:ascii="Calibri" w:hAnsi="Calibri" w:cs="Calibri"/>
                  <w:b w:val="0"/>
                  <w:bCs w:val="0"/>
                  <w:color w:val="000000"/>
                  <w:sz w:val="22"/>
                  <w:szCs w:val="22"/>
                </w:rPr>
                <w:delText>1792</w:delText>
              </w:r>
            </w:del>
          </w:p>
        </w:tc>
        <w:tc>
          <w:tcPr>
            <w:tcW w:w="851" w:type="dxa"/>
            <w:vAlign w:val="bottom"/>
          </w:tcPr>
          <w:p w14:paraId="66EA017B" w14:textId="001E852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59" w:author="Author"/>
                <w:rFonts w:asciiTheme="minorHAnsi" w:hAnsiTheme="minorHAnsi" w:cstheme="minorHAnsi"/>
                <w:color w:val="000000"/>
                <w:sz w:val="22"/>
                <w:szCs w:val="22"/>
              </w:rPr>
            </w:pPr>
            <w:del w:id="8360" w:author="Author">
              <w:r w:rsidDel="009E644C">
                <w:rPr>
                  <w:rFonts w:ascii="Calibri" w:hAnsi="Calibri" w:cs="Calibri"/>
                  <w:color w:val="000000"/>
                  <w:sz w:val="22"/>
                  <w:szCs w:val="22"/>
                </w:rPr>
                <w:delText>6.96</w:delText>
              </w:r>
            </w:del>
          </w:p>
        </w:tc>
        <w:tc>
          <w:tcPr>
            <w:tcW w:w="1240" w:type="dxa"/>
            <w:vAlign w:val="bottom"/>
          </w:tcPr>
          <w:p w14:paraId="3A47BC14" w14:textId="73483C0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61" w:author="Author"/>
                <w:rFonts w:asciiTheme="minorHAnsi" w:hAnsiTheme="minorHAnsi" w:cstheme="minorHAnsi"/>
                <w:color w:val="000000"/>
                <w:sz w:val="22"/>
                <w:szCs w:val="22"/>
              </w:rPr>
            </w:pPr>
            <w:del w:id="8362" w:author="Author">
              <w:r w:rsidDel="009E644C">
                <w:rPr>
                  <w:rFonts w:ascii="Calibri" w:hAnsi="Calibri" w:cs="Calibri"/>
                  <w:color w:val="000000"/>
                  <w:sz w:val="22"/>
                  <w:szCs w:val="22"/>
                </w:rPr>
                <w:delText>99.79</w:delText>
              </w:r>
            </w:del>
          </w:p>
        </w:tc>
        <w:tc>
          <w:tcPr>
            <w:tcW w:w="851" w:type="dxa"/>
            <w:vAlign w:val="bottom"/>
          </w:tcPr>
          <w:p w14:paraId="6D07106C" w14:textId="1136FF8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63" w:author="Author"/>
                <w:rFonts w:asciiTheme="minorHAnsi" w:hAnsiTheme="minorHAnsi" w:cstheme="minorHAnsi"/>
                <w:color w:val="000000"/>
                <w:sz w:val="22"/>
                <w:szCs w:val="22"/>
              </w:rPr>
            </w:pPr>
            <w:del w:id="8364" w:author="Author">
              <w:r w:rsidDel="009E644C">
                <w:rPr>
                  <w:rFonts w:ascii="Calibri" w:hAnsi="Calibri" w:cs="Calibri"/>
                  <w:color w:val="000000"/>
                  <w:sz w:val="22"/>
                  <w:szCs w:val="22"/>
                </w:rPr>
                <w:delText>7.05</w:delText>
              </w:r>
            </w:del>
          </w:p>
        </w:tc>
        <w:tc>
          <w:tcPr>
            <w:tcW w:w="1240" w:type="dxa"/>
            <w:vAlign w:val="bottom"/>
          </w:tcPr>
          <w:p w14:paraId="430DF22D" w14:textId="4D54A13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65" w:author="Author"/>
                <w:rFonts w:asciiTheme="minorHAnsi" w:hAnsiTheme="minorHAnsi" w:cstheme="minorHAnsi"/>
                <w:color w:val="000000"/>
                <w:sz w:val="22"/>
                <w:szCs w:val="22"/>
              </w:rPr>
            </w:pPr>
            <w:del w:id="8366" w:author="Author">
              <w:r w:rsidDel="009E644C">
                <w:rPr>
                  <w:rFonts w:ascii="Calibri" w:hAnsi="Calibri" w:cs="Calibri"/>
                  <w:color w:val="000000"/>
                  <w:sz w:val="22"/>
                  <w:szCs w:val="22"/>
                </w:rPr>
                <w:delText>101.10</w:delText>
              </w:r>
            </w:del>
          </w:p>
        </w:tc>
        <w:tc>
          <w:tcPr>
            <w:tcW w:w="886" w:type="dxa"/>
            <w:vAlign w:val="bottom"/>
          </w:tcPr>
          <w:p w14:paraId="09107467" w14:textId="76B71CD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67" w:author="Author"/>
                <w:rFonts w:asciiTheme="minorHAnsi" w:hAnsiTheme="minorHAnsi" w:cstheme="minorHAnsi"/>
                <w:color w:val="000000"/>
                <w:sz w:val="22"/>
                <w:szCs w:val="22"/>
              </w:rPr>
            </w:pPr>
            <w:del w:id="8368" w:author="Author">
              <w:r w:rsidDel="009E644C">
                <w:rPr>
                  <w:rFonts w:ascii="Calibri" w:hAnsi="Calibri" w:cs="Calibri"/>
                  <w:color w:val="000000"/>
                  <w:sz w:val="22"/>
                  <w:szCs w:val="22"/>
                </w:rPr>
                <w:delText>7.05</w:delText>
              </w:r>
            </w:del>
          </w:p>
        </w:tc>
        <w:tc>
          <w:tcPr>
            <w:tcW w:w="1240" w:type="dxa"/>
            <w:vAlign w:val="bottom"/>
          </w:tcPr>
          <w:p w14:paraId="574E54E7" w14:textId="762DCBB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69" w:author="Author"/>
                <w:rFonts w:asciiTheme="minorHAnsi" w:hAnsiTheme="minorHAnsi" w:cstheme="minorHAnsi"/>
                <w:color w:val="000000"/>
                <w:sz w:val="22"/>
                <w:szCs w:val="22"/>
              </w:rPr>
            </w:pPr>
            <w:del w:id="8370" w:author="Author">
              <w:r w:rsidDel="009E644C">
                <w:rPr>
                  <w:rFonts w:ascii="Calibri" w:hAnsi="Calibri" w:cs="Calibri"/>
                  <w:color w:val="000000"/>
                  <w:sz w:val="22"/>
                  <w:szCs w:val="22"/>
                </w:rPr>
                <w:delText>101.09</w:delText>
              </w:r>
            </w:del>
          </w:p>
        </w:tc>
        <w:tc>
          <w:tcPr>
            <w:tcW w:w="886" w:type="dxa"/>
            <w:vAlign w:val="bottom"/>
          </w:tcPr>
          <w:p w14:paraId="731C18AD" w14:textId="0FAA631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71" w:author="Author"/>
                <w:rFonts w:asciiTheme="minorHAnsi" w:hAnsiTheme="minorHAnsi" w:cstheme="minorHAnsi"/>
                <w:color w:val="000000"/>
                <w:sz w:val="22"/>
                <w:szCs w:val="22"/>
              </w:rPr>
            </w:pPr>
            <w:del w:id="8372" w:author="Author">
              <w:r w:rsidDel="009E644C">
                <w:rPr>
                  <w:rFonts w:ascii="Calibri" w:hAnsi="Calibri" w:cs="Calibri"/>
                  <w:color w:val="000000"/>
                  <w:sz w:val="22"/>
                  <w:szCs w:val="22"/>
                </w:rPr>
                <w:delText>7.05</w:delText>
              </w:r>
            </w:del>
          </w:p>
        </w:tc>
        <w:tc>
          <w:tcPr>
            <w:tcW w:w="1240" w:type="dxa"/>
            <w:vAlign w:val="bottom"/>
          </w:tcPr>
          <w:p w14:paraId="17EBA13B" w14:textId="2AE7F3D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73" w:author="Author"/>
                <w:rFonts w:asciiTheme="minorHAnsi" w:hAnsiTheme="minorHAnsi" w:cstheme="minorHAnsi"/>
                <w:color w:val="000000"/>
                <w:sz w:val="22"/>
                <w:szCs w:val="22"/>
              </w:rPr>
            </w:pPr>
            <w:del w:id="8374" w:author="Author">
              <w:r w:rsidDel="009E644C">
                <w:rPr>
                  <w:rFonts w:ascii="Calibri" w:hAnsi="Calibri" w:cs="Calibri"/>
                  <w:color w:val="000000"/>
                  <w:sz w:val="22"/>
                  <w:szCs w:val="22"/>
                </w:rPr>
                <w:delText>101.13</w:delText>
              </w:r>
            </w:del>
          </w:p>
        </w:tc>
      </w:tr>
      <w:tr w:rsidR="00F06446" w:rsidDel="009E644C" w14:paraId="285EE20D" w14:textId="3EF611D6" w:rsidTr="00784B17">
        <w:trPr>
          <w:trHeight w:val="282"/>
          <w:del w:id="837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45FA4A9" w14:textId="1FF5BD90" w:rsidR="00F06446" w:rsidDel="009E644C" w:rsidRDefault="00F06446" w:rsidP="00784B17">
            <w:pPr>
              <w:rPr>
                <w:del w:id="8376" w:author="Author"/>
                <w:rFonts w:ascii="Calibri" w:hAnsi="Calibri" w:cs="Calibri"/>
                <w:b w:val="0"/>
                <w:bCs w:val="0"/>
                <w:color w:val="000000"/>
                <w:sz w:val="22"/>
                <w:szCs w:val="22"/>
              </w:rPr>
            </w:pPr>
            <w:del w:id="8377" w:author="Author">
              <w:r w:rsidDel="009E644C">
                <w:rPr>
                  <w:rFonts w:ascii="Calibri" w:hAnsi="Calibri" w:cs="Calibri"/>
                  <w:b w:val="0"/>
                  <w:bCs w:val="0"/>
                  <w:color w:val="000000"/>
                  <w:sz w:val="22"/>
                  <w:szCs w:val="22"/>
                </w:rPr>
                <w:delText>1856</w:delText>
              </w:r>
            </w:del>
          </w:p>
        </w:tc>
        <w:tc>
          <w:tcPr>
            <w:tcW w:w="851" w:type="dxa"/>
            <w:vAlign w:val="bottom"/>
          </w:tcPr>
          <w:p w14:paraId="643CA283" w14:textId="15F677C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78" w:author="Author"/>
                <w:rFonts w:asciiTheme="minorHAnsi" w:hAnsiTheme="minorHAnsi" w:cstheme="minorHAnsi"/>
                <w:color w:val="000000"/>
                <w:sz w:val="22"/>
                <w:szCs w:val="22"/>
              </w:rPr>
            </w:pPr>
            <w:del w:id="8379" w:author="Author">
              <w:r w:rsidDel="009E644C">
                <w:rPr>
                  <w:rFonts w:ascii="Calibri" w:hAnsi="Calibri" w:cs="Calibri"/>
                  <w:color w:val="000000"/>
                  <w:sz w:val="22"/>
                  <w:szCs w:val="22"/>
                </w:rPr>
                <w:delText>6.74</w:delText>
              </w:r>
            </w:del>
          </w:p>
        </w:tc>
        <w:tc>
          <w:tcPr>
            <w:tcW w:w="1240" w:type="dxa"/>
            <w:vAlign w:val="bottom"/>
          </w:tcPr>
          <w:p w14:paraId="0533617F" w14:textId="6543B77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80" w:author="Author"/>
                <w:rFonts w:asciiTheme="minorHAnsi" w:hAnsiTheme="minorHAnsi" w:cstheme="minorHAnsi"/>
                <w:color w:val="000000"/>
                <w:sz w:val="22"/>
                <w:szCs w:val="22"/>
              </w:rPr>
            </w:pPr>
            <w:del w:id="8381" w:author="Author">
              <w:r w:rsidDel="009E644C">
                <w:rPr>
                  <w:rFonts w:ascii="Calibri" w:hAnsi="Calibri" w:cs="Calibri"/>
                  <w:color w:val="000000"/>
                  <w:sz w:val="22"/>
                  <w:szCs w:val="22"/>
                </w:rPr>
                <w:delText>100.05</w:delText>
              </w:r>
            </w:del>
          </w:p>
        </w:tc>
        <w:tc>
          <w:tcPr>
            <w:tcW w:w="851" w:type="dxa"/>
            <w:vAlign w:val="bottom"/>
          </w:tcPr>
          <w:p w14:paraId="1F2FF9D0" w14:textId="16CF0EF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82" w:author="Author"/>
                <w:rFonts w:asciiTheme="minorHAnsi" w:hAnsiTheme="minorHAnsi" w:cstheme="minorHAnsi"/>
                <w:color w:val="000000"/>
                <w:sz w:val="22"/>
                <w:szCs w:val="22"/>
              </w:rPr>
            </w:pPr>
            <w:del w:id="8383" w:author="Author">
              <w:r w:rsidDel="009E644C">
                <w:rPr>
                  <w:rFonts w:ascii="Calibri" w:hAnsi="Calibri" w:cs="Calibri"/>
                  <w:color w:val="000000"/>
                  <w:sz w:val="22"/>
                  <w:szCs w:val="22"/>
                </w:rPr>
                <w:delText>6.82</w:delText>
              </w:r>
            </w:del>
          </w:p>
        </w:tc>
        <w:tc>
          <w:tcPr>
            <w:tcW w:w="1240" w:type="dxa"/>
            <w:vAlign w:val="bottom"/>
          </w:tcPr>
          <w:p w14:paraId="0E8F6EA4" w14:textId="2624F8E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84" w:author="Author"/>
                <w:rFonts w:asciiTheme="minorHAnsi" w:hAnsiTheme="minorHAnsi" w:cstheme="minorHAnsi"/>
                <w:color w:val="000000"/>
                <w:sz w:val="22"/>
                <w:szCs w:val="22"/>
              </w:rPr>
            </w:pPr>
            <w:del w:id="8385" w:author="Author">
              <w:r w:rsidDel="009E644C">
                <w:rPr>
                  <w:rFonts w:ascii="Calibri" w:hAnsi="Calibri" w:cs="Calibri"/>
                  <w:color w:val="000000"/>
                  <w:sz w:val="22"/>
                  <w:szCs w:val="22"/>
                </w:rPr>
                <w:delText>101.33</w:delText>
              </w:r>
            </w:del>
          </w:p>
        </w:tc>
        <w:tc>
          <w:tcPr>
            <w:tcW w:w="886" w:type="dxa"/>
            <w:vAlign w:val="bottom"/>
          </w:tcPr>
          <w:p w14:paraId="2F944765" w14:textId="4D2B176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86" w:author="Author"/>
                <w:rFonts w:asciiTheme="minorHAnsi" w:hAnsiTheme="minorHAnsi" w:cstheme="minorHAnsi"/>
                <w:color w:val="000000"/>
                <w:sz w:val="22"/>
                <w:szCs w:val="22"/>
              </w:rPr>
            </w:pPr>
            <w:del w:id="8387" w:author="Author">
              <w:r w:rsidDel="009E644C">
                <w:rPr>
                  <w:rFonts w:ascii="Calibri" w:hAnsi="Calibri" w:cs="Calibri"/>
                  <w:color w:val="000000"/>
                  <w:sz w:val="22"/>
                  <w:szCs w:val="22"/>
                </w:rPr>
                <w:delText>6.82</w:delText>
              </w:r>
            </w:del>
          </w:p>
        </w:tc>
        <w:tc>
          <w:tcPr>
            <w:tcW w:w="1240" w:type="dxa"/>
            <w:vAlign w:val="bottom"/>
          </w:tcPr>
          <w:p w14:paraId="6683C1E9" w14:textId="3DEDF9F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88" w:author="Author"/>
                <w:rFonts w:asciiTheme="minorHAnsi" w:hAnsiTheme="minorHAnsi" w:cstheme="minorHAnsi"/>
                <w:color w:val="000000"/>
                <w:sz w:val="22"/>
                <w:szCs w:val="22"/>
              </w:rPr>
            </w:pPr>
            <w:del w:id="8389" w:author="Author">
              <w:r w:rsidDel="009E644C">
                <w:rPr>
                  <w:rFonts w:ascii="Calibri" w:hAnsi="Calibri" w:cs="Calibri"/>
                  <w:color w:val="000000"/>
                  <w:sz w:val="22"/>
                  <w:szCs w:val="22"/>
                </w:rPr>
                <w:delText>101.32</w:delText>
              </w:r>
            </w:del>
          </w:p>
        </w:tc>
        <w:tc>
          <w:tcPr>
            <w:tcW w:w="886" w:type="dxa"/>
            <w:vAlign w:val="bottom"/>
          </w:tcPr>
          <w:p w14:paraId="67B2E7C7" w14:textId="166BFDC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90" w:author="Author"/>
                <w:rFonts w:asciiTheme="minorHAnsi" w:hAnsiTheme="minorHAnsi" w:cstheme="minorHAnsi"/>
                <w:color w:val="000000"/>
                <w:sz w:val="22"/>
                <w:szCs w:val="22"/>
              </w:rPr>
            </w:pPr>
            <w:del w:id="8391" w:author="Author">
              <w:r w:rsidDel="009E644C">
                <w:rPr>
                  <w:rFonts w:ascii="Calibri" w:hAnsi="Calibri" w:cs="Calibri"/>
                  <w:color w:val="000000"/>
                  <w:sz w:val="22"/>
                  <w:szCs w:val="22"/>
                </w:rPr>
                <w:delText>6.83</w:delText>
              </w:r>
            </w:del>
          </w:p>
        </w:tc>
        <w:tc>
          <w:tcPr>
            <w:tcW w:w="1240" w:type="dxa"/>
            <w:vAlign w:val="bottom"/>
          </w:tcPr>
          <w:p w14:paraId="557298DB" w14:textId="7E2A7C7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92" w:author="Author"/>
                <w:rFonts w:asciiTheme="minorHAnsi" w:hAnsiTheme="minorHAnsi" w:cstheme="minorHAnsi"/>
                <w:color w:val="000000"/>
                <w:sz w:val="22"/>
                <w:szCs w:val="22"/>
              </w:rPr>
            </w:pPr>
            <w:del w:id="8393" w:author="Author">
              <w:r w:rsidDel="009E644C">
                <w:rPr>
                  <w:rFonts w:ascii="Calibri" w:hAnsi="Calibri" w:cs="Calibri"/>
                  <w:color w:val="000000"/>
                  <w:sz w:val="22"/>
                  <w:szCs w:val="22"/>
                </w:rPr>
                <w:delText>101.37</w:delText>
              </w:r>
            </w:del>
          </w:p>
        </w:tc>
      </w:tr>
      <w:tr w:rsidR="00F06446" w:rsidDel="009E644C" w14:paraId="2DC74E9C" w14:textId="20522A26" w:rsidTr="00784B17">
        <w:trPr>
          <w:cnfStyle w:val="000000100000" w:firstRow="0" w:lastRow="0" w:firstColumn="0" w:lastColumn="0" w:oddVBand="0" w:evenVBand="0" w:oddHBand="1" w:evenHBand="0" w:firstRowFirstColumn="0" w:firstRowLastColumn="0" w:lastRowFirstColumn="0" w:lastRowLastColumn="0"/>
          <w:trHeight w:val="282"/>
          <w:del w:id="839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B12D40E" w14:textId="6ED49543" w:rsidR="00F06446" w:rsidDel="009E644C" w:rsidRDefault="00F06446" w:rsidP="00784B17">
            <w:pPr>
              <w:rPr>
                <w:del w:id="8395" w:author="Author"/>
                <w:rFonts w:ascii="Calibri" w:hAnsi="Calibri" w:cs="Calibri"/>
                <w:b w:val="0"/>
                <w:bCs w:val="0"/>
                <w:color w:val="000000"/>
                <w:sz w:val="22"/>
                <w:szCs w:val="22"/>
              </w:rPr>
            </w:pPr>
            <w:del w:id="8396" w:author="Author">
              <w:r w:rsidDel="009E644C">
                <w:rPr>
                  <w:rFonts w:ascii="Calibri" w:hAnsi="Calibri" w:cs="Calibri"/>
                  <w:b w:val="0"/>
                  <w:bCs w:val="0"/>
                  <w:color w:val="000000"/>
                  <w:sz w:val="22"/>
                  <w:szCs w:val="22"/>
                </w:rPr>
                <w:delText>1920</w:delText>
              </w:r>
            </w:del>
          </w:p>
        </w:tc>
        <w:tc>
          <w:tcPr>
            <w:tcW w:w="851" w:type="dxa"/>
            <w:vAlign w:val="bottom"/>
          </w:tcPr>
          <w:p w14:paraId="7C5DF3ED" w14:textId="7F50D78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97" w:author="Author"/>
                <w:rFonts w:asciiTheme="minorHAnsi" w:hAnsiTheme="minorHAnsi" w:cstheme="minorHAnsi"/>
                <w:color w:val="000000"/>
                <w:sz w:val="22"/>
                <w:szCs w:val="22"/>
              </w:rPr>
            </w:pPr>
            <w:del w:id="8398" w:author="Author">
              <w:r w:rsidDel="009E644C">
                <w:rPr>
                  <w:rFonts w:ascii="Calibri" w:hAnsi="Calibri" w:cs="Calibri"/>
                  <w:color w:val="000000"/>
                  <w:sz w:val="22"/>
                  <w:szCs w:val="22"/>
                </w:rPr>
                <w:delText>6.53</w:delText>
              </w:r>
            </w:del>
          </w:p>
        </w:tc>
        <w:tc>
          <w:tcPr>
            <w:tcW w:w="1240" w:type="dxa"/>
            <w:vAlign w:val="bottom"/>
          </w:tcPr>
          <w:p w14:paraId="3B63B8F1" w14:textId="4F135FC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99" w:author="Author"/>
                <w:rFonts w:asciiTheme="minorHAnsi" w:hAnsiTheme="minorHAnsi" w:cstheme="minorHAnsi"/>
                <w:color w:val="000000"/>
                <w:sz w:val="22"/>
                <w:szCs w:val="22"/>
              </w:rPr>
            </w:pPr>
            <w:del w:id="8400" w:author="Author">
              <w:r w:rsidDel="009E644C">
                <w:rPr>
                  <w:rFonts w:ascii="Calibri" w:hAnsi="Calibri" w:cs="Calibri"/>
                  <w:color w:val="000000"/>
                  <w:sz w:val="22"/>
                  <w:szCs w:val="22"/>
                </w:rPr>
                <w:delText>100.34</w:delText>
              </w:r>
            </w:del>
          </w:p>
        </w:tc>
        <w:tc>
          <w:tcPr>
            <w:tcW w:w="851" w:type="dxa"/>
            <w:vAlign w:val="bottom"/>
          </w:tcPr>
          <w:p w14:paraId="7BBADA7A" w14:textId="07EAE1D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01" w:author="Author"/>
                <w:rFonts w:asciiTheme="minorHAnsi" w:hAnsiTheme="minorHAnsi" w:cstheme="minorHAnsi"/>
                <w:color w:val="000000"/>
                <w:sz w:val="22"/>
                <w:szCs w:val="22"/>
              </w:rPr>
            </w:pPr>
            <w:del w:id="8402" w:author="Author">
              <w:r w:rsidDel="009E644C">
                <w:rPr>
                  <w:rFonts w:ascii="Calibri" w:hAnsi="Calibri" w:cs="Calibri"/>
                  <w:color w:val="000000"/>
                  <w:sz w:val="22"/>
                  <w:szCs w:val="22"/>
                </w:rPr>
                <w:delText>6.60</w:delText>
              </w:r>
            </w:del>
          </w:p>
        </w:tc>
        <w:tc>
          <w:tcPr>
            <w:tcW w:w="1240" w:type="dxa"/>
            <w:vAlign w:val="bottom"/>
          </w:tcPr>
          <w:p w14:paraId="4A5C6DDC" w14:textId="2B66F70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03" w:author="Author"/>
                <w:rFonts w:asciiTheme="minorHAnsi" w:hAnsiTheme="minorHAnsi" w:cstheme="minorHAnsi"/>
                <w:color w:val="000000"/>
                <w:sz w:val="22"/>
                <w:szCs w:val="22"/>
              </w:rPr>
            </w:pPr>
            <w:del w:id="8404" w:author="Author">
              <w:r w:rsidDel="009E644C">
                <w:rPr>
                  <w:rFonts w:ascii="Calibri" w:hAnsi="Calibri" w:cs="Calibri"/>
                  <w:color w:val="000000"/>
                  <w:sz w:val="22"/>
                  <w:szCs w:val="22"/>
                </w:rPr>
                <w:delText>101.45</w:delText>
              </w:r>
            </w:del>
          </w:p>
        </w:tc>
        <w:tc>
          <w:tcPr>
            <w:tcW w:w="886" w:type="dxa"/>
            <w:vAlign w:val="bottom"/>
          </w:tcPr>
          <w:p w14:paraId="56EF6E5B" w14:textId="5A38269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05" w:author="Author"/>
                <w:rFonts w:asciiTheme="minorHAnsi" w:hAnsiTheme="minorHAnsi" w:cstheme="minorHAnsi"/>
                <w:color w:val="000000"/>
                <w:sz w:val="22"/>
                <w:szCs w:val="22"/>
              </w:rPr>
            </w:pPr>
            <w:del w:id="8406" w:author="Author">
              <w:r w:rsidDel="009E644C">
                <w:rPr>
                  <w:rFonts w:ascii="Calibri" w:hAnsi="Calibri" w:cs="Calibri"/>
                  <w:color w:val="000000"/>
                  <w:sz w:val="22"/>
                  <w:szCs w:val="22"/>
                </w:rPr>
                <w:delText>6.60</w:delText>
              </w:r>
            </w:del>
          </w:p>
        </w:tc>
        <w:tc>
          <w:tcPr>
            <w:tcW w:w="1240" w:type="dxa"/>
            <w:vAlign w:val="bottom"/>
          </w:tcPr>
          <w:p w14:paraId="3A69864E" w14:textId="3D02D12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07" w:author="Author"/>
                <w:rFonts w:asciiTheme="minorHAnsi" w:hAnsiTheme="minorHAnsi" w:cstheme="minorHAnsi"/>
                <w:color w:val="000000"/>
                <w:sz w:val="22"/>
                <w:szCs w:val="22"/>
              </w:rPr>
            </w:pPr>
            <w:del w:id="8408" w:author="Author">
              <w:r w:rsidDel="009E644C">
                <w:rPr>
                  <w:rFonts w:ascii="Calibri" w:hAnsi="Calibri" w:cs="Calibri"/>
                  <w:color w:val="000000"/>
                  <w:sz w:val="22"/>
                  <w:szCs w:val="22"/>
                </w:rPr>
                <w:delText>101.42</w:delText>
              </w:r>
            </w:del>
          </w:p>
        </w:tc>
        <w:tc>
          <w:tcPr>
            <w:tcW w:w="886" w:type="dxa"/>
            <w:vAlign w:val="bottom"/>
          </w:tcPr>
          <w:p w14:paraId="7D5231BA" w14:textId="38783C0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09" w:author="Author"/>
                <w:rFonts w:asciiTheme="minorHAnsi" w:hAnsiTheme="minorHAnsi" w:cstheme="minorHAnsi"/>
                <w:color w:val="000000"/>
                <w:sz w:val="22"/>
                <w:szCs w:val="22"/>
              </w:rPr>
            </w:pPr>
            <w:del w:id="8410" w:author="Author">
              <w:r w:rsidDel="009E644C">
                <w:rPr>
                  <w:rFonts w:ascii="Calibri" w:hAnsi="Calibri" w:cs="Calibri"/>
                  <w:color w:val="000000"/>
                  <w:sz w:val="22"/>
                  <w:szCs w:val="22"/>
                </w:rPr>
                <w:delText>6.61</w:delText>
              </w:r>
            </w:del>
          </w:p>
        </w:tc>
        <w:tc>
          <w:tcPr>
            <w:tcW w:w="1240" w:type="dxa"/>
            <w:vAlign w:val="bottom"/>
          </w:tcPr>
          <w:p w14:paraId="554AB324" w14:textId="631B106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11" w:author="Author"/>
                <w:rFonts w:asciiTheme="minorHAnsi" w:hAnsiTheme="minorHAnsi" w:cstheme="minorHAnsi"/>
                <w:color w:val="000000"/>
                <w:sz w:val="22"/>
                <w:szCs w:val="22"/>
              </w:rPr>
            </w:pPr>
            <w:del w:id="8412" w:author="Author">
              <w:r w:rsidDel="009E644C">
                <w:rPr>
                  <w:rFonts w:ascii="Calibri" w:hAnsi="Calibri" w:cs="Calibri"/>
                  <w:color w:val="000000"/>
                  <w:sz w:val="22"/>
                  <w:szCs w:val="22"/>
                </w:rPr>
                <w:delText>101.46</w:delText>
              </w:r>
            </w:del>
          </w:p>
        </w:tc>
      </w:tr>
      <w:tr w:rsidR="00F06446" w:rsidDel="009E644C" w14:paraId="0E895DF0" w14:textId="24A419C8" w:rsidTr="00784B17">
        <w:trPr>
          <w:trHeight w:val="282"/>
          <w:del w:id="841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21F8B0A" w14:textId="0D23917E" w:rsidR="00F06446" w:rsidDel="009E644C" w:rsidRDefault="00F06446" w:rsidP="00784B17">
            <w:pPr>
              <w:rPr>
                <w:del w:id="8414" w:author="Author"/>
                <w:rFonts w:ascii="Calibri" w:hAnsi="Calibri" w:cs="Calibri"/>
                <w:b w:val="0"/>
                <w:bCs w:val="0"/>
                <w:color w:val="000000"/>
                <w:sz w:val="22"/>
                <w:szCs w:val="22"/>
              </w:rPr>
            </w:pPr>
            <w:del w:id="8415" w:author="Author">
              <w:r w:rsidDel="009E644C">
                <w:rPr>
                  <w:rFonts w:ascii="Calibri" w:hAnsi="Calibri" w:cs="Calibri"/>
                  <w:b w:val="0"/>
                  <w:bCs w:val="0"/>
                  <w:color w:val="000000"/>
                  <w:sz w:val="22"/>
                  <w:szCs w:val="22"/>
                </w:rPr>
                <w:delText>1984</w:delText>
              </w:r>
            </w:del>
          </w:p>
        </w:tc>
        <w:tc>
          <w:tcPr>
            <w:tcW w:w="851" w:type="dxa"/>
            <w:vAlign w:val="bottom"/>
          </w:tcPr>
          <w:p w14:paraId="1F25ECB4" w14:textId="692B717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16" w:author="Author"/>
                <w:rFonts w:asciiTheme="minorHAnsi" w:hAnsiTheme="minorHAnsi" w:cstheme="minorHAnsi"/>
                <w:color w:val="000000"/>
                <w:sz w:val="22"/>
                <w:szCs w:val="22"/>
              </w:rPr>
            </w:pPr>
            <w:del w:id="8417" w:author="Author">
              <w:r w:rsidDel="009E644C">
                <w:rPr>
                  <w:rFonts w:ascii="Calibri" w:hAnsi="Calibri" w:cs="Calibri"/>
                  <w:color w:val="000000"/>
                  <w:sz w:val="22"/>
                  <w:szCs w:val="22"/>
                </w:rPr>
                <w:delText>6.34</w:delText>
              </w:r>
            </w:del>
          </w:p>
        </w:tc>
        <w:tc>
          <w:tcPr>
            <w:tcW w:w="1240" w:type="dxa"/>
            <w:vAlign w:val="bottom"/>
          </w:tcPr>
          <w:p w14:paraId="0CF688B7" w14:textId="74C3D23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18" w:author="Author"/>
                <w:rFonts w:asciiTheme="minorHAnsi" w:hAnsiTheme="minorHAnsi" w:cstheme="minorHAnsi"/>
                <w:color w:val="000000"/>
                <w:sz w:val="22"/>
                <w:szCs w:val="22"/>
              </w:rPr>
            </w:pPr>
            <w:del w:id="8419" w:author="Author">
              <w:r w:rsidDel="009E644C">
                <w:rPr>
                  <w:rFonts w:ascii="Calibri" w:hAnsi="Calibri" w:cs="Calibri"/>
                  <w:color w:val="000000"/>
                  <w:sz w:val="22"/>
                  <w:szCs w:val="22"/>
                </w:rPr>
                <w:delText>100.69</w:delText>
              </w:r>
            </w:del>
          </w:p>
        </w:tc>
        <w:tc>
          <w:tcPr>
            <w:tcW w:w="851" w:type="dxa"/>
            <w:vAlign w:val="bottom"/>
          </w:tcPr>
          <w:p w14:paraId="68E7875B" w14:textId="0DEA92C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20" w:author="Author"/>
                <w:rFonts w:asciiTheme="minorHAnsi" w:hAnsiTheme="minorHAnsi" w:cstheme="minorHAnsi"/>
                <w:color w:val="000000"/>
                <w:sz w:val="22"/>
                <w:szCs w:val="22"/>
              </w:rPr>
            </w:pPr>
            <w:del w:id="8421" w:author="Author">
              <w:r w:rsidDel="009E644C">
                <w:rPr>
                  <w:rFonts w:ascii="Calibri" w:hAnsi="Calibri" w:cs="Calibri"/>
                  <w:color w:val="000000"/>
                  <w:sz w:val="22"/>
                  <w:szCs w:val="22"/>
                </w:rPr>
                <w:delText>6.39</w:delText>
              </w:r>
            </w:del>
          </w:p>
        </w:tc>
        <w:tc>
          <w:tcPr>
            <w:tcW w:w="1240" w:type="dxa"/>
            <w:vAlign w:val="bottom"/>
          </w:tcPr>
          <w:p w14:paraId="154094B7" w14:textId="531D610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22" w:author="Author"/>
                <w:rFonts w:asciiTheme="minorHAnsi" w:hAnsiTheme="minorHAnsi" w:cstheme="minorHAnsi"/>
                <w:color w:val="000000"/>
                <w:sz w:val="22"/>
                <w:szCs w:val="22"/>
              </w:rPr>
            </w:pPr>
            <w:del w:id="8423" w:author="Author">
              <w:r w:rsidDel="009E644C">
                <w:rPr>
                  <w:rFonts w:ascii="Calibri" w:hAnsi="Calibri" w:cs="Calibri"/>
                  <w:color w:val="000000"/>
                  <w:sz w:val="22"/>
                  <w:szCs w:val="22"/>
                </w:rPr>
                <w:delText>101.45</w:delText>
              </w:r>
            </w:del>
          </w:p>
        </w:tc>
        <w:tc>
          <w:tcPr>
            <w:tcW w:w="886" w:type="dxa"/>
            <w:vAlign w:val="bottom"/>
          </w:tcPr>
          <w:p w14:paraId="6995DE1C" w14:textId="7B4F10B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24" w:author="Author"/>
                <w:rFonts w:asciiTheme="minorHAnsi" w:hAnsiTheme="minorHAnsi" w:cstheme="minorHAnsi"/>
                <w:color w:val="000000"/>
                <w:sz w:val="22"/>
                <w:szCs w:val="22"/>
              </w:rPr>
            </w:pPr>
            <w:del w:id="8425" w:author="Author">
              <w:r w:rsidDel="009E644C">
                <w:rPr>
                  <w:rFonts w:ascii="Calibri" w:hAnsi="Calibri" w:cs="Calibri"/>
                  <w:color w:val="000000"/>
                  <w:sz w:val="22"/>
                  <w:szCs w:val="22"/>
                </w:rPr>
                <w:delText>6.40</w:delText>
              </w:r>
            </w:del>
          </w:p>
        </w:tc>
        <w:tc>
          <w:tcPr>
            <w:tcW w:w="1240" w:type="dxa"/>
            <w:vAlign w:val="bottom"/>
          </w:tcPr>
          <w:p w14:paraId="3576C9C4" w14:textId="130D990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26" w:author="Author"/>
                <w:rFonts w:asciiTheme="minorHAnsi" w:hAnsiTheme="minorHAnsi" w:cstheme="minorHAnsi"/>
                <w:color w:val="000000"/>
                <w:sz w:val="22"/>
                <w:szCs w:val="22"/>
              </w:rPr>
            </w:pPr>
            <w:del w:id="8427" w:author="Author">
              <w:r w:rsidDel="009E644C">
                <w:rPr>
                  <w:rFonts w:ascii="Calibri" w:hAnsi="Calibri" w:cs="Calibri"/>
                  <w:color w:val="000000"/>
                  <w:sz w:val="22"/>
                  <w:szCs w:val="22"/>
                </w:rPr>
                <w:delText>101.52</w:delText>
              </w:r>
            </w:del>
          </w:p>
        </w:tc>
        <w:tc>
          <w:tcPr>
            <w:tcW w:w="886" w:type="dxa"/>
            <w:vAlign w:val="bottom"/>
          </w:tcPr>
          <w:p w14:paraId="292725C4" w14:textId="18F065E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28" w:author="Author"/>
                <w:rFonts w:asciiTheme="minorHAnsi" w:hAnsiTheme="minorHAnsi" w:cstheme="minorHAnsi"/>
                <w:color w:val="000000"/>
                <w:sz w:val="22"/>
                <w:szCs w:val="22"/>
              </w:rPr>
            </w:pPr>
            <w:del w:id="8429" w:author="Author">
              <w:r w:rsidDel="009E644C">
                <w:rPr>
                  <w:rFonts w:ascii="Calibri" w:hAnsi="Calibri" w:cs="Calibri"/>
                  <w:color w:val="000000"/>
                  <w:sz w:val="22"/>
                  <w:szCs w:val="22"/>
                </w:rPr>
                <w:delText>6.39</w:delText>
              </w:r>
            </w:del>
          </w:p>
        </w:tc>
        <w:tc>
          <w:tcPr>
            <w:tcW w:w="1240" w:type="dxa"/>
            <w:vAlign w:val="bottom"/>
          </w:tcPr>
          <w:p w14:paraId="5DE0A791" w14:textId="72F7B9E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30" w:author="Author"/>
                <w:rFonts w:asciiTheme="minorHAnsi" w:hAnsiTheme="minorHAnsi" w:cstheme="minorHAnsi"/>
                <w:color w:val="000000"/>
                <w:sz w:val="22"/>
                <w:szCs w:val="22"/>
              </w:rPr>
            </w:pPr>
            <w:del w:id="8431" w:author="Author">
              <w:r w:rsidDel="009E644C">
                <w:rPr>
                  <w:rFonts w:ascii="Calibri" w:hAnsi="Calibri" w:cs="Calibri"/>
                  <w:color w:val="000000"/>
                  <w:sz w:val="22"/>
                  <w:szCs w:val="22"/>
                </w:rPr>
                <w:delText>101.50</w:delText>
              </w:r>
            </w:del>
          </w:p>
        </w:tc>
      </w:tr>
      <w:tr w:rsidR="00F06446" w:rsidDel="009E644C" w14:paraId="4E314CC7" w14:textId="162BEAA0" w:rsidTr="00784B17">
        <w:trPr>
          <w:cnfStyle w:val="000000100000" w:firstRow="0" w:lastRow="0" w:firstColumn="0" w:lastColumn="0" w:oddVBand="0" w:evenVBand="0" w:oddHBand="1" w:evenHBand="0" w:firstRowFirstColumn="0" w:firstRowLastColumn="0" w:lastRowFirstColumn="0" w:lastRowLastColumn="0"/>
          <w:trHeight w:val="282"/>
          <w:del w:id="843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6E5881E" w14:textId="61DA01D9" w:rsidR="00F06446" w:rsidDel="009E644C" w:rsidRDefault="00F06446" w:rsidP="00784B17">
            <w:pPr>
              <w:rPr>
                <w:del w:id="8433" w:author="Author"/>
                <w:rFonts w:ascii="Calibri" w:hAnsi="Calibri" w:cs="Calibri"/>
                <w:b w:val="0"/>
                <w:bCs w:val="0"/>
                <w:color w:val="000000"/>
                <w:sz w:val="22"/>
                <w:szCs w:val="22"/>
              </w:rPr>
            </w:pPr>
            <w:del w:id="8434" w:author="Author">
              <w:r w:rsidDel="009E644C">
                <w:rPr>
                  <w:rFonts w:ascii="Calibri" w:hAnsi="Calibri" w:cs="Calibri"/>
                  <w:b w:val="0"/>
                  <w:bCs w:val="0"/>
                  <w:color w:val="000000"/>
                  <w:sz w:val="22"/>
                  <w:szCs w:val="22"/>
                </w:rPr>
                <w:delText>2048</w:delText>
              </w:r>
            </w:del>
          </w:p>
        </w:tc>
        <w:tc>
          <w:tcPr>
            <w:tcW w:w="851" w:type="dxa"/>
            <w:vAlign w:val="bottom"/>
          </w:tcPr>
          <w:p w14:paraId="6EA3CF1F" w14:textId="4077196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35" w:author="Author"/>
                <w:rFonts w:asciiTheme="minorHAnsi" w:hAnsiTheme="minorHAnsi" w:cstheme="minorHAnsi"/>
                <w:color w:val="000000"/>
                <w:sz w:val="22"/>
                <w:szCs w:val="22"/>
              </w:rPr>
            </w:pPr>
            <w:del w:id="8436" w:author="Author">
              <w:r w:rsidDel="009E644C">
                <w:rPr>
                  <w:rFonts w:ascii="Calibri" w:hAnsi="Calibri" w:cs="Calibri"/>
                  <w:color w:val="000000"/>
                  <w:sz w:val="22"/>
                  <w:szCs w:val="22"/>
                </w:rPr>
                <w:delText>6.14</w:delText>
              </w:r>
            </w:del>
          </w:p>
        </w:tc>
        <w:tc>
          <w:tcPr>
            <w:tcW w:w="1240" w:type="dxa"/>
            <w:vAlign w:val="bottom"/>
          </w:tcPr>
          <w:p w14:paraId="1D4DCB81" w14:textId="30B32DB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37" w:author="Author"/>
                <w:rFonts w:asciiTheme="minorHAnsi" w:hAnsiTheme="minorHAnsi" w:cstheme="minorHAnsi"/>
                <w:color w:val="000000"/>
                <w:sz w:val="22"/>
                <w:szCs w:val="22"/>
              </w:rPr>
            </w:pPr>
            <w:del w:id="8438" w:author="Author">
              <w:r w:rsidDel="009E644C">
                <w:rPr>
                  <w:rFonts w:ascii="Calibri" w:hAnsi="Calibri" w:cs="Calibri"/>
                  <w:color w:val="000000"/>
                  <w:sz w:val="22"/>
                  <w:szCs w:val="22"/>
                </w:rPr>
                <w:delText>100.67</w:delText>
              </w:r>
            </w:del>
          </w:p>
        </w:tc>
        <w:tc>
          <w:tcPr>
            <w:tcW w:w="851" w:type="dxa"/>
            <w:vAlign w:val="bottom"/>
          </w:tcPr>
          <w:p w14:paraId="4C84D56D" w14:textId="2E4D881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39" w:author="Author"/>
                <w:rFonts w:asciiTheme="minorHAnsi" w:hAnsiTheme="minorHAnsi" w:cstheme="minorHAnsi"/>
                <w:color w:val="000000"/>
                <w:sz w:val="22"/>
                <w:szCs w:val="22"/>
              </w:rPr>
            </w:pPr>
            <w:del w:id="8440" w:author="Author">
              <w:r w:rsidDel="009E644C">
                <w:rPr>
                  <w:rFonts w:ascii="Calibri" w:hAnsi="Calibri" w:cs="Calibri"/>
                  <w:color w:val="000000"/>
                  <w:sz w:val="22"/>
                  <w:szCs w:val="22"/>
                </w:rPr>
                <w:delText>6.19</w:delText>
              </w:r>
            </w:del>
          </w:p>
        </w:tc>
        <w:tc>
          <w:tcPr>
            <w:tcW w:w="1240" w:type="dxa"/>
            <w:vAlign w:val="bottom"/>
          </w:tcPr>
          <w:p w14:paraId="1EFC8DF7" w14:textId="167FC54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41" w:author="Author"/>
                <w:rFonts w:asciiTheme="minorHAnsi" w:hAnsiTheme="minorHAnsi" w:cstheme="minorHAnsi"/>
                <w:color w:val="000000"/>
                <w:sz w:val="22"/>
                <w:szCs w:val="22"/>
              </w:rPr>
            </w:pPr>
            <w:del w:id="8442" w:author="Author">
              <w:r w:rsidDel="009E644C">
                <w:rPr>
                  <w:rFonts w:ascii="Calibri" w:hAnsi="Calibri" w:cs="Calibri"/>
                  <w:color w:val="000000"/>
                  <w:sz w:val="22"/>
                  <w:szCs w:val="22"/>
                </w:rPr>
                <w:delText>101.41</w:delText>
              </w:r>
            </w:del>
          </w:p>
        </w:tc>
        <w:tc>
          <w:tcPr>
            <w:tcW w:w="886" w:type="dxa"/>
            <w:vAlign w:val="bottom"/>
          </w:tcPr>
          <w:p w14:paraId="59DF0EA0" w14:textId="013397B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43" w:author="Author"/>
                <w:rFonts w:asciiTheme="minorHAnsi" w:hAnsiTheme="minorHAnsi" w:cstheme="minorHAnsi"/>
                <w:color w:val="000000"/>
                <w:sz w:val="22"/>
                <w:szCs w:val="22"/>
              </w:rPr>
            </w:pPr>
            <w:del w:id="8444" w:author="Author">
              <w:r w:rsidDel="009E644C">
                <w:rPr>
                  <w:rFonts w:ascii="Calibri" w:hAnsi="Calibri" w:cs="Calibri"/>
                  <w:color w:val="000000"/>
                  <w:sz w:val="22"/>
                  <w:szCs w:val="22"/>
                </w:rPr>
                <w:delText>6.19</w:delText>
              </w:r>
            </w:del>
          </w:p>
        </w:tc>
        <w:tc>
          <w:tcPr>
            <w:tcW w:w="1240" w:type="dxa"/>
            <w:vAlign w:val="bottom"/>
          </w:tcPr>
          <w:p w14:paraId="5D40FE6B" w14:textId="099589E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45" w:author="Author"/>
                <w:rFonts w:asciiTheme="minorHAnsi" w:hAnsiTheme="minorHAnsi" w:cstheme="minorHAnsi"/>
                <w:color w:val="000000"/>
                <w:sz w:val="22"/>
                <w:szCs w:val="22"/>
              </w:rPr>
            </w:pPr>
            <w:del w:id="8446" w:author="Author">
              <w:r w:rsidDel="009E644C">
                <w:rPr>
                  <w:rFonts w:ascii="Calibri" w:hAnsi="Calibri" w:cs="Calibri"/>
                  <w:color w:val="000000"/>
                  <w:sz w:val="22"/>
                  <w:szCs w:val="22"/>
                </w:rPr>
                <w:delText>101.42</w:delText>
              </w:r>
            </w:del>
          </w:p>
        </w:tc>
        <w:tc>
          <w:tcPr>
            <w:tcW w:w="886" w:type="dxa"/>
            <w:vAlign w:val="bottom"/>
          </w:tcPr>
          <w:p w14:paraId="216D3719" w14:textId="52F92F6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47" w:author="Author"/>
                <w:rFonts w:asciiTheme="minorHAnsi" w:hAnsiTheme="minorHAnsi" w:cstheme="minorHAnsi"/>
                <w:color w:val="000000"/>
                <w:sz w:val="22"/>
                <w:szCs w:val="22"/>
              </w:rPr>
            </w:pPr>
            <w:del w:id="8448" w:author="Author">
              <w:r w:rsidDel="009E644C">
                <w:rPr>
                  <w:rFonts w:ascii="Calibri" w:hAnsi="Calibri" w:cs="Calibri"/>
                  <w:color w:val="000000"/>
                  <w:sz w:val="22"/>
                  <w:szCs w:val="22"/>
                </w:rPr>
                <w:delText>6.19</w:delText>
              </w:r>
            </w:del>
          </w:p>
        </w:tc>
        <w:tc>
          <w:tcPr>
            <w:tcW w:w="1240" w:type="dxa"/>
            <w:vAlign w:val="bottom"/>
          </w:tcPr>
          <w:p w14:paraId="75E786F5" w14:textId="697A5C1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49" w:author="Author"/>
                <w:rFonts w:asciiTheme="minorHAnsi" w:hAnsiTheme="minorHAnsi" w:cstheme="minorHAnsi"/>
                <w:color w:val="000000"/>
                <w:sz w:val="22"/>
                <w:szCs w:val="22"/>
              </w:rPr>
            </w:pPr>
            <w:del w:id="8450" w:author="Author">
              <w:r w:rsidDel="009E644C">
                <w:rPr>
                  <w:rFonts w:ascii="Calibri" w:hAnsi="Calibri" w:cs="Calibri"/>
                  <w:color w:val="000000"/>
                  <w:sz w:val="22"/>
                  <w:szCs w:val="22"/>
                </w:rPr>
                <w:delText>101.42</w:delText>
              </w:r>
            </w:del>
          </w:p>
        </w:tc>
      </w:tr>
      <w:tr w:rsidR="00F06446" w:rsidDel="009E644C" w14:paraId="04ED50CB" w14:textId="0A42F6F2" w:rsidTr="00784B17">
        <w:trPr>
          <w:trHeight w:val="282"/>
          <w:del w:id="845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45B5E29" w14:textId="538F768C" w:rsidR="00F06446" w:rsidDel="009E644C" w:rsidRDefault="00F06446" w:rsidP="00784B17">
            <w:pPr>
              <w:rPr>
                <w:del w:id="8452" w:author="Author"/>
                <w:rFonts w:ascii="Calibri" w:hAnsi="Calibri" w:cs="Calibri"/>
                <w:b w:val="0"/>
                <w:bCs w:val="0"/>
                <w:color w:val="000000"/>
                <w:sz w:val="22"/>
                <w:szCs w:val="22"/>
              </w:rPr>
            </w:pPr>
            <w:del w:id="8453" w:author="Author">
              <w:r w:rsidDel="009E644C">
                <w:rPr>
                  <w:rFonts w:ascii="Calibri" w:hAnsi="Calibri" w:cs="Calibri"/>
                  <w:b w:val="0"/>
                  <w:bCs w:val="0"/>
                  <w:color w:val="000000"/>
                  <w:sz w:val="22"/>
                  <w:szCs w:val="22"/>
                </w:rPr>
                <w:delText>2112</w:delText>
              </w:r>
            </w:del>
          </w:p>
        </w:tc>
        <w:tc>
          <w:tcPr>
            <w:tcW w:w="851" w:type="dxa"/>
            <w:vAlign w:val="bottom"/>
          </w:tcPr>
          <w:p w14:paraId="50382C00" w14:textId="0D37FCD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54" w:author="Author"/>
                <w:rFonts w:asciiTheme="minorHAnsi" w:hAnsiTheme="minorHAnsi" w:cstheme="minorHAnsi"/>
                <w:color w:val="000000"/>
                <w:sz w:val="22"/>
                <w:szCs w:val="22"/>
              </w:rPr>
            </w:pPr>
            <w:del w:id="8455" w:author="Author">
              <w:r w:rsidDel="009E644C">
                <w:rPr>
                  <w:rFonts w:ascii="Calibri" w:hAnsi="Calibri" w:cs="Calibri"/>
                  <w:color w:val="000000"/>
                  <w:sz w:val="22"/>
                  <w:szCs w:val="22"/>
                </w:rPr>
                <w:delText>5.94</w:delText>
              </w:r>
            </w:del>
          </w:p>
        </w:tc>
        <w:tc>
          <w:tcPr>
            <w:tcW w:w="1240" w:type="dxa"/>
            <w:vAlign w:val="bottom"/>
          </w:tcPr>
          <w:p w14:paraId="15FCE56D" w14:textId="7747CD1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56" w:author="Author"/>
                <w:rFonts w:asciiTheme="minorHAnsi" w:hAnsiTheme="minorHAnsi" w:cstheme="minorHAnsi"/>
                <w:color w:val="000000"/>
                <w:sz w:val="22"/>
                <w:szCs w:val="22"/>
              </w:rPr>
            </w:pPr>
            <w:del w:id="8457" w:author="Author">
              <w:r w:rsidDel="009E644C">
                <w:rPr>
                  <w:rFonts w:ascii="Calibri" w:hAnsi="Calibri" w:cs="Calibri"/>
                  <w:color w:val="000000"/>
                  <w:sz w:val="22"/>
                  <w:szCs w:val="22"/>
                </w:rPr>
                <w:delText>100.38</w:delText>
              </w:r>
            </w:del>
          </w:p>
        </w:tc>
        <w:tc>
          <w:tcPr>
            <w:tcW w:w="851" w:type="dxa"/>
            <w:vAlign w:val="bottom"/>
          </w:tcPr>
          <w:p w14:paraId="21FA4FE1" w14:textId="668DE9E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58" w:author="Author"/>
                <w:rFonts w:asciiTheme="minorHAnsi" w:hAnsiTheme="minorHAnsi" w:cstheme="minorHAnsi"/>
                <w:color w:val="000000"/>
                <w:sz w:val="22"/>
                <w:szCs w:val="22"/>
              </w:rPr>
            </w:pPr>
            <w:del w:id="8459" w:author="Author">
              <w:r w:rsidDel="009E644C">
                <w:rPr>
                  <w:rFonts w:ascii="Calibri" w:hAnsi="Calibri" w:cs="Calibri"/>
                  <w:color w:val="000000"/>
                  <w:sz w:val="22"/>
                  <w:szCs w:val="22"/>
                </w:rPr>
                <w:delText>6.00</w:delText>
              </w:r>
            </w:del>
          </w:p>
        </w:tc>
        <w:tc>
          <w:tcPr>
            <w:tcW w:w="1240" w:type="dxa"/>
            <w:vAlign w:val="bottom"/>
          </w:tcPr>
          <w:p w14:paraId="1AD736F1" w14:textId="0C5CB45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60" w:author="Author"/>
                <w:rFonts w:asciiTheme="minorHAnsi" w:hAnsiTheme="minorHAnsi" w:cstheme="minorHAnsi"/>
                <w:color w:val="000000"/>
                <w:sz w:val="22"/>
                <w:szCs w:val="22"/>
              </w:rPr>
            </w:pPr>
            <w:del w:id="8461" w:author="Author">
              <w:r w:rsidDel="009E644C">
                <w:rPr>
                  <w:rFonts w:ascii="Calibri" w:hAnsi="Calibri" w:cs="Calibri"/>
                  <w:color w:val="000000"/>
                  <w:sz w:val="22"/>
                  <w:szCs w:val="22"/>
                </w:rPr>
                <w:delText>101.35</w:delText>
              </w:r>
            </w:del>
          </w:p>
        </w:tc>
        <w:tc>
          <w:tcPr>
            <w:tcW w:w="886" w:type="dxa"/>
            <w:vAlign w:val="bottom"/>
          </w:tcPr>
          <w:p w14:paraId="4D638AF9" w14:textId="66D7CEE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62" w:author="Author"/>
                <w:rFonts w:asciiTheme="minorHAnsi" w:hAnsiTheme="minorHAnsi" w:cstheme="minorHAnsi"/>
                <w:color w:val="000000"/>
                <w:sz w:val="22"/>
                <w:szCs w:val="22"/>
              </w:rPr>
            </w:pPr>
            <w:del w:id="8463" w:author="Author">
              <w:r w:rsidDel="009E644C">
                <w:rPr>
                  <w:rFonts w:ascii="Calibri" w:hAnsi="Calibri" w:cs="Calibri"/>
                  <w:color w:val="000000"/>
                  <w:sz w:val="22"/>
                  <w:szCs w:val="22"/>
                </w:rPr>
                <w:delText>6.00</w:delText>
              </w:r>
            </w:del>
          </w:p>
        </w:tc>
        <w:tc>
          <w:tcPr>
            <w:tcW w:w="1240" w:type="dxa"/>
            <w:vAlign w:val="bottom"/>
          </w:tcPr>
          <w:p w14:paraId="7ED760F9" w14:textId="6C23265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64" w:author="Author"/>
                <w:rFonts w:asciiTheme="minorHAnsi" w:hAnsiTheme="minorHAnsi" w:cstheme="minorHAnsi"/>
                <w:color w:val="000000"/>
                <w:sz w:val="22"/>
                <w:szCs w:val="22"/>
              </w:rPr>
            </w:pPr>
            <w:del w:id="8465" w:author="Author">
              <w:r w:rsidDel="009E644C">
                <w:rPr>
                  <w:rFonts w:ascii="Calibri" w:hAnsi="Calibri" w:cs="Calibri"/>
                  <w:color w:val="000000"/>
                  <w:sz w:val="22"/>
                  <w:szCs w:val="22"/>
                </w:rPr>
                <w:delText>101.35</w:delText>
              </w:r>
            </w:del>
          </w:p>
        </w:tc>
        <w:tc>
          <w:tcPr>
            <w:tcW w:w="886" w:type="dxa"/>
            <w:vAlign w:val="bottom"/>
          </w:tcPr>
          <w:p w14:paraId="27B02D97" w14:textId="20854A7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66" w:author="Author"/>
                <w:rFonts w:asciiTheme="minorHAnsi" w:hAnsiTheme="minorHAnsi" w:cstheme="minorHAnsi"/>
                <w:color w:val="000000"/>
                <w:sz w:val="22"/>
                <w:szCs w:val="22"/>
              </w:rPr>
            </w:pPr>
            <w:del w:id="8467" w:author="Author">
              <w:r w:rsidDel="009E644C">
                <w:rPr>
                  <w:rFonts w:ascii="Calibri" w:hAnsi="Calibri" w:cs="Calibri"/>
                  <w:color w:val="000000"/>
                  <w:sz w:val="22"/>
                  <w:szCs w:val="22"/>
                </w:rPr>
                <w:delText>6.00</w:delText>
              </w:r>
            </w:del>
          </w:p>
        </w:tc>
        <w:tc>
          <w:tcPr>
            <w:tcW w:w="1240" w:type="dxa"/>
            <w:vAlign w:val="bottom"/>
          </w:tcPr>
          <w:p w14:paraId="2CD1BA85" w14:textId="2D46A55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68" w:author="Author"/>
                <w:rFonts w:asciiTheme="minorHAnsi" w:hAnsiTheme="minorHAnsi" w:cstheme="minorHAnsi"/>
                <w:color w:val="000000"/>
                <w:sz w:val="22"/>
                <w:szCs w:val="22"/>
              </w:rPr>
            </w:pPr>
            <w:del w:id="8469" w:author="Author">
              <w:r w:rsidDel="009E644C">
                <w:rPr>
                  <w:rFonts w:ascii="Calibri" w:hAnsi="Calibri" w:cs="Calibri"/>
                  <w:color w:val="000000"/>
                  <w:sz w:val="22"/>
                  <w:szCs w:val="22"/>
                </w:rPr>
                <w:delText>101.37</w:delText>
              </w:r>
            </w:del>
          </w:p>
        </w:tc>
      </w:tr>
      <w:tr w:rsidR="00F06446" w:rsidDel="009E644C" w14:paraId="2F8F7B8A" w14:textId="4703124F" w:rsidTr="00784B17">
        <w:trPr>
          <w:cnfStyle w:val="000000100000" w:firstRow="0" w:lastRow="0" w:firstColumn="0" w:lastColumn="0" w:oddVBand="0" w:evenVBand="0" w:oddHBand="1" w:evenHBand="0" w:firstRowFirstColumn="0" w:firstRowLastColumn="0" w:lastRowFirstColumn="0" w:lastRowLastColumn="0"/>
          <w:trHeight w:val="282"/>
          <w:del w:id="847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F41325F" w14:textId="48CC2E7C" w:rsidR="00F06446" w:rsidDel="009E644C" w:rsidRDefault="00F06446" w:rsidP="00784B17">
            <w:pPr>
              <w:rPr>
                <w:del w:id="8471" w:author="Author"/>
                <w:rFonts w:ascii="Calibri" w:hAnsi="Calibri" w:cs="Calibri"/>
                <w:b w:val="0"/>
                <w:bCs w:val="0"/>
                <w:color w:val="000000"/>
                <w:sz w:val="22"/>
                <w:szCs w:val="22"/>
              </w:rPr>
            </w:pPr>
            <w:del w:id="8472" w:author="Author">
              <w:r w:rsidDel="009E644C">
                <w:rPr>
                  <w:rFonts w:ascii="Calibri" w:hAnsi="Calibri" w:cs="Calibri"/>
                  <w:b w:val="0"/>
                  <w:bCs w:val="0"/>
                  <w:color w:val="000000"/>
                  <w:sz w:val="22"/>
                  <w:szCs w:val="22"/>
                </w:rPr>
                <w:delText>2176</w:delText>
              </w:r>
            </w:del>
          </w:p>
        </w:tc>
        <w:tc>
          <w:tcPr>
            <w:tcW w:w="851" w:type="dxa"/>
            <w:vAlign w:val="bottom"/>
          </w:tcPr>
          <w:p w14:paraId="233629F3" w14:textId="55AA475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73" w:author="Author"/>
                <w:rFonts w:asciiTheme="minorHAnsi" w:hAnsiTheme="minorHAnsi" w:cstheme="minorHAnsi"/>
                <w:color w:val="000000"/>
                <w:sz w:val="22"/>
                <w:szCs w:val="22"/>
              </w:rPr>
            </w:pPr>
            <w:del w:id="8474" w:author="Author">
              <w:r w:rsidDel="009E644C">
                <w:rPr>
                  <w:rFonts w:ascii="Calibri" w:hAnsi="Calibri" w:cs="Calibri"/>
                  <w:color w:val="000000"/>
                  <w:sz w:val="22"/>
                  <w:szCs w:val="22"/>
                </w:rPr>
                <w:delText>5.75</w:delText>
              </w:r>
            </w:del>
          </w:p>
        </w:tc>
        <w:tc>
          <w:tcPr>
            <w:tcW w:w="1240" w:type="dxa"/>
            <w:vAlign w:val="bottom"/>
          </w:tcPr>
          <w:p w14:paraId="6FF41508" w14:textId="61597E3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75" w:author="Author"/>
                <w:rFonts w:asciiTheme="minorHAnsi" w:hAnsiTheme="minorHAnsi" w:cstheme="minorHAnsi"/>
                <w:color w:val="000000"/>
                <w:sz w:val="22"/>
                <w:szCs w:val="22"/>
              </w:rPr>
            </w:pPr>
            <w:del w:id="8476" w:author="Author">
              <w:r w:rsidDel="009E644C">
                <w:rPr>
                  <w:rFonts w:ascii="Calibri" w:hAnsi="Calibri" w:cs="Calibri"/>
                  <w:color w:val="000000"/>
                  <w:sz w:val="22"/>
                  <w:szCs w:val="22"/>
                </w:rPr>
                <w:delText>100.11</w:delText>
              </w:r>
            </w:del>
          </w:p>
        </w:tc>
        <w:tc>
          <w:tcPr>
            <w:tcW w:w="851" w:type="dxa"/>
            <w:vAlign w:val="bottom"/>
          </w:tcPr>
          <w:p w14:paraId="01D7D83C" w14:textId="0D37C9C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77" w:author="Author"/>
                <w:rFonts w:asciiTheme="minorHAnsi" w:hAnsiTheme="minorHAnsi" w:cstheme="minorHAnsi"/>
                <w:color w:val="000000"/>
                <w:sz w:val="22"/>
                <w:szCs w:val="22"/>
              </w:rPr>
            </w:pPr>
            <w:del w:id="8478" w:author="Author">
              <w:r w:rsidDel="009E644C">
                <w:rPr>
                  <w:rFonts w:ascii="Calibri" w:hAnsi="Calibri" w:cs="Calibri"/>
                  <w:color w:val="000000"/>
                  <w:sz w:val="22"/>
                  <w:szCs w:val="22"/>
                </w:rPr>
                <w:delText>5.83</w:delText>
              </w:r>
            </w:del>
          </w:p>
        </w:tc>
        <w:tc>
          <w:tcPr>
            <w:tcW w:w="1240" w:type="dxa"/>
            <w:vAlign w:val="bottom"/>
          </w:tcPr>
          <w:p w14:paraId="508F20E1" w14:textId="44B3E1A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79" w:author="Author"/>
                <w:rFonts w:asciiTheme="minorHAnsi" w:hAnsiTheme="minorHAnsi" w:cstheme="minorHAnsi"/>
                <w:color w:val="000000"/>
                <w:sz w:val="22"/>
                <w:szCs w:val="22"/>
              </w:rPr>
            </w:pPr>
            <w:del w:id="8480" w:author="Author">
              <w:r w:rsidDel="009E644C">
                <w:rPr>
                  <w:rFonts w:ascii="Calibri" w:hAnsi="Calibri" w:cs="Calibri"/>
                  <w:color w:val="000000"/>
                  <w:sz w:val="22"/>
                  <w:szCs w:val="22"/>
                </w:rPr>
                <w:delText>101.50</w:delText>
              </w:r>
            </w:del>
          </w:p>
        </w:tc>
        <w:tc>
          <w:tcPr>
            <w:tcW w:w="886" w:type="dxa"/>
            <w:vAlign w:val="bottom"/>
          </w:tcPr>
          <w:p w14:paraId="1DED4297" w14:textId="58CE538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81" w:author="Author"/>
                <w:rFonts w:asciiTheme="minorHAnsi" w:hAnsiTheme="minorHAnsi" w:cstheme="minorHAnsi"/>
                <w:color w:val="000000"/>
                <w:sz w:val="22"/>
                <w:szCs w:val="22"/>
              </w:rPr>
            </w:pPr>
            <w:del w:id="8482" w:author="Author">
              <w:r w:rsidDel="009E644C">
                <w:rPr>
                  <w:rFonts w:ascii="Calibri" w:hAnsi="Calibri" w:cs="Calibri"/>
                  <w:color w:val="000000"/>
                  <w:sz w:val="22"/>
                  <w:szCs w:val="22"/>
                </w:rPr>
                <w:delText>5.83</w:delText>
              </w:r>
            </w:del>
          </w:p>
        </w:tc>
        <w:tc>
          <w:tcPr>
            <w:tcW w:w="1240" w:type="dxa"/>
            <w:vAlign w:val="bottom"/>
          </w:tcPr>
          <w:p w14:paraId="32206616" w14:textId="5C315F1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83" w:author="Author"/>
                <w:rFonts w:asciiTheme="minorHAnsi" w:hAnsiTheme="minorHAnsi" w:cstheme="minorHAnsi"/>
                <w:color w:val="000000"/>
                <w:sz w:val="22"/>
                <w:szCs w:val="22"/>
              </w:rPr>
            </w:pPr>
            <w:del w:id="8484" w:author="Author">
              <w:r w:rsidDel="009E644C">
                <w:rPr>
                  <w:rFonts w:ascii="Calibri" w:hAnsi="Calibri" w:cs="Calibri"/>
                  <w:color w:val="000000"/>
                  <w:sz w:val="22"/>
                  <w:szCs w:val="22"/>
                </w:rPr>
                <w:delText>101.49</w:delText>
              </w:r>
            </w:del>
          </w:p>
        </w:tc>
        <w:tc>
          <w:tcPr>
            <w:tcW w:w="886" w:type="dxa"/>
            <w:vAlign w:val="bottom"/>
          </w:tcPr>
          <w:p w14:paraId="1FF91B8F" w14:textId="104B989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85" w:author="Author"/>
                <w:rFonts w:asciiTheme="minorHAnsi" w:hAnsiTheme="minorHAnsi" w:cstheme="minorHAnsi"/>
                <w:color w:val="000000"/>
                <w:sz w:val="22"/>
                <w:szCs w:val="22"/>
              </w:rPr>
            </w:pPr>
            <w:del w:id="8486" w:author="Author">
              <w:r w:rsidDel="009E644C">
                <w:rPr>
                  <w:rFonts w:ascii="Calibri" w:hAnsi="Calibri" w:cs="Calibri"/>
                  <w:color w:val="000000"/>
                  <w:sz w:val="22"/>
                  <w:szCs w:val="22"/>
                </w:rPr>
                <w:delText>5.83</w:delText>
              </w:r>
            </w:del>
          </w:p>
        </w:tc>
        <w:tc>
          <w:tcPr>
            <w:tcW w:w="1240" w:type="dxa"/>
            <w:vAlign w:val="bottom"/>
          </w:tcPr>
          <w:p w14:paraId="32A2EDF4" w14:textId="15B4754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87" w:author="Author"/>
                <w:rFonts w:asciiTheme="minorHAnsi" w:hAnsiTheme="minorHAnsi" w:cstheme="minorHAnsi"/>
                <w:color w:val="000000"/>
                <w:sz w:val="22"/>
                <w:szCs w:val="22"/>
              </w:rPr>
            </w:pPr>
            <w:del w:id="8488" w:author="Author">
              <w:r w:rsidDel="009E644C">
                <w:rPr>
                  <w:rFonts w:ascii="Calibri" w:hAnsi="Calibri" w:cs="Calibri"/>
                  <w:color w:val="000000"/>
                  <w:sz w:val="22"/>
                  <w:szCs w:val="22"/>
                </w:rPr>
                <w:delText>101.52</w:delText>
              </w:r>
            </w:del>
          </w:p>
        </w:tc>
      </w:tr>
      <w:tr w:rsidR="00F06446" w:rsidDel="009E644C" w14:paraId="513F7EE3" w14:textId="75EEB5D3" w:rsidTr="00784B17">
        <w:trPr>
          <w:trHeight w:val="282"/>
          <w:del w:id="848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E832511" w14:textId="104E78EC" w:rsidR="00F06446" w:rsidDel="009E644C" w:rsidRDefault="00F06446" w:rsidP="00784B17">
            <w:pPr>
              <w:rPr>
                <w:del w:id="8490" w:author="Author"/>
                <w:rFonts w:ascii="Calibri" w:hAnsi="Calibri" w:cs="Calibri"/>
                <w:b w:val="0"/>
                <w:bCs w:val="0"/>
                <w:color w:val="000000"/>
                <w:sz w:val="22"/>
                <w:szCs w:val="22"/>
              </w:rPr>
            </w:pPr>
            <w:del w:id="8491" w:author="Author">
              <w:r w:rsidDel="009E644C">
                <w:rPr>
                  <w:rFonts w:ascii="Calibri" w:hAnsi="Calibri" w:cs="Calibri"/>
                  <w:b w:val="0"/>
                  <w:bCs w:val="0"/>
                  <w:color w:val="000000"/>
                  <w:sz w:val="22"/>
                  <w:szCs w:val="22"/>
                </w:rPr>
                <w:delText>2240</w:delText>
              </w:r>
            </w:del>
          </w:p>
        </w:tc>
        <w:tc>
          <w:tcPr>
            <w:tcW w:w="851" w:type="dxa"/>
            <w:vAlign w:val="bottom"/>
          </w:tcPr>
          <w:p w14:paraId="7831BF09" w14:textId="61ACF52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92" w:author="Author"/>
                <w:rFonts w:asciiTheme="minorHAnsi" w:hAnsiTheme="minorHAnsi" w:cstheme="minorHAnsi"/>
                <w:color w:val="000000"/>
                <w:sz w:val="22"/>
                <w:szCs w:val="22"/>
              </w:rPr>
            </w:pPr>
            <w:del w:id="8493" w:author="Author">
              <w:r w:rsidDel="009E644C">
                <w:rPr>
                  <w:rFonts w:ascii="Calibri" w:hAnsi="Calibri" w:cs="Calibri"/>
                  <w:color w:val="000000"/>
                  <w:sz w:val="22"/>
                  <w:szCs w:val="22"/>
                </w:rPr>
                <w:delText>5.58</w:delText>
              </w:r>
            </w:del>
          </w:p>
        </w:tc>
        <w:tc>
          <w:tcPr>
            <w:tcW w:w="1240" w:type="dxa"/>
            <w:vAlign w:val="bottom"/>
          </w:tcPr>
          <w:p w14:paraId="277AAF83" w14:textId="569D1EE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94" w:author="Author"/>
                <w:rFonts w:asciiTheme="minorHAnsi" w:hAnsiTheme="minorHAnsi" w:cstheme="minorHAnsi"/>
                <w:color w:val="000000"/>
                <w:sz w:val="22"/>
                <w:szCs w:val="22"/>
              </w:rPr>
            </w:pPr>
            <w:del w:id="8495" w:author="Author">
              <w:r w:rsidDel="009E644C">
                <w:rPr>
                  <w:rFonts w:ascii="Calibri" w:hAnsi="Calibri" w:cs="Calibri"/>
                  <w:color w:val="000000"/>
                  <w:sz w:val="22"/>
                  <w:szCs w:val="22"/>
                </w:rPr>
                <w:delText>99.96</w:delText>
              </w:r>
            </w:del>
          </w:p>
        </w:tc>
        <w:tc>
          <w:tcPr>
            <w:tcW w:w="851" w:type="dxa"/>
            <w:vAlign w:val="bottom"/>
          </w:tcPr>
          <w:p w14:paraId="28ABF627" w14:textId="723169F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96" w:author="Author"/>
                <w:rFonts w:asciiTheme="minorHAnsi" w:hAnsiTheme="minorHAnsi" w:cstheme="minorHAnsi"/>
                <w:color w:val="000000"/>
                <w:sz w:val="22"/>
                <w:szCs w:val="22"/>
              </w:rPr>
            </w:pPr>
            <w:del w:id="8497" w:author="Author">
              <w:r w:rsidDel="009E644C">
                <w:rPr>
                  <w:rFonts w:ascii="Calibri" w:hAnsi="Calibri" w:cs="Calibri"/>
                  <w:color w:val="000000"/>
                  <w:sz w:val="22"/>
                  <w:szCs w:val="22"/>
                </w:rPr>
                <w:delText>5.63</w:delText>
              </w:r>
            </w:del>
          </w:p>
        </w:tc>
        <w:tc>
          <w:tcPr>
            <w:tcW w:w="1240" w:type="dxa"/>
            <w:vAlign w:val="bottom"/>
          </w:tcPr>
          <w:p w14:paraId="680F0D88" w14:textId="4F8BEBE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98" w:author="Author"/>
                <w:rFonts w:asciiTheme="minorHAnsi" w:hAnsiTheme="minorHAnsi" w:cstheme="minorHAnsi"/>
                <w:color w:val="000000"/>
                <w:sz w:val="22"/>
                <w:szCs w:val="22"/>
              </w:rPr>
            </w:pPr>
            <w:del w:id="8499" w:author="Author">
              <w:r w:rsidDel="009E644C">
                <w:rPr>
                  <w:rFonts w:ascii="Calibri" w:hAnsi="Calibri" w:cs="Calibri"/>
                  <w:color w:val="000000"/>
                  <w:sz w:val="22"/>
                  <w:szCs w:val="22"/>
                </w:rPr>
                <w:delText>100.84</w:delText>
              </w:r>
            </w:del>
          </w:p>
        </w:tc>
        <w:tc>
          <w:tcPr>
            <w:tcW w:w="886" w:type="dxa"/>
            <w:vAlign w:val="bottom"/>
          </w:tcPr>
          <w:p w14:paraId="248712AB" w14:textId="2A398EB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00" w:author="Author"/>
                <w:rFonts w:asciiTheme="minorHAnsi" w:hAnsiTheme="minorHAnsi" w:cstheme="minorHAnsi"/>
                <w:color w:val="000000"/>
                <w:sz w:val="22"/>
                <w:szCs w:val="22"/>
              </w:rPr>
            </w:pPr>
            <w:del w:id="8501" w:author="Author">
              <w:r w:rsidDel="009E644C">
                <w:rPr>
                  <w:rFonts w:ascii="Calibri" w:hAnsi="Calibri" w:cs="Calibri"/>
                  <w:color w:val="000000"/>
                  <w:sz w:val="22"/>
                  <w:szCs w:val="22"/>
                </w:rPr>
                <w:delText>5.63</w:delText>
              </w:r>
            </w:del>
          </w:p>
        </w:tc>
        <w:tc>
          <w:tcPr>
            <w:tcW w:w="1240" w:type="dxa"/>
            <w:vAlign w:val="bottom"/>
          </w:tcPr>
          <w:p w14:paraId="6CE3F20D" w14:textId="0D2D248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02" w:author="Author"/>
                <w:rFonts w:asciiTheme="minorHAnsi" w:hAnsiTheme="minorHAnsi" w:cstheme="minorHAnsi"/>
                <w:color w:val="000000"/>
                <w:sz w:val="22"/>
                <w:szCs w:val="22"/>
              </w:rPr>
            </w:pPr>
            <w:del w:id="8503" w:author="Author">
              <w:r w:rsidDel="009E644C">
                <w:rPr>
                  <w:rFonts w:ascii="Calibri" w:hAnsi="Calibri" w:cs="Calibri"/>
                  <w:color w:val="000000"/>
                  <w:sz w:val="22"/>
                  <w:szCs w:val="22"/>
                </w:rPr>
                <w:delText>100.85</w:delText>
              </w:r>
            </w:del>
          </w:p>
        </w:tc>
        <w:tc>
          <w:tcPr>
            <w:tcW w:w="886" w:type="dxa"/>
            <w:vAlign w:val="bottom"/>
          </w:tcPr>
          <w:p w14:paraId="7FC9C4F2" w14:textId="7E182FF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04" w:author="Author"/>
                <w:rFonts w:asciiTheme="minorHAnsi" w:hAnsiTheme="minorHAnsi" w:cstheme="minorHAnsi"/>
                <w:color w:val="000000"/>
                <w:sz w:val="22"/>
                <w:szCs w:val="22"/>
              </w:rPr>
            </w:pPr>
            <w:del w:id="8505" w:author="Author">
              <w:r w:rsidDel="009E644C">
                <w:rPr>
                  <w:rFonts w:ascii="Calibri" w:hAnsi="Calibri" w:cs="Calibri"/>
                  <w:color w:val="000000"/>
                  <w:sz w:val="22"/>
                  <w:szCs w:val="22"/>
                </w:rPr>
                <w:delText>5.63</w:delText>
              </w:r>
            </w:del>
          </w:p>
        </w:tc>
        <w:tc>
          <w:tcPr>
            <w:tcW w:w="1240" w:type="dxa"/>
            <w:vAlign w:val="bottom"/>
          </w:tcPr>
          <w:p w14:paraId="7A956B3A" w14:textId="37DEB5B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06" w:author="Author"/>
                <w:rFonts w:asciiTheme="minorHAnsi" w:hAnsiTheme="minorHAnsi" w:cstheme="minorHAnsi"/>
                <w:color w:val="000000"/>
                <w:sz w:val="22"/>
                <w:szCs w:val="22"/>
              </w:rPr>
            </w:pPr>
            <w:del w:id="8507" w:author="Author">
              <w:r w:rsidDel="009E644C">
                <w:rPr>
                  <w:rFonts w:ascii="Calibri" w:hAnsi="Calibri" w:cs="Calibri"/>
                  <w:color w:val="000000"/>
                  <w:sz w:val="22"/>
                  <w:szCs w:val="22"/>
                </w:rPr>
                <w:delText>100.83</w:delText>
              </w:r>
            </w:del>
          </w:p>
        </w:tc>
      </w:tr>
      <w:tr w:rsidR="00F06446" w:rsidDel="009E644C" w14:paraId="14FEE8E8" w14:textId="75AA7D7D" w:rsidTr="00784B17">
        <w:trPr>
          <w:cnfStyle w:val="000000100000" w:firstRow="0" w:lastRow="0" w:firstColumn="0" w:lastColumn="0" w:oddVBand="0" w:evenVBand="0" w:oddHBand="1" w:evenHBand="0" w:firstRowFirstColumn="0" w:firstRowLastColumn="0" w:lastRowFirstColumn="0" w:lastRowLastColumn="0"/>
          <w:trHeight w:val="282"/>
          <w:del w:id="850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BF3BD2F" w14:textId="799EFDD2" w:rsidR="00F06446" w:rsidDel="009E644C" w:rsidRDefault="00F06446" w:rsidP="00784B17">
            <w:pPr>
              <w:rPr>
                <w:del w:id="8509" w:author="Author"/>
                <w:rFonts w:ascii="Calibri" w:hAnsi="Calibri" w:cs="Calibri"/>
                <w:b w:val="0"/>
                <w:bCs w:val="0"/>
                <w:color w:val="000000"/>
                <w:sz w:val="22"/>
                <w:szCs w:val="22"/>
              </w:rPr>
            </w:pPr>
            <w:del w:id="8510" w:author="Author">
              <w:r w:rsidDel="009E644C">
                <w:rPr>
                  <w:rFonts w:ascii="Calibri" w:hAnsi="Calibri" w:cs="Calibri"/>
                  <w:b w:val="0"/>
                  <w:bCs w:val="0"/>
                  <w:color w:val="000000"/>
                  <w:sz w:val="22"/>
                  <w:szCs w:val="22"/>
                </w:rPr>
                <w:delText>2304</w:delText>
              </w:r>
            </w:del>
          </w:p>
        </w:tc>
        <w:tc>
          <w:tcPr>
            <w:tcW w:w="851" w:type="dxa"/>
            <w:vAlign w:val="bottom"/>
          </w:tcPr>
          <w:p w14:paraId="20AD6B13" w14:textId="35BD903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11" w:author="Author"/>
                <w:rFonts w:asciiTheme="minorHAnsi" w:hAnsiTheme="minorHAnsi" w:cstheme="minorHAnsi"/>
                <w:color w:val="000000"/>
                <w:sz w:val="22"/>
                <w:szCs w:val="22"/>
              </w:rPr>
            </w:pPr>
            <w:del w:id="8512" w:author="Author">
              <w:r w:rsidDel="009E644C">
                <w:rPr>
                  <w:rFonts w:ascii="Calibri" w:hAnsi="Calibri" w:cs="Calibri"/>
                  <w:color w:val="000000"/>
                  <w:sz w:val="22"/>
                  <w:szCs w:val="22"/>
                </w:rPr>
                <w:delText>5.40</w:delText>
              </w:r>
            </w:del>
          </w:p>
        </w:tc>
        <w:tc>
          <w:tcPr>
            <w:tcW w:w="1240" w:type="dxa"/>
            <w:vAlign w:val="bottom"/>
          </w:tcPr>
          <w:p w14:paraId="37F177D1" w14:textId="1D11577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13" w:author="Author"/>
                <w:rFonts w:asciiTheme="minorHAnsi" w:hAnsiTheme="minorHAnsi" w:cstheme="minorHAnsi"/>
                <w:color w:val="000000"/>
                <w:sz w:val="22"/>
                <w:szCs w:val="22"/>
              </w:rPr>
            </w:pPr>
            <w:del w:id="8514" w:author="Author">
              <w:r w:rsidDel="009E644C">
                <w:rPr>
                  <w:rFonts w:ascii="Calibri" w:hAnsi="Calibri" w:cs="Calibri"/>
                  <w:color w:val="000000"/>
                  <w:sz w:val="22"/>
                  <w:szCs w:val="22"/>
                </w:rPr>
                <w:delText>99.58</w:delText>
              </w:r>
            </w:del>
          </w:p>
        </w:tc>
        <w:tc>
          <w:tcPr>
            <w:tcW w:w="851" w:type="dxa"/>
            <w:vAlign w:val="bottom"/>
          </w:tcPr>
          <w:p w14:paraId="458E6471" w14:textId="7733361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15" w:author="Author"/>
                <w:rFonts w:asciiTheme="minorHAnsi" w:hAnsiTheme="minorHAnsi" w:cstheme="minorHAnsi"/>
                <w:color w:val="000000"/>
                <w:sz w:val="22"/>
                <w:szCs w:val="22"/>
              </w:rPr>
            </w:pPr>
            <w:del w:id="8516" w:author="Author">
              <w:r w:rsidDel="009E644C">
                <w:rPr>
                  <w:rFonts w:ascii="Calibri" w:hAnsi="Calibri" w:cs="Calibri"/>
                  <w:color w:val="000000"/>
                  <w:sz w:val="22"/>
                  <w:szCs w:val="22"/>
                </w:rPr>
                <w:delText>5.42</w:delText>
              </w:r>
            </w:del>
          </w:p>
        </w:tc>
        <w:tc>
          <w:tcPr>
            <w:tcW w:w="1240" w:type="dxa"/>
            <w:vAlign w:val="bottom"/>
          </w:tcPr>
          <w:p w14:paraId="02B022E3" w14:textId="299295F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17" w:author="Author"/>
                <w:rFonts w:asciiTheme="minorHAnsi" w:hAnsiTheme="minorHAnsi" w:cstheme="minorHAnsi"/>
                <w:color w:val="000000"/>
                <w:sz w:val="22"/>
                <w:szCs w:val="22"/>
              </w:rPr>
            </w:pPr>
            <w:del w:id="8518" w:author="Author">
              <w:r w:rsidDel="009E644C">
                <w:rPr>
                  <w:rFonts w:ascii="Calibri" w:hAnsi="Calibri" w:cs="Calibri"/>
                  <w:color w:val="000000"/>
                  <w:sz w:val="22"/>
                  <w:szCs w:val="22"/>
                </w:rPr>
                <w:delText>99.92</w:delText>
              </w:r>
            </w:del>
          </w:p>
        </w:tc>
        <w:tc>
          <w:tcPr>
            <w:tcW w:w="886" w:type="dxa"/>
            <w:vAlign w:val="bottom"/>
          </w:tcPr>
          <w:p w14:paraId="3A371E28" w14:textId="7180DB0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19" w:author="Author"/>
                <w:rFonts w:asciiTheme="minorHAnsi" w:hAnsiTheme="minorHAnsi" w:cstheme="minorHAnsi"/>
                <w:color w:val="000000"/>
                <w:sz w:val="22"/>
                <w:szCs w:val="22"/>
              </w:rPr>
            </w:pPr>
            <w:del w:id="8520" w:author="Author">
              <w:r w:rsidDel="009E644C">
                <w:rPr>
                  <w:rFonts w:ascii="Calibri" w:hAnsi="Calibri" w:cs="Calibri"/>
                  <w:color w:val="000000"/>
                  <w:sz w:val="22"/>
                  <w:szCs w:val="22"/>
                </w:rPr>
                <w:delText>5.42</w:delText>
              </w:r>
            </w:del>
          </w:p>
        </w:tc>
        <w:tc>
          <w:tcPr>
            <w:tcW w:w="1240" w:type="dxa"/>
            <w:vAlign w:val="bottom"/>
          </w:tcPr>
          <w:p w14:paraId="6F8CA724" w14:textId="03E775C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21" w:author="Author"/>
                <w:rFonts w:asciiTheme="minorHAnsi" w:hAnsiTheme="minorHAnsi" w:cstheme="minorHAnsi"/>
                <w:color w:val="000000"/>
                <w:sz w:val="22"/>
                <w:szCs w:val="22"/>
              </w:rPr>
            </w:pPr>
            <w:del w:id="8522" w:author="Author">
              <w:r w:rsidDel="009E644C">
                <w:rPr>
                  <w:rFonts w:ascii="Calibri" w:hAnsi="Calibri" w:cs="Calibri"/>
                  <w:color w:val="000000"/>
                  <w:sz w:val="22"/>
                  <w:szCs w:val="22"/>
                </w:rPr>
                <w:delText>99.92</w:delText>
              </w:r>
            </w:del>
          </w:p>
        </w:tc>
        <w:tc>
          <w:tcPr>
            <w:tcW w:w="886" w:type="dxa"/>
            <w:vAlign w:val="bottom"/>
          </w:tcPr>
          <w:p w14:paraId="01F51348" w14:textId="04AA99E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23" w:author="Author"/>
                <w:rFonts w:asciiTheme="minorHAnsi" w:hAnsiTheme="minorHAnsi" w:cstheme="minorHAnsi"/>
                <w:color w:val="000000"/>
                <w:sz w:val="22"/>
                <w:szCs w:val="22"/>
              </w:rPr>
            </w:pPr>
            <w:del w:id="8524" w:author="Author">
              <w:r w:rsidDel="009E644C">
                <w:rPr>
                  <w:rFonts w:ascii="Calibri" w:hAnsi="Calibri" w:cs="Calibri"/>
                  <w:color w:val="000000"/>
                  <w:sz w:val="22"/>
                  <w:szCs w:val="22"/>
                </w:rPr>
                <w:delText>5.42</w:delText>
              </w:r>
            </w:del>
          </w:p>
        </w:tc>
        <w:tc>
          <w:tcPr>
            <w:tcW w:w="1240" w:type="dxa"/>
            <w:vAlign w:val="bottom"/>
          </w:tcPr>
          <w:p w14:paraId="31F166BB" w14:textId="743A250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25" w:author="Author"/>
                <w:rFonts w:asciiTheme="minorHAnsi" w:hAnsiTheme="minorHAnsi" w:cstheme="minorHAnsi"/>
                <w:color w:val="000000"/>
                <w:sz w:val="22"/>
                <w:szCs w:val="22"/>
              </w:rPr>
            </w:pPr>
            <w:del w:id="8526" w:author="Author">
              <w:r w:rsidDel="009E644C">
                <w:rPr>
                  <w:rFonts w:ascii="Calibri" w:hAnsi="Calibri" w:cs="Calibri"/>
                  <w:color w:val="000000"/>
                  <w:sz w:val="22"/>
                  <w:szCs w:val="22"/>
                </w:rPr>
                <w:delText>99.93</w:delText>
              </w:r>
            </w:del>
          </w:p>
        </w:tc>
      </w:tr>
      <w:tr w:rsidR="00F06446" w:rsidDel="009E644C" w14:paraId="3C4EAFCD" w14:textId="74E8DFC3" w:rsidTr="00784B17">
        <w:trPr>
          <w:trHeight w:val="282"/>
          <w:del w:id="852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239D604" w14:textId="2D2588B8" w:rsidR="00F06446" w:rsidDel="009E644C" w:rsidRDefault="00F06446" w:rsidP="00784B17">
            <w:pPr>
              <w:rPr>
                <w:del w:id="8528" w:author="Author"/>
                <w:rFonts w:ascii="Calibri" w:hAnsi="Calibri" w:cs="Calibri"/>
                <w:b w:val="0"/>
                <w:bCs w:val="0"/>
                <w:color w:val="000000"/>
                <w:sz w:val="22"/>
                <w:szCs w:val="22"/>
              </w:rPr>
            </w:pPr>
            <w:del w:id="8529" w:author="Author">
              <w:r w:rsidDel="009E644C">
                <w:rPr>
                  <w:rFonts w:ascii="Calibri" w:hAnsi="Calibri" w:cs="Calibri"/>
                  <w:b w:val="0"/>
                  <w:bCs w:val="0"/>
                  <w:color w:val="000000"/>
                  <w:sz w:val="22"/>
                  <w:szCs w:val="22"/>
                </w:rPr>
                <w:delText>2368</w:delText>
              </w:r>
            </w:del>
          </w:p>
        </w:tc>
        <w:tc>
          <w:tcPr>
            <w:tcW w:w="851" w:type="dxa"/>
            <w:vAlign w:val="bottom"/>
          </w:tcPr>
          <w:p w14:paraId="4FD400BD" w14:textId="152358C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30" w:author="Author"/>
                <w:rFonts w:asciiTheme="minorHAnsi" w:hAnsiTheme="minorHAnsi" w:cstheme="minorHAnsi"/>
                <w:color w:val="000000"/>
                <w:sz w:val="22"/>
                <w:szCs w:val="22"/>
              </w:rPr>
            </w:pPr>
            <w:del w:id="8531" w:author="Author">
              <w:r w:rsidDel="009E644C">
                <w:rPr>
                  <w:rFonts w:ascii="Calibri" w:hAnsi="Calibri" w:cs="Calibri"/>
                  <w:color w:val="000000"/>
                  <w:sz w:val="22"/>
                  <w:szCs w:val="22"/>
                </w:rPr>
                <w:delText>5.24</w:delText>
              </w:r>
            </w:del>
          </w:p>
        </w:tc>
        <w:tc>
          <w:tcPr>
            <w:tcW w:w="1240" w:type="dxa"/>
            <w:vAlign w:val="bottom"/>
          </w:tcPr>
          <w:p w14:paraId="132D2FB9" w14:textId="0DC889E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32" w:author="Author"/>
                <w:rFonts w:asciiTheme="minorHAnsi" w:hAnsiTheme="minorHAnsi" w:cstheme="minorHAnsi"/>
                <w:color w:val="000000"/>
                <w:sz w:val="22"/>
                <w:szCs w:val="22"/>
              </w:rPr>
            </w:pPr>
            <w:del w:id="8533" w:author="Author">
              <w:r w:rsidDel="009E644C">
                <w:rPr>
                  <w:rFonts w:ascii="Calibri" w:hAnsi="Calibri" w:cs="Calibri"/>
                  <w:color w:val="000000"/>
                  <w:sz w:val="22"/>
                  <w:szCs w:val="22"/>
                </w:rPr>
                <w:delText>99.23</w:delText>
              </w:r>
            </w:del>
          </w:p>
        </w:tc>
        <w:tc>
          <w:tcPr>
            <w:tcW w:w="851" w:type="dxa"/>
            <w:vAlign w:val="bottom"/>
          </w:tcPr>
          <w:p w14:paraId="478C969C" w14:textId="467B7A0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34" w:author="Author"/>
                <w:rFonts w:asciiTheme="minorHAnsi" w:hAnsiTheme="minorHAnsi" w:cstheme="minorHAnsi"/>
                <w:color w:val="000000"/>
                <w:sz w:val="22"/>
                <w:szCs w:val="22"/>
              </w:rPr>
            </w:pPr>
            <w:del w:id="8535" w:author="Author">
              <w:r w:rsidDel="009E644C">
                <w:rPr>
                  <w:rFonts w:ascii="Calibri" w:hAnsi="Calibri" w:cs="Calibri"/>
                  <w:color w:val="000000"/>
                  <w:sz w:val="22"/>
                  <w:szCs w:val="22"/>
                </w:rPr>
                <w:delText>5.24</w:delText>
              </w:r>
            </w:del>
          </w:p>
        </w:tc>
        <w:tc>
          <w:tcPr>
            <w:tcW w:w="1240" w:type="dxa"/>
            <w:vAlign w:val="bottom"/>
          </w:tcPr>
          <w:p w14:paraId="777AC6AB" w14:textId="24FDCC7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36" w:author="Author"/>
                <w:rFonts w:asciiTheme="minorHAnsi" w:hAnsiTheme="minorHAnsi" w:cstheme="minorHAnsi"/>
                <w:color w:val="000000"/>
                <w:sz w:val="22"/>
                <w:szCs w:val="22"/>
              </w:rPr>
            </w:pPr>
            <w:del w:id="8537" w:author="Author">
              <w:r w:rsidDel="009E644C">
                <w:rPr>
                  <w:rFonts w:ascii="Calibri" w:hAnsi="Calibri" w:cs="Calibri"/>
                  <w:color w:val="000000"/>
                  <w:sz w:val="22"/>
                  <w:szCs w:val="22"/>
                </w:rPr>
                <w:delText>99.26</w:delText>
              </w:r>
            </w:del>
          </w:p>
        </w:tc>
        <w:tc>
          <w:tcPr>
            <w:tcW w:w="886" w:type="dxa"/>
            <w:vAlign w:val="bottom"/>
          </w:tcPr>
          <w:p w14:paraId="3C2492D2" w14:textId="0509B18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38" w:author="Author"/>
                <w:rFonts w:asciiTheme="minorHAnsi" w:hAnsiTheme="minorHAnsi" w:cstheme="minorHAnsi"/>
                <w:color w:val="000000"/>
                <w:sz w:val="22"/>
                <w:szCs w:val="22"/>
              </w:rPr>
            </w:pPr>
            <w:del w:id="8539" w:author="Author">
              <w:r w:rsidDel="009E644C">
                <w:rPr>
                  <w:rFonts w:ascii="Calibri" w:hAnsi="Calibri" w:cs="Calibri"/>
                  <w:color w:val="000000"/>
                  <w:sz w:val="22"/>
                  <w:szCs w:val="22"/>
                </w:rPr>
                <w:delText>5.24</w:delText>
              </w:r>
            </w:del>
          </w:p>
        </w:tc>
        <w:tc>
          <w:tcPr>
            <w:tcW w:w="1240" w:type="dxa"/>
            <w:vAlign w:val="bottom"/>
          </w:tcPr>
          <w:p w14:paraId="62215023" w14:textId="7D1466C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40" w:author="Author"/>
                <w:rFonts w:asciiTheme="minorHAnsi" w:hAnsiTheme="minorHAnsi" w:cstheme="minorHAnsi"/>
                <w:color w:val="000000"/>
                <w:sz w:val="22"/>
                <w:szCs w:val="22"/>
              </w:rPr>
            </w:pPr>
            <w:del w:id="8541" w:author="Author">
              <w:r w:rsidDel="009E644C">
                <w:rPr>
                  <w:rFonts w:ascii="Calibri" w:hAnsi="Calibri" w:cs="Calibri"/>
                  <w:color w:val="000000"/>
                  <w:sz w:val="22"/>
                  <w:szCs w:val="22"/>
                </w:rPr>
                <w:delText>99.24</w:delText>
              </w:r>
            </w:del>
          </w:p>
        </w:tc>
        <w:tc>
          <w:tcPr>
            <w:tcW w:w="886" w:type="dxa"/>
            <w:vAlign w:val="bottom"/>
          </w:tcPr>
          <w:p w14:paraId="330C445A" w14:textId="4F8093A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42" w:author="Author"/>
                <w:rFonts w:asciiTheme="minorHAnsi" w:hAnsiTheme="minorHAnsi" w:cstheme="minorHAnsi"/>
                <w:color w:val="000000"/>
                <w:sz w:val="22"/>
                <w:szCs w:val="22"/>
              </w:rPr>
            </w:pPr>
            <w:del w:id="8543" w:author="Author">
              <w:r w:rsidDel="009E644C">
                <w:rPr>
                  <w:rFonts w:ascii="Calibri" w:hAnsi="Calibri" w:cs="Calibri"/>
                  <w:color w:val="000000"/>
                  <w:sz w:val="22"/>
                  <w:szCs w:val="22"/>
                </w:rPr>
                <w:delText>5.24</w:delText>
              </w:r>
            </w:del>
          </w:p>
        </w:tc>
        <w:tc>
          <w:tcPr>
            <w:tcW w:w="1240" w:type="dxa"/>
            <w:vAlign w:val="bottom"/>
          </w:tcPr>
          <w:p w14:paraId="78A71146" w14:textId="357C197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44" w:author="Author"/>
                <w:rFonts w:asciiTheme="minorHAnsi" w:hAnsiTheme="minorHAnsi" w:cstheme="minorHAnsi"/>
                <w:color w:val="000000"/>
                <w:sz w:val="22"/>
                <w:szCs w:val="22"/>
              </w:rPr>
            </w:pPr>
            <w:del w:id="8545" w:author="Author">
              <w:r w:rsidDel="009E644C">
                <w:rPr>
                  <w:rFonts w:ascii="Calibri" w:hAnsi="Calibri" w:cs="Calibri"/>
                  <w:color w:val="000000"/>
                  <w:sz w:val="22"/>
                  <w:szCs w:val="22"/>
                </w:rPr>
                <w:delText>99.25</w:delText>
              </w:r>
            </w:del>
          </w:p>
        </w:tc>
      </w:tr>
      <w:tr w:rsidR="00F06446" w:rsidDel="009E644C" w14:paraId="6EFACADC" w14:textId="2420B832" w:rsidTr="00784B17">
        <w:trPr>
          <w:cnfStyle w:val="000000100000" w:firstRow="0" w:lastRow="0" w:firstColumn="0" w:lastColumn="0" w:oddVBand="0" w:evenVBand="0" w:oddHBand="1" w:evenHBand="0" w:firstRowFirstColumn="0" w:firstRowLastColumn="0" w:lastRowFirstColumn="0" w:lastRowLastColumn="0"/>
          <w:trHeight w:val="282"/>
          <w:del w:id="854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1BB319A" w14:textId="5278703B" w:rsidR="00F06446" w:rsidDel="009E644C" w:rsidRDefault="00F06446" w:rsidP="00784B17">
            <w:pPr>
              <w:rPr>
                <w:del w:id="8547" w:author="Author"/>
                <w:rFonts w:ascii="Calibri" w:hAnsi="Calibri" w:cs="Calibri"/>
                <w:b w:val="0"/>
                <w:bCs w:val="0"/>
                <w:color w:val="000000"/>
                <w:sz w:val="22"/>
                <w:szCs w:val="22"/>
              </w:rPr>
            </w:pPr>
            <w:del w:id="8548" w:author="Author">
              <w:r w:rsidDel="009E644C">
                <w:rPr>
                  <w:rFonts w:ascii="Calibri" w:hAnsi="Calibri" w:cs="Calibri"/>
                  <w:b w:val="0"/>
                  <w:bCs w:val="0"/>
                  <w:color w:val="000000"/>
                  <w:sz w:val="22"/>
                  <w:szCs w:val="22"/>
                </w:rPr>
                <w:delText>2432</w:delText>
              </w:r>
            </w:del>
          </w:p>
        </w:tc>
        <w:tc>
          <w:tcPr>
            <w:tcW w:w="851" w:type="dxa"/>
            <w:vAlign w:val="bottom"/>
          </w:tcPr>
          <w:p w14:paraId="756AAA86" w14:textId="6633A3F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49" w:author="Author"/>
                <w:rFonts w:asciiTheme="minorHAnsi" w:hAnsiTheme="minorHAnsi" w:cstheme="minorHAnsi"/>
                <w:color w:val="000000"/>
                <w:sz w:val="22"/>
                <w:szCs w:val="22"/>
              </w:rPr>
            </w:pPr>
            <w:del w:id="8550" w:author="Author">
              <w:r w:rsidDel="009E644C">
                <w:rPr>
                  <w:rFonts w:ascii="Calibri" w:hAnsi="Calibri" w:cs="Calibri"/>
                  <w:color w:val="000000"/>
                  <w:sz w:val="22"/>
                  <w:szCs w:val="22"/>
                </w:rPr>
                <w:delText>5.08</w:delText>
              </w:r>
            </w:del>
          </w:p>
        </w:tc>
        <w:tc>
          <w:tcPr>
            <w:tcW w:w="1240" w:type="dxa"/>
            <w:vAlign w:val="bottom"/>
          </w:tcPr>
          <w:p w14:paraId="181CBEC2" w14:textId="4DF86E9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51" w:author="Author"/>
                <w:rFonts w:asciiTheme="minorHAnsi" w:hAnsiTheme="minorHAnsi" w:cstheme="minorHAnsi"/>
                <w:color w:val="000000"/>
                <w:sz w:val="22"/>
                <w:szCs w:val="22"/>
              </w:rPr>
            </w:pPr>
            <w:del w:id="8552" w:author="Author">
              <w:r w:rsidDel="009E644C">
                <w:rPr>
                  <w:rFonts w:ascii="Calibri" w:hAnsi="Calibri" w:cs="Calibri"/>
                  <w:color w:val="000000"/>
                  <w:sz w:val="22"/>
                  <w:szCs w:val="22"/>
                </w:rPr>
                <w:delText>98.81</w:delText>
              </w:r>
            </w:del>
          </w:p>
        </w:tc>
        <w:tc>
          <w:tcPr>
            <w:tcW w:w="851" w:type="dxa"/>
            <w:vAlign w:val="bottom"/>
          </w:tcPr>
          <w:p w14:paraId="21CED77E" w14:textId="0F6E321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53" w:author="Author"/>
                <w:rFonts w:asciiTheme="minorHAnsi" w:hAnsiTheme="minorHAnsi" w:cstheme="minorHAnsi"/>
                <w:color w:val="000000"/>
                <w:sz w:val="22"/>
                <w:szCs w:val="22"/>
              </w:rPr>
            </w:pPr>
            <w:del w:id="8554" w:author="Author">
              <w:r w:rsidDel="009E644C">
                <w:rPr>
                  <w:rFonts w:ascii="Calibri" w:hAnsi="Calibri" w:cs="Calibri"/>
                  <w:color w:val="000000"/>
                  <w:sz w:val="22"/>
                  <w:szCs w:val="22"/>
                </w:rPr>
                <w:delText>5.05</w:delText>
              </w:r>
            </w:del>
          </w:p>
        </w:tc>
        <w:tc>
          <w:tcPr>
            <w:tcW w:w="1240" w:type="dxa"/>
            <w:vAlign w:val="bottom"/>
          </w:tcPr>
          <w:p w14:paraId="172DCD66" w14:textId="4AEC933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55" w:author="Author"/>
                <w:rFonts w:asciiTheme="minorHAnsi" w:hAnsiTheme="minorHAnsi" w:cstheme="minorHAnsi"/>
                <w:color w:val="000000"/>
                <w:sz w:val="22"/>
                <w:szCs w:val="22"/>
              </w:rPr>
            </w:pPr>
            <w:del w:id="8556" w:author="Author">
              <w:r w:rsidDel="009E644C">
                <w:rPr>
                  <w:rFonts w:ascii="Calibri" w:hAnsi="Calibri" w:cs="Calibri"/>
                  <w:color w:val="000000"/>
                  <w:sz w:val="22"/>
                  <w:szCs w:val="22"/>
                </w:rPr>
                <w:delText>98.34</w:delText>
              </w:r>
            </w:del>
          </w:p>
        </w:tc>
        <w:tc>
          <w:tcPr>
            <w:tcW w:w="886" w:type="dxa"/>
            <w:vAlign w:val="bottom"/>
          </w:tcPr>
          <w:p w14:paraId="532D869D" w14:textId="355662B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57" w:author="Author"/>
                <w:rFonts w:asciiTheme="minorHAnsi" w:hAnsiTheme="minorHAnsi" w:cstheme="minorHAnsi"/>
                <w:color w:val="000000"/>
                <w:sz w:val="22"/>
                <w:szCs w:val="22"/>
              </w:rPr>
            </w:pPr>
            <w:del w:id="8558" w:author="Author">
              <w:r w:rsidDel="009E644C">
                <w:rPr>
                  <w:rFonts w:ascii="Calibri" w:hAnsi="Calibri" w:cs="Calibri"/>
                  <w:color w:val="000000"/>
                  <w:sz w:val="22"/>
                  <w:szCs w:val="22"/>
                </w:rPr>
                <w:delText>5.05</w:delText>
              </w:r>
            </w:del>
          </w:p>
        </w:tc>
        <w:tc>
          <w:tcPr>
            <w:tcW w:w="1240" w:type="dxa"/>
            <w:vAlign w:val="bottom"/>
          </w:tcPr>
          <w:p w14:paraId="14921698" w14:textId="4DCF03A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59" w:author="Author"/>
                <w:rFonts w:asciiTheme="minorHAnsi" w:hAnsiTheme="minorHAnsi" w:cstheme="minorHAnsi"/>
                <w:color w:val="000000"/>
                <w:sz w:val="22"/>
                <w:szCs w:val="22"/>
              </w:rPr>
            </w:pPr>
            <w:del w:id="8560" w:author="Author">
              <w:r w:rsidDel="009E644C">
                <w:rPr>
                  <w:rFonts w:ascii="Calibri" w:hAnsi="Calibri" w:cs="Calibri"/>
                  <w:color w:val="000000"/>
                  <w:sz w:val="22"/>
                  <w:szCs w:val="22"/>
                </w:rPr>
                <w:delText>98.33</w:delText>
              </w:r>
            </w:del>
          </w:p>
        </w:tc>
        <w:tc>
          <w:tcPr>
            <w:tcW w:w="886" w:type="dxa"/>
            <w:vAlign w:val="bottom"/>
          </w:tcPr>
          <w:p w14:paraId="43798BBA" w14:textId="5E98F1B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61" w:author="Author"/>
                <w:rFonts w:asciiTheme="minorHAnsi" w:hAnsiTheme="minorHAnsi" w:cstheme="minorHAnsi"/>
                <w:color w:val="000000"/>
                <w:sz w:val="22"/>
                <w:szCs w:val="22"/>
              </w:rPr>
            </w:pPr>
            <w:del w:id="8562" w:author="Author">
              <w:r w:rsidDel="009E644C">
                <w:rPr>
                  <w:rFonts w:ascii="Calibri" w:hAnsi="Calibri" w:cs="Calibri"/>
                  <w:color w:val="000000"/>
                  <w:sz w:val="22"/>
                  <w:szCs w:val="22"/>
                </w:rPr>
                <w:delText>5.05</w:delText>
              </w:r>
            </w:del>
          </w:p>
        </w:tc>
        <w:tc>
          <w:tcPr>
            <w:tcW w:w="1240" w:type="dxa"/>
            <w:vAlign w:val="bottom"/>
          </w:tcPr>
          <w:p w14:paraId="28F2357D" w14:textId="5F7199A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63" w:author="Author"/>
                <w:rFonts w:asciiTheme="minorHAnsi" w:hAnsiTheme="minorHAnsi" w:cstheme="minorHAnsi"/>
                <w:color w:val="000000"/>
                <w:sz w:val="22"/>
                <w:szCs w:val="22"/>
              </w:rPr>
            </w:pPr>
            <w:del w:id="8564" w:author="Author">
              <w:r w:rsidDel="009E644C">
                <w:rPr>
                  <w:rFonts w:ascii="Calibri" w:hAnsi="Calibri" w:cs="Calibri"/>
                  <w:color w:val="000000"/>
                  <w:sz w:val="22"/>
                  <w:szCs w:val="22"/>
                </w:rPr>
                <w:delText>98.34</w:delText>
              </w:r>
            </w:del>
          </w:p>
        </w:tc>
      </w:tr>
      <w:tr w:rsidR="00F06446" w:rsidDel="009E644C" w14:paraId="5B20DDBF" w14:textId="3ED38FF5" w:rsidTr="00784B17">
        <w:trPr>
          <w:trHeight w:val="282"/>
          <w:del w:id="856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6453A95" w14:textId="40DBECA2" w:rsidR="00F06446" w:rsidDel="009E644C" w:rsidRDefault="00F06446" w:rsidP="00784B17">
            <w:pPr>
              <w:rPr>
                <w:del w:id="8566" w:author="Author"/>
                <w:rFonts w:ascii="Calibri" w:hAnsi="Calibri" w:cs="Calibri"/>
                <w:b w:val="0"/>
                <w:bCs w:val="0"/>
                <w:color w:val="000000"/>
                <w:sz w:val="22"/>
                <w:szCs w:val="22"/>
              </w:rPr>
            </w:pPr>
            <w:del w:id="8567" w:author="Author">
              <w:r w:rsidDel="009E644C">
                <w:rPr>
                  <w:rFonts w:ascii="Calibri" w:hAnsi="Calibri" w:cs="Calibri"/>
                  <w:b w:val="0"/>
                  <w:bCs w:val="0"/>
                  <w:color w:val="000000"/>
                  <w:sz w:val="22"/>
                  <w:szCs w:val="22"/>
                </w:rPr>
                <w:delText>2496</w:delText>
              </w:r>
            </w:del>
          </w:p>
        </w:tc>
        <w:tc>
          <w:tcPr>
            <w:tcW w:w="851" w:type="dxa"/>
            <w:vAlign w:val="bottom"/>
          </w:tcPr>
          <w:p w14:paraId="48E525E5" w14:textId="5A884A3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68" w:author="Author"/>
                <w:rFonts w:asciiTheme="minorHAnsi" w:hAnsiTheme="minorHAnsi" w:cstheme="minorHAnsi"/>
                <w:color w:val="000000"/>
                <w:sz w:val="22"/>
                <w:szCs w:val="22"/>
              </w:rPr>
            </w:pPr>
            <w:del w:id="8569" w:author="Author">
              <w:r w:rsidDel="009E644C">
                <w:rPr>
                  <w:rFonts w:ascii="Calibri" w:hAnsi="Calibri" w:cs="Calibri"/>
                  <w:color w:val="000000"/>
                  <w:sz w:val="22"/>
                  <w:szCs w:val="22"/>
                </w:rPr>
                <w:delText>4.95</w:delText>
              </w:r>
            </w:del>
          </w:p>
        </w:tc>
        <w:tc>
          <w:tcPr>
            <w:tcW w:w="1240" w:type="dxa"/>
            <w:vAlign w:val="bottom"/>
          </w:tcPr>
          <w:p w14:paraId="19EB8BC6" w14:textId="1D262B6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70" w:author="Author"/>
                <w:rFonts w:asciiTheme="minorHAnsi" w:hAnsiTheme="minorHAnsi" w:cstheme="minorHAnsi"/>
                <w:color w:val="000000"/>
                <w:sz w:val="22"/>
                <w:szCs w:val="22"/>
              </w:rPr>
            </w:pPr>
            <w:del w:id="8571" w:author="Author">
              <w:r w:rsidDel="009E644C">
                <w:rPr>
                  <w:rFonts w:ascii="Calibri" w:hAnsi="Calibri" w:cs="Calibri"/>
                  <w:color w:val="000000"/>
                  <w:sz w:val="22"/>
                  <w:szCs w:val="22"/>
                </w:rPr>
                <w:delText>98.85</w:delText>
              </w:r>
            </w:del>
          </w:p>
        </w:tc>
        <w:tc>
          <w:tcPr>
            <w:tcW w:w="851" w:type="dxa"/>
            <w:vAlign w:val="bottom"/>
          </w:tcPr>
          <w:p w14:paraId="7C5DECA3" w14:textId="54C3434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72" w:author="Author"/>
                <w:rFonts w:asciiTheme="minorHAnsi" w:hAnsiTheme="minorHAnsi" w:cstheme="minorHAnsi"/>
                <w:color w:val="000000"/>
                <w:sz w:val="22"/>
                <w:szCs w:val="22"/>
              </w:rPr>
            </w:pPr>
            <w:del w:id="8573" w:author="Author">
              <w:r w:rsidDel="009E644C">
                <w:rPr>
                  <w:rFonts w:ascii="Calibri" w:hAnsi="Calibri" w:cs="Calibri"/>
                  <w:color w:val="000000"/>
                  <w:sz w:val="22"/>
                  <w:szCs w:val="22"/>
                </w:rPr>
                <w:delText>4.91</w:delText>
              </w:r>
            </w:del>
          </w:p>
        </w:tc>
        <w:tc>
          <w:tcPr>
            <w:tcW w:w="1240" w:type="dxa"/>
            <w:vAlign w:val="bottom"/>
          </w:tcPr>
          <w:p w14:paraId="3A4C34E2" w14:textId="7931529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74" w:author="Author"/>
                <w:rFonts w:asciiTheme="minorHAnsi" w:hAnsiTheme="minorHAnsi" w:cstheme="minorHAnsi"/>
                <w:color w:val="000000"/>
                <w:sz w:val="22"/>
                <w:szCs w:val="22"/>
              </w:rPr>
            </w:pPr>
            <w:del w:id="8575" w:author="Author">
              <w:r w:rsidDel="009E644C">
                <w:rPr>
                  <w:rFonts w:ascii="Calibri" w:hAnsi="Calibri" w:cs="Calibri"/>
                  <w:color w:val="000000"/>
                  <w:sz w:val="22"/>
                  <w:szCs w:val="22"/>
                </w:rPr>
                <w:delText>97.95</w:delText>
              </w:r>
            </w:del>
          </w:p>
        </w:tc>
        <w:tc>
          <w:tcPr>
            <w:tcW w:w="886" w:type="dxa"/>
            <w:vAlign w:val="bottom"/>
          </w:tcPr>
          <w:p w14:paraId="18958BC2" w14:textId="2B1721D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76" w:author="Author"/>
                <w:rFonts w:asciiTheme="minorHAnsi" w:hAnsiTheme="minorHAnsi" w:cstheme="minorHAnsi"/>
                <w:color w:val="000000"/>
                <w:sz w:val="22"/>
                <w:szCs w:val="22"/>
              </w:rPr>
            </w:pPr>
            <w:del w:id="8577" w:author="Author">
              <w:r w:rsidDel="009E644C">
                <w:rPr>
                  <w:rFonts w:ascii="Calibri" w:hAnsi="Calibri" w:cs="Calibri"/>
                  <w:color w:val="000000"/>
                  <w:sz w:val="22"/>
                  <w:szCs w:val="22"/>
                </w:rPr>
                <w:delText>4.90</w:delText>
              </w:r>
            </w:del>
          </w:p>
        </w:tc>
        <w:tc>
          <w:tcPr>
            <w:tcW w:w="1240" w:type="dxa"/>
            <w:vAlign w:val="bottom"/>
          </w:tcPr>
          <w:p w14:paraId="3C1F5A28" w14:textId="4D8375B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78" w:author="Author"/>
                <w:rFonts w:asciiTheme="minorHAnsi" w:hAnsiTheme="minorHAnsi" w:cstheme="minorHAnsi"/>
                <w:color w:val="000000"/>
                <w:sz w:val="22"/>
                <w:szCs w:val="22"/>
              </w:rPr>
            </w:pPr>
            <w:del w:id="8579" w:author="Author">
              <w:r w:rsidDel="009E644C">
                <w:rPr>
                  <w:rFonts w:ascii="Calibri" w:hAnsi="Calibri" w:cs="Calibri"/>
                  <w:color w:val="000000"/>
                  <w:sz w:val="22"/>
                  <w:szCs w:val="22"/>
                </w:rPr>
                <w:delText>97.91</w:delText>
              </w:r>
            </w:del>
          </w:p>
        </w:tc>
        <w:tc>
          <w:tcPr>
            <w:tcW w:w="886" w:type="dxa"/>
            <w:vAlign w:val="bottom"/>
          </w:tcPr>
          <w:p w14:paraId="19D291B7" w14:textId="30F13C2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80" w:author="Author"/>
                <w:rFonts w:asciiTheme="minorHAnsi" w:hAnsiTheme="minorHAnsi" w:cstheme="minorHAnsi"/>
                <w:color w:val="000000"/>
                <w:sz w:val="22"/>
                <w:szCs w:val="22"/>
              </w:rPr>
            </w:pPr>
            <w:del w:id="8581" w:author="Author">
              <w:r w:rsidDel="009E644C">
                <w:rPr>
                  <w:rFonts w:ascii="Calibri" w:hAnsi="Calibri" w:cs="Calibri"/>
                  <w:color w:val="000000"/>
                  <w:sz w:val="22"/>
                  <w:szCs w:val="22"/>
                </w:rPr>
                <w:delText>4.91</w:delText>
              </w:r>
            </w:del>
          </w:p>
        </w:tc>
        <w:tc>
          <w:tcPr>
            <w:tcW w:w="1240" w:type="dxa"/>
            <w:vAlign w:val="bottom"/>
          </w:tcPr>
          <w:p w14:paraId="3E2CE383" w14:textId="05EBB6E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82" w:author="Author"/>
                <w:rFonts w:asciiTheme="minorHAnsi" w:hAnsiTheme="minorHAnsi" w:cstheme="minorHAnsi"/>
                <w:color w:val="000000"/>
                <w:sz w:val="22"/>
                <w:szCs w:val="22"/>
              </w:rPr>
            </w:pPr>
            <w:del w:id="8583" w:author="Author">
              <w:r w:rsidDel="009E644C">
                <w:rPr>
                  <w:rFonts w:ascii="Calibri" w:hAnsi="Calibri" w:cs="Calibri"/>
                  <w:color w:val="000000"/>
                  <w:sz w:val="22"/>
                  <w:szCs w:val="22"/>
                </w:rPr>
                <w:delText>97.99</w:delText>
              </w:r>
            </w:del>
          </w:p>
        </w:tc>
      </w:tr>
      <w:tr w:rsidR="00F06446" w:rsidDel="009E644C" w14:paraId="607ADCFF" w14:textId="6761AFEC" w:rsidTr="00784B17">
        <w:trPr>
          <w:cnfStyle w:val="000000100000" w:firstRow="0" w:lastRow="0" w:firstColumn="0" w:lastColumn="0" w:oddVBand="0" w:evenVBand="0" w:oddHBand="1" w:evenHBand="0" w:firstRowFirstColumn="0" w:firstRowLastColumn="0" w:lastRowFirstColumn="0" w:lastRowLastColumn="0"/>
          <w:trHeight w:val="282"/>
          <w:del w:id="858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6E7DB54" w14:textId="0E031E38" w:rsidR="00F06446" w:rsidDel="009E644C" w:rsidRDefault="00F06446" w:rsidP="00784B17">
            <w:pPr>
              <w:rPr>
                <w:del w:id="8585" w:author="Author"/>
                <w:rFonts w:ascii="Calibri" w:hAnsi="Calibri" w:cs="Calibri"/>
                <w:b w:val="0"/>
                <w:bCs w:val="0"/>
                <w:color w:val="000000"/>
                <w:sz w:val="22"/>
                <w:szCs w:val="22"/>
              </w:rPr>
            </w:pPr>
            <w:del w:id="8586" w:author="Author">
              <w:r w:rsidDel="009E644C">
                <w:rPr>
                  <w:rFonts w:ascii="Calibri" w:hAnsi="Calibri" w:cs="Calibri"/>
                  <w:b w:val="0"/>
                  <w:bCs w:val="0"/>
                  <w:color w:val="000000"/>
                  <w:sz w:val="22"/>
                  <w:szCs w:val="22"/>
                </w:rPr>
                <w:delText>2560</w:delText>
              </w:r>
            </w:del>
          </w:p>
        </w:tc>
        <w:tc>
          <w:tcPr>
            <w:tcW w:w="851" w:type="dxa"/>
            <w:vAlign w:val="bottom"/>
          </w:tcPr>
          <w:p w14:paraId="57D5F16B" w14:textId="46282CC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87" w:author="Author"/>
                <w:rFonts w:asciiTheme="minorHAnsi" w:hAnsiTheme="minorHAnsi" w:cstheme="minorHAnsi"/>
                <w:color w:val="000000"/>
                <w:sz w:val="22"/>
                <w:szCs w:val="22"/>
              </w:rPr>
            </w:pPr>
            <w:del w:id="8588" w:author="Author">
              <w:r w:rsidDel="009E644C">
                <w:rPr>
                  <w:rFonts w:ascii="Calibri" w:hAnsi="Calibri" w:cs="Calibri"/>
                  <w:color w:val="000000"/>
                  <w:sz w:val="22"/>
                  <w:szCs w:val="22"/>
                </w:rPr>
                <w:delText>4.82</w:delText>
              </w:r>
            </w:del>
          </w:p>
        </w:tc>
        <w:tc>
          <w:tcPr>
            <w:tcW w:w="1240" w:type="dxa"/>
            <w:vAlign w:val="bottom"/>
          </w:tcPr>
          <w:p w14:paraId="459B6FC9" w14:textId="10D6AC8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89" w:author="Author"/>
                <w:rFonts w:asciiTheme="minorHAnsi" w:hAnsiTheme="minorHAnsi" w:cstheme="minorHAnsi"/>
                <w:color w:val="000000"/>
                <w:sz w:val="22"/>
                <w:szCs w:val="22"/>
              </w:rPr>
            </w:pPr>
            <w:del w:id="8590" w:author="Author">
              <w:r w:rsidDel="009E644C">
                <w:rPr>
                  <w:rFonts w:ascii="Calibri" w:hAnsi="Calibri" w:cs="Calibri"/>
                  <w:color w:val="000000"/>
                  <w:sz w:val="22"/>
                  <w:szCs w:val="22"/>
                </w:rPr>
                <w:delText>98.68</w:delText>
              </w:r>
            </w:del>
          </w:p>
        </w:tc>
        <w:tc>
          <w:tcPr>
            <w:tcW w:w="851" w:type="dxa"/>
            <w:vAlign w:val="bottom"/>
          </w:tcPr>
          <w:p w14:paraId="771C4AA8" w14:textId="5AA241D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91" w:author="Author"/>
                <w:rFonts w:asciiTheme="minorHAnsi" w:hAnsiTheme="minorHAnsi" w:cstheme="minorHAnsi"/>
                <w:color w:val="000000"/>
                <w:sz w:val="22"/>
                <w:szCs w:val="22"/>
              </w:rPr>
            </w:pPr>
            <w:del w:id="8592" w:author="Author">
              <w:r w:rsidDel="009E644C">
                <w:rPr>
                  <w:rFonts w:ascii="Calibri" w:hAnsi="Calibri" w:cs="Calibri"/>
                  <w:color w:val="000000"/>
                  <w:sz w:val="22"/>
                  <w:szCs w:val="22"/>
                </w:rPr>
                <w:delText>4.79</w:delText>
              </w:r>
            </w:del>
          </w:p>
        </w:tc>
        <w:tc>
          <w:tcPr>
            <w:tcW w:w="1240" w:type="dxa"/>
            <w:vAlign w:val="bottom"/>
          </w:tcPr>
          <w:p w14:paraId="13690AAA" w14:textId="7E5B11F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93" w:author="Author"/>
                <w:rFonts w:asciiTheme="minorHAnsi" w:hAnsiTheme="minorHAnsi" w:cstheme="minorHAnsi"/>
                <w:color w:val="000000"/>
                <w:sz w:val="22"/>
                <w:szCs w:val="22"/>
              </w:rPr>
            </w:pPr>
            <w:del w:id="8594" w:author="Author">
              <w:r w:rsidDel="009E644C">
                <w:rPr>
                  <w:rFonts w:ascii="Calibri" w:hAnsi="Calibri" w:cs="Calibri"/>
                  <w:color w:val="000000"/>
                  <w:sz w:val="22"/>
                  <w:szCs w:val="22"/>
                </w:rPr>
                <w:delText>98.06</w:delText>
              </w:r>
            </w:del>
          </w:p>
        </w:tc>
        <w:tc>
          <w:tcPr>
            <w:tcW w:w="886" w:type="dxa"/>
            <w:vAlign w:val="bottom"/>
          </w:tcPr>
          <w:p w14:paraId="3FCAEA82" w14:textId="6A1F949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95" w:author="Author"/>
                <w:rFonts w:asciiTheme="minorHAnsi" w:hAnsiTheme="minorHAnsi" w:cstheme="minorHAnsi"/>
                <w:color w:val="000000"/>
                <w:sz w:val="22"/>
                <w:szCs w:val="22"/>
              </w:rPr>
            </w:pPr>
            <w:del w:id="8596" w:author="Author">
              <w:r w:rsidDel="009E644C">
                <w:rPr>
                  <w:rFonts w:ascii="Calibri" w:hAnsi="Calibri" w:cs="Calibri"/>
                  <w:color w:val="000000"/>
                  <w:sz w:val="22"/>
                  <w:szCs w:val="22"/>
                </w:rPr>
                <w:delText>4.79</w:delText>
              </w:r>
            </w:del>
          </w:p>
        </w:tc>
        <w:tc>
          <w:tcPr>
            <w:tcW w:w="1240" w:type="dxa"/>
            <w:vAlign w:val="bottom"/>
          </w:tcPr>
          <w:p w14:paraId="66935364" w14:textId="690E411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97" w:author="Author"/>
                <w:rFonts w:asciiTheme="minorHAnsi" w:hAnsiTheme="minorHAnsi" w:cstheme="minorHAnsi"/>
                <w:color w:val="000000"/>
                <w:sz w:val="22"/>
                <w:szCs w:val="22"/>
              </w:rPr>
            </w:pPr>
            <w:del w:id="8598" w:author="Author">
              <w:r w:rsidDel="009E644C">
                <w:rPr>
                  <w:rFonts w:ascii="Calibri" w:hAnsi="Calibri" w:cs="Calibri"/>
                  <w:color w:val="000000"/>
                  <w:sz w:val="22"/>
                  <w:szCs w:val="22"/>
                </w:rPr>
                <w:delText>98.04</w:delText>
              </w:r>
            </w:del>
          </w:p>
        </w:tc>
        <w:tc>
          <w:tcPr>
            <w:tcW w:w="886" w:type="dxa"/>
            <w:vAlign w:val="bottom"/>
          </w:tcPr>
          <w:p w14:paraId="3CF31F2F" w14:textId="4AA4221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99" w:author="Author"/>
                <w:rFonts w:asciiTheme="minorHAnsi" w:hAnsiTheme="minorHAnsi" w:cstheme="minorHAnsi"/>
                <w:color w:val="000000"/>
                <w:sz w:val="22"/>
                <w:szCs w:val="22"/>
              </w:rPr>
            </w:pPr>
            <w:del w:id="8600" w:author="Author">
              <w:r w:rsidDel="009E644C">
                <w:rPr>
                  <w:rFonts w:ascii="Calibri" w:hAnsi="Calibri" w:cs="Calibri"/>
                  <w:color w:val="000000"/>
                  <w:sz w:val="22"/>
                  <w:szCs w:val="22"/>
                </w:rPr>
                <w:delText>4.79</w:delText>
              </w:r>
            </w:del>
          </w:p>
        </w:tc>
        <w:tc>
          <w:tcPr>
            <w:tcW w:w="1240" w:type="dxa"/>
            <w:vAlign w:val="bottom"/>
          </w:tcPr>
          <w:p w14:paraId="56003194" w14:textId="6CF0A7C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01" w:author="Author"/>
                <w:rFonts w:asciiTheme="minorHAnsi" w:hAnsiTheme="minorHAnsi" w:cstheme="minorHAnsi"/>
                <w:color w:val="000000"/>
                <w:sz w:val="22"/>
                <w:szCs w:val="22"/>
              </w:rPr>
            </w:pPr>
            <w:del w:id="8602" w:author="Author">
              <w:r w:rsidDel="009E644C">
                <w:rPr>
                  <w:rFonts w:ascii="Calibri" w:hAnsi="Calibri" w:cs="Calibri"/>
                  <w:color w:val="000000"/>
                  <w:sz w:val="22"/>
                  <w:szCs w:val="22"/>
                </w:rPr>
                <w:delText>98.06</w:delText>
              </w:r>
            </w:del>
          </w:p>
        </w:tc>
      </w:tr>
      <w:tr w:rsidR="00F06446" w:rsidDel="009E644C" w14:paraId="399EE04D" w14:textId="21CE0FBD" w:rsidTr="00784B17">
        <w:trPr>
          <w:trHeight w:val="282"/>
          <w:del w:id="860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47D017E" w14:textId="7EE43900" w:rsidR="00F06446" w:rsidDel="009E644C" w:rsidRDefault="00F06446" w:rsidP="00784B17">
            <w:pPr>
              <w:rPr>
                <w:del w:id="8604" w:author="Author"/>
                <w:rFonts w:ascii="Calibri" w:hAnsi="Calibri" w:cs="Calibri"/>
                <w:b w:val="0"/>
                <w:bCs w:val="0"/>
                <w:color w:val="000000"/>
                <w:sz w:val="22"/>
                <w:szCs w:val="22"/>
              </w:rPr>
            </w:pPr>
            <w:del w:id="8605" w:author="Author">
              <w:r w:rsidDel="009E644C">
                <w:rPr>
                  <w:rFonts w:ascii="Calibri" w:hAnsi="Calibri" w:cs="Calibri"/>
                  <w:b w:val="0"/>
                  <w:bCs w:val="0"/>
                  <w:color w:val="000000"/>
                  <w:sz w:val="22"/>
                  <w:szCs w:val="22"/>
                </w:rPr>
                <w:delText>2624</w:delText>
              </w:r>
            </w:del>
          </w:p>
        </w:tc>
        <w:tc>
          <w:tcPr>
            <w:tcW w:w="851" w:type="dxa"/>
            <w:vAlign w:val="bottom"/>
          </w:tcPr>
          <w:p w14:paraId="2AAF3D54" w14:textId="04A00BC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06" w:author="Author"/>
                <w:rFonts w:asciiTheme="minorHAnsi" w:hAnsiTheme="minorHAnsi" w:cstheme="minorHAnsi"/>
                <w:color w:val="000000"/>
                <w:sz w:val="22"/>
                <w:szCs w:val="22"/>
              </w:rPr>
            </w:pPr>
            <w:del w:id="8607" w:author="Author">
              <w:r w:rsidDel="009E644C">
                <w:rPr>
                  <w:rFonts w:ascii="Calibri" w:hAnsi="Calibri" w:cs="Calibri"/>
                  <w:color w:val="000000"/>
                  <w:sz w:val="22"/>
                  <w:szCs w:val="22"/>
                </w:rPr>
                <w:delText>4.71</w:delText>
              </w:r>
            </w:del>
          </w:p>
        </w:tc>
        <w:tc>
          <w:tcPr>
            <w:tcW w:w="1240" w:type="dxa"/>
            <w:vAlign w:val="bottom"/>
          </w:tcPr>
          <w:p w14:paraId="1FD09157" w14:textId="611E0B7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08" w:author="Author"/>
                <w:rFonts w:asciiTheme="minorHAnsi" w:hAnsiTheme="minorHAnsi" w:cstheme="minorHAnsi"/>
                <w:color w:val="000000"/>
                <w:sz w:val="22"/>
                <w:szCs w:val="22"/>
              </w:rPr>
            </w:pPr>
            <w:del w:id="8609" w:author="Author">
              <w:r w:rsidDel="009E644C">
                <w:rPr>
                  <w:rFonts w:ascii="Calibri" w:hAnsi="Calibri" w:cs="Calibri"/>
                  <w:color w:val="000000"/>
                  <w:sz w:val="22"/>
                  <w:szCs w:val="22"/>
                </w:rPr>
                <w:delText>98.90</w:delText>
              </w:r>
            </w:del>
          </w:p>
        </w:tc>
        <w:tc>
          <w:tcPr>
            <w:tcW w:w="851" w:type="dxa"/>
            <w:vAlign w:val="bottom"/>
          </w:tcPr>
          <w:p w14:paraId="1F647792" w14:textId="493DCE9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10" w:author="Author"/>
                <w:rFonts w:asciiTheme="minorHAnsi" w:hAnsiTheme="minorHAnsi" w:cstheme="minorHAnsi"/>
                <w:color w:val="000000"/>
                <w:sz w:val="22"/>
                <w:szCs w:val="22"/>
              </w:rPr>
            </w:pPr>
            <w:del w:id="8611" w:author="Author">
              <w:r w:rsidDel="009E644C">
                <w:rPr>
                  <w:rFonts w:ascii="Calibri" w:hAnsi="Calibri" w:cs="Calibri"/>
                  <w:color w:val="000000"/>
                  <w:sz w:val="22"/>
                  <w:szCs w:val="22"/>
                </w:rPr>
                <w:delText>4.70</w:delText>
              </w:r>
            </w:del>
          </w:p>
        </w:tc>
        <w:tc>
          <w:tcPr>
            <w:tcW w:w="1240" w:type="dxa"/>
            <w:vAlign w:val="bottom"/>
          </w:tcPr>
          <w:p w14:paraId="6C4BE205" w14:textId="23390E3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12" w:author="Author"/>
                <w:rFonts w:asciiTheme="minorHAnsi" w:hAnsiTheme="minorHAnsi" w:cstheme="minorHAnsi"/>
                <w:color w:val="000000"/>
                <w:sz w:val="22"/>
                <w:szCs w:val="22"/>
              </w:rPr>
            </w:pPr>
            <w:del w:id="8613" w:author="Author">
              <w:r w:rsidDel="009E644C">
                <w:rPr>
                  <w:rFonts w:ascii="Calibri" w:hAnsi="Calibri" w:cs="Calibri"/>
                  <w:color w:val="000000"/>
                  <w:sz w:val="22"/>
                  <w:szCs w:val="22"/>
                </w:rPr>
                <w:delText>98.71</w:delText>
              </w:r>
            </w:del>
          </w:p>
        </w:tc>
        <w:tc>
          <w:tcPr>
            <w:tcW w:w="886" w:type="dxa"/>
            <w:vAlign w:val="bottom"/>
          </w:tcPr>
          <w:p w14:paraId="362ACCAF" w14:textId="4B61CE7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14" w:author="Author"/>
                <w:rFonts w:asciiTheme="minorHAnsi" w:hAnsiTheme="minorHAnsi" w:cstheme="minorHAnsi"/>
                <w:color w:val="000000"/>
                <w:sz w:val="22"/>
                <w:szCs w:val="22"/>
              </w:rPr>
            </w:pPr>
            <w:del w:id="8615" w:author="Author">
              <w:r w:rsidDel="009E644C">
                <w:rPr>
                  <w:rFonts w:ascii="Calibri" w:hAnsi="Calibri" w:cs="Calibri"/>
                  <w:color w:val="000000"/>
                  <w:sz w:val="22"/>
                  <w:szCs w:val="22"/>
                </w:rPr>
                <w:delText>4.70</w:delText>
              </w:r>
            </w:del>
          </w:p>
        </w:tc>
        <w:tc>
          <w:tcPr>
            <w:tcW w:w="1240" w:type="dxa"/>
            <w:vAlign w:val="bottom"/>
          </w:tcPr>
          <w:p w14:paraId="22FB1A96" w14:textId="22F74EA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16" w:author="Author"/>
                <w:rFonts w:asciiTheme="minorHAnsi" w:hAnsiTheme="minorHAnsi" w:cstheme="minorHAnsi"/>
                <w:color w:val="000000"/>
                <w:sz w:val="22"/>
                <w:szCs w:val="22"/>
              </w:rPr>
            </w:pPr>
            <w:del w:id="8617" w:author="Author">
              <w:r w:rsidDel="009E644C">
                <w:rPr>
                  <w:rFonts w:ascii="Calibri" w:hAnsi="Calibri" w:cs="Calibri"/>
                  <w:color w:val="000000"/>
                  <w:sz w:val="22"/>
                  <w:szCs w:val="22"/>
                </w:rPr>
                <w:delText>98.70</w:delText>
              </w:r>
            </w:del>
          </w:p>
        </w:tc>
        <w:tc>
          <w:tcPr>
            <w:tcW w:w="886" w:type="dxa"/>
            <w:vAlign w:val="bottom"/>
          </w:tcPr>
          <w:p w14:paraId="1637AB23" w14:textId="56826CB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18" w:author="Author"/>
                <w:rFonts w:asciiTheme="minorHAnsi" w:hAnsiTheme="minorHAnsi" w:cstheme="minorHAnsi"/>
                <w:color w:val="000000"/>
                <w:sz w:val="22"/>
                <w:szCs w:val="22"/>
              </w:rPr>
            </w:pPr>
            <w:del w:id="8619" w:author="Author">
              <w:r w:rsidDel="009E644C">
                <w:rPr>
                  <w:rFonts w:ascii="Calibri" w:hAnsi="Calibri" w:cs="Calibri"/>
                  <w:color w:val="000000"/>
                  <w:sz w:val="22"/>
                  <w:szCs w:val="22"/>
                </w:rPr>
                <w:delText>4.70</w:delText>
              </w:r>
            </w:del>
          </w:p>
        </w:tc>
        <w:tc>
          <w:tcPr>
            <w:tcW w:w="1240" w:type="dxa"/>
            <w:vAlign w:val="bottom"/>
          </w:tcPr>
          <w:p w14:paraId="70AD0B7E" w14:textId="6EB49BE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20" w:author="Author"/>
                <w:rFonts w:asciiTheme="minorHAnsi" w:hAnsiTheme="minorHAnsi" w:cstheme="minorHAnsi"/>
                <w:color w:val="000000"/>
                <w:sz w:val="22"/>
                <w:szCs w:val="22"/>
              </w:rPr>
            </w:pPr>
            <w:del w:id="8621" w:author="Author">
              <w:r w:rsidDel="009E644C">
                <w:rPr>
                  <w:rFonts w:ascii="Calibri" w:hAnsi="Calibri" w:cs="Calibri"/>
                  <w:color w:val="000000"/>
                  <w:sz w:val="22"/>
                  <w:szCs w:val="22"/>
                </w:rPr>
                <w:delText>98.70</w:delText>
              </w:r>
            </w:del>
          </w:p>
        </w:tc>
      </w:tr>
      <w:tr w:rsidR="00F06446" w:rsidDel="009E644C" w14:paraId="06580E84" w14:textId="6A0C4DA0" w:rsidTr="00784B17">
        <w:trPr>
          <w:cnfStyle w:val="000000100000" w:firstRow="0" w:lastRow="0" w:firstColumn="0" w:lastColumn="0" w:oddVBand="0" w:evenVBand="0" w:oddHBand="1" w:evenHBand="0" w:firstRowFirstColumn="0" w:firstRowLastColumn="0" w:lastRowFirstColumn="0" w:lastRowLastColumn="0"/>
          <w:trHeight w:val="282"/>
          <w:del w:id="862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F0FC9CF" w14:textId="70CA9691" w:rsidR="00F06446" w:rsidDel="009E644C" w:rsidRDefault="00F06446" w:rsidP="00784B17">
            <w:pPr>
              <w:rPr>
                <w:del w:id="8623" w:author="Author"/>
                <w:rFonts w:ascii="Calibri" w:hAnsi="Calibri" w:cs="Calibri"/>
                <w:b w:val="0"/>
                <w:bCs w:val="0"/>
                <w:color w:val="000000"/>
                <w:sz w:val="22"/>
                <w:szCs w:val="22"/>
              </w:rPr>
            </w:pPr>
            <w:del w:id="8624" w:author="Author">
              <w:r w:rsidDel="009E644C">
                <w:rPr>
                  <w:rFonts w:ascii="Calibri" w:hAnsi="Calibri" w:cs="Calibri"/>
                  <w:b w:val="0"/>
                  <w:bCs w:val="0"/>
                  <w:color w:val="000000"/>
                  <w:sz w:val="22"/>
                  <w:szCs w:val="22"/>
                </w:rPr>
                <w:delText>2688</w:delText>
              </w:r>
            </w:del>
          </w:p>
        </w:tc>
        <w:tc>
          <w:tcPr>
            <w:tcW w:w="851" w:type="dxa"/>
            <w:vAlign w:val="bottom"/>
          </w:tcPr>
          <w:p w14:paraId="3BBDC9E4" w14:textId="28CB5AC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25" w:author="Author"/>
                <w:rFonts w:asciiTheme="minorHAnsi" w:hAnsiTheme="minorHAnsi" w:cstheme="minorHAnsi"/>
                <w:color w:val="000000"/>
                <w:sz w:val="22"/>
                <w:szCs w:val="22"/>
              </w:rPr>
            </w:pPr>
            <w:del w:id="8626" w:author="Author">
              <w:r w:rsidDel="009E644C">
                <w:rPr>
                  <w:rFonts w:ascii="Calibri" w:hAnsi="Calibri" w:cs="Calibri"/>
                  <w:color w:val="000000"/>
                  <w:sz w:val="22"/>
                  <w:szCs w:val="22"/>
                </w:rPr>
                <w:delText>4.61</w:delText>
              </w:r>
            </w:del>
          </w:p>
        </w:tc>
        <w:tc>
          <w:tcPr>
            <w:tcW w:w="1240" w:type="dxa"/>
            <w:vAlign w:val="bottom"/>
          </w:tcPr>
          <w:p w14:paraId="7AF6F270" w14:textId="04D2D46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27" w:author="Author"/>
                <w:rFonts w:asciiTheme="minorHAnsi" w:hAnsiTheme="minorHAnsi" w:cstheme="minorHAnsi"/>
                <w:color w:val="000000"/>
                <w:sz w:val="22"/>
                <w:szCs w:val="22"/>
              </w:rPr>
            </w:pPr>
            <w:del w:id="8628" w:author="Author">
              <w:r w:rsidDel="009E644C">
                <w:rPr>
                  <w:rFonts w:ascii="Calibri" w:hAnsi="Calibri" w:cs="Calibri"/>
                  <w:color w:val="000000"/>
                  <w:sz w:val="22"/>
                  <w:szCs w:val="22"/>
                </w:rPr>
                <w:delText>99.03</w:delText>
              </w:r>
            </w:del>
          </w:p>
        </w:tc>
        <w:tc>
          <w:tcPr>
            <w:tcW w:w="851" w:type="dxa"/>
            <w:vAlign w:val="bottom"/>
          </w:tcPr>
          <w:p w14:paraId="6EBF9EE2" w14:textId="6ABD47C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29" w:author="Author"/>
                <w:rFonts w:asciiTheme="minorHAnsi" w:hAnsiTheme="minorHAnsi" w:cstheme="minorHAnsi"/>
                <w:color w:val="000000"/>
                <w:sz w:val="22"/>
                <w:szCs w:val="22"/>
              </w:rPr>
            </w:pPr>
            <w:del w:id="8630" w:author="Author">
              <w:r w:rsidDel="009E644C">
                <w:rPr>
                  <w:rFonts w:ascii="Calibri" w:hAnsi="Calibri" w:cs="Calibri"/>
                  <w:color w:val="000000"/>
                  <w:sz w:val="22"/>
                  <w:szCs w:val="22"/>
                </w:rPr>
                <w:delText>4.62</w:delText>
              </w:r>
            </w:del>
          </w:p>
        </w:tc>
        <w:tc>
          <w:tcPr>
            <w:tcW w:w="1240" w:type="dxa"/>
            <w:vAlign w:val="bottom"/>
          </w:tcPr>
          <w:p w14:paraId="483F2908" w14:textId="0331270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31" w:author="Author"/>
                <w:rFonts w:asciiTheme="minorHAnsi" w:hAnsiTheme="minorHAnsi" w:cstheme="minorHAnsi"/>
                <w:color w:val="000000"/>
                <w:sz w:val="22"/>
                <w:szCs w:val="22"/>
              </w:rPr>
            </w:pPr>
            <w:del w:id="8632" w:author="Author">
              <w:r w:rsidDel="009E644C">
                <w:rPr>
                  <w:rFonts w:ascii="Calibri" w:hAnsi="Calibri" w:cs="Calibri"/>
                  <w:color w:val="000000"/>
                  <w:sz w:val="22"/>
                  <w:szCs w:val="22"/>
                </w:rPr>
                <w:delText>99.26</w:delText>
              </w:r>
            </w:del>
          </w:p>
        </w:tc>
        <w:tc>
          <w:tcPr>
            <w:tcW w:w="886" w:type="dxa"/>
            <w:vAlign w:val="bottom"/>
          </w:tcPr>
          <w:p w14:paraId="3A15E528" w14:textId="56F300E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33" w:author="Author"/>
                <w:rFonts w:asciiTheme="minorHAnsi" w:hAnsiTheme="minorHAnsi" w:cstheme="minorHAnsi"/>
                <w:color w:val="000000"/>
                <w:sz w:val="22"/>
                <w:szCs w:val="22"/>
              </w:rPr>
            </w:pPr>
            <w:del w:id="8634" w:author="Author">
              <w:r w:rsidDel="009E644C">
                <w:rPr>
                  <w:rFonts w:ascii="Calibri" w:hAnsi="Calibri" w:cs="Calibri"/>
                  <w:color w:val="000000"/>
                  <w:sz w:val="22"/>
                  <w:szCs w:val="22"/>
                </w:rPr>
                <w:delText>4.62</w:delText>
              </w:r>
            </w:del>
          </w:p>
        </w:tc>
        <w:tc>
          <w:tcPr>
            <w:tcW w:w="1240" w:type="dxa"/>
            <w:vAlign w:val="bottom"/>
          </w:tcPr>
          <w:p w14:paraId="750513C8" w14:textId="5D6E54D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35" w:author="Author"/>
                <w:rFonts w:asciiTheme="minorHAnsi" w:hAnsiTheme="minorHAnsi" w:cstheme="minorHAnsi"/>
                <w:color w:val="000000"/>
                <w:sz w:val="22"/>
                <w:szCs w:val="22"/>
              </w:rPr>
            </w:pPr>
            <w:del w:id="8636" w:author="Author">
              <w:r w:rsidDel="009E644C">
                <w:rPr>
                  <w:rFonts w:ascii="Calibri" w:hAnsi="Calibri" w:cs="Calibri"/>
                  <w:color w:val="000000"/>
                  <w:sz w:val="22"/>
                  <w:szCs w:val="22"/>
                </w:rPr>
                <w:delText>99.26</w:delText>
              </w:r>
            </w:del>
          </w:p>
        </w:tc>
        <w:tc>
          <w:tcPr>
            <w:tcW w:w="886" w:type="dxa"/>
            <w:vAlign w:val="bottom"/>
          </w:tcPr>
          <w:p w14:paraId="5ED4E135" w14:textId="590AD31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37" w:author="Author"/>
                <w:rFonts w:asciiTheme="minorHAnsi" w:hAnsiTheme="minorHAnsi" w:cstheme="minorHAnsi"/>
                <w:color w:val="000000"/>
                <w:sz w:val="22"/>
                <w:szCs w:val="22"/>
              </w:rPr>
            </w:pPr>
            <w:del w:id="8638" w:author="Author">
              <w:r w:rsidDel="009E644C">
                <w:rPr>
                  <w:rFonts w:ascii="Calibri" w:hAnsi="Calibri" w:cs="Calibri"/>
                  <w:color w:val="000000"/>
                  <w:sz w:val="22"/>
                  <w:szCs w:val="22"/>
                </w:rPr>
                <w:delText>4.62</w:delText>
              </w:r>
            </w:del>
          </w:p>
        </w:tc>
        <w:tc>
          <w:tcPr>
            <w:tcW w:w="1240" w:type="dxa"/>
            <w:vAlign w:val="bottom"/>
          </w:tcPr>
          <w:p w14:paraId="27D08A58" w14:textId="1C32F5C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39" w:author="Author"/>
                <w:rFonts w:asciiTheme="minorHAnsi" w:hAnsiTheme="minorHAnsi" w:cstheme="minorHAnsi"/>
                <w:color w:val="000000"/>
                <w:sz w:val="22"/>
                <w:szCs w:val="22"/>
              </w:rPr>
            </w:pPr>
            <w:del w:id="8640" w:author="Author">
              <w:r w:rsidDel="009E644C">
                <w:rPr>
                  <w:rFonts w:ascii="Calibri" w:hAnsi="Calibri" w:cs="Calibri"/>
                  <w:color w:val="000000"/>
                  <w:sz w:val="22"/>
                  <w:szCs w:val="22"/>
                </w:rPr>
                <w:delText>99.25</w:delText>
              </w:r>
            </w:del>
          </w:p>
        </w:tc>
      </w:tr>
      <w:tr w:rsidR="00F06446" w:rsidDel="009E644C" w14:paraId="619DFF8D" w14:textId="39708976" w:rsidTr="00784B17">
        <w:trPr>
          <w:trHeight w:val="282"/>
          <w:del w:id="864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B31886F" w14:textId="3F59985F" w:rsidR="00F06446" w:rsidDel="009E644C" w:rsidRDefault="00F06446" w:rsidP="00784B17">
            <w:pPr>
              <w:rPr>
                <w:del w:id="8642" w:author="Author"/>
                <w:rFonts w:ascii="Calibri" w:hAnsi="Calibri" w:cs="Calibri"/>
                <w:b w:val="0"/>
                <w:bCs w:val="0"/>
                <w:color w:val="000000"/>
                <w:sz w:val="22"/>
                <w:szCs w:val="22"/>
              </w:rPr>
            </w:pPr>
            <w:del w:id="8643" w:author="Author">
              <w:r w:rsidDel="009E644C">
                <w:rPr>
                  <w:rFonts w:ascii="Calibri" w:hAnsi="Calibri" w:cs="Calibri"/>
                  <w:b w:val="0"/>
                  <w:bCs w:val="0"/>
                  <w:color w:val="000000"/>
                  <w:sz w:val="22"/>
                  <w:szCs w:val="22"/>
                </w:rPr>
                <w:delText>2752</w:delText>
              </w:r>
            </w:del>
          </w:p>
        </w:tc>
        <w:tc>
          <w:tcPr>
            <w:tcW w:w="851" w:type="dxa"/>
            <w:vAlign w:val="bottom"/>
          </w:tcPr>
          <w:p w14:paraId="364C0A27" w14:textId="41923DB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44" w:author="Author"/>
                <w:rFonts w:asciiTheme="minorHAnsi" w:hAnsiTheme="minorHAnsi" w:cstheme="minorHAnsi"/>
                <w:color w:val="000000"/>
                <w:sz w:val="22"/>
                <w:szCs w:val="22"/>
              </w:rPr>
            </w:pPr>
            <w:del w:id="8645" w:author="Author">
              <w:r w:rsidDel="009E644C">
                <w:rPr>
                  <w:rFonts w:ascii="Calibri" w:hAnsi="Calibri" w:cs="Calibri"/>
                  <w:color w:val="000000"/>
                  <w:sz w:val="22"/>
                  <w:szCs w:val="22"/>
                </w:rPr>
                <w:delText>4.52</w:delText>
              </w:r>
            </w:del>
          </w:p>
        </w:tc>
        <w:tc>
          <w:tcPr>
            <w:tcW w:w="1240" w:type="dxa"/>
            <w:vAlign w:val="bottom"/>
          </w:tcPr>
          <w:p w14:paraId="1E2E4F84" w14:textId="693E6B5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46" w:author="Author"/>
                <w:rFonts w:asciiTheme="minorHAnsi" w:hAnsiTheme="minorHAnsi" w:cstheme="minorHAnsi"/>
                <w:color w:val="000000"/>
                <w:sz w:val="22"/>
                <w:szCs w:val="22"/>
              </w:rPr>
            </w:pPr>
            <w:del w:id="8647" w:author="Author">
              <w:r w:rsidDel="009E644C">
                <w:rPr>
                  <w:rFonts w:ascii="Calibri" w:hAnsi="Calibri" w:cs="Calibri"/>
                  <w:color w:val="000000"/>
                  <w:sz w:val="22"/>
                  <w:szCs w:val="22"/>
                </w:rPr>
                <w:delText>99.47</w:delText>
              </w:r>
            </w:del>
          </w:p>
        </w:tc>
        <w:tc>
          <w:tcPr>
            <w:tcW w:w="851" w:type="dxa"/>
            <w:vAlign w:val="bottom"/>
          </w:tcPr>
          <w:p w14:paraId="71AD2A28" w14:textId="7092FD1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48" w:author="Author"/>
                <w:rFonts w:asciiTheme="minorHAnsi" w:hAnsiTheme="minorHAnsi" w:cstheme="minorHAnsi"/>
                <w:color w:val="000000"/>
                <w:sz w:val="22"/>
                <w:szCs w:val="22"/>
              </w:rPr>
            </w:pPr>
            <w:del w:id="8649" w:author="Author">
              <w:r w:rsidDel="009E644C">
                <w:rPr>
                  <w:rFonts w:ascii="Calibri" w:hAnsi="Calibri" w:cs="Calibri"/>
                  <w:color w:val="000000"/>
                  <w:sz w:val="22"/>
                  <w:szCs w:val="22"/>
                </w:rPr>
                <w:delText>4.55</w:delText>
              </w:r>
            </w:del>
          </w:p>
        </w:tc>
        <w:tc>
          <w:tcPr>
            <w:tcW w:w="1240" w:type="dxa"/>
            <w:vAlign w:val="bottom"/>
          </w:tcPr>
          <w:p w14:paraId="1B372B02" w14:textId="667381B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50" w:author="Author"/>
                <w:rFonts w:asciiTheme="minorHAnsi" w:hAnsiTheme="minorHAnsi" w:cstheme="minorHAnsi"/>
                <w:color w:val="000000"/>
                <w:sz w:val="22"/>
                <w:szCs w:val="22"/>
              </w:rPr>
            </w:pPr>
            <w:del w:id="8651" w:author="Author">
              <w:r w:rsidDel="009E644C">
                <w:rPr>
                  <w:rFonts w:ascii="Calibri" w:hAnsi="Calibri" w:cs="Calibri"/>
                  <w:color w:val="000000"/>
                  <w:sz w:val="22"/>
                  <w:szCs w:val="22"/>
                </w:rPr>
                <w:delText>100.23</w:delText>
              </w:r>
            </w:del>
          </w:p>
        </w:tc>
        <w:tc>
          <w:tcPr>
            <w:tcW w:w="886" w:type="dxa"/>
            <w:vAlign w:val="bottom"/>
          </w:tcPr>
          <w:p w14:paraId="2E79A38D" w14:textId="1A203D2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52" w:author="Author"/>
                <w:rFonts w:asciiTheme="minorHAnsi" w:hAnsiTheme="minorHAnsi" w:cstheme="minorHAnsi"/>
                <w:color w:val="000000"/>
                <w:sz w:val="22"/>
                <w:szCs w:val="22"/>
              </w:rPr>
            </w:pPr>
            <w:del w:id="8653" w:author="Author">
              <w:r w:rsidDel="009E644C">
                <w:rPr>
                  <w:rFonts w:ascii="Calibri" w:hAnsi="Calibri" w:cs="Calibri"/>
                  <w:color w:val="000000"/>
                  <w:sz w:val="22"/>
                  <w:szCs w:val="22"/>
                </w:rPr>
                <w:delText>4.55</w:delText>
              </w:r>
            </w:del>
          </w:p>
        </w:tc>
        <w:tc>
          <w:tcPr>
            <w:tcW w:w="1240" w:type="dxa"/>
            <w:vAlign w:val="bottom"/>
          </w:tcPr>
          <w:p w14:paraId="0B841811" w14:textId="2FB0425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54" w:author="Author"/>
                <w:rFonts w:asciiTheme="minorHAnsi" w:hAnsiTheme="minorHAnsi" w:cstheme="minorHAnsi"/>
                <w:color w:val="000000"/>
                <w:sz w:val="22"/>
                <w:szCs w:val="22"/>
              </w:rPr>
            </w:pPr>
            <w:del w:id="8655" w:author="Author">
              <w:r w:rsidDel="009E644C">
                <w:rPr>
                  <w:rFonts w:ascii="Calibri" w:hAnsi="Calibri" w:cs="Calibri"/>
                  <w:color w:val="000000"/>
                  <w:sz w:val="22"/>
                  <w:szCs w:val="22"/>
                </w:rPr>
                <w:delText>100.21</w:delText>
              </w:r>
            </w:del>
          </w:p>
        </w:tc>
        <w:tc>
          <w:tcPr>
            <w:tcW w:w="886" w:type="dxa"/>
            <w:vAlign w:val="bottom"/>
          </w:tcPr>
          <w:p w14:paraId="659BEE5C" w14:textId="3F71902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56" w:author="Author"/>
                <w:rFonts w:asciiTheme="minorHAnsi" w:hAnsiTheme="minorHAnsi" w:cstheme="minorHAnsi"/>
                <w:color w:val="000000"/>
                <w:sz w:val="22"/>
                <w:szCs w:val="22"/>
              </w:rPr>
            </w:pPr>
            <w:del w:id="8657" w:author="Author">
              <w:r w:rsidDel="009E644C">
                <w:rPr>
                  <w:rFonts w:ascii="Calibri" w:hAnsi="Calibri" w:cs="Calibri"/>
                  <w:color w:val="000000"/>
                  <w:sz w:val="22"/>
                  <w:szCs w:val="22"/>
                </w:rPr>
                <w:delText>4.55</w:delText>
              </w:r>
            </w:del>
          </w:p>
        </w:tc>
        <w:tc>
          <w:tcPr>
            <w:tcW w:w="1240" w:type="dxa"/>
            <w:vAlign w:val="bottom"/>
          </w:tcPr>
          <w:p w14:paraId="2A142361" w14:textId="6E792AE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58" w:author="Author"/>
                <w:rFonts w:asciiTheme="minorHAnsi" w:hAnsiTheme="minorHAnsi" w:cstheme="minorHAnsi"/>
                <w:color w:val="000000"/>
                <w:sz w:val="22"/>
                <w:szCs w:val="22"/>
              </w:rPr>
            </w:pPr>
            <w:del w:id="8659" w:author="Author">
              <w:r w:rsidDel="009E644C">
                <w:rPr>
                  <w:rFonts w:ascii="Calibri" w:hAnsi="Calibri" w:cs="Calibri"/>
                  <w:color w:val="000000"/>
                  <w:sz w:val="22"/>
                  <w:szCs w:val="22"/>
                </w:rPr>
                <w:delText>100.25</w:delText>
              </w:r>
            </w:del>
          </w:p>
        </w:tc>
      </w:tr>
      <w:tr w:rsidR="00F06446" w:rsidDel="009E644C" w14:paraId="68A8B8A5" w14:textId="55B2858F" w:rsidTr="00784B17">
        <w:trPr>
          <w:cnfStyle w:val="000000100000" w:firstRow="0" w:lastRow="0" w:firstColumn="0" w:lastColumn="0" w:oddVBand="0" w:evenVBand="0" w:oddHBand="1" w:evenHBand="0" w:firstRowFirstColumn="0" w:firstRowLastColumn="0" w:lastRowFirstColumn="0" w:lastRowLastColumn="0"/>
          <w:trHeight w:val="282"/>
          <w:del w:id="866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561B0B9" w14:textId="6254B168" w:rsidR="00F06446" w:rsidDel="009E644C" w:rsidRDefault="00F06446" w:rsidP="00784B17">
            <w:pPr>
              <w:rPr>
                <w:del w:id="8661" w:author="Author"/>
                <w:rFonts w:ascii="Calibri" w:hAnsi="Calibri" w:cs="Calibri"/>
                <w:b w:val="0"/>
                <w:bCs w:val="0"/>
                <w:color w:val="000000"/>
                <w:sz w:val="22"/>
                <w:szCs w:val="22"/>
              </w:rPr>
            </w:pPr>
            <w:del w:id="8662" w:author="Author">
              <w:r w:rsidDel="009E644C">
                <w:rPr>
                  <w:rFonts w:ascii="Calibri" w:hAnsi="Calibri" w:cs="Calibri"/>
                  <w:b w:val="0"/>
                  <w:bCs w:val="0"/>
                  <w:color w:val="000000"/>
                  <w:sz w:val="22"/>
                  <w:szCs w:val="22"/>
                </w:rPr>
                <w:delText>2816</w:delText>
              </w:r>
            </w:del>
          </w:p>
        </w:tc>
        <w:tc>
          <w:tcPr>
            <w:tcW w:w="851" w:type="dxa"/>
            <w:vAlign w:val="bottom"/>
          </w:tcPr>
          <w:p w14:paraId="0FC55D49" w14:textId="7BA83D2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63" w:author="Author"/>
                <w:rFonts w:asciiTheme="minorHAnsi" w:hAnsiTheme="minorHAnsi" w:cstheme="minorHAnsi"/>
                <w:color w:val="000000"/>
                <w:sz w:val="22"/>
                <w:szCs w:val="22"/>
              </w:rPr>
            </w:pPr>
            <w:del w:id="8664" w:author="Author">
              <w:r w:rsidDel="009E644C">
                <w:rPr>
                  <w:rFonts w:ascii="Calibri" w:hAnsi="Calibri" w:cs="Calibri"/>
                  <w:color w:val="000000"/>
                  <w:sz w:val="22"/>
                  <w:szCs w:val="22"/>
                </w:rPr>
                <w:delText>4.43</w:delText>
              </w:r>
            </w:del>
          </w:p>
        </w:tc>
        <w:tc>
          <w:tcPr>
            <w:tcW w:w="1240" w:type="dxa"/>
            <w:vAlign w:val="bottom"/>
          </w:tcPr>
          <w:p w14:paraId="21987637" w14:textId="37C6B4B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65" w:author="Author"/>
                <w:rFonts w:asciiTheme="minorHAnsi" w:hAnsiTheme="minorHAnsi" w:cstheme="minorHAnsi"/>
                <w:color w:val="000000"/>
                <w:sz w:val="22"/>
                <w:szCs w:val="22"/>
              </w:rPr>
            </w:pPr>
            <w:del w:id="8666" w:author="Author">
              <w:r w:rsidDel="009E644C">
                <w:rPr>
                  <w:rFonts w:ascii="Calibri" w:hAnsi="Calibri" w:cs="Calibri"/>
                  <w:color w:val="000000"/>
                  <w:sz w:val="22"/>
                  <w:szCs w:val="22"/>
                </w:rPr>
                <w:delText>99.87</w:delText>
              </w:r>
            </w:del>
          </w:p>
        </w:tc>
        <w:tc>
          <w:tcPr>
            <w:tcW w:w="851" w:type="dxa"/>
            <w:vAlign w:val="bottom"/>
          </w:tcPr>
          <w:p w14:paraId="70FBD466" w14:textId="247766A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67" w:author="Author"/>
                <w:rFonts w:asciiTheme="minorHAnsi" w:hAnsiTheme="minorHAnsi" w:cstheme="minorHAnsi"/>
                <w:color w:val="000000"/>
                <w:sz w:val="22"/>
                <w:szCs w:val="22"/>
              </w:rPr>
            </w:pPr>
            <w:del w:id="8668" w:author="Author">
              <w:r w:rsidDel="009E644C">
                <w:rPr>
                  <w:rFonts w:ascii="Calibri" w:hAnsi="Calibri" w:cs="Calibri"/>
                  <w:color w:val="000000"/>
                  <w:sz w:val="22"/>
                  <w:szCs w:val="22"/>
                </w:rPr>
                <w:delText>4.53</w:delText>
              </w:r>
            </w:del>
          </w:p>
        </w:tc>
        <w:tc>
          <w:tcPr>
            <w:tcW w:w="1240" w:type="dxa"/>
            <w:vAlign w:val="bottom"/>
          </w:tcPr>
          <w:p w14:paraId="081044A5" w14:textId="25FFDEC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69" w:author="Author"/>
                <w:rFonts w:asciiTheme="minorHAnsi" w:hAnsiTheme="minorHAnsi" w:cstheme="minorHAnsi"/>
                <w:color w:val="000000"/>
                <w:sz w:val="22"/>
                <w:szCs w:val="22"/>
              </w:rPr>
            </w:pPr>
            <w:del w:id="8670" w:author="Author">
              <w:r w:rsidDel="009E644C">
                <w:rPr>
                  <w:rFonts w:ascii="Calibri" w:hAnsi="Calibri" w:cs="Calibri"/>
                  <w:color w:val="000000"/>
                  <w:sz w:val="22"/>
                  <w:szCs w:val="22"/>
                </w:rPr>
                <w:delText>101.97</w:delText>
              </w:r>
            </w:del>
          </w:p>
        </w:tc>
        <w:tc>
          <w:tcPr>
            <w:tcW w:w="886" w:type="dxa"/>
            <w:vAlign w:val="bottom"/>
          </w:tcPr>
          <w:p w14:paraId="73261D85" w14:textId="12B0CD6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71" w:author="Author"/>
                <w:rFonts w:asciiTheme="minorHAnsi" w:hAnsiTheme="minorHAnsi" w:cstheme="minorHAnsi"/>
                <w:color w:val="000000"/>
                <w:sz w:val="22"/>
                <w:szCs w:val="22"/>
              </w:rPr>
            </w:pPr>
            <w:del w:id="8672" w:author="Author">
              <w:r w:rsidDel="009E644C">
                <w:rPr>
                  <w:rFonts w:ascii="Calibri" w:hAnsi="Calibri" w:cs="Calibri"/>
                  <w:color w:val="000000"/>
                  <w:sz w:val="22"/>
                  <w:szCs w:val="22"/>
                </w:rPr>
                <w:delText>4.53</w:delText>
              </w:r>
            </w:del>
          </w:p>
        </w:tc>
        <w:tc>
          <w:tcPr>
            <w:tcW w:w="1240" w:type="dxa"/>
            <w:vAlign w:val="bottom"/>
          </w:tcPr>
          <w:p w14:paraId="18475E45" w14:textId="2D6E4AF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73" w:author="Author"/>
                <w:rFonts w:asciiTheme="minorHAnsi" w:hAnsiTheme="minorHAnsi" w:cstheme="minorHAnsi"/>
                <w:color w:val="000000"/>
                <w:sz w:val="22"/>
                <w:szCs w:val="22"/>
              </w:rPr>
            </w:pPr>
            <w:del w:id="8674" w:author="Author">
              <w:r w:rsidDel="009E644C">
                <w:rPr>
                  <w:rFonts w:ascii="Calibri" w:hAnsi="Calibri" w:cs="Calibri"/>
                  <w:color w:val="000000"/>
                  <w:sz w:val="22"/>
                  <w:szCs w:val="22"/>
                </w:rPr>
                <w:delText>101.97</w:delText>
              </w:r>
            </w:del>
          </w:p>
        </w:tc>
        <w:tc>
          <w:tcPr>
            <w:tcW w:w="886" w:type="dxa"/>
            <w:vAlign w:val="bottom"/>
          </w:tcPr>
          <w:p w14:paraId="04F846BA" w14:textId="2BDBB42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75" w:author="Author"/>
                <w:rFonts w:asciiTheme="minorHAnsi" w:hAnsiTheme="minorHAnsi" w:cstheme="minorHAnsi"/>
                <w:color w:val="000000"/>
                <w:sz w:val="22"/>
                <w:szCs w:val="22"/>
              </w:rPr>
            </w:pPr>
            <w:del w:id="8676" w:author="Author">
              <w:r w:rsidDel="009E644C">
                <w:rPr>
                  <w:rFonts w:ascii="Calibri" w:hAnsi="Calibri" w:cs="Calibri"/>
                  <w:color w:val="000000"/>
                  <w:sz w:val="22"/>
                  <w:szCs w:val="22"/>
                </w:rPr>
                <w:delText>4.53</w:delText>
              </w:r>
            </w:del>
          </w:p>
        </w:tc>
        <w:tc>
          <w:tcPr>
            <w:tcW w:w="1240" w:type="dxa"/>
            <w:vAlign w:val="bottom"/>
          </w:tcPr>
          <w:p w14:paraId="43BDEFE3" w14:textId="486E976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77" w:author="Author"/>
                <w:rFonts w:asciiTheme="minorHAnsi" w:hAnsiTheme="minorHAnsi" w:cstheme="minorHAnsi"/>
                <w:color w:val="000000"/>
                <w:sz w:val="22"/>
                <w:szCs w:val="22"/>
              </w:rPr>
            </w:pPr>
            <w:del w:id="8678" w:author="Author">
              <w:r w:rsidDel="009E644C">
                <w:rPr>
                  <w:rFonts w:ascii="Calibri" w:hAnsi="Calibri" w:cs="Calibri"/>
                  <w:color w:val="000000"/>
                  <w:sz w:val="22"/>
                  <w:szCs w:val="22"/>
                </w:rPr>
                <w:delText>102.01</w:delText>
              </w:r>
            </w:del>
          </w:p>
        </w:tc>
      </w:tr>
      <w:tr w:rsidR="00F06446" w:rsidDel="009E644C" w14:paraId="7419206E" w14:textId="72425A4C" w:rsidTr="00784B17">
        <w:trPr>
          <w:trHeight w:val="282"/>
          <w:del w:id="867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BC08256" w14:textId="5DEEAA45" w:rsidR="00F06446" w:rsidDel="009E644C" w:rsidRDefault="00F06446" w:rsidP="00784B17">
            <w:pPr>
              <w:rPr>
                <w:del w:id="8680" w:author="Author"/>
                <w:rFonts w:ascii="Calibri" w:hAnsi="Calibri" w:cs="Calibri"/>
                <w:b w:val="0"/>
                <w:bCs w:val="0"/>
                <w:color w:val="000000"/>
                <w:sz w:val="22"/>
                <w:szCs w:val="22"/>
              </w:rPr>
            </w:pPr>
            <w:del w:id="8681" w:author="Author">
              <w:r w:rsidDel="009E644C">
                <w:rPr>
                  <w:rFonts w:ascii="Calibri" w:hAnsi="Calibri" w:cs="Calibri"/>
                  <w:b w:val="0"/>
                  <w:bCs w:val="0"/>
                  <w:color w:val="000000"/>
                  <w:sz w:val="22"/>
                  <w:szCs w:val="22"/>
                </w:rPr>
                <w:delText>2880</w:delText>
              </w:r>
            </w:del>
          </w:p>
        </w:tc>
        <w:tc>
          <w:tcPr>
            <w:tcW w:w="851" w:type="dxa"/>
            <w:vAlign w:val="bottom"/>
          </w:tcPr>
          <w:p w14:paraId="1354E267" w14:textId="2DB59F0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82" w:author="Author"/>
                <w:rFonts w:asciiTheme="minorHAnsi" w:hAnsiTheme="minorHAnsi" w:cstheme="minorHAnsi"/>
                <w:color w:val="000000"/>
                <w:sz w:val="22"/>
                <w:szCs w:val="22"/>
              </w:rPr>
            </w:pPr>
            <w:del w:id="8683" w:author="Author">
              <w:r w:rsidDel="009E644C">
                <w:rPr>
                  <w:rFonts w:ascii="Calibri" w:hAnsi="Calibri" w:cs="Calibri"/>
                  <w:color w:val="000000"/>
                  <w:sz w:val="22"/>
                  <w:szCs w:val="22"/>
                </w:rPr>
                <w:delText>4.36</w:delText>
              </w:r>
            </w:del>
          </w:p>
        </w:tc>
        <w:tc>
          <w:tcPr>
            <w:tcW w:w="1240" w:type="dxa"/>
            <w:vAlign w:val="bottom"/>
          </w:tcPr>
          <w:p w14:paraId="3A7E55FF" w14:textId="38636B8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84" w:author="Author"/>
                <w:rFonts w:asciiTheme="minorHAnsi" w:hAnsiTheme="minorHAnsi" w:cstheme="minorHAnsi"/>
                <w:color w:val="000000"/>
                <w:sz w:val="22"/>
                <w:szCs w:val="22"/>
              </w:rPr>
            </w:pPr>
            <w:del w:id="8685" w:author="Author">
              <w:r w:rsidDel="009E644C">
                <w:rPr>
                  <w:rFonts w:ascii="Calibri" w:hAnsi="Calibri" w:cs="Calibri"/>
                  <w:color w:val="000000"/>
                  <w:sz w:val="22"/>
                  <w:szCs w:val="22"/>
                </w:rPr>
                <w:delText>100.40</w:delText>
              </w:r>
            </w:del>
          </w:p>
        </w:tc>
        <w:tc>
          <w:tcPr>
            <w:tcW w:w="851" w:type="dxa"/>
            <w:vAlign w:val="bottom"/>
          </w:tcPr>
          <w:p w14:paraId="1BB5E38B" w14:textId="02A90A2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86" w:author="Author"/>
                <w:rFonts w:asciiTheme="minorHAnsi" w:hAnsiTheme="minorHAnsi" w:cstheme="minorHAnsi"/>
                <w:color w:val="000000"/>
                <w:sz w:val="22"/>
                <w:szCs w:val="22"/>
              </w:rPr>
            </w:pPr>
            <w:del w:id="8687" w:author="Author">
              <w:r w:rsidDel="009E644C">
                <w:rPr>
                  <w:rFonts w:ascii="Calibri" w:hAnsi="Calibri" w:cs="Calibri"/>
                  <w:color w:val="000000"/>
                  <w:sz w:val="22"/>
                  <w:szCs w:val="22"/>
                </w:rPr>
                <w:delText>4.43</w:delText>
              </w:r>
            </w:del>
          </w:p>
        </w:tc>
        <w:tc>
          <w:tcPr>
            <w:tcW w:w="1240" w:type="dxa"/>
            <w:vAlign w:val="bottom"/>
          </w:tcPr>
          <w:p w14:paraId="2BE6FF0C" w14:textId="70E56CE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88" w:author="Author"/>
                <w:rFonts w:asciiTheme="minorHAnsi" w:hAnsiTheme="minorHAnsi" w:cstheme="minorHAnsi"/>
                <w:color w:val="000000"/>
                <w:sz w:val="22"/>
                <w:szCs w:val="22"/>
              </w:rPr>
            </w:pPr>
            <w:del w:id="8689" w:author="Author">
              <w:r w:rsidDel="009E644C">
                <w:rPr>
                  <w:rFonts w:ascii="Calibri" w:hAnsi="Calibri" w:cs="Calibri"/>
                  <w:color w:val="000000"/>
                  <w:sz w:val="22"/>
                  <w:szCs w:val="22"/>
                </w:rPr>
                <w:delText>102.11</w:delText>
              </w:r>
            </w:del>
          </w:p>
        </w:tc>
        <w:tc>
          <w:tcPr>
            <w:tcW w:w="886" w:type="dxa"/>
            <w:vAlign w:val="bottom"/>
          </w:tcPr>
          <w:p w14:paraId="57D34800" w14:textId="1E29BFA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90" w:author="Author"/>
                <w:rFonts w:asciiTheme="minorHAnsi" w:hAnsiTheme="minorHAnsi" w:cstheme="minorHAnsi"/>
                <w:color w:val="000000"/>
                <w:sz w:val="22"/>
                <w:szCs w:val="22"/>
              </w:rPr>
            </w:pPr>
            <w:del w:id="8691" w:author="Author">
              <w:r w:rsidDel="009E644C">
                <w:rPr>
                  <w:rFonts w:ascii="Calibri" w:hAnsi="Calibri" w:cs="Calibri"/>
                  <w:color w:val="000000"/>
                  <w:sz w:val="22"/>
                  <w:szCs w:val="22"/>
                </w:rPr>
                <w:delText>4.43</w:delText>
              </w:r>
            </w:del>
          </w:p>
        </w:tc>
        <w:tc>
          <w:tcPr>
            <w:tcW w:w="1240" w:type="dxa"/>
            <w:vAlign w:val="bottom"/>
          </w:tcPr>
          <w:p w14:paraId="5F7DFD44" w14:textId="1F7E383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92" w:author="Author"/>
                <w:rFonts w:asciiTheme="minorHAnsi" w:hAnsiTheme="minorHAnsi" w:cstheme="minorHAnsi"/>
                <w:color w:val="000000"/>
                <w:sz w:val="22"/>
                <w:szCs w:val="22"/>
              </w:rPr>
            </w:pPr>
            <w:del w:id="8693" w:author="Author">
              <w:r w:rsidDel="009E644C">
                <w:rPr>
                  <w:rFonts w:ascii="Calibri" w:hAnsi="Calibri" w:cs="Calibri"/>
                  <w:color w:val="000000"/>
                  <w:sz w:val="22"/>
                  <w:szCs w:val="22"/>
                </w:rPr>
                <w:delText>102.12</w:delText>
              </w:r>
            </w:del>
          </w:p>
        </w:tc>
        <w:tc>
          <w:tcPr>
            <w:tcW w:w="886" w:type="dxa"/>
            <w:vAlign w:val="bottom"/>
          </w:tcPr>
          <w:p w14:paraId="7F6A0EAA" w14:textId="6DC763C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94" w:author="Author"/>
                <w:rFonts w:asciiTheme="minorHAnsi" w:hAnsiTheme="minorHAnsi" w:cstheme="minorHAnsi"/>
                <w:color w:val="000000"/>
                <w:sz w:val="22"/>
                <w:szCs w:val="22"/>
              </w:rPr>
            </w:pPr>
            <w:del w:id="8695" w:author="Author">
              <w:r w:rsidDel="009E644C">
                <w:rPr>
                  <w:rFonts w:ascii="Calibri" w:hAnsi="Calibri" w:cs="Calibri"/>
                  <w:color w:val="000000"/>
                  <w:sz w:val="22"/>
                  <w:szCs w:val="22"/>
                </w:rPr>
                <w:delText>4.43</w:delText>
              </w:r>
            </w:del>
          </w:p>
        </w:tc>
        <w:tc>
          <w:tcPr>
            <w:tcW w:w="1240" w:type="dxa"/>
            <w:vAlign w:val="bottom"/>
          </w:tcPr>
          <w:p w14:paraId="22C17E5B" w14:textId="749AD09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96" w:author="Author"/>
                <w:rFonts w:asciiTheme="minorHAnsi" w:hAnsiTheme="minorHAnsi" w:cstheme="minorHAnsi"/>
                <w:color w:val="000000"/>
                <w:sz w:val="22"/>
                <w:szCs w:val="22"/>
              </w:rPr>
            </w:pPr>
            <w:del w:id="8697" w:author="Author">
              <w:r w:rsidDel="009E644C">
                <w:rPr>
                  <w:rFonts w:ascii="Calibri" w:hAnsi="Calibri" w:cs="Calibri"/>
                  <w:color w:val="000000"/>
                  <w:sz w:val="22"/>
                  <w:szCs w:val="22"/>
                </w:rPr>
                <w:delText>102.14</w:delText>
              </w:r>
            </w:del>
          </w:p>
        </w:tc>
      </w:tr>
      <w:tr w:rsidR="00F06446" w:rsidDel="009E644C" w14:paraId="7268595C" w14:textId="0F727B27" w:rsidTr="00784B17">
        <w:trPr>
          <w:cnfStyle w:val="000000100000" w:firstRow="0" w:lastRow="0" w:firstColumn="0" w:lastColumn="0" w:oddVBand="0" w:evenVBand="0" w:oddHBand="1" w:evenHBand="0" w:firstRowFirstColumn="0" w:firstRowLastColumn="0" w:lastRowFirstColumn="0" w:lastRowLastColumn="0"/>
          <w:trHeight w:val="282"/>
          <w:del w:id="869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2FDFEB8" w14:textId="6695C8BA" w:rsidR="00F06446" w:rsidDel="009E644C" w:rsidRDefault="00F06446" w:rsidP="00784B17">
            <w:pPr>
              <w:rPr>
                <w:del w:id="8699" w:author="Author"/>
                <w:rFonts w:ascii="Calibri" w:hAnsi="Calibri" w:cs="Calibri"/>
                <w:b w:val="0"/>
                <w:bCs w:val="0"/>
                <w:color w:val="000000"/>
                <w:sz w:val="22"/>
                <w:szCs w:val="22"/>
              </w:rPr>
            </w:pPr>
            <w:del w:id="8700" w:author="Author">
              <w:r w:rsidDel="009E644C">
                <w:rPr>
                  <w:rFonts w:ascii="Calibri" w:hAnsi="Calibri" w:cs="Calibri"/>
                  <w:b w:val="0"/>
                  <w:bCs w:val="0"/>
                  <w:color w:val="000000"/>
                  <w:sz w:val="22"/>
                  <w:szCs w:val="22"/>
                </w:rPr>
                <w:delText>2944</w:delText>
              </w:r>
            </w:del>
          </w:p>
        </w:tc>
        <w:tc>
          <w:tcPr>
            <w:tcW w:w="851" w:type="dxa"/>
            <w:vAlign w:val="bottom"/>
          </w:tcPr>
          <w:p w14:paraId="65219BE7" w14:textId="5EF5AFE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01" w:author="Author"/>
                <w:rFonts w:asciiTheme="minorHAnsi" w:hAnsiTheme="minorHAnsi" w:cstheme="minorHAnsi"/>
                <w:color w:val="000000"/>
                <w:sz w:val="22"/>
                <w:szCs w:val="22"/>
              </w:rPr>
            </w:pPr>
            <w:del w:id="8702" w:author="Author">
              <w:r w:rsidDel="009E644C">
                <w:rPr>
                  <w:rFonts w:ascii="Calibri" w:hAnsi="Calibri" w:cs="Calibri"/>
                  <w:color w:val="000000"/>
                  <w:sz w:val="22"/>
                  <w:szCs w:val="22"/>
                </w:rPr>
                <w:delText>4.28</w:delText>
              </w:r>
            </w:del>
          </w:p>
        </w:tc>
        <w:tc>
          <w:tcPr>
            <w:tcW w:w="1240" w:type="dxa"/>
            <w:vAlign w:val="bottom"/>
          </w:tcPr>
          <w:p w14:paraId="5566DC90" w14:textId="1E1F54D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03" w:author="Author"/>
                <w:rFonts w:asciiTheme="minorHAnsi" w:hAnsiTheme="minorHAnsi" w:cstheme="minorHAnsi"/>
                <w:color w:val="000000"/>
                <w:sz w:val="22"/>
                <w:szCs w:val="22"/>
              </w:rPr>
            </w:pPr>
            <w:del w:id="8704" w:author="Author">
              <w:r w:rsidDel="009E644C">
                <w:rPr>
                  <w:rFonts w:ascii="Calibri" w:hAnsi="Calibri" w:cs="Calibri"/>
                  <w:color w:val="000000"/>
                  <w:sz w:val="22"/>
                  <w:szCs w:val="22"/>
                </w:rPr>
                <w:delText>100.73</w:delText>
              </w:r>
            </w:del>
          </w:p>
        </w:tc>
        <w:tc>
          <w:tcPr>
            <w:tcW w:w="851" w:type="dxa"/>
            <w:vAlign w:val="bottom"/>
          </w:tcPr>
          <w:p w14:paraId="66286384" w14:textId="0ACD9BC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05" w:author="Author"/>
                <w:rFonts w:asciiTheme="minorHAnsi" w:hAnsiTheme="minorHAnsi" w:cstheme="minorHAnsi"/>
                <w:color w:val="000000"/>
                <w:sz w:val="22"/>
                <w:szCs w:val="22"/>
              </w:rPr>
            </w:pPr>
            <w:del w:id="8706" w:author="Author">
              <w:r w:rsidDel="009E644C">
                <w:rPr>
                  <w:rFonts w:ascii="Calibri" w:hAnsi="Calibri" w:cs="Calibri"/>
                  <w:color w:val="000000"/>
                  <w:sz w:val="22"/>
                  <w:szCs w:val="22"/>
                </w:rPr>
                <w:delText>4.34</w:delText>
              </w:r>
            </w:del>
          </w:p>
        </w:tc>
        <w:tc>
          <w:tcPr>
            <w:tcW w:w="1240" w:type="dxa"/>
            <w:vAlign w:val="bottom"/>
          </w:tcPr>
          <w:p w14:paraId="367EABAD" w14:textId="14AE120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07" w:author="Author"/>
                <w:rFonts w:asciiTheme="minorHAnsi" w:hAnsiTheme="minorHAnsi" w:cstheme="minorHAnsi"/>
                <w:color w:val="000000"/>
                <w:sz w:val="22"/>
                <w:szCs w:val="22"/>
              </w:rPr>
            </w:pPr>
            <w:del w:id="8708" w:author="Author">
              <w:r w:rsidDel="009E644C">
                <w:rPr>
                  <w:rFonts w:ascii="Calibri" w:hAnsi="Calibri" w:cs="Calibri"/>
                  <w:color w:val="000000"/>
                  <w:sz w:val="22"/>
                  <w:szCs w:val="22"/>
                </w:rPr>
                <w:delText>102.25</w:delText>
              </w:r>
            </w:del>
          </w:p>
        </w:tc>
        <w:tc>
          <w:tcPr>
            <w:tcW w:w="886" w:type="dxa"/>
            <w:vAlign w:val="bottom"/>
          </w:tcPr>
          <w:p w14:paraId="348CD4D4" w14:textId="29375FD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09" w:author="Author"/>
                <w:rFonts w:asciiTheme="minorHAnsi" w:hAnsiTheme="minorHAnsi" w:cstheme="minorHAnsi"/>
                <w:color w:val="000000"/>
                <w:sz w:val="22"/>
                <w:szCs w:val="22"/>
              </w:rPr>
            </w:pPr>
            <w:del w:id="8710" w:author="Author">
              <w:r w:rsidDel="009E644C">
                <w:rPr>
                  <w:rFonts w:ascii="Calibri" w:hAnsi="Calibri" w:cs="Calibri"/>
                  <w:color w:val="000000"/>
                  <w:sz w:val="22"/>
                  <w:szCs w:val="22"/>
                </w:rPr>
                <w:delText>4.34</w:delText>
              </w:r>
            </w:del>
          </w:p>
        </w:tc>
        <w:tc>
          <w:tcPr>
            <w:tcW w:w="1240" w:type="dxa"/>
            <w:vAlign w:val="bottom"/>
          </w:tcPr>
          <w:p w14:paraId="19CD9FB6" w14:textId="3C44F44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11" w:author="Author"/>
                <w:rFonts w:asciiTheme="minorHAnsi" w:hAnsiTheme="minorHAnsi" w:cstheme="minorHAnsi"/>
                <w:color w:val="000000"/>
                <w:sz w:val="22"/>
                <w:szCs w:val="22"/>
              </w:rPr>
            </w:pPr>
            <w:del w:id="8712" w:author="Author">
              <w:r w:rsidDel="009E644C">
                <w:rPr>
                  <w:rFonts w:ascii="Calibri" w:hAnsi="Calibri" w:cs="Calibri"/>
                  <w:color w:val="000000"/>
                  <w:sz w:val="22"/>
                  <w:szCs w:val="22"/>
                </w:rPr>
                <w:delText>102.24</w:delText>
              </w:r>
            </w:del>
          </w:p>
        </w:tc>
        <w:tc>
          <w:tcPr>
            <w:tcW w:w="886" w:type="dxa"/>
            <w:vAlign w:val="bottom"/>
          </w:tcPr>
          <w:p w14:paraId="0074C2AB" w14:textId="1B7081D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13" w:author="Author"/>
                <w:rFonts w:asciiTheme="minorHAnsi" w:hAnsiTheme="minorHAnsi" w:cstheme="minorHAnsi"/>
                <w:color w:val="000000"/>
                <w:sz w:val="22"/>
                <w:szCs w:val="22"/>
              </w:rPr>
            </w:pPr>
            <w:del w:id="8714" w:author="Author">
              <w:r w:rsidDel="009E644C">
                <w:rPr>
                  <w:rFonts w:ascii="Calibri" w:hAnsi="Calibri" w:cs="Calibri"/>
                  <w:color w:val="000000"/>
                  <w:sz w:val="22"/>
                  <w:szCs w:val="22"/>
                </w:rPr>
                <w:delText>4.34</w:delText>
              </w:r>
            </w:del>
          </w:p>
        </w:tc>
        <w:tc>
          <w:tcPr>
            <w:tcW w:w="1240" w:type="dxa"/>
            <w:vAlign w:val="bottom"/>
          </w:tcPr>
          <w:p w14:paraId="1A5CBA6B" w14:textId="6496FCF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15" w:author="Author"/>
                <w:rFonts w:asciiTheme="minorHAnsi" w:hAnsiTheme="minorHAnsi" w:cstheme="minorHAnsi"/>
                <w:color w:val="000000"/>
                <w:sz w:val="22"/>
                <w:szCs w:val="22"/>
              </w:rPr>
            </w:pPr>
            <w:del w:id="8716" w:author="Author">
              <w:r w:rsidDel="009E644C">
                <w:rPr>
                  <w:rFonts w:ascii="Calibri" w:hAnsi="Calibri" w:cs="Calibri"/>
                  <w:color w:val="000000"/>
                  <w:sz w:val="22"/>
                  <w:szCs w:val="22"/>
                </w:rPr>
                <w:delText>102.26</w:delText>
              </w:r>
            </w:del>
          </w:p>
        </w:tc>
      </w:tr>
      <w:tr w:rsidR="00F06446" w:rsidDel="009E644C" w14:paraId="643626A7" w14:textId="55FBDBCA" w:rsidTr="00784B17">
        <w:trPr>
          <w:trHeight w:val="282"/>
          <w:del w:id="871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839167F" w14:textId="1B190A6B" w:rsidR="00F06446" w:rsidDel="009E644C" w:rsidRDefault="00F06446" w:rsidP="00784B17">
            <w:pPr>
              <w:rPr>
                <w:del w:id="8718" w:author="Author"/>
                <w:rFonts w:ascii="Calibri" w:hAnsi="Calibri" w:cs="Calibri"/>
                <w:b w:val="0"/>
                <w:bCs w:val="0"/>
                <w:color w:val="000000"/>
                <w:sz w:val="22"/>
                <w:szCs w:val="22"/>
              </w:rPr>
            </w:pPr>
            <w:del w:id="8719" w:author="Author">
              <w:r w:rsidDel="009E644C">
                <w:rPr>
                  <w:rFonts w:ascii="Calibri" w:hAnsi="Calibri" w:cs="Calibri"/>
                  <w:b w:val="0"/>
                  <w:bCs w:val="0"/>
                  <w:color w:val="000000"/>
                  <w:sz w:val="22"/>
                  <w:szCs w:val="22"/>
                </w:rPr>
                <w:delText>3008</w:delText>
              </w:r>
            </w:del>
          </w:p>
        </w:tc>
        <w:tc>
          <w:tcPr>
            <w:tcW w:w="851" w:type="dxa"/>
            <w:vAlign w:val="bottom"/>
          </w:tcPr>
          <w:p w14:paraId="3120CFF1" w14:textId="751244B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20" w:author="Author"/>
                <w:rFonts w:asciiTheme="minorHAnsi" w:hAnsiTheme="minorHAnsi" w:cstheme="minorHAnsi"/>
                <w:color w:val="000000"/>
                <w:sz w:val="22"/>
                <w:szCs w:val="22"/>
              </w:rPr>
            </w:pPr>
            <w:del w:id="8721" w:author="Author">
              <w:r w:rsidDel="009E644C">
                <w:rPr>
                  <w:rFonts w:ascii="Calibri" w:hAnsi="Calibri" w:cs="Calibri"/>
                  <w:color w:val="000000"/>
                  <w:sz w:val="22"/>
                  <w:szCs w:val="22"/>
                </w:rPr>
                <w:delText>4.20</w:delText>
              </w:r>
            </w:del>
          </w:p>
        </w:tc>
        <w:tc>
          <w:tcPr>
            <w:tcW w:w="1240" w:type="dxa"/>
            <w:vAlign w:val="bottom"/>
          </w:tcPr>
          <w:p w14:paraId="52D6272B" w14:textId="48CC8C0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22" w:author="Author"/>
                <w:rFonts w:asciiTheme="minorHAnsi" w:hAnsiTheme="minorHAnsi" w:cstheme="minorHAnsi"/>
                <w:color w:val="000000"/>
                <w:sz w:val="22"/>
                <w:szCs w:val="22"/>
              </w:rPr>
            </w:pPr>
            <w:del w:id="8723" w:author="Author">
              <w:r w:rsidDel="009E644C">
                <w:rPr>
                  <w:rFonts w:ascii="Calibri" w:hAnsi="Calibri" w:cs="Calibri"/>
                  <w:color w:val="000000"/>
                  <w:sz w:val="22"/>
                  <w:szCs w:val="22"/>
                </w:rPr>
                <w:delText>101.11</w:delText>
              </w:r>
            </w:del>
          </w:p>
        </w:tc>
        <w:tc>
          <w:tcPr>
            <w:tcW w:w="851" w:type="dxa"/>
            <w:vAlign w:val="bottom"/>
          </w:tcPr>
          <w:p w14:paraId="7CA9758F" w14:textId="15C5088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24" w:author="Author"/>
                <w:rFonts w:asciiTheme="minorHAnsi" w:hAnsiTheme="minorHAnsi" w:cstheme="minorHAnsi"/>
                <w:color w:val="000000"/>
                <w:sz w:val="22"/>
                <w:szCs w:val="22"/>
              </w:rPr>
            </w:pPr>
            <w:del w:id="8725" w:author="Author">
              <w:r w:rsidDel="009E644C">
                <w:rPr>
                  <w:rFonts w:ascii="Calibri" w:hAnsi="Calibri" w:cs="Calibri"/>
                  <w:color w:val="000000"/>
                  <w:sz w:val="22"/>
                  <w:szCs w:val="22"/>
                </w:rPr>
                <w:delText>4.25</w:delText>
              </w:r>
            </w:del>
          </w:p>
        </w:tc>
        <w:tc>
          <w:tcPr>
            <w:tcW w:w="1240" w:type="dxa"/>
            <w:vAlign w:val="bottom"/>
          </w:tcPr>
          <w:p w14:paraId="0C0FE018" w14:textId="0CA2DC2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26" w:author="Author"/>
                <w:rFonts w:asciiTheme="minorHAnsi" w:hAnsiTheme="minorHAnsi" w:cstheme="minorHAnsi"/>
                <w:color w:val="000000"/>
                <w:sz w:val="22"/>
                <w:szCs w:val="22"/>
              </w:rPr>
            </w:pPr>
            <w:del w:id="8727" w:author="Author">
              <w:r w:rsidDel="009E644C">
                <w:rPr>
                  <w:rFonts w:ascii="Calibri" w:hAnsi="Calibri" w:cs="Calibri"/>
                  <w:color w:val="000000"/>
                  <w:sz w:val="22"/>
                  <w:szCs w:val="22"/>
                </w:rPr>
                <w:delText>102.37</w:delText>
              </w:r>
            </w:del>
          </w:p>
        </w:tc>
        <w:tc>
          <w:tcPr>
            <w:tcW w:w="886" w:type="dxa"/>
            <w:vAlign w:val="bottom"/>
          </w:tcPr>
          <w:p w14:paraId="5814B6FC" w14:textId="273509C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28" w:author="Author"/>
                <w:rFonts w:asciiTheme="minorHAnsi" w:hAnsiTheme="minorHAnsi" w:cstheme="minorHAnsi"/>
                <w:color w:val="000000"/>
                <w:sz w:val="22"/>
                <w:szCs w:val="22"/>
              </w:rPr>
            </w:pPr>
            <w:del w:id="8729" w:author="Author">
              <w:r w:rsidDel="009E644C">
                <w:rPr>
                  <w:rFonts w:ascii="Calibri" w:hAnsi="Calibri" w:cs="Calibri"/>
                  <w:color w:val="000000"/>
                  <w:sz w:val="22"/>
                  <w:szCs w:val="22"/>
                </w:rPr>
                <w:delText>4.25</w:delText>
              </w:r>
            </w:del>
          </w:p>
        </w:tc>
        <w:tc>
          <w:tcPr>
            <w:tcW w:w="1240" w:type="dxa"/>
            <w:vAlign w:val="bottom"/>
          </w:tcPr>
          <w:p w14:paraId="2DBCB937" w14:textId="0732956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30" w:author="Author"/>
                <w:rFonts w:asciiTheme="minorHAnsi" w:hAnsiTheme="minorHAnsi" w:cstheme="minorHAnsi"/>
                <w:color w:val="000000"/>
                <w:sz w:val="22"/>
                <w:szCs w:val="22"/>
              </w:rPr>
            </w:pPr>
            <w:del w:id="8731" w:author="Author">
              <w:r w:rsidDel="009E644C">
                <w:rPr>
                  <w:rFonts w:ascii="Calibri" w:hAnsi="Calibri" w:cs="Calibri"/>
                  <w:color w:val="000000"/>
                  <w:sz w:val="22"/>
                  <w:szCs w:val="22"/>
                </w:rPr>
                <w:delText>102.37</w:delText>
              </w:r>
            </w:del>
          </w:p>
        </w:tc>
        <w:tc>
          <w:tcPr>
            <w:tcW w:w="886" w:type="dxa"/>
            <w:vAlign w:val="bottom"/>
          </w:tcPr>
          <w:p w14:paraId="3C1A3A63" w14:textId="6EAF80C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32" w:author="Author"/>
                <w:rFonts w:asciiTheme="minorHAnsi" w:hAnsiTheme="minorHAnsi" w:cstheme="minorHAnsi"/>
                <w:color w:val="000000"/>
                <w:sz w:val="22"/>
                <w:szCs w:val="22"/>
              </w:rPr>
            </w:pPr>
            <w:del w:id="8733" w:author="Author">
              <w:r w:rsidDel="009E644C">
                <w:rPr>
                  <w:rFonts w:ascii="Calibri" w:hAnsi="Calibri" w:cs="Calibri"/>
                  <w:color w:val="000000"/>
                  <w:sz w:val="22"/>
                  <w:szCs w:val="22"/>
                </w:rPr>
                <w:delText>4.25</w:delText>
              </w:r>
            </w:del>
          </w:p>
        </w:tc>
        <w:tc>
          <w:tcPr>
            <w:tcW w:w="1240" w:type="dxa"/>
            <w:vAlign w:val="bottom"/>
          </w:tcPr>
          <w:p w14:paraId="553EC5C6" w14:textId="71DD686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34" w:author="Author"/>
                <w:rFonts w:asciiTheme="minorHAnsi" w:hAnsiTheme="minorHAnsi" w:cstheme="minorHAnsi"/>
                <w:color w:val="000000"/>
                <w:sz w:val="22"/>
                <w:szCs w:val="22"/>
              </w:rPr>
            </w:pPr>
            <w:del w:id="8735" w:author="Author">
              <w:r w:rsidDel="009E644C">
                <w:rPr>
                  <w:rFonts w:ascii="Calibri" w:hAnsi="Calibri" w:cs="Calibri"/>
                  <w:color w:val="000000"/>
                  <w:sz w:val="22"/>
                  <w:szCs w:val="22"/>
                </w:rPr>
                <w:delText>102.37</w:delText>
              </w:r>
            </w:del>
          </w:p>
        </w:tc>
      </w:tr>
      <w:tr w:rsidR="00F06446" w:rsidDel="009E644C" w14:paraId="1CED55F1" w14:textId="7065CDD5" w:rsidTr="00784B17">
        <w:trPr>
          <w:cnfStyle w:val="000000100000" w:firstRow="0" w:lastRow="0" w:firstColumn="0" w:lastColumn="0" w:oddVBand="0" w:evenVBand="0" w:oddHBand="1" w:evenHBand="0" w:firstRowFirstColumn="0" w:firstRowLastColumn="0" w:lastRowFirstColumn="0" w:lastRowLastColumn="0"/>
          <w:trHeight w:val="282"/>
          <w:del w:id="873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C75B9D3" w14:textId="376EA1E6" w:rsidR="00F06446" w:rsidDel="009E644C" w:rsidRDefault="00F06446" w:rsidP="00784B17">
            <w:pPr>
              <w:rPr>
                <w:del w:id="8737" w:author="Author"/>
                <w:rFonts w:ascii="Calibri" w:hAnsi="Calibri" w:cs="Calibri"/>
                <w:b w:val="0"/>
                <w:bCs w:val="0"/>
                <w:color w:val="000000"/>
                <w:sz w:val="22"/>
                <w:szCs w:val="22"/>
              </w:rPr>
            </w:pPr>
            <w:del w:id="8738" w:author="Author">
              <w:r w:rsidDel="009E644C">
                <w:rPr>
                  <w:rFonts w:ascii="Calibri" w:hAnsi="Calibri" w:cs="Calibri"/>
                  <w:b w:val="0"/>
                  <w:bCs w:val="0"/>
                  <w:color w:val="000000"/>
                  <w:sz w:val="22"/>
                  <w:szCs w:val="22"/>
                </w:rPr>
                <w:delText>3072</w:delText>
              </w:r>
            </w:del>
          </w:p>
        </w:tc>
        <w:tc>
          <w:tcPr>
            <w:tcW w:w="851" w:type="dxa"/>
            <w:vAlign w:val="bottom"/>
          </w:tcPr>
          <w:p w14:paraId="1B668F5F" w14:textId="5259926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39" w:author="Author"/>
                <w:rFonts w:asciiTheme="minorHAnsi" w:hAnsiTheme="minorHAnsi" w:cstheme="minorHAnsi"/>
                <w:color w:val="000000"/>
                <w:sz w:val="22"/>
                <w:szCs w:val="22"/>
              </w:rPr>
            </w:pPr>
            <w:del w:id="8740" w:author="Author">
              <w:r w:rsidDel="009E644C">
                <w:rPr>
                  <w:rFonts w:ascii="Calibri" w:hAnsi="Calibri" w:cs="Calibri"/>
                  <w:color w:val="000000"/>
                  <w:sz w:val="22"/>
                  <w:szCs w:val="22"/>
                </w:rPr>
                <w:delText>4.12</w:delText>
              </w:r>
            </w:del>
          </w:p>
        </w:tc>
        <w:tc>
          <w:tcPr>
            <w:tcW w:w="1240" w:type="dxa"/>
            <w:vAlign w:val="bottom"/>
          </w:tcPr>
          <w:p w14:paraId="4897006F" w14:textId="3F8CBF0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41" w:author="Author"/>
                <w:rFonts w:asciiTheme="minorHAnsi" w:hAnsiTheme="minorHAnsi" w:cstheme="minorHAnsi"/>
                <w:color w:val="000000"/>
                <w:sz w:val="22"/>
                <w:szCs w:val="22"/>
              </w:rPr>
            </w:pPr>
            <w:del w:id="8742" w:author="Author">
              <w:r w:rsidDel="009E644C">
                <w:rPr>
                  <w:rFonts w:ascii="Calibri" w:hAnsi="Calibri" w:cs="Calibri"/>
                  <w:color w:val="000000"/>
                  <w:sz w:val="22"/>
                  <w:szCs w:val="22"/>
                </w:rPr>
                <w:delText>101.33</w:delText>
              </w:r>
            </w:del>
          </w:p>
        </w:tc>
        <w:tc>
          <w:tcPr>
            <w:tcW w:w="851" w:type="dxa"/>
            <w:vAlign w:val="bottom"/>
          </w:tcPr>
          <w:p w14:paraId="63F882C1" w14:textId="2870005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43" w:author="Author"/>
                <w:rFonts w:asciiTheme="minorHAnsi" w:hAnsiTheme="minorHAnsi" w:cstheme="minorHAnsi"/>
                <w:color w:val="000000"/>
                <w:sz w:val="22"/>
                <w:szCs w:val="22"/>
              </w:rPr>
            </w:pPr>
            <w:del w:id="8744" w:author="Author">
              <w:r w:rsidDel="009E644C">
                <w:rPr>
                  <w:rFonts w:ascii="Calibri" w:hAnsi="Calibri" w:cs="Calibri"/>
                  <w:color w:val="000000"/>
                  <w:sz w:val="22"/>
                  <w:szCs w:val="22"/>
                </w:rPr>
                <w:delText>4.17</w:delText>
              </w:r>
            </w:del>
          </w:p>
        </w:tc>
        <w:tc>
          <w:tcPr>
            <w:tcW w:w="1240" w:type="dxa"/>
            <w:vAlign w:val="bottom"/>
          </w:tcPr>
          <w:p w14:paraId="4FBD1D8C" w14:textId="0E0F657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45" w:author="Author"/>
                <w:rFonts w:asciiTheme="minorHAnsi" w:hAnsiTheme="minorHAnsi" w:cstheme="minorHAnsi"/>
                <w:color w:val="000000"/>
                <w:sz w:val="22"/>
                <w:szCs w:val="22"/>
              </w:rPr>
            </w:pPr>
            <w:del w:id="8746" w:author="Author">
              <w:r w:rsidDel="009E644C">
                <w:rPr>
                  <w:rFonts w:ascii="Calibri" w:hAnsi="Calibri" w:cs="Calibri"/>
                  <w:color w:val="000000"/>
                  <w:sz w:val="22"/>
                  <w:szCs w:val="22"/>
                </w:rPr>
                <w:delText>102.49</w:delText>
              </w:r>
            </w:del>
          </w:p>
        </w:tc>
        <w:tc>
          <w:tcPr>
            <w:tcW w:w="886" w:type="dxa"/>
            <w:vAlign w:val="bottom"/>
          </w:tcPr>
          <w:p w14:paraId="2523723B" w14:textId="3CA14E4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47" w:author="Author"/>
                <w:rFonts w:asciiTheme="minorHAnsi" w:hAnsiTheme="minorHAnsi" w:cstheme="minorHAnsi"/>
                <w:color w:val="000000"/>
                <w:sz w:val="22"/>
                <w:szCs w:val="22"/>
              </w:rPr>
            </w:pPr>
            <w:del w:id="8748" w:author="Author">
              <w:r w:rsidDel="009E644C">
                <w:rPr>
                  <w:rFonts w:ascii="Calibri" w:hAnsi="Calibri" w:cs="Calibri"/>
                  <w:color w:val="000000"/>
                  <w:sz w:val="22"/>
                  <w:szCs w:val="22"/>
                </w:rPr>
                <w:delText>4.17</w:delText>
              </w:r>
            </w:del>
          </w:p>
        </w:tc>
        <w:tc>
          <w:tcPr>
            <w:tcW w:w="1240" w:type="dxa"/>
            <w:vAlign w:val="bottom"/>
          </w:tcPr>
          <w:p w14:paraId="5BE20A43" w14:textId="362C056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49" w:author="Author"/>
                <w:rFonts w:asciiTheme="minorHAnsi" w:hAnsiTheme="minorHAnsi" w:cstheme="minorHAnsi"/>
                <w:color w:val="000000"/>
                <w:sz w:val="22"/>
                <w:szCs w:val="22"/>
              </w:rPr>
            </w:pPr>
            <w:del w:id="8750" w:author="Author">
              <w:r w:rsidDel="009E644C">
                <w:rPr>
                  <w:rFonts w:ascii="Calibri" w:hAnsi="Calibri" w:cs="Calibri"/>
                  <w:color w:val="000000"/>
                  <w:sz w:val="22"/>
                  <w:szCs w:val="22"/>
                </w:rPr>
                <w:delText>102.49</w:delText>
              </w:r>
            </w:del>
          </w:p>
        </w:tc>
        <w:tc>
          <w:tcPr>
            <w:tcW w:w="886" w:type="dxa"/>
            <w:vAlign w:val="bottom"/>
          </w:tcPr>
          <w:p w14:paraId="09B09B76" w14:textId="0B2C6EC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51" w:author="Author"/>
                <w:rFonts w:asciiTheme="minorHAnsi" w:hAnsiTheme="minorHAnsi" w:cstheme="minorHAnsi"/>
                <w:color w:val="000000"/>
                <w:sz w:val="22"/>
                <w:szCs w:val="22"/>
              </w:rPr>
            </w:pPr>
            <w:del w:id="8752" w:author="Author">
              <w:r w:rsidDel="009E644C">
                <w:rPr>
                  <w:rFonts w:ascii="Calibri" w:hAnsi="Calibri" w:cs="Calibri"/>
                  <w:color w:val="000000"/>
                  <w:sz w:val="22"/>
                  <w:szCs w:val="22"/>
                </w:rPr>
                <w:delText>4.17</w:delText>
              </w:r>
            </w:del>
          </w:p>
        </w:tc>
        <w:tc>
          <w:tcPr>
            <w:tcW w:w="1240" w:type="dxa"/>
            <w:vAlign w:val="bottom"/>
          </w:tcPr>
          <w:p w14:paraId="5748BFA7" w14:textId="0AF83DC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53" w:author="Author"/>
                <w:rFonts w:asciiTheme="minorHAnsi" w:hAnsiTheme="minorHAnsi" w:cstheme="minorHAnsi"/>
                <w:color w:val="000000"/>
                <w:sz w:val="22"/>
                <w:szCs w:val="22"/>
              </w:rPr>
            </w:pPr>
            <w:del w:id="8754" w:author="Author">
              <w:r w:rsidDel="009E644C">
                <w:rPr>
                  <w:rFonts w:ascii="Calibri" w:hAnsi="Calibri" w:cs="Calibri"/>
                  <w:color w:val="000000"/>
                  <w:sz w:val="22"/>
                  <w:szCs w:val="22"/>
                </w:rPr>
                <w:delText>102.52</w:delText>
              </w:r>
            </w:del>
          </w:p>
        </w:tc>
      </w:tr>
      <w:tr w:rsidR="00F06446" w:rsidDel="009E644C" w14:paraId="1F8FE8AC" w14:textId="7E445DF1" w:rsidTr="00784B17">
        <w:trPr>
          <w:trHeight w:val="282"/>
          <w:del w:id="875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806C415" w14:textId="7DC07AC7" w:rsidR="00F06446" w:rsidDel="009E644C" w:rsidRDefault="00F06446" w:rsidP="00784B17">
            <w:pPr>
              <w:rPr>
                <w:del w:id="8756" w:author="Author"/>
                <w:rFonts w:ascii="Calibri" w:hAnsi="Calibri" w:cs="Calibri"/>
                <w:b w:val="0"/>
                <w:bCs w:val="0"/>
                <w:color w:val="000000"/>
                <w:sz w:val="22"/>
                <w:szCs w:val="22"/>
              </w:rPr>
            </w:pPr>
            <w:del w:id="8757" w:author="Author">
              <w:r w:rsidDel="009E644C">
                <w:rPr>
                  <w:rFonts w:ascii="Calibri" w:hAnsi="Calibri" w:cs="Calibri"/>
                  <w:b w:val="0"/>
                  <w:bCs w:val="0"/>
                  <w:color w:val="000000"/>
                  <w:sz w:val="22"/>
                  <w:szCs w:val="22"/>
                </w:rPr>
                <w:delText>3136</w:delText>
              </w:r>
            </w:del>
          </w:p>
        </w:tc>
        <w:tc>
          <w:tcPr>
            <w:tcW w:w="851" w:type="dxa"/>
            <w:vAlign w:val="bottom"/>
          </w:tcPr>
          <w:p w14:paraId="169D490D" w14:textId="2D7CB6F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58" w:author="Author"/>
                <w:rFonts w:asciiTheme="minorHAnsi" w:hAnsiTheme="minorHAnsi" w:cstheme="minorHAnsi"/>
                <w:color w:val="000000"/>
                <w:sz w:val="22"/>
                <w:szCs w:val="22"/>
              </w:rPr>
            </w:pPr>
            <w:del w:id="8759" w:author="Author">
              <w:r w:rsidDel="009E644C">
                <w:rPr>
                  <w:rFonts w:ascii="Calibri" w:hAnsi="Calibri" w:cs="Calibri"/>
                  <w:color w:val="000000"/>
                  <w:sz w:val="22"/>
                  <w:szCs w:val="22"/>
                </w:rPr>
                <w:delText>4.05</w:delText>
              </w:r>
            </w:del>
          </w:p>
        </w:tc>
        <w:tc>
          <w:tcPr>
            <w:tcW w:w="1240" w:type="dxa"/>
            <w:vAlign w:val="bottom"/>
          </w:tcPr>
          <w:p w14:paraId="2B082F05" w14:textId="676AAD9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60" w:author="Author"/>
                <w:rFonts w:asciiTheme="minorHAnsi" w:hAnsiTheme="minorHAnsi" w:cstheme="minorHAnsi"/>
                <w:color w:val="000000"/>
                <w:sz w:val="22"/>
                <w:szCs w:val="22"/>
              </w:rPr>
            </w:pPr>
            <w:del w:id="8761" w:author="Author">
              <w:r w:rsidDel="009E644C">
                <w:rPr>
                  <w:rFonts w:ascii="Calibri" w:hAnsi="Calibri" w:cs="Calibri"/>
                  <w:color w:val="000000"/>
                  <w:sz w:val="22"/>
                  <w:szCs w:val="22"/>
                </w:rPr>
                <w:delText>101.58</w:delText>
              </w:r>
            </w:del>
          </w:p>
        </w:tc>
        <w:tc>
          <w:tcPr>
            <w:tcW w:w="851" w:type="dxa"/>
            <w:vAlign w:val="bottom"/>
          </w:tcPr>
          <w:p w14:paraId="7400AE9A" w14:textId="3B74D7F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62" w:author="Author"/>
                <w:rFonts w:asciiTheme="minorHAnsi" w:hAnsiTheme="minorHAnsi" w:cstheme="minorHAnsi"/>
                <w:color w:val="000000"/>
                <w:sz w:val="22"/>
                <w:szCs w:val="22"/>
              </w:rPr>
            </w:pPr>
            <w:del w:id="8763" w:author="Author">
              <w:r w:rsidDel="009E644C">
                <w:rPr>
                  <w:rFonts w:ascii="Calibri" w:hAnsi="Calibri" w:cs="Calibri"/>
                  <w:color w:val="000000"/>
                  <w:sz w:val="22"/>
                  <w:szCs w:val="22"/>
                </w:rPr>
                <w:delText>4.09</w:delText>
              </w:r>
            </w:del>
          </w:p>
        </w:tc>
        <w:tc>
          <w:tcPr>
            <w:tcW w:w="1240" w:type="dxa"/>
            <w:vAlign w:val="bottom"/>
          </w:tcPr>
          <w:p w14:paraId="59373757" w14:textId="4CA5D38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64" w:author="Author"/>
                <w:rFonts w:asciiTheme="minorHAnsi" w:hAnsiTheme="minorHAnsi" w:cstheme="minorHAnsi"/>
                <w:color w:val="000000"/>
                <w:sz w:val="22"/>
                <w:szCs w:val="22"/>
              </w:rPr>
            </w:pPr>
            <w:del w:id="8765" w:author="Author">
              <w:r w:rsidDel="009E644C">
                <w:rPr>
                  <w:rFonts w:ascii="Calibri" w:hAnsi="Calibri" w:cs="Calibri"/>
                  <w:color w:val="000000"/>
                  <w:sz w:val="22"/>
                  <w:szCs w:val="22"/>
                </w:rPr>
                <w:delText>102.61</w:delText>
              </w:r>
            </w:del>
          </w:p>
        </w:tc>
        <w:tc>
          <w:tcPr>
            <w:tcW w:w="886" w:type="dxa"/>
            <w:vAlign w:val="bottom"/>
          </w:tcPr>
          <w:p w14:paraId="3652E5F0" w14:textId="5076240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66" w:author="Author"/>
                <w:rFonts w:asciiTheme="minorHAnsi" w:hAnsiTheme="minorHAnsi" w:cstheme="minorHAnsi"/>
                <w:color w:val="000000"/>
                <w:sz w:val="22"/>
                <w:szCs w:val="22"/>
              </w:rPr>
            </w:pPr>
            <w:del w:id="8767" w:author="Author">
              <w:r w:rsidDel="009E644C">
                <w:rPr>
                  <w:rFonts w:ascii="Calibri" w:hAnsi="Calibri" w:cs="Calibri"/>
                  <w:color w:val="000000"/>
                  <w:sz w:val="22"/>
                  <w:szCs w:val="22"/>
                </w:rPr>
                <w:delText>4.09</w:delText>
              </w:r>
            </w:del>
          </w:p>
        </w:tc>
        <w:tc>
          <w:tcPr>
            <w:tcW w:w="1240" w:type="dxa"/>
            <w:vAlign w:val="bottom"/>
          </w:tcPr>
          <w:p w14:paraId="254C0028" w14:textId="29869D6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68" w:author="Author"/>
                <w:rFonts w:asciiTheme="minorHAnsi" w:hAnsiTheme="minorHAnsi" w:cstheme="minorHAnsi"/>
                <w:color w:val="000000"/>
                <w:sz w:val="22"/>
                <w:szCs w:val="22"/>
              </w:rPr>
            </w:pPr>
            <w:del w:id="8769" w:author="Author">
              <w:r w:rsidDel="009E644C">
                <w:rPr>
                  <w:rFonts w:ascii="Calibri" w:hAnsi="Calibri" w:cs="Calibri"/>
                  <w:color w:val="000000"/>
                  <w:sz w:val="22"/>
                  <w:szCs w:val="22"/>
                </w:rPr>
                <w:delText>102.62</w:delText>
              </w:r>
            </w:del>
          </w:p>
        </w:tc>
        <w:tc>
          <w:tcPr>
            <w:tcW w:w="886" w:type="dxa"/>
            <w:vAlign w:val="bottom"/>
          </w:tcPr>
          <w:p w14:paraId="6FAEBB72" w14:textId="69A7EE3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70" w:author="Author"/>
                <w:rFonts w:asciiTheme="minorHAnsi" w:hAnsiTheme="minorHAnsi" w:cstheme="minorHAnsi"/>
                <w:color w:val="000000"/>
                <w:sz w:val="22"/>
                <w:szCs w:val="22"/>
              </w:rPr>
            </w:pPr>
            <w:del w:id="8771" w:author="Author">
              <w:r w:rsidDel="009E644C">
                <w:rPr>
                  <w:rFonts w:ascii="Calibri" w:hAnsi="Calibri" w:cs="Calibri"/>
                  <w:color w:val="000000"/>
                  <w:sz w:val="22"/>
                  <w:szCs w:val="22"/>
                </w:rPr>
                <w:delText>4.09</w:delText>
              </w:r>
            </w:del>
          </w:p>
        </w:tc>
        <w:tc>
          <w:tcPr>
            <w:tcW w:w="1240" w:type="dxa"/>
            <w:vAlign w:val="bottom"/>
          </w:tcPr>
          <w:p w14:paraId="1D59F81B" w14:textId="1DB9DC4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72" w:author="Author"/>
                <w:rFonts w:asciiTheme="minorHAnsi" w:hAnsiTheme="minorHAnsi" w:cstheme="minorHAnsi"/>
                <w:color w:val="000000"/>
                <w:sz w:val="22"/>
                <w:szCs w:val="22"/>
              </w:rPr>
            </w:pPr>
            <w:del w:id="8773" w:author="Author">
              <w:r w:rsidDel="009E644C">
                <w:rPr>
                  <w:rFonts w:ascii="Calibri" w:hAnsi="Calibri" w:cs="Calibri"/>
                  <w:color w:val="000000"/>
                  <w:sz w:val="22"/>
                  <w:szCs w:val="22"/>
                </w:rPr>
                <w:delText>102.63</w:delText>
              </w:r>
            </w:del>
          </w:p>
        </w:tc>
      </w:tr>
      <w:tr w:rsidR="00F06446" w:rsidDel="009E644C" w14:paraId="2BED3921" w14:textId="78D12D93" w:rsidTr="00784B17">
        <w:trPr>
          <w:cnfStyle w:val="000000100000" w:firstRow="0" w:lastRow="0" w:firstColumn="0" w:lastColumn="0" w:oddVBand="0" w:evenVBand="0" w:oddHBand="1" w:evenHBand="0" w:firstRowFirstColumn="0" w:firstRowLastColumn="0" w:lastRowFirstColumn="0" w:lastRowLastColumn="0"/>
          <w:trHeight w:val="282"/>
          <w:del w:id="877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EDDBF2F" w14:textId="427D9047" w:rsidR="00F06446" w:rsidDel="009E644C" w:rsidRDefault="00F06446" w:rsidP="00784B17">
            <w:pPr>
              <w:rPr>
                <w:del w:id="8775" w:author="Author"/>
                <w:rFonts w:ascii="Calibri" w:hAnsi="Calibri" w:cs="Calibri"/>
                <w:b w:val="0"/>
                <w:bCs w:val="0"/>
                <w:color w:val="000000"/>
                <w:sz w:val="22"/>
                <w:szCs w:val="22"/>
              </w:rPr>
            </w:pPr>
            <w:del w:id="8776" w:author="Author">
              <w:r w:rsidDel="009E644C">
                <w:rPr>
                  <w:rFonts w:ascii="Calibri" w:hAnsi="Calibri" w:cs="Calibri"/>
                  <w:b w:val="0"/>
                  <w:bCs w:val="0"/>
                  <w:color w:val="000000"/>
                  <w:sz w:val="22"/>
                  <w:szCs w:val="22"/>
                </w:rPr>
                <w:delText>3200</w:delText>
              </w:r>
            </w:del>
          </w:p>
        </w:tc>
        <w:tc>
          <w:tcPr>
            <w:tcW w:w="851" w:type="dxa"/>
            <w:vAlign w:val="bottom"/>
          </w:tcPr>
          <w:p w14:paraId="4BFC70D3" w14:textId="4478502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77" w:author="Author"/>
                <w:rFonts w:asciiTheme="minorHAnsi" w:hAnsiTheme="minorHAnsi" w:cstheme="minorHAnsi"/>
                <w:color w:val="000000"/>
                <w:sz w:val="22"/>
                <w:szCs w:val="22"/>
              </w:rPr>
            </w:pPr>
            <w:del w:id="8778" w:author="Author">
              <w:r w:rsidDel="009E644C">
                <w:rPr>
                  <w:rFonts w:ascii="Calibri" w:hAnsi="Calibri" w:cs="Calibri"/>
                  <w:color w:val="000000"/>
                  <w:sz w:val="22"/>
                  <w:szCs w:val="22"/>
                </w:rPr>
                <w:delText>3.97</w:delText>
              </w:r>
            </w:del>
          </w:p>
        </w:tc>
        <w:tc>
          <w:tcPr>
            <w:tcW w:w="1240" w:type="dxa"/>
            <w:vAlign w:val="bottom"/>
          </w:tcPr>
          <w:p w14:paraId="2E812725" w14:textId="1C1B8FB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79" w:author="Author"/>
                <w:rFonts w:asciiTheme="minorHAnsi" w:hAnsiTheme="minorHAnsi" w:cstheme="minorHAnsi"/>
                <w:color w:val="000000"/>
                <w:sz w:val="22"/>
                <w:szCs w:val="22"/>
              </w:rPr>
            </w:pPr>
            <w:del w:id="8780" w:author="Author">
              <w:r w:rsidDel="009E644C">
                <w:rPr>
                  <w:rFonts w:ascii="Calibri" w:hAnsi="Calibri" w:cs="Calibri"/>
                  <w:color w:val="000000"/>
                  <w:sz w:val="22"/>
                  <w:szCs w:val="22"/>
                </w:rPr>
                <w:delText>101.67</w:delText>
              </w:r>
            </w:del>
          </w:p>
        </w:tc>
        <w:tc>
          <w:tcPr>
            <w:tcW w:w="851" w:type="dxa"/>
            <w:vAlign w:val="bottom"/>
          </w:tcPr>
          <w:p w14:paraId="2BC77DC6" w14:textId="05115B2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81" w:author="Author"/>
                <w:rFonts w:asciiTheme="minorHAnsi" w:hAnsiTheme="minorHAnsi" w:cstheme="minorHAnsi"/>
                <w:color w:val="000000"/>
                <w:sz w:val="22"/>
                <w:szCs w:val="22"/>
              </w:rPr>
            </w:pPr>
            <w:del w:id="8782" w:author="Author">
              <w:r w:rsidDel="009E644C">
                <w:rPr>
                  <w:rFonts w:ascii="Calibri" w:hAnsi="Calibri" w:cs="Calibri"/>
                  <w:color w:val="000000"/>
                  <w:sz w:val="22"/>
                  <w:szCs w:val="22"/>
                </w:rPr>
                <w:delText>4.01</w:delText>
              </w:r>
            </w:del>
          </w:p>
        </w:tc>
        <w:tc>
          <w:tcPr>
            <w:tcW w:w="1240" w:type="dxa"/>
            <w:vAlign w:val="bottom"/>
          </w:tcPr>
          <w:p w14:paraId="1F30EBC6" w14:textId="6A96F2E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83" w:author="Author"/>
                <w:rFonts w:asciiTheme="minorHAnsi" w:hAnsiTheme="minorHAnsi" w:cstheme="minorHAnsi"/>
                <w:color w:val="000000"/>
                <w:sz w:val="22"/>
                <w:szCs w:val="22"/>
              </w:rPr>
            </w:pPr>
            <w:del w:id="8784" w:author="Author">
              <w:r w:rsidDel="009E644C">
                <w:rPr>
                  <w:rFonts w:ascii="Calibri" w:hAnsi="Calibri" w:cs="Calibri"/>
                  <w:color w:val="000000"/>
                  <w:sz w:val="22"/>
                  <w:szCs w:val="22"/>
                </w:rPr>
                <w:delText>102.73</w:delText>
              </w:r>
            </w:del>
          </w:p>
        </w:tc>
        <w:tc>
          <w:tcPr>
            <w:tcW w:w="886" w:type="dxa"/>
            <w:vAlign w:val="bottom"/>
          </w:tcPr>
          <w:p w14:paraId="32D1D26A" w14:textId="4F58A01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85" w:author="Author"/>
                <w:rFonts w:asciiTheme="minorHAnsi" w:hAnsiTheme="minorHAnsi" w:cstheme="minorHAnsi"/>
                <w:color w:val="000000"/>
                <w:sz w:val="22"/>
                <w:szCs w:val="22"/>
              </w:rPr>
            </w:pPr>
            <w:del w:id="8786" w:author="Author">
              <w:r w:rsidDel="009E644C">
                <w:rPr>
                  <w:rFonts w:ascii="Calibri" w:hAnsi="Calibri" w:cs="Calibri"/>
                  <w:color w:val="000000"/>
                  <w:sz w:val="22"/>
                  <w:szCs w:val="22"/>
                </w:rPr>
                <w:delText>4.01</w:delText>
              </w:r>
            </w:del>
          </w:p>
        </w:tc>
        <w:tc>
          <w:tcPr>
            <w:tcW w:w="1240" w:type="dxa"/>
            <w:vAlign w:val="bottom"/>
          </w:tcPr>
          <w:p w14:paraId="3681EAED" w14:textId="0C69E99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87" w:author="Author"/>
                <w:rFonts w:asciiTheme="minorHAnsi" w:hAnsiTheme="minorHAnsi" w:cstheme="minorHAnsi"/>
                <w:color w:val="000000"/>
                <w:sz w:val="22"/>
                <w:szCs w:val="22"/>
              </w:rPr>
            </w:pPr>
            <w:del w:id="8788" w:author="Author">
              <w:r w:rsidDel="009E644C">
                <w:rPr>
                  <w:rFonts w:ascii="Calibri" w:hAnsi="Calibri" w:cs="Calibri"/>
                  <w:color w:val="000000"/>
                  <w:sz w:val="22"/>
                  <w:szCs w:val="22"/>
                </w:rPr>
                <w:delText>102.73</w:delText>
              </w:r>
            </w:del>
          </w:p>
        </w:tc>
        <w:tc>
          <w:tcPr>
            <w:tcW w:w="886" w:type="dxa"/>
            <w:vAlign w:val="bottom"/>
          </w:tcPr>
          <w:p w14:paraId="311E4557" w14:textId="68440D8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89" w:author="Author"/>
                <w:rFonts w:asciiTheme="minorHAnsi" w:hAnsiTheme="minorHAnsi" w:cstheme="minorHAnsi"/>
                <w:color w:val="000000"/>
                <w:sz w:val="22"/>
                <w:szCs w:val="22"/>
              </w:rPr>
            </w:pPr>
            <w:del w:id="8790" w:author="Author">
              <w:r w:rsidDel="009E644C">
                <w:rPr>
                  <w:rFonts w:ascii="Calibri" w:hAnsi="Calibri" w:cs="Calibri"/>
                  <w:color w:val="000000"/>
                  <w:sz w:val="22"/>
                  <w:szCs w:val="22"/>
                </w:rPr>
                <w:delText>4.01</w:delText>
              </w:r>
            </w:del>
          </w:p>
        </w:tc>
        <w:tc>
          <w:tcPr>
            <w:tcW w:w="1240" w:type="dxa"/>
            <w:vAlign w:val="bottom"/>
          </w:tcPr>
          <w:p w14:paraId="7156D9C4" w14:textId="06C2C37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91" w:author="Author"/>
                <w:rFonts w:asciiTheme="minorHAnsi" w:hAnsiTheme="minorHAnsi" w:cstheme="minorHAnsi"/>
                <w:color w:val="000000"/>
                <w:sz w:val="22"/>
                <w:szCs w:val="22"/>
              </w:rPr>
            </w:pPr>
            <w:del w:id="8792" w:author="Author">
              <w:r w:rsidDel="009E644C">
                <w:rPr>
                  <w:rFonts w:ascii="Calibri" w:hAnsi="Calibri" w:cs="Calibri"/>
                  <w:color w:val="000000"/>
                  <w:sz w:val="22"/>
                  <w:szCs w:val="22"/>
                </w:rPr>
                <w:delText>102.75</w:delText>
              </w:r>
            </w:del>
          </w:p>
        </w:tc>
      </w:tr>
      <w:tr w:rsidR="00F06446" w:rsidDel="009E644C" w14:paraId="6CC701D4" w14:textId="28B5DBDD" w:rsidTr="00784B17">
        <w:trPr>
          <w:trHeight w:val="282"/>
          <w:del w:id="879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6B56375" w14:textId="08E99A36" w:rsidR="00F06446" w:rsidDel="009E644C" w:rsidRDefault="00F06446" w:rsidP="00784B17">
            <w:pPr>
              <w:rPr>
                <w:del w:id="8794" w:author="Author"/>
                <w:rFonts w:ascii="Calibri" w:hAnsi="Calibri" w:cs="Calibri"/>
                <w:b w:val="0"/>
                <w:bCs w:val="0"/>
                <w:color w:val="000000"/>
                <w:sz w:val="22"/>
                <w:szCs w:val="22"/>
              </w:rPr>
            </w:pPr>
            <w:del w:id="8795" w:author="Author">
              <w:r w:rsidDel="009E644C">
                <w:rPr>
                  <w:rFonts w:ascii="Calibri" w:hAnsi="Calibri" w:cs="Calibri"/>
                  <w:b w:val="0"/>
                  <w:bCs w:val="0"/>
                  <w:color w:val="000000"/>
                  <w:sz w:val="22"/>
                  <w:szCs w:val="22"/>
                </w:rPr>
                <w:delText>3264</w:delText>
              </w:r>
            </w:del>
          </w:p>
        </w:tc>
        <w:tc>
          <w:tcPr>
            <w:tcW w:w="851" w:type="dxa"/>
            <w:vAlign w:val="bottom"/>
          </w:tcPr>
          <w:p w14:paraId="37B54962" w14:textId="65D8DC7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96" w:author="Author"/>
                <w:rFonts w:asciiTheme="minorHAnsi" w:hAnsiTheme="minorHAnsi" w:cstheme="minorHAnsi"/>
                <w:color w:val="000000"/>
                <w:sz w:val="22"/>
                <w:szCs w:val="22"/>
              </w:rPr>
            </w:pPr>
            <w:del w:id="8797" w:author="Author">
              <w:r w:rsidDel="009E644C">
                <w:rPr>
                  <w:rFonts w:ascii="Calibri" w:hAnsi="Calibri" w:cs="Calibri"/>
                  <w:color w:val="000000"/>
                  <w:sz w:val="22"/>
                  <w:szCs w:val="22"/>
                </w:rPr>
                <w:delText>3.90</w:delText>
              </w:r>
            </w:del>
          </w:p>
        </w:tc>
        <w:tc>
          <w:tcPr>
            <w:tcW w:w="1240" w:type="dxa"/>
            <w:vAlign w:val="bottom"/>
          </w:tcPr>
          <w:p w14:paraId="40CD1230" w14:textId="6C7820F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98" w:author="Author"/>
                <w:rFonts w:asciiTheme="minorHAnsi" w:hAnsiTheme="minorHAnsi" w:cstheme="minorHAnsi"/>
                <w:color w:val="000000"/>
                <w:sz w:val="22"/>
                <w:szCs w:val="22"/>
              </w:rPr>
            </w:pPr>
            <w:del w:id="8799" w:author="Author">
              <w:r w:rsidDel="009E644C">
                <w:rPr>
                  <w:rFonts w:ascii="Calibri" w:hAnsi="Calibri" w:cs="Calibri"/>
                  <w:color w:val="000000"/>
                  <w:sz w:val="22"/>
                  <w:szCs w:val="22"/>
                </w:rPr>
                <w:delText>101.73</w:delText>
              </w:r>
            </w:del>
          </w:p>
        </w:tc>
        <w:tc>
          <w:tcPr>
            <w:tcW w:w="851" w:type="dxa"/>
            <w:vAlign w:val="bottom"/>
          </w:tcPr>
          <w:p w14:paraId="163F9042" w14:textId="13B5E6A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00" w:author="Author"/>
                <w:rFonts w:asciiTheme="minorHAnsi" w:hAnsiTheme="minorHAnsi" w:cstheme="minorHAnsi"/>
                <w:color w:val="000000"/>
                <w:sz w:val="22"/>
                <w:szCs w:val="22"/>
              </w:rPr>
            </w:pPr>
            <w:del w:id="8801" w:author="Author">
              <w:r w:rsidDel="009E644C">
                <w:rPr>
                  <w:rFonts w:ascii="Calibri" w:hAnsi="Calibri" w:cs="Calibri"/>
                  <w:color w:val="000000"/>
                  <w:sz w:val="22"/>
                  <w:szCs w:val="22"/>
                </w:rPr>
                <w:delText>3.94</w:delText>
              </w:r>
            </w:del>
          </w:p>
        </w:tc>
        <w:tc>
          <w:tcPr>
            <w:tcW w:w="1240" w:type="dxa"/>
            <w:vAlign w:val="bottom"/>
          </w:tcPr>
          <w:p w14:paraId="1F8DFF22" w14:textId="0601A7C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02" w:author="Author"/>
                <w:rFonts w:asciiTheme="minorHAnsi" w:hAnsiTheme="minorHAnsi" w:cstheme="minorHAnsi"/>
                <w:color w:val="000000"/>
                <w:sz w:val="22"/>
                <w:szCs w:val="22"/>
              </w:rPr>
            </w:pPr>
            <w:del w:id="8803" w:author="Author">
              <w:r w:rsidDel="009E644C">
                <w:rPr>
                  <w:rFonts w:ascii="Calibri" w:hAnsi="Calibri" w:cs="Calibri"/>
                  <w:color w:val="000000"/>
                  <w:sz w:val="22"/>
                  <w:szCs w:val="22"/>
                </w:rPr>
                <w:delText>102.82</w:delText>
              </w:r>
            </w:del>
          </w:p>
        </w:tc>
        <w:tc>
          <w:tcPr>
            <w:tcW w:w="886" w:type="dxa"/>
            <w:vAlign w:val="bottom"/>
          </w:tcPr>
          <w:p w14:paraId="258175F3" w14:textId="43DA498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04" w:author="Author"/>
                <w:rFonts w:asciiTheme="minorHAnsi" w:hAnsiTheme="minorHAnsi" w:cstheme="minorHAnsi"/>
                <w:color w:val="000000"/>
                <w:sz w:val="22"/>
                <w:szCs w:val="22"/>
              </w:rPr>
            </w:pPr>
            <w:del w:id="8805" w:author="Author">
              <w:r w:rsidDel="009E644C">
                <w:rPr>
                  <w:rFonts w:ascii="Calibri" w:hAnsi="Calibri" w:cs="Calibri"/>
                  <w:color w:val="000000"/>
                  <w:sz w:val="22"/>
                  <w:szCs w:val="22"/>
                </w:rPr>
                <w:delText>3.94</w:delText>
              </w:r>
            </w:del>
          </w:p>
        </w:tc>
        <w:tc>
          <w:tcPr>
            <w:tcW w:w="1240" w:type="dxa"/>
            <w:vAlign w:val="bottom"/>
          </w:tcPr>
          <w:p w14:paraId="7296A066" w14:textId="5A4FE8F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06" w:author="Author"/>
                <w:rFonts w:asciiTheme="minorHAnsi" w:hAnsiTheme="minorHAnsi" w:cstheme="minorHAnsi"/>
                <w:color w:val="000000"/>
                <w:sz w:val="22"/>
                <w:szCs w:val="22"/>
              </w:rPr>
            </w:pPr>
            <w:del w:id="8807" w:author="Author">
              <w:r w:rsidDel="009E644C">
                <w:rPr>
                  <w:rFonts w:ascii="Calibri" w:hAnsi="Calibri" w:cs="Calibri"/>
                  <w:color w:val="000000"/>
                  <w:sz w:val="22"/>
                  <w:szCs w:val="22"/>
                </w:rPr>
                <w:delText>102.82</w:delText>
              </w:r>
            </w:del>
          </w:p>
        </w:tc>
        <w:tc>
          <w:tcPr>
            <w:tcW w:w="886" w:type="dxa"/>
            <w:vAlign w:val="bottom"/>
          </w:tcPr>
          <w:p w14:paraId="179460F1" w14:textId="7263C7C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08" w:author="Author"/>
                <w:rFonts w:asciiTheme="minorHAnsi" w:hAnsiTheme="minorHAnsi" w:cstheme="minorHAnsi"/>
                <w:color w:val="000000"/>
                <w:sz w:val="22"/>
                <w:szCs w:val="22"/>
              </w:rPr>
            </w:pPr>
            <w:del w:id="8809" w:author="Author">
              <w:r w:rsidDel="009E644C">
                <w:rPr>
                  <w:rFonts w:ascii="Calibri" w:hAnsi="Calibri" w:cs="Calibri"/>
                  <w:color w:val="000000"/>
                  <w:sz w:val="22"/>
                  <w:szCs w:val="22"/>
                </w:rPr>
                <w:delText>3.94</w:delText>
              </w:r>
            </w:del>
          </w:p>
        </w:tc>
        <w:tc>
          <w:tcPr>
            <w:tcW w:w="1240" w:type="dxa"/>
            <w:vAlign w:val="bottom"/>
          </w:tcPr>
          <w:p w14:paraId="3257C901" w14:textId="644E3E3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10" w:author="Author"/>
                <w:rFonts w:asciiTheme="minorHAnsi" w:hAnsiTheme="minorHAnsi" w:cstheme="minorHAnsi"/>
                <w:color w:val="000000"/>
                <w:sz w:val="22"/>
                <w:szCs w:val="22"/>
              </w:rPr>
            </w:pPr>
            <w:del w:id="8811" w:author="Author">
              <w:r w:rsidDel="009E644C">
                <w:rPr>
                  <w:rFonts w:ascii="Calibri" w:hAnsi="Calibri" w:cs="Calibri"/>
                  <w:color w:val="000000"/>
                  <w:sz w:val="22"/>
                  <w:szCs w:val="22"/>
                </w:rPr>
                <w:delText>102.84</w:delText>
              </w:r>
            </w:del>
          </w:p>
        </w:tc>
      </w:tr>
      <w:tr w:rsidR="00F06446" w:rsidDel="009E644C" w14:paraId="5B6B09AF" w14:textId="7F0103E3" w:rsidTr="00784B17">
        <w:trPr>
          <w:cnfStyle w:val="000000100000" w:firstRow="0" w:lastRow="0" w:firstColumn="0" w:lastColumn="0" w:oddVBand="0" w:evenVBand="0" w:oddHBand="1" w:evenHBand="0" w:firstRowFirstColumn="0" w:firstRowLastColumn="0" w:lastRowFirstColumn="0" w:lastRowLastColumn="0"/>
          <w:trHeight w:val="282"/>
          <w:del w:id="881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99E1362" w14:textId="675DFE39" w:rsidR="00F06446" w:rsidDel="009E644C" w:rsidRDefault="00F06446" w:rsidP="00784B17">
            <w:pPr>
              <w:rPr>
                <w:del w:id="8813" w:author="Author"/>
                <w:rFonts w:ascii="Calibri" w:hAnsi="Calibri" w:cs="Calibri"/>
                <w:b w:val="0"/>
                <w:bCs w:val="0"/>
                <w:color w:val="000000"/>
                <w:sz w:val="22"/>
                <w:szCs w:val="22"/>
              </w:rPr>
            </w:pPr>
            <w:del w:id="8814" w:author="Author">
              <w:r w:rsidDel="009E644C">
                <w:rPr>
                  <w:rFonts w:ascii="Calibri" w:hAnsi="Calibri" w:cs="Calibri"/>
                  <w:b w:val="0"/>
                  <w:bCs w:val="0"/>
                  <w:color w:val="000000"/>
                  <w:sz w:val="22"/>
                  <w:szCs w:val="22"/>
                </w:rPr>
                <w:delText>3328</w:delText>
              </w:r>
            </w:del>
          </w:p>
        </w:tc>
        <w:tc>
          <w:tcPr>
            <w:tcW w:w="851" w:type="dxa"/>
            <w:vAlign w:val="bottom"/>
          </w:tcPr>
          <w:p w14:paraId="305A69B3" w14:textId="32923AA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15" w:author="Author"/>
                <w:rFonts w:asciiTheme="minorHAnsi" w:hAnsiTheme="minorHAnsi" w:cstheme="minorHAnsi"/>
                <w:color w:val="000000"/>
                <w:sz w:val="22"/>
                <w:szCs w:val="22"/>
              </w:rPr>
            </w:pPr>
            <w:del w:id="8816" w:author="Author">
              <w:r w:rsidDel="009E644C">
                <w:rPr>
                  <w:rFonts w:ascii="Calibri" w:hAnsi="Calibri" w:cs="Calibri"/>
                  <w:color w:val="000000"/>
                  <w:sz w:val="22"/>
                  <w:szCs w:val="22"/>
                </w:rPr>
                <w:delText>3.82</w:delText>
              </w:r>
            </w:del>
          </w:p>
        </w:tc>
        <w:tc>
          <w:tcPr>
            <w:tcW w:w="1240" w:type="dxa"/>
            <w:vAlign w:val="bottom"/>
          </w:tcPr>
          <w:p w14:paraId="1795BC5D" w14:textId="230191A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17" w:author="Author"/>
                <w:rFonts w:asciiTheme="minorHAnsi" w:hAnsiTheme="minorHAnsi" w:cstheme="minorHAnsi"/>
                <w:color w:val="000000"/>
                <w:sz w:val="22"/>
                <w:szCs w:val="22"/>
              </w:rPr>
            </w:pPr>
            <w:del w:id="8818" w:author="Author">
              <w:r w:rsidDel="009E644C">
                <w:rPr>
                  <w:rFonts w:ascii="Calibri" w:hAnsi="Calibri" w:cs="Calibri"/>
                  <w:color w:val="000000"/>
                  <w:sz w:val="22"/>
                  <w:szCs w:val="22"/>
                </w:rPr>
                <w:delText>101.82</w:delText>
              </w:r>
            </w:del>
          </w:p>
        </w:tc>
        <w:tc>
          <w:tcPr>
            <w:tcW w:w="851" w:type="dxa"/>
            <w:vAlign w:val="bottom"/>
          </w:tcPr>
          <w:p w14:paraId="6668086F" w14:textId="5DE5761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19" w:author="Author"/>
                <w:rFonts w:asciiTheme="minorHAnsi" w:hAnsiTheme="minorHAnsi" w:cstheme="minorHAnsi"/>
                <w:color w:val="000000"/>
                <w:sz w:val="22"/>
                <w:szCs w:val="22"/>
              </w:rPr>
            </w:pPr>
            <w:del w:id="8820" w:author="Author">
              <w:r w:rsidDel="009E644C">
                <w:rPr>
                  <w:rFonts w:ascii="Calibri" w:hAnsi="Calibri" w:cs="Calibri"/>
                  <w:color w:val="000000"/>
                  <w:sz w:val="22"/>
                  <w:szCs w:val="22"/>
                </w:rPr>
                <w:delText>3.87</w:delText>
              </w:r>
            </w:del>
          </w:p>
        </w:tc>
        <w:tc>
          <w:tcPr>
            <w:tcW w:w="1240" w:type="dxa"/>
            <w:vAlign w:val="bottom"/>
          </w:tcPr>
          <w:p w14:paraId="4018838F" w14:textId="10B33D0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21" w:author="Author"/>
                <w:rFonts w:asciiTheme="minorHAnsi" w:hAnsiTheme="minorHAnsi" w:cstheme="minorHAnsi"/>
                <w:color w:val="000000"/>
                <w:sz w:val="22"/>
                <w:szCs w:val="22"/>
              </w:rPr>
            </w:pPr>
            <w:del w:id="8822" w:author="Author">
              <w:r w:rsidDel="009E644C">
                <w:rPr>
                  <w:rFonts w:ascii="Calibri" w:hAnsi="Calibri" w:cs="Calibri"/>
                  <w:color w:val="000000"/>
                  <w:sz w:val="22"/>
                  <w:szCs w:val="22"/>
                </w:rPr>
                <w:delText>102.92</w:delText>
              </w:r>
            </w:del>
          </w:p>
        </w:tc>
        <w:tc>
          <w:tcPr>
            <w:tcW w:w="886" w:type="dxa"/>
            <w:vAlign w:val="bottom"/>
          </w:tcPr>
          <w:p w14:paraId="077BDABF" w14:textId="1B3A05A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23" w:author="Author"/>
                <w:rFonts w:asciiTheme="minorHAnsi" w:hAnsiTheme="minorHAnsi" w:cstheme="minorHAnsi"/>
                <w:color w:val="000000"/>
                <w:sz w:val="22"/>
                <w:szCs w:val="22"/>
              </w:rPr>
            </w:pPr>
            <w:del w:id="8824" w:author="Author">
              <w:r w:rsidDel="009E644C">
                <w:rPr>
                  <w:rFonts w:ascii="Calibri" w:hAnsi="Calibri" w:cs="Calibri"/>
                  <w:color w:val="000000"/>
                  <w:sz w:val="22"/>
                  <w:szCs w:val="22"/>
                </w:rPr>
                <w:delText>3.87</w:delText>
              </w:r>
            </w:del>
          </w:p>
        </w:tc>
        <w:tc>
          <w:tcPr>
            <w:tcW w:w="1240" w:type="dxa"/>
            <w:vAlign w:val="bottom"/>
          </w:tcPr>
          <w:p w14:paraId="3583840A" w14:textId="2961BDD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25" w:author="Author"/>
                <w:rFonts w:asciiTheme="minorHAnsi" w:hAnsiTheme="minorHAnsi" w:cstheme="minorHAnsi"/>
                <w:color w:val="000000"/>
                <w:sz w:val="22"/>
                <w:szCs w:val="22"/>
              </w:rPr>
            </w:pPr>
            <w:del w:id="8826" w:author="Author">
              <w:r w:rsidDel="009E644C">
                <w:rPr>
                  <w:rFonts w:ascii="Calibri" w:hAnsi="Calibri" w:cs="Calibri"/>
                  <w:color w:val="000000"/>
                  <w:sz w:val="22"/>
                  <w:szCs w:val="22"/>
                </w:rPr>
                <w:delText>102.91</w:delText>
              </w:r>
            </w:del>
          </w:p>
        </w:tc>
        <w:tc>
          <w:tcPr>
            <w:tcW w:w="886" w:type="dxa"/>
            <w:vAlign w:val="bottom"/>
          </w:tcPr>
          <w:p w14:paraId="116D4562" w14:textId="27F4071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27" w:author="Author"/>
                <w:rFonts w:asciiTheme="minorHAnsi" w:hAnsiTheme="minorHAnsi" w:cstheme="minorHAnsi"/>
                <w:color w:val="000000"/>
                <w:sz w:val="22"/>
                <w:szCs w:val="22"/>
              </w:rPr>
            </w:pPr>
            <w:del w:id="8828" w:author="Author">
              <w:r w:rsidDel="009E644C">
                <w:rPr>
                  <w:rFonts w:ascii="Calibri" w:hAnsi="Calibri" w:cs="Calibri"/>
                  <w:color w:val="000000"/>
                  <w:sz w:val="22"/>
                  <w:szCs w:val="22"/>
                </w:rPr>
                <w:delText>3.87</w:delText>
              </w:r>
            </w:del>
          </w:p>
        </w:tc>
        <w:tc>
          <w:tcPr>
            <w:tcW w:w="1240" w:type="dxa"/>
            <w:vAlign w:val="bottom"/>
          </w:tcPr>
          <w:p w14:paraId="280B7A99" w14:textId="7E64E06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29" w:author="Author"/>
                <w:rFonts w:asciiTheme="minorHAnsi" w:hAnsiTheme="minorHAnsi" w:cstheme="minorHAnsi"/>
                <w:color w:val="000000"/>
                <w:sz w:val="22"/>
                <w:szCs w:val="22"/>
              </w:rPr>
            </w:pPr>
            <w:del w:id="8830" w:author="Author">
              <w:r w:rsidDel="009E644C">
                <w:rPr>
                  <w:rFonts w:ascii="Calibri" w:hAnsi="Calibri" w:cs="Calibri"/>
                  <w:color w:val="000000"/>
                  <w:sz w:val="22"/>
                  <w:szCs w:val="22"/>
                </w:rPr>
                <w:delText>102.94</w:delText>
              </w:r>
            </w:del>
          </w:p>
        </w:tc>
      </w:tr>
      <w:tr w:rsidR="00F06446" w:rsidDel="009E644C" w14:paraId="1A45F2F1" w14:textId="0B4E75C1" w:rsidTr="00784B17">
        <w:trPr>
          <w:trHeight w:val="282"/>
          <w:del w:id="883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45F7111" w14:textId="294B4714" w:rsidR="00F06446" w:rsidDel="009E644C" w:rsidRDefault="00F06446" w:rsidP="00784B17">
            <w:pPr>
              <w:rPr>
                <w:del w:id="8832" w:author="Author"/>
                <w:rFonts w:ascii="Calibri" w:hAnsi="Calibri" w:cs="Calibri"/>
                <w:b w:val="0"/>
                <w:bCs w:val="0"/>
                <w:color w:val="000000"/>
                <w:sz w:val="22"/>
                <w:szCs w:val="22"/>
              </w:rPr>
            </w:pPr>
            <w:del w:id="8833" w:author="Author">
              <w:r w:rsidDel="009E644C">
                <w:rPr>
                  <w:rFonts w:ascii="Calibri" w:hAnsi="Calibri" w:cs="Calibri"/>
                  <w:b w:val="0"/>
                  <w:bCs w:val="0"/>
                  <w:color w:val="000000"/>
                  <w:sz w:val="22"/>
                  <w:szCs w:val="22"/>
                </w:rPr>
                <w:delText>3392</w:delText>
              </w:r>
            </w:del>
          </w:p>
        </w:tc>
        <w:tc>
          <w:tcPr>
            <w:tcW w:w="851" w:type="dxa"/>
            <w:vAlign w:val="bottom"/>
          </w:tcPr>
          <w:p w14:paraId="4C8161A2" w14:textId="3EAEBE1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34" w:author="Author"/>
                <w:rFonts w:asciiTheme="minorHAnsi" w:hAnsiTheme="minorHAnsi" w:cstheme="minorHAnsi"/>
                <w:color w:val="000000"/>
                <w:sz w:val="22"/>
                <w:szCs w:val="22"/>
              </w:rPr>
            </w:pPr>
            <w:del w:id="8835" w:author="Author">
              <w:r w:rsidDel="009E644C">
                <w:rPr>
                  <w:rFonts w:ascii="Calibri" w:hAnsi="Calibri" w:cs="Calibri"/>
                  <w:color w:val="000000"/>
                  <w:sz w:val="22"/>
                  <w:szCs w:val="22"/>
                </w:rPr>
                <w:delText>3.75</w:delText>
              </w:r>
            </w:del>
          </w:p>
        </w:tc>
        <w:tc>
          <w:tcPr>
            <w:tcW w:w="1240" w:type="dxa"/>
            <w:vAlign w:val="bottom"/>
          </w:tcPr>
          <w:p w14:paraId="1A8B5022" w14:textId="6288722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36" w:author="Author"/>
                <w:rFonts w:asciiTheme="minorHAnsi" w:hAnsiTheme="minorHAnsi" w:cstheme="minorHAnsi"/>
                <w:color w:val="000000"/>
                <w:sz w:val="22"/>
                <w:szCs w:val="22"/>
              </w:rPr>
            </w:pPr>
            <w:del w:id="8837" w:author="Author">
              <w:r w:rsidDel="009E644C">
                <w:rPr>
                  <w:rFonts w:ascii="Calibri" w:hAnsi="Calibri" w:cs="Calibri"/>
                  <w:color w:val="000000"/>
                  <w:sz w:val="22"/>
                  <w:szCs w:val="22"/>
                </w:rPr>
                <w:delText>101.88</w:delText>
              </w:r>
            </w:del>
          </w:p>
        </w:tc>
        <w:tc>
          <w:tcPr>
            <w:tcW w:w="851" w:type="dxa"/>
            <w:vAlign w:val="bottom"/>
          </w:tcPr>
          <w:p w14:paraId="6D8DD861" w14:textId="7D0B8B4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38" w:author="Author"/>
                <w:rFonts w:asciiTheme="minorHAnsi" w:hAnsiTheme="minorHAnsi" w:cstheme="minorHAnsi"/>
                <w:color w:val="000000"/>
                <w:sz w:val="22"/>
                <w:szCs w:val="22"/>
              </w:rPr>
            </w:pPr>
            <w:del w:id="8839" w:author="Author">
              <w:r w:rsidDel="009E644C">
                <w:rPr>
                  <w:rFonts w:ascii="Calibri" w:hAnsi="Calibri" w:cs="Calibri"/>
                  <w:color w:val="000000"/>
                  <w:sz w:val="22"/>
                  <w:szCs w:val="22"/>
                </w:rPr>
                <w:delText>3.80</w:delText>
              </w:r>
            </w:del>
          </w:p>
        </w:tc>
        <w:tc>
          <w:tcPr>
            <w:tcW w:w="1240" w:type="dxa"/>
            <w:vAlign w:val="bottom"/>
          </w:tcPr>
          <w:p w14:paraId="75B2EBA2" w14:textId="59DBEE2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40" w:author="Author"/>
                <w:rFonts w:asciiTheme="minorHAnsi" w:hAnsiTheme="minorHAnsi" w:cstheme="minorHAnsi"/>
                <w:color w:val="000000"/>
                <w:sz w:val="22"/>
                <w:szCs w:val="22"/>
              </w:rPr>
            </w:pPr>
            <w:del w:id="8841" w:author="Author">
              <w:r w:rsidDel="009E644C">
                <w:rPr>
                  <w:rFonts w:ascii="Calibri" w:hAnsi="Calibri" w:cs="Calibri"/>
                  <w:color w:val="000000"/>
                  <w:sz w:val="22"/>
                  <w:szCs w:val="22"/>
                </w:rPr>
                <w:delText>103.02</w:delText>
              </w:r>
            </w:del>
          </w:p>
        </w:tc>
        <w:tc>
          <w:tcPr>
            <w:tcW w:w="886" w:type="dxa"/>
            <w:vAlign w:val="bottom"/>
          </w:tcPr>
          <w:p w14:paraId="6C06A35B" w14:textId="323AEDD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42" w:author="Author"/>
                <w:rFonts w:asciiTheme="minorHAnsi" w:hAnsiTheme="minorHAnsi" w:cstheme="minorHAnsi"/>
                <w:color w:val="000000"/>
                <w:sz w:val="22"/>
                <w:szCs w:val="22"/>
              </w:rPr>
            </w:pPr>
            <w:del w:id="8843" w:author="Author">
              <w:r w:rsidDel="009E644C">
                <w:rPr>
                  <w:rFonts w:ascii="Calibri" w:hAnsi="Calibri" w:cs="Calibri"/>
                  <w:color w:val="000000"/>
                  <w:sz w:val="22"/>
                  <w:szCs w:val="22"/>
                </w:rPr>
                <w:delText>3.80</w:delText>
              </w:r>
            </w:del>
          </w:p>
        </w:tc>
        <w:tc>
          <w:tcPr>
            <w:tcW w:w="1240" w:type="dxa"/>
            <w:vAlign w:val="bottom"/>
          </w:tcPr>
          <w:p w14:paraId="55B5BD7D" w14:textId="73A605C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44" w:author="Author"/>
                <w:rFonts w:asciiTheme="minorHAnsi" w:hAnsiTheme="minorHAnsi" w:cstheme="minorHAnsi"/>
                <w:color w:val="000000"/>
                <w:sz w:val="22"/>
                <w:szCs w:val="22"/>
              </w:rPr>
            </w:pPr>
            <w:del w:id="8845" w:author="Author">
              <w:r w:rsidDel="009E644C">
                <w:rPr>
                  <w:rFonts w:ascii="Calibri" w:hAnsi="Calibri" w:cs="Calibri"/>
                  <w:color w:val="000000"/>
                  <w:sz w:val="22"/>
                  <w:szCs w:val="22"/>
                </w:rPr>
                <w:delText>103.01</w:delText>
              </w:r>
            </w:del>
          </w:p>
        </w:tc>
        <w:tc>
          <w:tcPr>
            <w:tcW w:w="886" w:type="dxa"/>
            <w:vAlign w:val="bottom"/>
          </w:tcPr>
          <w:p w14:paraId="38333FC0" w14:textId="03C4C08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46" w:author="Author"/>
                <w:rFonts w:asciiTheme="minorHAnsi" w:hAnsiTheme="minorHAnsi" w:cstheme="minorHAnsi"/>
                <w:color w:val="000000"/>
                <w:sz w:val="22"/>
                <w:szCs w:val="22"/>
              </w:rPr>
            </w:pPr>
            <w:del w:id="8847" w:author="Author">
              <w:r w:rsidDel="009E644C">
                <w:rPr>
                  <w:rFonts w:ascii="Calibri" w:hAnsi="Calibri" w:cs="Calibri"/>
                  <w:color w:val="000000"/>
                  <w:sz w:val="22"/>
                  <w:szCs w:val="22"/>
                </w:rPr>
                <w:delText>3.80</w:delText>
              </w:r>
            </w:del>
          </w:p>
        </w:tc>
        <w:tc>
          <w:tcPr>
            <w:tcW w:w="1240" w:type="dxa"/>
            <w:vAlign w:val="bottom"/>
          </w:tcPr>
          <w:p w14:paraId="21216C56" w14:textId="6B67E1C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48" w:author="Author"/>
                <w:rFonts w:asciiTheme="minorHAnsi" w:hAnsiTheme="minorHAnsi" w:cstheme="minorHAnsi"/>
                <w:color w:val="000000"/>
                <w:sz w:val="22"/>
                <w:szCs w:val="22"/>
              </w:rPr>
            </w:pPr>
            <w:del w:id="8849" w:author="Author">
              <w:r w:rsidDel="009E644C">
                <w:rPr>
                  <w:rFonts w:ascii="Calibri" w:hAnsi="Calibri" w:cs="Calibri"/>
                  <w:color w:val="000000"/>
                  <w:sz w:val="22"/>
                  <w:szCs w:val="22"/>
                </w:rPr>
                <w:delText>103.03</w:delText>
              </w:r>
            </w:del>
          </w:p>
        </w:tc>
      </w:tr>
      <w:tr w:rsidR="00F06446" w:rsidDel="009E644C" w14:paraId="67CDC0D1" w14:textId="453DBE90" w:rsidTr="00784B17">
        <w:trPr>
          <w:cnfStyle w:val="000000100000" w:firstRow="0" w:lastRow="0" w:firstColumn="0" w:lastColumn="0" w:oddVBand="0" w:evenVBand="0" w:oddHBand="1" w:evenHBand="0" w:firstRowFirstColumn="0" w:firstRowLastColumn="0" w:lastRowFirstColumn="0" w:lastRowLastColumn="0"/>
          <w:trHeight w:val="282"/>
          <w:del w:id="885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885B6E9" w14:textId="3EA91499" w:rsidR="00F06446" w:rsidDel="009E644C" w:rsidRDefault="00F06446" w:rsidP="00784B17">
            <w:pPr>
              <w:rPr>
                <w:del w:id="8851" w:author="Author"/>
                <w:rFonts w:ascii="Calibri" w:hAnsi="Calibri" w:cs="Calibri"/>
                <w:b w:val="0"/>
                <w:bCs w:val="0"/>
                <w:color w:val="000000"/>
                <w:sz w:val="22"/>
                <w:szCs w:val="22"/>
              </w:rPr>
            </w:pPr>
            <w:del w:id="8852" w:author="Author">
              <w:r w:rsidDel="009E644C">
                <w:rPr>
                  <w:rFonts w:ascii="Calibri" w:hAnsi="Calibri" w:cs="Calibri"/>
                  <w:b w:val="0"/>
                  <w:bCs w:val="0"/>
                  <w:color w:val="000000"/>
                  <w:sz w:val="22"/>
                  <w:szCs w:val="22"/>
                </w:rPr>
                <w:delText>3456</w:delText>
              </w:r>
            </w:del>
          </w:p>
        </w:tc>
        <w:tc>
          <w:tcPr>
            <w:tcW w:w="851" w:type="dxa"/>
            <w:vAlign w:val="bottom"/>
          </w:tcPr>
          <w:p w14:paraId="0CC6B455" w14:textId="377BD34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53" w:author="Author"/>
                <w:rFonts w:asciiTheme="minorHAnsi" w:hAnsiTheme="minorHAnsi" w:cstheme="minorHAnsi"/>
                <w:color w:val="000000"/>
                <w:sz w:val="22"/>
                <w:szCs w:val="22"/>
              </w:rPr>
            </w:pPr>
            <w:del w:id="8854" w:author="Author">
              <w:r w:rsidDel="009E644C">
                <w:rPr>
                  <w:rFonts w:ascii="Calibri" w:hAnsi="Calibri" w:cs="Calibri"/>
                  <w:color w:val="000000"/>
                  <w:sz w:val="22"/>
                  <w:szCs w:val="22"/>
                </w:rPr>
                <w:delText>3.68</w:delText>
              </w:r>
            </w:del>
          </w:p>
        </w:tc>
        <w:tc>
          <w:tcPr>
            <w:tcW w:w="1240" w:type="dxa"/>
            <w:vAlign w:val="bottom"/>
          </w:tcPr>
          <w:p w14:paraId="3E00D062" w14:textId="000ED64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55" w:author="Author"/>
                <w:rFonts w:asciiTheme="minorHAnsi" w:hAnsiTheme="minorHAnsi" w:cstheme="minorHAnsi"/>
                <w:color w:val="000000"/>
                <w:sz w:val="22"/>
                <w:szCs w:val="22"/>
              </w:rPr>
            </w:pPr>
            <w:del w:id="8856" w:author="Author">
              <w:r w:rsidDel="009E644C">
                <w:rPr>
                  <w:rFonts w:ascii="Calibri" w:hAnsi="Calibri" w:cs="Calibri"/>
                  <w:color w:val="000000"/>
                  <w:sz w:val="22"/>
                  <w:szCs w:val="22"/>
                </w:rPr>
                <w:delText>101.84</w:delText>
              </w:r>
            </w:del>
          </w:p>
        </w:tc>
        <w:tc>
          <w:tcPr>
            <w:tcW w:w="851" w:type="dxa"/>
            <w:vAlign w:val="bottom"/>
          </w:tcPr>
          <w:p w14:paraId="40471F96" w14:textId="322EA40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57" w:author="Author"/>
                <w:rFonts w:asciiTheme="minorHAnsi" w:hAnsiTheme="minorHAnsi" w:cstheme="minorHAnsi"/>
                <w:color w:val="000000"/>
                <w:sz w:val="22"/>
                <w:szCs w:val="22"/>
              </w:rPr>
            </w:pPr>
            <w:del w:id="8858" w:author="Author">
              <w:r w:rsidDel="009E644C">
                <w:rPr>
                  <w:rFonts w:ascii="Calibri" w:hAnsi="Calibri" w:cs="Calibri"/>
                  <w:color w:val="000000"/>
                  <w:sz w:val="22"/>
                  <w:szCs w:val="22"/>
                </w:rPr>
                <w:delText>3.73</w:delText>
              </w:r>
            </w:del>
          </w:p>
        </w:tc>
        <w:tc>
          <w:tcPr>
            <w:tcW w:w="1240" w:type="dxa"/>
            <w:vAlign w:val="bottom"/>
          </w:tcPr>
          <w:p w14:paraId="03938B1F" w14:textId="2C7B474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59" w:author="Author"/>
                <w:rFonts w:asciiTheme="minorHAnsi" w:hAnsiTheme="minorHAnsi" w:cstheme="minorHAnsi"/>
                <w:color w:val="000000"/>
                <w:sz w:val="22"/>
                <w:szCs w:val="22"/>
              </w:rPr>
            </w:pPr>
            <w:del w:id="8860" w:author="Author">
              <w:r w:rsidDel="009E644C">
                <w:rPr>
                  <w:rFonts w:ascii="Calibri" w:hAnsi="Calibri" w:cs="Calibri"/>
                  <w:color w:val="000000"/>
                  <w:sz w:val="22"/>
                  <w:szCs w:val="22"/>
                </w:rPr>
                <w:delText>103.12</w:delText>
              </w:r>
            </w:del>
          </w:p>
        </w:tc>
        <w:tc>
          <w:tcPr>
            <w:tcW w:w="886" w:type="dxa"/>
            <w:vAlign w:val="bottom"/>
          </w:tcPr>
          <w:p w14:paraId="4E4CDEA1" w14:textId="426F3E0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61" w:author="Author"/>
                <w:rFonts w:asciiTheme="minorHAnsi" w:hAnsiTheme="minorHAnsi" w:cstheme="minorHAnsi"/>
                <w:color w:val="000000"/>
                <w:sz w:val="22"/>
                <w:szCs w:val="22"/>
              </w:rPr>
            </w:pPr>
            <w:del w:id="8862" w:author="Author">
              <w:r w:rsidDel="009E644C">
                <w:rPr>
                  <w:rFonts w:ascii="Calibri" w:hAnsi="Calibri" w:cs="Calibri"/>
                  <w:color w:val="000000"/>
                  <w:sz w:val="22"/>
                  <w:szCs w:val="22"/>
                </w:rPr>
                <w:delText>3.73</w:delText>
              </w:r>
            </w:del>
          </w:p>
        </w:tc>
        <w:tc>
          <w:tcPr>
            <w:tcW w:w="1240" w:type="dxa"/>
            <w:vAlign w:val="bottom"/>
          </w:tcPr>
          <w:p w14:paraId="7605B36E" w14:textId="663F295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63" w:author="Author"/>
                <w:rFonts w:asciiTheme="minorHAnsi" w:hAnsiTheme="minorHAnsi" w:cstheme="minorHAnsi"/>
                <w:color w:val="000000"/>
                <w:sz w:val="22"/>
                <w:szCs w:val="22"/>
              </w:rPr>
            </w:pPr>
            <w:del w:id="8864" w:author="Author">
              <w:r w:rsidDel="009E644C">
                <w:rPr>
                  <w:rFonts w:ascii="Calibri" w:hAnsi="Calibri" w:cs="Calibri"/>
                  <w:color w:val="000000"/>
                  <w:sz w:val="22"/>
                  <w:szCs w:val="22"/>
                </w:rPr>
                <w:delText>103.10</w:delText>
              </w:r>
            </w:del>
          </w:p>
        </w:tc>
        <w:tc>
          <w:tcPr>
            <w:tcW w:w="886" w:type="dxa"/>
            <w:vAlign w:val="bottom"/>
          </w:tcPr>
          <w:p w14:paraId="53C18735" w14:textId="4E43EA5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65" w:author="Author"/>
                <w:rFonts w:asciiTheme="minorHAnsi" w:hAnsiTheme="minorHAnsi" w:cstheme="minorHAnsi"/>
                <w:color w:val="000000"/>
                <w:sz w:val="22"/>
                <w:szCs w:val="22"/>
              </w:rPr>
            </w:pPr>
            <w:del w:id="8866" w:author="Author">
              <w:r w:rsidDel="009E644C">
                <w:rPr>
                  <w:rFonts w:ascii="Calibri" w:hAnsi="Calibri" w:cs="Calibri"/>
                  <w:color w:val="000000"/>
                  <w:sz w:val="22"/>
                  <w:szCs w:val="22"/>
                </w:rPr>
                <w:delText>3.73</w:delText>
              </w:r>
            </w:del>
          </w:p>
        </w:tc>
        <w:tc>
          <w:tcPr>
            <w:tcW w:w="1240" w:type="dxa"/>
            <w:vAlign w:val="bottom"/>
          </w:tcPr>
          <w:p w14:paraId="426CED05" w14:textId="120E2F6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67" w:author="Author"/>
                <w:rFonts w:asciiTheme="minorHAnsi" w:hAnsiTheme="minorHAnsi" w:cstheme="minorHAnsi"/>
                <w:color w:val="000000"/>
                <w:sz w:val="22"/>
                <w:szCs w:val="22"/>
              </w:rPr>
            </w:pPr>
            <w:del w:id="8868" w:author="Author">
              <w:r w:rsidDel="009E644C">
                <w:rPr>
                  <w:rFonts w:ascii="Calibri" w:hAnsi="Calibri" w:cs="Calibri"/>
                  <w:color w:val="000000"/>
                  <w:sz w:val="22"/>
                  <w:szCs w:val="22"/>
                </w:rPr>
                <w:delText>103.13</w:delText>
              </w:r>
            </w:del>
          </w:p>
        </w:tc>
      </w:tr>
      <w:tr w:rsidR="00F06446" w:rsidDel="009E644C" w14:paraId="30704AED" w14:textId="00180AD9" w:rsidTr="00784B17">
        <w:trPr>
          <w:trHeight w:val="282"/>
          <w:del w:id="886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B6AF042" w14:textId="483B673E" w:rsidR="00F06446" w:rsidDel="009E644C" w:rsidRDefault="00F06446" w:rsidP="00784B17">
            <w:pPr>
              <w:rPr>
                <w:del w:id="8870" w:author="Author"/>
                <w:rFonts w:ascii="Calibri" w:hAnsi="Calibri" w:cs="Calibri"/>
                <w:b w:val="0"/>
                <w:bCs w:val="0"/>
                <w:color w:val="000000"/>
                <w:sz w:val="22"/>
                <w:szCs w:val="22"/>
              </w:rPr>
            </w:pPr>
            <w:del w:id="8871" w:author="Author">
              <w:r w:rsidDel="009E644C">
                <w:rPr>
                  <w:rFonts w:ascii="Calibri" w:hAnsi="Calibri" w:cs="Calibri"/>
                  <w:b w:val="0"/>
                  <w:bCs w:val="0"/>
                  <w:color w:val="000000"/>
                  <w:sz w:val="22"/>
                  <w:szCs w:val="22"/>
                </w:rPr>
                <w:delText>3520</w:delText>
              </w:r>
            </w:del>
          </w:p>
        </w:tc>
        <w:tc>
          <w:tcPr>
            <w:tcW w:w="851" w:type="dxa"/>
            <w:vAlign w:val="bottom"/>
          </w:tcPr>
          <w:p w14:paraId="3090081E" w14:textId="291DD29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72" w:author="Author"/>
                <w:rFonts w:asciiTheme="minorHAnsi" w:hAnsiTheme="minorHAnsi" w:cstheme="minorHAnsi"/>
                <w:color w:val="000000"/>
                <w:sz w:val="22"/>
                <w:szCs w:val="22"/>
              </w:rPr>
            </w:pPr>
            <w:del w:id="8873" w:author="Author">
              <w:r w:rsidDel="009E644C">
                <w:rPr>
                  <w:rFonts w:ascii="Calibri" w:hAnsi="Calibri" w:cs="Calibri"/>
                  <w:color w:val="000000"/>
                  <w:sz w:val="22"/>
                  <w:szCs w:val="22"/>
                </w:rPr>
                <w:delText>3.62</w:delText>
              </w:r>
            </w:del>
          </w:p>
        </w:tc>
        <w:tc>
          <w:tcPr>
            <w:tcW w:w="1240" w:type="dxa"/>
            <w:vAlign w:val="bottom"/>
          </w:tcPr>
          <w:p w14:paraId="20942F35" w14:textId="1DB5C58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74" w:author="Author"/>
                <w:rFonts w:asciiTheme="minorHAnsi" w:hAnsiTheme="minorHAnsi" w:cstheme="minorHAnsi"/>
                <w:color w:val="000000"/>
                <w:sz w:val="22"/>
                <w:szCs w:val="22"/>
              </w:rPr>
            </w:pPr>
            <w:del w:id="8875" w:author="Author">
              <w:r w:rsidDel="009E644C">
                <w:rPr>
                  <w:rFonts w:ascii="Calibri" w:hAnsi="Calibri" w:cs="Calibri"/>
                  <w:color w:val="000000"/>
                  <w:sz w:val="22"/>
                  <w:szCs w:val="22"/>
                </w:rPr>
                <w:delText>101.81</w:delText>
              </w:r>
            </w:del>
          </w:p>
        </w:tc>
        <w:tc>
          <w:tcPr>
            <w:tcW w:w="851" w:type="dxa"/>
            <w:vAlign w:val="bottom"/>
          </w:tcPr>
          <w:p w14:paraId="6FE3C297" w14:textId="74F1335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76" w:author="Author"/>
                <w:rFonts w:asciiTheme="minorHAnsi" w:hAnsiTheme="minorHAnsi" w:cstheme="minorHAnsi"/>
                <w:color w:val="000000"/>
                <w:sz w:val="22"/>
                <w:szCs w:val="22"/>
              </w:rPr>
            </w:pPr>
            <w:del w:id="8877" w:author="Author">
              <w:r w:rsidDel="009E644C">
                <w:rPr>
                  <w:rFonts w:ascii="Calibri" w:hAnsi="Calibri" w:cs="Calibri"/>
                  <w:color w:val="000000"/>
                  <w:sz w:val="22"/>
                  <w:szCs w:val="22"/>
                </w:rPr>
                <w:delText>3.67</w:delText>
              </w:r>
            </w:del>
          </w:p>
        </w:tc>
        <w:tc>
          <w:tcPr>
            <w:tcW w:w="1240" w:type="dxa"/>
            <w:vAlign w:val="bottom"/>
          </w:tcPr>
          <w:p w14:paraId="0FAD1FDB" w14:textId="2F613D5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78" w:author="Author"/>
                <w:rFonts w:asciiTheme="minorHAnsi" w:hAnsiTheme="minorHAnsi" w:cstheme="minorHAnsi"/>
                <w:color w:val="000000"/>
                <w:sz w:val="22"/>
                <w:szCs w:val="22"/>
              </w:rPr>
            </w:pPr>
            <w:del w:id="8879" w:author="Author">
              <w:r w:rsidDel="009E644C">
                <w:rPr>
                  <w:rFonts w:ascii="Calibri" w:hAnsi="Calibri" w:cs="Calibri"/>
                  <w:color w:val="000000"/>
                  <w:sz w:val="22"/>
                  <w:szCs w:val="22"/>
                </w:rPr>
                <w:delText>103.22</w:delText>
              </w:r>
            </w:del>
          </w:p>
        </w:tc>
        <w:tc>
          <w:tcPr>
            <w:tcW w:w="886" w:type="dxa"/>
            <w:vAlign w:val="bottom"/>
          </w:tcPr>
          <w:p w14:paraId="7FABD7EA" w14:textId="756CC15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80" w:author="Author"/>
                <w:rFonts w:asciiTheme="minorHAnsi" w:hAnsiTheme="minorHAnsi" w:cstheme="minorHAnsi"/>
                <w:color w:val="000000"/>
                <w:sz w:val="22"/>
                <w:szCs w:val="22"/>
              </w:rPr>
            </w:pPr>
            <w:del w:id="8881" w:author="Author">
              <w:r w:rsidDel="009E644C">
                <w:rPr>
                  <w:rFonts w:ascii="Calibri" w:hAnsi="Calibri" w:cs="Calibri"/>
                  <w:color w:val="000000"/>
                  <w:sz w:val="22"/>
                  <w:szCs w:val="22"/>
                </w:rPr>
                <w:delText>3.67</w:delText>
              </w:r>
            </w:del>
          </w:p>
        </w:tc>
        <w:tc>
          <w:tcPr>
            <w:tcW w:w="1240" w:type="dxa"/>
            <w:vAlign w:val="bottom"/>
          </w:tcPr>
          <w:p w14:paraId="7E873785" w14:textId="51AE8D4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82" w:author="Author"/>
                <w:rFonts w:asciiTheme="minorHAnsi" w:hAnsiTheme="minorHAnsi" w:cstheme="minorHAnsi"/>
                <w:color w:val="000000"/>
                <w:sz w:val="22"/>
                <w:szCs w:val="22"/>
              </w:rPr>
            </w:pPr>
            <w:del w:id="8883" w:author="Author">
              <w:r w:rsidDel="009E644C">
                <w:rPr>
                  <w:rFonts w:ascii="Calibri" w:hAnsi="Calibri" w:cs="Calibri"/>
                  <w:color w:val="000000"/>
                  <w:sz w:val="22"/>
                  <w:szCs w:val="22"/>
                </w:rPr>
                <w:delText>103.22</w:delText>
              </w:r>
            </w:del>
          </w:p>
        </w:tc>
        <w:tc>
          <w:tcPr>
            <w:tcW w:w="886" w:type="dxa"/>
            <w:vAlign w:val="bottom"/>
          </w:tcPr>
          <w:p w14:paraId="2469F1EA" w14:textId="286E90D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84" w:author="Author"/>
                <w:rFonts w:asciiTheme="minorHAnsi" w:hAnsiTheme="minorHAnsi" w:cstheme="minorHAnsi"/>
                <w:color w:val="000000"/>
                <w:sz w:val="22"/>
                <w:szCs w:val="22"/>
              </w:rPr>
            </w:pPr>
            <w:del w:id="8885" w:author="Author">
              <w:r w:rsidDel="009E644C">
                <w:rPr>
                  <w:rFonts w:ascii="Calibri" w:hAnsi="Calibri" w:cs="Calibri"/>
                  <w:color w:val="000000"/>
                  <w:sz w:val="22"/>
                  <w:szCs w:val="22"/>
                </w:rPr>
                <w:delText>3.67</w:delText>
              </w:r>
            </w:del>
          </w:p>
        </w:tc>
        <w:tc>
          <w:tcPr>
            <w:tcW w:w="1240" w:type="dxa"/>
            <w:vAlign w:val="bottom"/>
          </w:tcPr>
          <w:p w14:paraId="0F725695" w14:textId="58383A0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86" w:author="Author"/>
                <w:rFonts w:asciiTheme="minorHAnsi" w:hAnsiTheme="minorHAnsi" w:cstheme="minorHAnsi"/>
                <w:color w:val="000000"/>
                <w:sz w:val="22"/>
                <w:szCs w:val="22"/>
              </w:rPr>
            </w:pPr>
            <w:del w:id="8887" w:author="Author">
              <w:r w:rsidDel="009E644C">
                <w:rPr>
                  <w:rFonts w:ascii="Calibri" w:hAnsi="Calibri" w:cs="Calibri"/>
                  <w:color w:val="000000"/>
                  <w:sz w:val="22"/>
                  <w:szCs w:val="22"/>
                </w:rPr>
                <w:delText>103.24</w:delText>
              </w:r>
            </w:del>
          </w:p>
        </w:tc>
      </w:tr>
      <w:tr w:rsidR="00F06446" w:rsidDel="009E644C" w14:paraId="3B4E11BD" w14:textId="201F473D" w:rsidTr="00784B17">
        <w:trPr>
          <w:cnfStyle w:val="000000100000" w:firstRow="0" w:lastRow="0" w:firstColumn="0" w:lastColumn="0" w:oddVBand="0" w:evenVBand="0" w:oddHBand="1" w:evenHBand="0" w:firstRowFirstColumn="0" w:firstRowLastColumn="0" w:lastRowFirstColumn="0" w:lastRowLastColumn="0"/>
          <w:trHeight w:val="282"/>
          <w:del w:id="888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EF733CC" w14:textId="79E11151" w:rsidR="00F06446" w:rsidDel="009E644C" w:rsidRDefault="00F06446" w:rsidP="00784B17">
            <w:pPr>
              <w:rPr>
                <w:del w:id="8889" w:author="Author"/>
                <w:rFonts w:ascii="Calibri" w:hAnsi="Calibri" w:cs="Calibri"/>
                <w:b w:val="0"/>
                <w:bCs w:val="0"/>
                <w:color w:val="000000"/>
                <w:sz w:val="22"/>
                <w:szCs w:val="22"/>
              </w:rPr>
            </w:pPr>
            <w:del w:id="8890" w:author="Author">
              <w:r w:rsidDel="009E644C">
                <w:rPr>
                  <w:rFonts w:ascii="Calibri" w:hAnsi="Calibri" w:cs="Calibri"/>
                  <w:b w:val="0"/>
                  <w:bCs w:val="0"/>
                  <w:color w:val="000000"/>
                  <w:sz w:val="22"/>
                  <w:szCs w:val="22"/>
                </w:rPr>
                <w:delText>3584</w:delText>
              </w:r>
            </w:del>
          </w:p>
        </w:tc>
        <w:tc>
          <w:tcPr>
            <w:tcW w:w="851" w:type="dxa"/>
            <w:vAlign w:val="bottom"/>
          </w:tcPr>
          <w:p w14:paraId="4C8B00CF" w14:textId="37B94DE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91" w:author="Author"/>
                <w:rFonts w:asciiTheme="minorHAnsi" w:hAnsiTheme="minorHAnsi" w:cstheme="minorHAnsi"/>
                <w:color w:val="000000"/>
                <w:sz w:val="22"/>
                <w:szCs w:val="22"/>
              </w:rPr>
            </w:pPr>
            <w:del w:id="8892" w:author="Author">
              <w:r w:rsidDel="009E644C">
                <w:rPr>
                  <w:rFonts w:ascii="Calibri" w:hAnsi="Calibri" w:cs="Calibri"/>
                  <w:color w:val="000000"/>
                  <w:sz w:val="22"/>
                  <w:szCs w:val="22"/>
                </w:rPr>
                <w:delText>3.55</w:delText>
              </w:r>
            </w:del>
          </w:p>
        </w:tc>
        <w:tc>
          <w:tcPr>
            <w:tcW w:w="1240" w:type="dxa"/>
            <w:vAlign w:val="bottom"/>
          </w:tcPr>
          <w:p w14:paraId="0BAAEE07" w14:textId="5F3BCE6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93" w:author="Author"/>
                <w:rFonts w:asciiTheme="minorHAnsi" w:hAnsiTheme="minorHAnsi" w:cstheme="minorHAnsi"/>
                <w:color w:val="000000"/>
                <w:sz w:val="22"/>
                <w:szCs w:val="22"/>
              </w:rPr>
            </w:pPr>
            <w:del w:id="8894" w:author="Author">
              <w:r w:rsidDel="009E644C">
                <w:rPr>
                  <w:rFonts w:ascii="Calibri" w:hAnsi="Calibri" w:cs="Calibri"/>
                  <w:color w:val="000000"/>
                  <w:sz w:val="22"/>
                  <w:szCs w:val="22"/>
                </w:rPr>
                <w:delText>101.86</w:delText>
              </w:r>
            </w:del>
          </w:p>
        </w:tc>
        <w:tc>
          <w:tcPr>
            <w:tcW w:w="851" w:type="dxa"/>
            <w:vAlign w:val="bottom"/>
          </w:tcPr>
          <w:p w14:paraId="377A3A71" w14:textId="2EB227D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95" w:author="Author"/>
                <w:rFonts w:asciiTheme="minorHAnsi" w:hAnsiTheme="minorHAnsi" w:cstheme="minorHAnsi"/>
                <w:color w:val="000000"/>
                <w:sz w:val="22"/>
                <w:szCs w:val="22"/>
              </w:rPr>
            </w:pPr>
            <w:del w:id="8896" w:author="Author">
              <w:r w:rsidDel="009E644C">
                <w:rPr>
                  <w:rFonts w:ascii="Calibri" w:hAnsi="Calibri" w:cs="Calibri"/>
                  <w:color w:val="000000"/>
                  <w:sz w:val="22"/>
                  <w:szCs w:val="22"/>
                </w:rPr>
                <w:delText>3.60</w:delText>
              </w:r>
            </w:del>
          </w:p>
        </w:tc>
        <w:tc>
          <w:tcPr>
            <w:tcW w:w="1240" w:type="dxa"/>
            <w:vAlign w:val="bottom"/>
          </w:tcPr>
          <w:p w14:paraId="6720C7DB" w14:textId="7BF46EA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97" w:author="Author"/>
                <w:rFonts w:asciiTheme="minorHAnsi" w:hAnsiTheme="minorHAnsi" w:cstheme="minorHAnsi"/>
                <w:color w:val="000000"/>
                <w:sz w:val="22"/>
                <w:szCs w:val="22"/>
              </w:rPr>
            </w:pPr>
            <w:del w:id="8898" w:author="Author">
              <w:r w:rsidDel="009E644C">
                <w:rPr>
                  <w:rFonts w:ascii="Calibri" w:hAnsi="Calibri" w:cs="Calibri"/>
                  <w:color w:val="000000"/>
                  <w:sz w:val="22"/>
                  <w:szCs w:val="22"/>
                </w:rPr>
                <w:delText>103.32</w:delText>
              </w:r>
            </w:del>
          </w:p>
        </w:tc>
        <w:tc>
          <w:tcPr>
            <w:tcW w:w="886" w:type="dxa"/>
            <w:vAlign w:val="bottom"/>
          </w:tcPr>
          <w:p w14:paraId="6FA00F59" w14:textId="25C14E7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99" w:author="Author"/>
                <w:rFonts w:asciiTheme="minorHAnsi" w:hAnsiTheme="minorHAnsi" w:cstheme="minorHAnsi"/>
                <w:color w:val="000000"/>
                <w:sz w:val="22"/>
                <w:szCs w:val="22"/>
              </w:rPr>
            </w:pPr>
            <w:del w:id="8900" w:author="Author">
              <w:r w:rsidDel="009E644C">
                <w:rPr>
                  <w:rFonts w:ascii="Calibri" w:hAnsi="Calibri" w:cs="Calibri"/>
                  <w:color w:val="000000"/>
                  <w:sz w:val="22"/>
                  <w:szCs w:val="22"/>
                </w:rPr>
                <w:delText>3.60</w:delText>
              </w:r>
            </w:del>
          </w:p>
        </w:tc>
        <w:tc>
          <w:tcPr>
            <w:tcW w:w="1240" w:type="dxa"/>
            <w:vAlign w:val="bottom"/>
          </w:tcPr>
          <w:p w14:paraId="6A79ADA9" w14:textId="7A7253B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01" w:author="Author"/>
                <w:rFonts w:asciiTheme="minorHAnsi" w:hAnsiTheme="minorHAnsi" w:cstheme="minorHAnsi"/>
                <w:color w:val="000000"/>
                <w:sz w:val="22"/>
                <w:szCs w:val="22"/>
              </w:rPr>
            </w:pPr>
            <w:del w:id="8902" w:author="Author">
              <w:r w:rsidDel="009E644C">
                <w:rPr>
                  <w:rFonts w:ascii="Calibri" w:hAnsi="Calibri" w:cs="Calibri"/>
                  <w:color w:val="000000"/>
                  <w:sz w:val="22"/>
                  <w:szCs w:val="22"/>
                </w:rPr>
                <w:delText>103.30</w:delText>
              </w:r>
            </w:del>
          </w:p>
        </w:tc>
        <w:tc>
          <w:tcPr>
            <w:tcW w:w="886" w:type="dxa"/>
            <w:vAlign w:val="bottom"/>
          </w:tcPr>
          <w:p w14:paraId="59080EA0" w14:textId="78ECD5F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03" w:author="Author"/>
                <w:rFonts w:asciiTheme="minorHAnsi" w:hAnsiTheme="minorHAnsi" w:cstheme="minorHAnsi"/>
                <w:color w:val="000000"/>
                <w:sz w:val="22"/>
                <w:szCs w:val="22"/>
              </w:rPr>
            </w:pPr>
            <w:del w:id="8904" w:author="Author">
              <w:r w:rsidDel="009E644C">
                <w:rPr>
                  <w:rFonts w:ascii="Calibri" w:hAnsi="Calibri" w:cs="Calibri"/>
                  <w:color w:val="000000"/>
                  <w:sz w:val="22"/>
                  <w:szCs w:val="22"/>
                </w:rPr>
                <w:delText>3.60</w:delText>
              </w:r>
            </w:del>
          </w:p>
        </w:tc>
        <w:tc>
          <w:tcPr>
            <w:tcW w:w="1240" w:type="dxa"/>
            <w:vAlign w:val="bottom"/>
          </w:tcPr>
          <w:p w14:paraId="2525EEFC" w14:textId="32F5F0A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05" w:author="Author"/>
                <w:rFonts w:asciiTheme="minorHAnsi" w:hAnsiTheme="minorHAnsi" w:cstheme="minorHAnsi"/>
                <w:color w:val="000000"/>
                <w:sz w:val="22"/>
                <w:szCs w:val="22"/>
              </w:rPr>
            </w:pPr>
            <w:del w:id="8906" w:author="Author">
              <w:r w:rsidDel="009E644C">
                <w:rPr>
                  <w:rFonts w:ascii="Calibri" w:hAnsi="Calibri" w:cs="Calibri"/>
                  <w:color w:val="000000"/>
                  <w:sz w:val="22"/>
                  <w:szCs w:val="22"/>
                </w:rPr>
                <w:delText>103.34</w:delText>
              </w:r>
            </w:del>
          </w:p>
        </w:tc>
      </w:tr>
      <w:tr w:rsidR="00F06446" w:rsidDel="009E644C" w14:paraId="2B9AF17D" w14:textId="730728D8" w:rsidTr="00784B17">
        <w:trPr>
          <w:trHeight w:val="282"/>
          <w:del w:id="890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D0B517B" w14:textId="7942D585" w:rsidR="00F06446" w:rsidDel="009E644C" w:rsidRDefault="00F06446" w:rsidP="00784B17">
            <w:pPr>
              <w:rPr>
                <w:del w:id="8908" w:author="Author"/>
                <w:rFonts w:ascii="Calibri" w:hAnsi="Calibri" w:cs="Calibri"/>
                <w:b w:val="0"/>
                <w:bCs w:val="0"/>
                <w:color w:val="000000"/>
                <w:sz w:val="22"/>
                <w:szCs w:val="22"/>
              </w:rPr>
            </w:pPr>
            <w:del w:id="8909" w:author="Author">
              <w:r w:rsidDel="009E644C">
                <w:rPr>
                  <w:rFonts w:ascii="Calibri" w:hAnsi="Calibri" w:cs="Calibri"/>
                  <w:b w:val="0"/>
                  <w:bCs w:val="0"/>
                  <w:color w:val="000000"/>
                  <w:sz w:val="22"/>
                  <w:szCs w:val="22"/>
                </w:rPr>
                <w:delText>3648</w:delText>
              </w:r>
            </w:del>
          </w:p>
        </w:tc>
        <w:tc>
          <w:tcPr>
            <w:tcW w:w="851" w:type="dxa"/>
            <w:vAlign w:val="bottom"/>
          </w:tcPr>
          <w:p w14:paraId="7641C302" w14:textId="5244E62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10" w:author="Author"/>
                <w:rFonts w:asciiTheme="minorHAnsi" w:hAnsiTheme="minorHAnsi" w:cstheme="minorHAnsi"/>
                <w:color w:val="000000"/>
                <w:sz w:val="22"/>
                <w:szCs w:val="22"/>
              </w:rPr>
            </w:pPr>
            <w:del w:id="8911" w:author="Author">
              <w:r w:rsidDel="009E644C">
                <w:rPr>
                  <w:rFonts w:ascii="Calibri" w:hAnsi="Calibri" w:cs="Calibri"/>
                  <w:color w:val="000000"/>
                  <w:sz w:val="22"/>
                  <w:szCs w:val="22"/>
                </w:rPr>
                <w:delText>3.49</w:delText>
              </w:r>
            </w:del>
          </w:p>
        </w:tc>
        <w:tc>
          <w:tcPr>
            <w:tcW w:w="1240" w:type="dxa"/>
            <w:vAlign w:val="bottom"/>
          </w:tcPr>
          <w:p w14:paraId="53E31012" w14:textId="27216F5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12" w:author="Author"/>
                <w:rFonts w:asciiTheme="minorHAnsi" w:hAnsiTheme="minorHAnsi" w:cstheme="minorHAnsi"/>
                <w:color w:val="000000"/>
                <w:sz w:val="22"/>
                <w:szCs w:val="22"/>
              </w:rPr>
            </w:pPr>
            <w:del w:id="8913" w:author="Author">
              <w:r w:rsidDel="009E644C">
                <w:rPr>
                  <w:rFonts w:ascii="Calibri" w:hAnsi="Calibri" w:cs="Calibri"/>
                  <w:color w:val="000000"/>
                  <w:sz w:val="22"/>
                  <w:szCs w:val="22"/>
                </w:rPr>
                <w:delText>101.90</w:delText>
              </w:r>
            </w:del>
          </w:p>
        </w:tc>
        <w:tc>
          <w:tcPr>
            <w:tcW w:w="851" w:type="dxa"/>
            <w:vAlign w:val="bottom"/>
          </w:tcPr>
          <w:p w14:paraId="48EC758E" w14:textId="2992392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14" w:author="Author"/>
                <w:rFonts w:asciiTheme="minorHAnsi" w:hAnsiTheme="minorHAnsi" w:cstheme="minorHAnsi"/>
                <w:color w:val="000000"/>
                <w:sz w:val="22"/>
                <w:szCs w:val="22"/>
              </w:rPr>
            </w:pPr>
            <w:del w:id="8915" w:author="Author">
              <w:r w:rsidDel="009E644C">
                <w:rPr>
                  <w:rFonts w:ascii="Calibri" w:hAnsi="Calibri" w:cs="Calibri"/>
                  <w:color w:val="000000"/>
                  <w:sz w:val="22"/>
                  <w:szCs w:val="22"/>
                </w:rPr>
                <w:delText>3.54</w:delText>
              </w:r>
            </w:del>
          </w:p>
        </w:tc>
        <w:tc>
          <w:tcPr>
            <w:tcW w:w="1240" w:type="dxa"/>
            <w:vAlign w:val="bottom"/>
          </w:tcPr>
          <w:p w14:paraId="32669B75" w14:textId="4DB30AC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16" w:author="Author"/>
                <w:rFonts w:asciiTheme="minorHAnsi" w:hAnsiTheme="minorHAnsi" w:cstheme="minorHAnsi"/>
                <w:color w:val="000000"/>
                <w:sz w:val="22"/>
                <w:szCs w:val="22"/>
              </w:rPr>
            </w:pPr>
            <w:del w:id="8917" w:author="Author">
              <w:r w:rsidDel="009E644C">
                <w:rPr>
                  <w:rFonts w:ascii="Calibri" w:hAnsi="Calibri" w:cs="Calibri"/>
                  <w:color w:val="000000"/>
                  <w:sz w:val="22"/>
                  <w:szCs w:val="22"/>
                </w:rPr>
                <w:delText>103.39</w:delText>
              </w:r>
            </w:del>
          </w:p>
        </w:tc>
        <w:tc>
          <w:tcPr>
            <w:tcW w:w="886" w:type="dxa"/>
            <w:vAlign w:val="bottom"/>
          </w:tcPr>
          <w:p w14:paraId="2566AD4C" w14:textId="7A19E5F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18" w:author="Author"/>
                <w:rFonts w:asciiTheme="minorHAnsi" w:hAnsiTheme="minorHAnsi" w:cstheme="minorHAnsi"/>
                <w:color w:val="000000"/>
                <w:sz w:val="22"/>
                <w:szCs w:val="22"/>
              </w:rPr>
            </w:pPr>
            <w:del w:id="8919" w:author="Author">
              <w:r w:rsidDel="009E644C">
                <w:rPr>
                  <w:rFonts w:ascii="Calibri" w:hAnsi="Calibri" w:cs="Calibri"/>
                  <w:color w:val="000000"/>
                  <w:sz w:val="22"/>
                  <w:szCs w:val="22"/>
                </w:rPr>
                <w:delText>3.54</w:delText>
              </w:r>
            </w:del>
          </w:p>
        </w:tc>
        <w:tc>
          <w:tcPr>
            <w:tcW w:w="1240" w:type="dxa"/>
            <w:vAlign w:val="bottom"/>
          </w:tcPr>
          <w:p w14:paraId="6F13159F" w14:textId="2D8CFD7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20" w:author="Author"/>
                <w:rFonts w:asciiTheme="minorHAnsi" w:hAnsiTheme="minorHAnsi" w:cstheme="minorHAnsi"/>
                <w:color w:val="000000"/>
                <w:sz w:val="22"/>
                <w:szCs w:val="22"/>
              </w:rPr>
            </w:pPr>
            <w:del w:id="8921" w:author="Author">
              <w:r w:rsidDel="009E644C">
                <w:rPr>
                  <w:rFonts w:ascii="Calibri" w:hAnsi="Calibri" w:cs="Calibri"/>
                  <w:color w:val="000000"/>
                  <w:sz w:val="22"/>
                  <w:szCs w:val="22"/>
                </w:rPr>
                <w:delText>103.40</w:delText>
              </w:r>
            </w:del>
          </w:p>
        </w:tc>
        <w:tc>
          <w:tcPr>
            <w:tcW w:w="886" w:type="dxa"/>
            <w:vAlign w:val="bottom"/>
          </w:tcPr>
          <w:p w14:paraId="4A316CDF" w14:textId="13E66F4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22" w:author="Author"/>
                <w:rFonts w:asciiTheme="minorHAnsi" w:hAnsiTheme="minorHAnsi" w:cstheme="minorHAnsi"/>
                <w:color w:val="000000"/>
                <w:sz w:val="22"/>
                <w:szCs w:val="22"/>
              </w:rPr>
            </w:pPr>
            <w:del w:id="8923" w:author="Author">
              <w:r w:rsidDel="009E644C">
                <w:rPr>
                  <w:rFonts w:ascii="Calibri" w:hAnsi="Calibri" w:cs="Calibri"/>
                  <w:color w:val="000000"/>
                  <w:sz w:val="22"/>
                  <w:szCs w:val="22"/>
                </w:rPr>
                <w:delText>3.54</w:delText>
              </w:r>
            </w:del>
          </w:p>
        </w:tc>
        <w:tc>
          <w:tcPr>
            <w:tcW w:w="1240" w:type="dxa"/>
            <w:vAlign w:val="bottom"/>
          </w:tcPr>
          <w:p w14:paraId="652A8771" w14:textId="5E580D6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24" w:author="Author"/>
                <w:rFonts w:asciiTheme="minorHAnsi" w:hAnsiTheme="minorHAnsi" w:cstheme="minorHAnsi"/>
                <w:color w:val="000000"/>
                <w:sz w:val="22"/>
                <w:szCs w:val="22"/>
              </w:rPr>
            </w:pPr>
            <w:del w:id="8925" w:author="Author">
              <w:r w:rsidDel="009E644C">
                <w:rPr>
                  <w:rFonts w:ascii="Calibri" w:hAnsi="Calibri" w:cs="Calibri"/>
                  <w:color w:val="000000"/>
                  <w:sz w:val="22"/>
                  <w:szCs w:val="22"/>
                </w:rPr>
                <w:delText>103.41</w:delText>
              </w:r>
            </w:del>
          </w:p>
        </w:tc>
      </w:tr>
      <w:tr w:rsidR="00F06446" w:rsidDel="009E644C" w14:paraId="7DE5B484" w14:textId="7C3B186A" w:rsidTr="00784B17">
        <w:trPr>
          <w:cnfStyle w:val="000000100000" w:firstRow="0" w:lastRow="0" w:firstColumn="0" w:lastColumn="0" w:oddVBand="0" w:evenVBand="0" w:oddHBand="1" w:evenHBand="0" w:firstRowFirstColumn="0" w:firstRowLastColumn="0" w:lastRowFirstColumn="0" w:lastRowLastColumn="0"/>
          <w:trHeight w:val="282"/>
          <w:del w:id="892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22F106A" w14:textId="23E51276" w:rsidR="00F06446" w:rsidDel="009E644C" w:rsidRDefault="00F06446" w:rsidP="00784B17">
            <w:pPr>
              <w:rPr>
                <w:del w:id="8927" w:author="Author"/>
                <w:rFonts w:ascii="Calibri" w:hAnsi="Calibri" w:cs="Calibri"/>
                <w:b w:val="0"/>
                <w:bCs w:val="0"/>
                <w:color w:val="000000"/>
                <w:sz w:val="22"/>
                <w:szCs w:val="22"/>
              </w:rPr>
            </w:pPr>
            <w:del w:id="8928" w:author="Author">
              <w:r w:rsidDel="009E644C">
                <w:rPr>
                  <w:rFonts w:ascii="Calibri" w:hAnsi="Calibri" w:cs="Calibri"/>
                  <w:b w:val="0"/>
                  <w:bCs w:val="0"/>
                  <w:color w:val="000000"/>
                  <w:sz w:val="22"/>
                  <w:szCs w:val="22"/>
                </w:rPr>
                <w:delText>3712</w:delText>
              </w:r>
            </w:del>
          </w:p>
        </w:tc>
        <w:tc>
          <w:tcPr>
            <w:tcW w:w="851" w:type="dxa"/>
            <w:vAlign w:val="bottom"/>
          </w:tcPr>
          <w:p w14:paraId="1295A1B4" w14:textId="3810416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29" w:author="Author"/>
                <w:rFonts w:asciiTheme="minorHAnsi" w:hAnsiTheme="minorHAnsi" w:cstheme="minorHAnsi"/>
                <w:color w:val="000000"/>
                <w:sz w:val="22"/>
                <w:szCs w:val="22"/>
              </w:rPr>
            </w:pPr>
            <w:del w:id="8930" w:author="Author">
              <w:r w:rsidDel="009E644C">
                <w:rPr>
                  <w:rFonts w:ascii="Calibri" w:hAnsi="Calibri" w:cs="Calibri"/>
                  <w:color w:val="000000"/>
                  <w:sz w:val="22"/>
                  <w:szCs w:val="22"/>
                </w:rPr>
                <w:delText>3.43</w:delText>
              </w:r>
            </w:del>
          </w:p>
        </w:tc>
        <w:tc>
          <w:tcPr>
            <w:tcW w:w="1240" w:type="dxa"/>
            <w:vAlign w:val="bottom"/>
          </w:tcPr>
          <w:p w14:paraId="11693F26" w14:textId="024D97D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31" w:author="Author"/>
                <w:rFonts w:asciiTheme="minorHAnsi" w:hAnsiTheme="minorHAnsi" w:cstheme="minorHAnsi"/>
                <w:color w:val="000000"/>
                <w:sz w:val="22"/>
                <w:szCs w:val="22"/>
              </w:rPr>
            </w:pPr>
            <w:del w:id="8932" w:author="Author">
              <w:r w:rsidDel="009E644C">
                <w:rPr>
                  <w:rFonts w:ascii="Calibri" w:hAnsi="Calibri" w:cs="Calibri"/>
                  <w:color w:val="000000"/>
                  <w:sz w:val="22"/>
                  <w:szCs w:val="22"/>
                </w:rPr>
                <w:delText>101.75</w:delText>
              </w:r>
            </w:del>
          </w:p>
        </w:tc>
        <w:tc>
          <w:tcPr>
            <w:tcW w:w="851" w:type="dxa"/>
            <w:vAlign w:val="bottom"/>
          </w:tcPr>
          <w:p w14:paraId="0DA85698" w14:textId="3CAA2CE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33" w:author="Author"/>
                <w:rFonts w:asciiTheme="minorHAnsi" w:hAnsiTheme="minorHAnsi" w:cstheme="minorHAnsi"/>
                <w:color w:val="000000"/>
                <w:sz w:val="22"/>
                <w:szCs w:val="22"/>
              </w:rPr>
            </w:pPr>
            <w:del w:id="8934" w:author="Author">
              <w:r w:rsidDel="009E644C">
                <w:rPr>
                  <w:rFonts w:ascii="Calibri" w:hAnsi="Calibri" w:cs="Calibri"/>
                  <w:color w:val="000000"/>
                  <w:sz w:val="22"/>
                  <w:szCs w:val="22"/>
                </w:rPr>
                <w:delText>3.48</w:delText>
              </w:r>
            </w:del>
          </w:p>
        </w:tc>
        <w:tc>
          <w:tcPr>
            <w:tcW w:w="1240" w:type="dxa"/>
            <w:vAlign w:val="bottom"/>
          </w:tcPr>
          <w:p w14:paraId="0E0ECB21" w14:textId="7A05D6F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35" w:author="Author"/>
                <w:rFonts w:asciiTheme="minorHAnsi" w:hAnsiTheme="minorHAnsi" w:cstheme="minorHAnsi"/>
                <w:color w:val="000000"/>
                <w:sz w:val="22"/>
                <w:szCs w:val="22"/>
              </w:rPr>
            </w:pPr>
            <w:del w:id="8936" w:author="Author">
              <w:r w:rsidDel="009E644C">
                <w:rPr>
                  <w:rFonts w:ascii="Calibri" w:hAnsi="Calibri" w:cs="Calibri"/>
                  <w:color w:val="000000"/>
                  <w:sz w:val="22"/>
                  <w:szCs w:val="22"/>
                </w:rPr>
                <w:delText>103.48</w:delText>
              </w:r>
            </w:del>
          </w:p>
        </w:tc>
        <w:tc>
          <w:tcPr>
            <w:tcW w:w="886" w:type="dxa"/>
            <w:vAlign w:val="bottom"/>
          </w:tcPr>
          <w:p w14:paraId="68937685" w14:textId="2115AFB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37" w:author="Author"/>
                <w:rFonts w:asciiTheme="minorHAnsi" w:hAnsiTheme="minorHAnsi" w:cstheme="minorHAnsi"/>
                <w:color w:val="000000"/>
                <w:sz w:val="22"/>
                <w:szCs w:val="22"/>
              </w:rPr>
            </w:pPr>
            <w:del w:id="8938" w:author="Author">
              <w:r w:rsidDel="009E644C">
                <w:rPr>
                  <w:rFonts w:ascii="Calibri" w:hAnsi="Calibri" w:cs="Calibri"/>
                  <w:color w:val="000000"/>
                  <w:sz w:val="22"/>
                  <w:szCs w:val="22"/>
                </w:rPr>
                <w:delText>3.48</w:delText>
              </w:r>
            </w:del>
          </w:p>
        </w:tc>
        <w:tc>
          <w:tcPr>
            <w:tcW w:w="1240" w:type="dxa"/>
            <w:vAlign w:val="bottom"/>
          </w:tcPr>
          <w:p w14:paraId="7C36BBBB" w14:textId="7D5872F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39" w:author="Author"/>
                <w:rFonts w:asciiTheme="minorHAnsi" w:hAnsiTheme="minorHAnsi" w:cstheme="minorHAnsi"/>
                <w:color w:val="000000"/>
                <w:sz w:val="22"/>
                <w:szCs w:val="22"/>
              </w:rPr>
            </w:pPr>
            <w:del w:id="8940" w:author="Author">
              <w:r w:rsidDel="009E644C">
                <w:rPr>
                  <w:rFonts w:ascii="Calibri" w:hAnsi="Calibri" w:cs="Calibri"/>
                  <w:color w:val="000000"/>
                  <w:sz w:val="22"/>
                  <w:szCs w:val="22"/>
                </w:rPr>
                <w:delText>103.49</w:delText>
              </w:r>
            </w:del>
          </w:p>
        </w:tc>
        <w:tc>
          <w:tcPr>
            <w:tcW w:w="886" w:type="dxa"/>
            <w:vAlign w:val="bottom"/>
          </w:tcPr>
          <w:p w14:paraId="5ACCF8F5" w14:textId="4E01E43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41" w:author="Author"/>
                <w:rFonts w:asciiTheme="minorHAnsi" w:hAnsiTheme="minorHAnsi" w:cstheme="minorHAnsi"/>
                <w:color w:val="000000"/>
                <w:sz w:val="22"/>
                <w:szCs w:val="22"/>
              </w:rPr>
            </w:pPr>
            <w:del w:id="8942" w:author="Author">
              <w:r w:rsidDel="009E644C">
                <w:rPr>
                  <w:rFonts w:ascii="Calibri" w:hAnsi="Calibri" w:cs="Calibri"/>
                  <w:color w:val="000000"/>
                  <w:sz w:val="22"/>
                  <w:szCs w:val="22"/>
                </w:rPr>
                <w:delText>3.49</w:delText>
              </w:r>
            </w:del>
          </w:p>
        </w:tc>
        <w:tc>
          <w:tcPr>
            <w:tcW w:w="1240" w:type="dxa"/>
            <w:vAlign w:val="bottom"/>
          </w:tcPr>
          <w:p w14:paraId="0477AAF2" w14:textId="513869A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43" w:author="Author"/>
                <w:rFonts w:asciiTheme="minorHAnsi" w:hAnsiTheme="minorHAnsi" w:cstheme="minorHAnsi"/>
                <w:color w:val="000000"/>
                <w:sz w:val="22"/>
                <w:szCs w:val="22"/>
              </w:rPr>
            </w:pPr>
            <w:del w:id="8944" w:author="Author">
              <w:r w:rsidDel="009E644C">
                <w:rPr>
                  <w:rFonts w:ascii="Calibri" w:hAnsi="Calibri" w:cs="Calibri"/>
                  <w:color w:val="000000"/>
                  <w:sz w:val="22"/>
                  <w:szCs w:val="22"/>
                </w:rPr>
                <w:delText>103.49</w:delText>
              </w:r>
            </w:del>
          </w:p>
        </w:tc>
      </w:tr>
      <w:tr w:rsidR="00F06446" w:rsidDel="009E644C" w14:paraId="0D993A2D" w14:textId="1727E9EF" w:rsidTr="00784B17">
        <w:trPr>
          <w:trHeight w:val="282"/>
          <w:del w:id="894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04B2B67" w14:textId="529D7ADD" w:rsidR="00F06446" w:rsidDel="009E644C" w:rsidRDefault="00F06446" w:rsidP="00784B17">
            <w:pPr>
              <w:rPr>
                <w:del w:id="8946" w:author="Author"/>
                <w:rFonts w:ascii="Calibri" w:hAnsi="Calibri" w:cs="Calibri"/>
                <w:b w:val="0"/>
                <w:bCs w:val="0"/>
                <w:color w:val="000000"/>
                <w:sz w:val="22"/>
                <w:szCs w:val="22"/>
              </w:rPr>
            </w:pPr>
            <w:del w:id="8947" w:author="Author">
              <w:r w:rsidDel="009E644C">
                <w:rPr>
                  <w:rFonts w:ascii="Calibri" w:hAnsi="Calibri" w:cs="Calibri"/>
                  <w:b w:val="0"/>
                  <w:bCs w:val="0"/>
                  <w:color w:val="000000"/>
                  <w:sz w:val="22"/>
                  <w:szCs w:val="22"/>
                </w:rPr>
                <w:delText>3776</w:delText>
              </w:r>
            </w:del>
          </w:p>
        </w:tc>
        <w:tc>
          <w:tcPr>
            <w:tcW w:w="851" w:type="dxa"/>
            <w:vAlign w:val="bottom"/>
          </w:tcPr>
          <w:p w14:paraId="0ECD0D93" w14:textId="729F499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48" w:author="Author"/>
                <w:rFonts w:asciiTheme="minorHAnsi" w:hAnsiTheme="minorHAnsi" w:cstheme="minorHAnsi"/>
                <w:color w:val="000000"/>
                <w:sz w:val="22"/>
                <w:szCs w:val="22"/>
              </w:rPr>
            </w:pPr>
            <w:del w:id="8949" w:author="Author">
              <w:r w:rsidDel="009E644C">
                <w:rPr>
                  <w:rFonts w:ascii="Calibri" w:hAnsi="Calibri" w:cs="Calibri"/>
                  <w:color w:val="000000"/>
                  <w:sz w:val="22"/>
                  <w:szCs w:val="22"/>
                </w:rPr>
                <w:delText>3.37</w:delText>
              </w:r>
            </w:del>
          </w:p>
        </w:tc>
        <w:tc>
          <w:tcPr>
            <w:tcW w:w="1240" w:type="dxa"/>
            <w:vAlign w:val="bottom"/>
          </w:tcPr>
          <w:p w14:paraId="6B8E7D51" w14:textId="2BF8FC8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50" w:author="Author"/>
                <w:rFonts w:asciiTheme="minorHAnsi" w:hAnsiTheme="minorHAnsi" w:cstheme="minorHAnsi"/>
                <w:color w:val="000000"/>
                <w:sz w:val="22"/>
                <w:szCs w:val="22"/>
              </w:rPr>
            </w:pPr>
            <w:del w:id="8951" w:author="Author">
              <w:r w:rsidDel="009E644C">
                <w:rPr>
                  <w:rFonts w:ascii="Calibri" w:hAnsi="Calibri" w:cs="Calibri"/>
                  <w:color w:val="000000"/>
                  <w:sz w:val="22"/>
                  <w:szCs w:val="22"/>
                </w:rPr>
                <w:delText>101.67</w:delText>
              </w:r>
            </w:del>
          </w:p>
        </w:tc>
        <w:tc>
          <w:tcPr>
            <w:tcW w:w="851" w:type="dxa"/>
            <w:vAlign w:val="bottom"/>
          </w:tcPr>
          <w:p w14:paraId="546A801D" w14:textId="3306D3B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52" w:author="Author"/>
                <w:rFonts w:asciiTheme="minorHAnsi" w:hAnsiTheme="minorHAnsi" w:cstheme="minorHAnsi"/>
                <w:color w:val="000000"/>
                <w:sz w:val="22"/>
                <w:szCs w:val="22"/>
              </w:rPr>
            </w:pPr>
            <w:del w:id="8953" w:author="Author">
              <w:r w:rsidDel="009E644C">
                <w:rPr>
                  <w:rFonts w:ascii="Calibri" w:hAnsi="Calibri" w:cs="Calibri"/>
                  <w:color w:val="000000"/>
                  <w:sz w:val="22"/>
                  <w:szCs w:val="22"/>
                </w:rPr>
                <w:delText>3.43</w:delText>
              </w:r>
            </w:del>
          </w:p>
        </w:tc>
        <w:tc>
          <w:tcPr>
            <w:tcW w:w="1240" w:type="dxa"/>
            <w:vAlign w:val="bottom"/>
          </w:tcPr>
          <w:p w14:paraId="14C1C3C3" w14:textId="22A4C34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54" w:author="Author"/>
                <w:rFonts w:asciiTheme="minorHAnsi" w:hAnsiTheme="minorHAnsi" w:cstheme="minorHAnsi"/>
                <w:color w:val="000000"/>
                <w:sz w:val="22"/>
                <w:szCs w:val="22"/>
              </w:rPr>
            </w:pPr>
            <w:del w:id="8955" w:author="Author">
              <w:r w:rsidDel="009E644C">
                <w:rPr>
                  <w:rFonts w:ascii="Calibri" w:hAnsi="Calibri" w:cs="Calibri"/>
                  <w:color w:val="000000"/>
                  <w:sz w:val="22"/>
                  <w:szCs w:val="22"/>
                </w:rPr>
                <w:delText>103.55</w:delText>
              </w:r>
            </w:del>
          </w:p>
        </w:tc>
        <w:tc>
          <w:tcPr>
            <w:tcW w:w="886" w:type="dxa"/>
            <w:vAlign w:val="bottom"/>
          </w:tcPr>
          <w:p w14:paraId="687FC08B" w14:textId="4136D78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56" w:author="Author"/>
                <w:rFonts w:asciiTheme="minorHAnsi" w:hAnsiTheme="minorHAnsi" w:cstheme="minorHAnsi"/>
                <w:color w:val="000000"/>
                <w:sz w:val="22"/>
                <w:szCs w:val="22"/>
              </w:rPr>
            </w:pPr>
            <w:del w:id="8957" w:author="Author">
              <w:r w:rsidDel="009E644C">
                <w:rPr>
                  <w:rFonts w:ascii="Calibri" w:hAnsi="Calibri" w:cs="Calibri"/>
                  <w:color w:val="000000"/>
                  <w:sz w:val="22"/>
                  <w:szCs w:val="22"/>
                </w:rPr>
                <w:delText>3.43</w:delText>
              </w:r>
            </w:del>
          </w:p>
        </w:tc>
        <w:tc>
          <w:tcPr>
            <w:tcW w:w="1240" w:type="dxa"/>
            <w:vAlign w:val="bottom"/>
          </w:tcPr>
          <w:p w14:paraId="080A70E3" w14:textId="1DF9F86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58" w:author="Author"/>
                <w:rFonts w:asciiTheme="minorHAnsi" w:hAnsiTheme="minorHAnsi" w:cstheme="minorHAnsi"/>
                <w:color w:val="000000"/>
                <w:sz w:val="22"/>
                <w:szCs w:val="22"/>
              </w:rPr>
            </w:pPr>
            <w:del w:id="8959" w:author="Author">
              <w:r w:rsidDel="009E644C">
                <w:rPr>
                  <w:rFonts w:ascii="Calibri" w:hAnsi="Calibri" w:cs="Calibri"/>
                  <w:color w:val="000000"/>
                  <w:sz w:val="22"/>
                  <w:szCs w:val="22"/>
                </w:rPr>
                <w:delText>103.55</w:delText>
              </w:r>
            </w:del>
          </w:p>
        </w:tc>
        <w:tc>
          <w:tcPr>
            <w:tcW w:w="886" w:type="dxa"/>
            <w:vAlign w:val="bottom"/>
          </w:tcPr>
          <w:p w14:paraId="13996685" w14:textId="2C87876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60" w:author="Author"/>
                <w:rFonts w:asciiTheme="minorHAnsi" w:hAnsiTheme="minorHAnsi" w:cstheme="minorHAnsi"/>
                <w:color w:val="000000"/>
                <w:sz w:val="22"/>
                <w:szCs w:val="22"/>
              </w:rPr>
            </w:pPr>
            <w:del w:id="8961" w:author="Author">
              <w:r w:rsidDel="009E644C">
                <w:rPr>
                  <w:rFonts w:ascii="Calibri" w:hAnsi="Calibri" w:cs="Calibri"/>
                  <w:color w:val="000000"/>
                  <w:sz w:val="22"/>
                  <w:szCs w:val="22"/>
                </w:rPr>
                <w:delText>3.43</w:delText>
              </w:r>
            </w:del>
          </w:p>
        </w:tc>
        <w:tc>
          <w:tcPr>
            <w:tcW w:w="1240" w:type="dxa"/>
            <w:vAlign w:val="bottom"/>
          </w:tcPr>
          <w:p w14:paraId="7EFEBCAD" w14:textId="6A493FF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62" w:author="Author"/>
                <w:rFonts w:asciiTheme="minorHAnsi" w:hAnsiTheme="minorHAnsi" w:cstheme="minorHAnsi"/>
                <w:color w:val="000000"/>
                <w:sz w:val="22"/>
                <w:szCs w:val="22"/>
              </w:rPr>
            </w:pPr>
            <w:del w:id="8963" w:author="Author">
              <w:r w:rsidDel="009E644C">
                <w:rPr>
                  <w:rFonts w:ascii="Calibri" w:hAnsi="Calibri" w:cs="Calibri"/>
                  <w:color w:val="000000"/>
                  <w:sz w:val="22"/>
                  <w:szCs w:val="22"/>
                </w:rPr>
                <w:delText>103.57</w:delText>
              </w:r>
            </w:del>
          </w:p>
        </w:tc>
      </w:tr>
      <w:tr w:rsidR="00F06446" w:rsidDel="009E644C" w14:paraId="2014D837" w14:textId="3E07B4C1" w:rsidTr="00784B17">
        <w:trPr>
          <w:cnfStyle w:val="000000100000" w:firstRow="0" w:lastRow="0" w:firstColumn="0" w:lastColumn="0" w:oddVBand="0" w:evenVBand="0" w:oddHBand="1" w:evenHBand="0" w:firstRowFirstColumn="0" w:firstRowLastColumn="0" w:lastRowFirstColumn="0" w:lastRowLastColumn="0"/>
          <w:trHeight w:val="282"/>
          <w:del w:id="896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A59979B" w14:textId="2BF8DD27" w:rsidR="00F06446" w:rsidDel="009E644C" w:rsidRDefault="00F06446" w:rsidP="00784B17">
            <w:pPr>
              <w:rPr>
                <w:del w:id="8965" w:author="Author"/>
                <w:rFonts w:ascii="Calibri" w:hAnsi="Calibri" w:cs="Calibri"/>
                <w:b w:val="0"/>
                <w:bCs w:val="0"/>
                <w:color w:val="000000"/>
                <w:sz w:val="22"/>
                <w:szCs w:val="22"/>
              </w:rPr>
            </w:pPr>
            <w:del w:id="8966" w:author="Author">
              <w:r w:rsidDel="009E644C">
                <w:rPr>
                  <w:rFonts w:ascii="Calibri" w:hAnsi="Calibri" w:cs="Calibri"/>
                  <w:b w:val="0"/>
                  <w:bCs w:val="0"/>
                  <w:color w:val="000000"/>
                  <w:sz w:val="22"/>
                  <w:szCs w:val="22"/>
                </w:rPr>
                <w:delText>3840</w:delText>
              </w:r>
            </w:del>
          </w:p>
        </w:tc>
        <w:tc>
          <w:tcPr>
            <w:tcW w:w="851" w:type="dxa"/>
            <w:vAlign w:val="bottom"/>
          </w:tcPr>
          <w:p w14:paraId="6A19E52E" w14:textId="5C56877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67" w:author="Author"/>
                <w:rFonts w:asciiTheme="minorHAnsi" w:hAnsiTheme="minorHAnsi" w:cstheme="minorHAnsi"/>
                <w:color w:val="000000"/>
                <w:sz w:val="22"/>
                <w:szCs w:val="22"/>
              </w:rPr>
            </w:pPr>
            <w:del w:id="8968" w:author="Author">
              <w:r w:rsidDel="009E644C">
                <w:rPr>
                  <w:rFonts w:ascii="Calibri" w:hAnsi="Calibri" w:cs="Calibri"/>
                  <w:color w:val="000000"/>
                  <w:sz w:val="22"/>
                  <w:szCs w:val="22"/>
                </w:rPr>
                <w:delText>3.31</w:delText>
              </w:r>
            </w:del>
          </w:p>
        </w:tc>
        <w:tc>
          <w:tcPr>
            <w:tcW w:w="1240" w:type="dxa"/>
            <w:vAlign w:val="bottom"/>
          </w:tcPr>
          <w:p w14:paraId="7E7A07AC" w14:textId="07101BF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69" w:author="Author"/>
                <w:rFonts w:asciiTheme="minorHAnsi" w:hAnsiTheme="minorHAnsi" w:cstheme="minorHAnsi"/>
                <w:color w:val="000000"/>
                <w:sz w:val="22"/>
                <w:szCs w:val="22"/>
              </w:rPr>
            </w:pPr>
            <w:del w:id="8970" w:author="Author">
              <w:r w:rsidDel="009E644C">
                <w:rPr>
                  <w:rFonts w:ascii="Calibri" w:hAnsi="Calibri" w:cs="Calibri"/>
                  <w:color w:val="000000"/>
                  <w:sz w:val="22"/>
                  <w:szCs w:val="22"/>
                </w:rPr>
                <w:delText>101.76</w:delText>
              </w:r>
            </w:del>
          </w:p>
        </w:tc>
        <w:tc>
          <w:tcPr>
            <w:tcW w:w="851" w:type="dxa"/>
            <w:vAlign w:val="bottom"/>
          </w:tcPr>
          <w:p w14:paraId="2A855C41" w14:textId="7A03934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71" w:author="Author"/>
                <w:rFonts w:asciiTheme="minorHAnsi" w:hAnsiTheme="minorHAnsi" w:cstheme="minorHAnsi"/>
                <w:color w:val="000000"/>
                <w:sz w:val="22"/>
                <w:szCs w:val="22"/>
              </w:rPr>
            </w:pPr>
            <w:del w:id="8972" w:author="Author">
              <w:r w:rsidDel="009E644C">
                <w:rPr>
                  <w:rFonts w:ascii="Calibri" w:hAnsi="Calibri" w:cs="Calibri"/>
                  <w:color w:val="000000"/>
                  <w:sz w:val="22"/>
                  <w:szCs w:val="22"/>
                </w:rPr>
                <w:delText>3.37</w:delText>
              </w:r>
            </w:del>
          </w:p>
        </w:tc>
        <w:tc>
          <w:tcPr>
            <w:tcW w:w="1240" w:type="dxa"/>
            <w:vAlign w:val="bottom"/>
          </w:tcPr>
          <w:p w14:paraId="5930EC60" w14:textId="24CC158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73" w:author="Author"/>
                <w:rFonts w:asciiTheme="minorHAnsi" w:hAnsiTheme="minorHAnsi" w:cstheme="minorHAnsi"/>
                <w:color w:val="000000"/>
                <w:sz w:val="22"/>
                <w:szCs w:val="22"/>
              </w:rPr>
            </w:pPr>
            <w:del w:id="8974" w:author="Author">
              <w:r w:rsidDel="009E644C">
                <w:rPr>
                  <w:rFonts w:ascii="Calibri" w:hAnsi="Calibri" w:cs="Calibri"/>
                  <w:color w:val="000000"/>
                  <w:sz w:val="22"/>
                  <w:szCs w:val="22"/>
                </w:rPr>
                <w:delText>103.61</w:delText>
              </w:r>
            </w:del>
          </w:p>
        </w:tc>
        <w:tc>
          <w:tcPr>
            <w:tcW w:w="886" w:type="dxa"/>
            <w:vAlign w:val="bottom"/>
          </w:tcPr>
          <w:p w14:paraId="44E8F2A5" w14:textId="04F4A21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75" w:author="Author"/>
                <w:rFonts w:asciiTheme="minorHAnsi" w:hAnsiTheme="minorHAnsi" w:cstheme="minorHAnsi"/>
                <w:color w:val="000000"/>
                <w:sz w:val="22"/>
                <w:szCs w:val="22"/>
              </w:rPr>
            </w:pPr>
            <w:del w:id="8976" w:author="Author">
              <w:r w:rsidDel="009E644C">
                <w:rPr>
                  <w:rFonts w:ascii="Calibri" w:hAnsi="Calibri" w:cs="Calibri"/>
                  <w:color w:val="000000"/>
                  <w:sz w:val="22"/>
                  <w:szCs w:val="22"/>
                </w:rPr>
                <w:delText>3.37</w:delText>
              </w:r>
            </w:del>
          </w:p>
        </w:tc>
        <w:tc>
          <w:tcPr>
            <w:tcW w:w="1240" w:type="dxa"/>
            <w:vAlign w:val="bottom"/>
          </w:tcPr>
          <w:p w14:paraId="37B180A1" w14:textId="4138BEA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77" w:author="Author"/>
                <w:rFonts w:asciiTheme="minorHAnsi" w:hAnsiTheme="minorHAnsi" w:cstheme="minorHAnsi"/>
                <w:color w:val="000000"/>
                <w:sz w:val="22"/>
                <w:szCs w:val="22"/>
              </w:rPr>
            </w:pPr>
            <w:del w:id="8978" w:author="Author">
              <w:r w:rsidDel="009E644C">
                <w:rPr>
                  <w:rFonts w:ascii="Calibri" w:hAnsi="Calibri" w:cs="Calibri"/>
                  <w:color w:val="000000"/>
                  <w:sz w:val="22"/>
                  <w:szCs w:val="22"/>
                </w:rPr>
                <w:delText>103.62</w:delText>
              </w:r>
            </w:del>
          </w:p>
        </w:tc>
        <w:tc>
          <w:tcPr>
            <w:tcW w:w="886" w:type="dxa"/>
            <w:vAlign w:val="bottom"/>
          </w:tcPr>
          <w:p w14:paraId="2FA06E6A" w14:textId="72889FC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79" w:author="Author"/>
                <w:rFonts w:asciiTheme="minorHAnsi" w:hAnsiTheme="minorHAnsi" w:cstheme="minorHAnsi"/>
                <w:color w:val="000000"/>
                <w:sz w:val="22"/>
                <w:szCs w:val="22"/>
              </w:rPr>
            </w:pPr>
            <w:del w:id="8980" w:author="Author">
              <w:r w:rsidDel="009E644C">
                <w:rPr>
                  <w:rFonts w:ascii="Calibri" w:hAnsi="Calibri" w:cs="Calibri"/>
                  <w:color w:val="000000"/>
                  <w:sz w:val="22"/>
                  <w:szCs w:val="22"/>
                </w:rPr>
                <w:delText>3.37</w:delText>
              </w:r>
            </w:del>
          </w:p>
        </w:tc>
        <w:tc>
          <w:tcPr>
            <w:tcW w:w="1240" w:type="dxa"/>
            <w:vAlign w:val="bottom"/>
          </w:tcPr>
          <w:p w14:paraId="38B8AEC0" w14:textId="6EE7648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81" w:author="Author"/>
                <w:rFonts w:asciiTheme="minorHAnsi" w:hAnsiTheme="minorHAnsi" w:cstheme="minorHAnsi"/>
                <w:color w:val="000000"/>
                <w:sz w:val="22"/>
                <w:szCs w:val="22"/>
              </w:rPr>
            </w:pPr>
            <w:del w:id="8982" w:author="Author">
              <w:r w:rsidDel="009E644C">
                <w:rPr>
                  <w:rFonts w:ascii="Calibri" w:hAnsi="Calibri" w:cs="Calibri"/>
                  <w:color w:val="000000"/>
                  <w:sz w:val="22"/>
                  <w:szCs w:val="22"/>
                </w:rPr>
                <w:delText>103.65</w:delText>
              </w:r>
            </w:del>
          </w:p>
        </w:tc>
      </w:tr>
      <w:tr w:rsidR="00F06446" w:rsidDel="009E644C" w14:paraId="6A9A65FC" w14:textId="4ABB6C92" w:rsidTr="00784B17">
        <w:trPr>
          <w:trHeight w:val="282"/>
          <w:del w:id="898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AB76F00" w14:textId="5D443F09" w:rsidR="00F06446" w:rsidDel="009E644C" w:rsidRDefault="00F06446" w:rsidP="00784B17">
            <w:pPr>
              <w:rPr>
                <w:del w:id="8984" w:author="Author"/>
                <w:rFonts w:ascii="Calibri" w:hAnsi="Calibri" w:cs="Calibri"/>
                <w:b w:val="0"/>
                <w:bCs w:val="0"/>
                <w:color w:val="000000"/>
                <w:sz w:val="22"/>
                <w:szCs w:val="22"/>
              </w:rPr>
            </w:pPr>
            <w:del w:id="8985" w:author="Author">
              <w:r w:rsidDel="009E644C">
                <w:rPr>
                  <w:rFonts w:ascii="Calibri" w:hAnsi="Calibri" w:cs="Calibri"/>
                  <w:b w:val="0"/>
                  <w:bCs w:val="0"/>
                  <w:color w:val="000000"/>
                  <w:sz w:val="22"/>
                  <w:szCs w:val="22"/>
                </w:rPr>
                <w:delText>3904</w:delText>
              </w:r>
            </w:del>
          </w:p>
        </w:tc>
        <w:tc>
          <w:tcPr>
            <w:tcW w:w="851" w:type="dxa"/>
            <w:vAlign w:val="bottom"/>
          </w:tcPr>
          <w:p w14:paraId="4A2A359B" w14:textId="298ABA5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86" w:author="Author"/>
                <w:rFonts w:asciiTheme="minorHAnsi" w:hAnsiTheme="minorHAnsi" w:cstheme="minorHAnsi"/>
                <w:color w:val="000000"/>
                <w:sz w:val="22"/>
                <w:szCs w:val="22"/>
              </w:rPr>
            </w:pPr>
            <w:del w:id="8987" w:author="Author">
              <w:r w:rsidDel="009E644C">
                <w:rPr>
                  <w:rFonts w:ascii="Calibri" w:hAnsi="Calibri" w:cs="Calibri"/>
                  <w:color w:val="000000"/>
                  <w:sz w:val="22"/>
                  <w:szCs w:val="22"/>
                </w:rPr>
                <w:delText>3.26</w:delText>
              </w:r>
            </w:del>
          </w:p>
        </w:tc>
        <w:tc>
          <w:tcPr>
            <w:tcW w:w="1240" w:type="dxa"/>
            <w:vAlign w:val="bottom"/>
          </w:tcPr>
          <w:p w14:paraId="505756A5" w14:textId="1ED0B5E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88" w:author="Author"/>
                <w:rFonts w:asciiTheme="minorHAnsi" w:hAnsiTheme="minorHAnsi" w:cstheme="minorHAnsi"/>
                <w:color w:val="000000"/>
                <w:sz w:val="22"/>
                <w:szCs w:val="22"/>
              </w:rPr>
            </w:pPr>
            <w:del w:id="8989" w:author="Author">
              <w:r w:rsidDel="009E644C">
                <w:rPr>
                  <w:rFonts w:ascii="Calibri" w:hAnsi="Calibri" w:cs="Calibri"/>
                  <w:color w:val="000000"/>
                  <w:sz w:val="22"/>
                  <w:szCs w:val="22"/>
                </w:rPr>
                <w:delText>101.73</w:delText>
              </w:r>
            </w:del>
          </w:p>
        </w:tc>
        <w:tc>
          <w:tcPr>
            <w:tcW w:w="851" w:type="dxa"/>
            <w:vAlign w:val="bottom"/>
          </w:tcPr>
          <w:p w14:paraId="41A3E1E4" w14:textId="6117258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90" w:author="Author"/>
                <w:rFonts w:asciiTheme="minorHAnsi" w:hAnsiTheme="minorHAnsi" w:cstheme="minorHAnsi"/>
                <w:color w:val="000000"/>
                <w:sz w:val="22"/>
                <w:szCs w:val="22"/>
              </w:rPr>
            </w:pPr>
            <w:del w:id="8991" w:author="Author">
              <w:r w:rsidDel="009E644C">
                <w:rPr>
                  <w:rFonts w:ascii="Calibri" w:hAnsi="Calibri" w:cs="Calibri"/>
                  <w:color w:val="000000"/>
                  <w:sz w:val="22"/>
                  <w:szCs w:val="22"/>
                </w:rPr>
                <w:delText>3.32</w:delText>
              </w:r>
            </w:del>
          </w:p>
        </w:tc>
        <w:tc>
          <w:tcPr>
            <w:tcW w:w="1240" w:type="dxa"/>
            <w:vAlign w:val="bottom"/>
          </w:tcPr>
          <w:p w14:paraId="471DBB86" w14:textId="2380CF3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92" w:author="Author"/>
                <w:rFonts w:asciiTheme="minorHAnsi" w:hAnsiTheme="minorHAnsi" w:cstheme="minorHAnsi"/>
                <w:color w:val="000000"/>
                <w:sz w:val="22"/>
                <w:szCs w:val="22"/>
              </w:rPr>
            </w:pPr>
            <w:del w:id="8993" w:author="Author">
              <w:r w:rsidDel="009E644C">
                <w:rPr>
                  <w:rFonts w:ascii="Calibri" w:hAnsi="Calibri" w:cs="Calibri"/>
                  <w:color w:val="000000"/>
                  <w:sz w:val="22"/>
                  <w:szCs w:val="22"/>
                </w:rPr>
                <w:delText>103.69</w:delText>
              </w:r>
            </w:del>
          </w:p>
        </w:tc>
        <w:tc>
          <w:tcPr>
            <w:tcW w:w="886" w:type="dxa"/>
            <w:vAlign w:val="bottom"/>
          </w:tcPr>
          <w:p w14:paraId="5AAFD965" w14:textId="263113E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94" w:author="Author"/>
                <w:rFonts w:asciiTheme="minorHAnsi" w:hAnsiTheme="minorHAnsi" w:cstheme="minorHAnsi"/>
                <w:color w:val="000000"/>
                <w:sz w:val="22"/>
                <w:szCs w:val="22"/>
              </w:rPr>
            </w:pPr>
            <w:del w:id="8995" w:author="Author">
              <w:r w:rsidDel="009E644C">
                <w:rPr>
                  <w:rFonts w:ascii="Calibri" w:hAnsi="Calibri" w:cs="Calibri"/>
                  <w:color w:val="000000"/>
                  <w:sz w:val="22"/>
                  <w:szCs w:val="22"/>
                </w:rPr>
                <w:delText>3.32</w:delText>
              </w:r>
            </w:del>
          </w:p>
        </w:tc>
        <w:tc>
          <w:tcPr>
            <w:tcW w:w="1240" w:type="dxa"/>
            <w:vAlign w:val="bottom"/>
          </w:tcPr>
          <w:p w14:paraId="2733F01A" w14:textId="07CA45C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96" w:author="Author"/>
                <w:rFonts w:asciiTheme="minorHAnsi" w:hAnsiTheme="minorHAnsi" w:cstheme="minorHAnsi"/>
                <w:color w:val="000000"/>
                <w:sz w:val="22"/>
                <w:szCs w:val="22"/>
              </w:rPr>
            </w:pPr>
            <w:del w:id="8997" w:author="Author">
              <w:r w:rsidDel="009E644C">
                <w:rPr>
                  <w:rFonts w:ascii="Calibri" w:hAnsi="Calibri" w:cs="Calibri"/>
                  <w:color w:val="000000"/>
                  <w:sz w:val="22"/>
                  <w:szCs w:val="22"/>
                </w:rPr>
                <w:delText>103.68</w:delText>
              </w:r>
            </w:del>
          </w:p>
        </w:tc>
        <w:tc>
          <w:tcPr>
            <w:tcW w:w="886" w:type="dxa"/>
            <w:vAlign w:val="bottom"/>
          </w:tcPr>
          <w:p w14:paraId="0E8EEB51" w14:textId="5CE761E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98" w:author="Author"/>
                <w:rFonts w:asciiTheme="minorHAnsi" w:hAnsiTheme="minorHAnsi" w:cstheme="minorHAnsi"/>
                <w:color w:val="000000"/>
                <w:sz w:val="22"/>
                <w:szCs w:val="22"/>
              </w:rPr>
            </w:pPr>
            <w:del w:id="8999" w:author="Author">
              <w:r w:rsidDel="009E644C">
                <w:rPr>
                  <w:rFonts w:ascii="Calibri" w:hAnsi="Calibri" w:cs="Calibri"/>
                  <w:color w:val="000000"/>
                  <w:sz w:val="22"/>
                  <w:szCs w:val="22"/>
                </w:rPr>
                <w:delText>3.32</w:delText>
              </w:r>
            </w:del>
          </w:p>
        </w:tc>
        <w:tc>
          <w:tcPr>
            <w:tcW w:w="1240" w:type="dxa"/>
            <w:vAlign w:val="bottom"/>
          </w:tcPr>
          <w:p w14:paraId="1BE63C0C" w14:textId="4F2E9FF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9000" w:author="Author"/>
                <w:rFonts w:asciiTheme="minorHAnsi" w:hAnsiTheme="minorHAnsi" w:cstheme="minorHAnsi"/>
                <w:color w:val="000000"/>
                <w:sz w:val="22"/>
                <w:szCs w:val="22"/>
              </w:rPr>
            </w:pPr>
            <w:del w:id="9001" w:author="Author">
              <w:r w:rsidDel="009E644C">
                <w:rPr>
                  <w:rFonts w:ascii="Calibri" w:hAnsi="Calibri" w:cs="Calibri"/>
                  <w:color w:val="000000"/>
                  <w:sz w:val="22"/>
                  <w:szCs w:val="22"/>
                </w:rPr>
                <w:delText>103.70</w:delText>
              </w:r>
            </w:del>
          </w:p>
        </w:tc>
      </w:tr>
      <w:tr w:rsidR="00F06446" w:rsidDel="009E644C" w14:paraId="04917F2A" w14:textId="79FCC29C" w:rsidTr="00784B17">
        <w:trPr>
          <w:cnfStyle w:val="000000100000" w:firstRow="0" w:lastRow="0" w:firstColumn="0" w:lastColumn="0" w:oddVBand="0" w:evenVBand="0" w:oddHBand="1" w:evenHBand="0" w:firstRowFirstColumn="0" w:firstRowLastColumn="0" w:lastRowFirstColumn="0" w:lastRowLastColumn="0"/>
          <w:trHeight w:val="282"/>
          <w:del w:id="900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0475548" w14:textId="3CBC5963" w:rsidR="00F06446" w:rsidDel="009E644C" w:rsidRDefault="00F06446" w:rsidP="00784B17">
            <w:pPr>
              <w:rPr>
                <w:del w:id="9003" w:author="Author"/>
                <w:rFonts w:ascii="Calibri" w:hAnsi="Calibri" w:cs="Calibri"/>
                <w:b w:val="0"/>
                <w:bCs w:val="0"/>
                <w:color w:val="000000"/>
                <w:sz w:val="22"/>
                <w:szCs w:val="22"/>
              </w:rPr>
            </w:pPr>
            <w:del w:id="9004" w:author="Author">
              <w:r w:rsidDel="009E644C">
                <w:rPr>
                  <w:rFonts w:ascii="Calibri" w:hAnsi="Calibri" w:cs="Calibri"/>
                  <w:b w:val="0"/>
                  <w:bCs w:val="0"/>
                  <w:color w:val="000000"/>
                  <w:sz w:val="22"/>
                  <w:szCs w:val="22"/>
                </w:rPr>
                <w:delText>3968</w:delText>
              </w:r>
            </w:del>
          </w:p>
        </w:tc>
        <w:tc>
          <w:tcPr>
            <w:tcW w:w="851" w:type="dxa"/>
            <w:vAlign w:val="bottom"/>
          </w:tcPr>
          <w:p w14:paraId="0B9F71BE" w14:textId="345549D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9005" w:author="Author"/>
                <w:rFonts w:asciiTheme="minorHAnsi" w:hAnsiTheme="minorHAnsi" w:cstheme="minorHAnsi"/>
                <w:color w:val="000000"/>
                <w:sz w:val="22"/>
                <w:szCs w:val="22"/>
              </w:rPr>
            </w:pPr>
            <w:del w:id="9006" w:author="Author">
              <w:r w:rsidDel="009E644C">
                <w:rPr>
                  <w:rFonts w:ascii="Calibri" w:hAnsi="Calibri" w:cs="Calibri"/>
                  <w:color w:val="000000"/>
                  <w:sz w:val="22"/>
                  <w:szCs w:val="22"/>
                </w:rPr>
                <w:delText>3.20</w:delText>
              </w:r>
            </w:del>
          </w:p>
        </w:tc>
        <w:tc>
          <w:tcPr>
            <w:tcW w:w="1240" w:type="dxa"/>
            <w:vAlign w:val="bottom"/>
          </w:tcPr>
          <w:p w14:paraId="7EDB3D8B" w14:textId="04356B5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9007" w:author="Author"/>
                <w:rFonts w:asciiTheme="minorHAnsi" w:hAnsiTheme="minorHAnsi" w:cstheme="minorHAnsi"/>
                <w:color w:val="000000"/>
                <w:sz w:val="22"/>
                <w:szCs w:val="22"/>
              </w:rPr>
            </w:pPr>
            <w:del w:id="9008" w:author="Author">
              <w:r w:rsidDel="009E644C">
                <w:rPr>
                  <w:rFonts w:ascii="Calibri" w:hAnsi="Calibri" w:cs="Calibri"/>
                  <w:color w:val="000000"/>
                  <w:sz w:val="22"/>
                  <w:szCs w:val="22"/>
                </w:rPr>
                <w:delText>101.73</w:delText>
              </w:r>
            </w:del>
          </w:p>
        </w:tc>
        <w:tc>
          <w:tcPr>
            <w:tcW w:w="851" w:type="dxa"/>
            <w:vAlign w:val="bottom"/>
          </w:tcPr>
          <w:p w14:paraId="3BD4EE30" w14:textId="3270F88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9009" w:author="Author"/>
                <w:rFonts w:asciiTheme="minorHAnsi" w:hAnsiTheme="minorHAnsi" w:cstheme="minorHAnsi"/>
                <w:color w:val="000000"/>
                <w:sz w:val="22"/>
                <w:szCs w:val="22"/>
              </w:rPr>
            </w:pPr>
            <w:del w:id="9010" w:author="Author">
              <w:r w:rsidDel="009E644C">
                <w:rPr>
                  <w:rFonts w:ascii="Calibri" w:hAnsi="Calibri" w:cs="Calibri"/>
                  <w:color w:val="000000"/>
                  <w:sz w:val="22"/>
                  <w:szCs w:val="22"/>
                </w:rPr>
                <w:delText>3.27</w:delText>
              </w:r>
            </w:del>
          </w:p>
        </w:tc>
        <w:tc>
          <w:tcPr>
            <w:tcW w:w="1240" w:type="dxa"/>
            <w:vAlign w:val="bottom"/>
          </w:tcPr>
          <w:p w14:paraId="72C28878" w14:textId="0C7F727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9011" w:author="Author"/>
                <w:rFonts w:asciiTheme="minorHAnsi" w:hAnsiTheme="minorHAnsi" w:cstheme="minorHAnsi"/>
                <w:color w:val="000000"/>
                <w:sz w:val="22"/>
                <w:szCs w:val="22"/>
              </w:rPr>
            </w:pPr>
            <w:del w:id="9012" w:author="Author">
              <w:r w:rsidDel="009E644C">
                <w:rPr>
                  <w:rFonts w:ascii="Calibri" w:hAnsi="Calibri" w:cs="Calibri"/>
                  <w:color w:val="000000"/>
                  <w:sz w:val="22"/>
                  <w:szCs w:val="22"/>
                </w:rPr>
                <w:delText>103.76</w:delText>
              </w:r>
            </w:del>
          </w:p>
        </w:tc>
        <w:tc>
          <w:tcPr>
            <w:tcW w:w="886" w:type="dxa"/>
            <w:vAlign w:val="bottom"/>
          </w:tcPr>
          <w:p w14:paraId="2BFA460D" w14:textId="6CE73DC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9013" w:author="Author"/>
                <w:rFonts w:asciiTheme="minorHAnsi" w:hAnsiTheme="minorHAnsi" w:cstheme="minorHAnsi"/>
                <w:color w:val="000000"/>
                <w:sz w:val="22"/>
                <w:szCs w:val="22"/>
              </w:rPr>
            </w:pPr>
            <w:del w:id="9014" w:author="Author">
              <w:r w:rsidDel="009E644C">
                <w:rPr>
                  <w:rFonts w:ascii="Calibri" w:hAnsi="Calibri" w:cs="Calibri"/>
                  <w:color w:val="000000"/>
                  <w:sz w:val="22"/>
                  <w:szCs w:val="22"/>
                </w:rPr>
                <w:delText>3.27</w:delText>
              </w:r>
            </w:del>
          </w:p>
        </w:tc>
        <w:tc>
          <w:tcPr>
            <w:tcW w:w="1240" w:type="dxa"/>
            <w:vAlign w:val="bottom"/>
          </w:tcPr>
          <w:p w14:paraId="3B5E2E46" w14:textId="00BFA91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9015" w:author="Author"/>
                <w:rFonts w:asciiTheme="minorHAnsi" w:hAnsiTheme="minorHAnsi" w:cstheme="minorHAnsi"/>
                <w:color w:val="000000"/>
                <w:sz w:val="22"/>
                <w:szCs w:val="22"/>
              </w:rPr>
            </w:pPr>
            <w:del w:id="9016" w:author="Author">
              <w:r w:rsidDel="009E644C">
                <w:rPr>
                  <w:rFonts w:ascii="Calibri" w:hAnsi="Calibri" w:cs="Calibri"/>
                  <w:color w:val="000000"/>
                  <w:sz w:val="22"/>
                  <w:szCs w:val="22"/>
                </w:rPr>
                <w:delText>103.76</w:delText>
              </w:r>
            </w:del>
          </w:p>
        </w:tc>
        <w:tc>
          <w:tcPr>
            <w:tcW w:w="886" w:type="dxa"/>
            <w:vAlign w:val="bottom"/>
          </w:tcPr>
          <w:p w14:paraId="27220D32" w14:textId="2F345F7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9017" w:author="Author"/>
                <w:rFonts w:asciiTheme="minorHAnsi" w:hAnsiTheme="minorHAnsi" w:cstheme="minorHAnsi"/>
                <w:color w:val="000000"/>
                <w:sz w:val="22"/>
                <w:szCs w:val="22"/>
              </w:rPr>
            </w:pPr>
            <w:del w:id="9018" w:author="Author">
              <w:r w:rsidDel="009E644C">
                <w:rPr>
                  <w:rFonts w:ascii="Calibri" w:hAnsi="Calibri" w:cs="Calibri"/>
                  <w:color w:val="000000"/>
                  <w:sz w:val="22"/>
                  <w:szCs w:val="22"/>
                </w:rPr>
                <w:delText>3.27</w:delText>
              </w:r>
            </w:del>
          </w:p>
        </w:tc>
        <w:tc>
          <w:tcPr>
            <w:tcW w:w="1240" w:type="dxa"/>
            <w:vAlign w:val="bottom"/>
          </w:tcPr>
          <w:p w14:paraId="606101DE" w14:textId="7812881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9019" w:author="Author"/>
                <w:rFonts w:asciiTheme="minorHAnsi" w:hAnsiTheme="minorHAnsi" w:cstheme="minorHAnsi"/>
                <w:color w:val="000000"/>
                <w:sz w:val="22"/>
                <w:szCs w:val="22"/>
              </w:rPr>
            </w:pPr>
            <w:del w:id="9020" w:author="Author">
              <w:r w:rsidDel="009E644C">
                <w:rPr>
                  <w:rFonts w:ascii="Calibri" w:hAnsi="Calibri" w:cs="Calibri"/>
                  <w:color w:val="000000"/>
                  <w:sz w:val="22"/>
                  <w:szCs w:val="22"/>
                </w:rPr>
                <w:delText>103.77</w:delText>
              </w:r>
            </w:del>
          </w:p>
        </w:tc>
      </w:tr>
      <w:tr w:rsidR="00F06446" w:rsidDel="009E644C" w14:paraId="58812DE3" w14:textId="51C2149C" w:rsidTr="00784B17">
        <w:trPr>
          <w:trHeight w:val="282"/>
          <w:del w:id="902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CC815BE" w14:textId="7A76C19B" w:rsidR="00F06446" w:rsidDel="009E644C" w:rsidRDefault="00F06446" w:rsidP="00784B17">
            <w:pPr>
              <w:rPr>
                <w:del w:id="9022" w:author="Author"/>
                <w:rFonts w:ascii="Calibri" w:hAnsi="Calibri" w:cs="Calibri"/>
                <w:b w:val="0"/>
                <w:bCs w:val="0"/>
                <w:color w:val="000000"/>
                <w:sz w:val="22"/>
                <w:szCs w:val="22"/>
              </w:rPr>
            </w:pPr>
            <w:del w:id="9023" w:author="Author">
              <w:r w:rsidDel="009E644C">
                <w:rPr>
                  <w:rFonts w:ascii="Calibri" w:hAnsi="Calibri" w:cs="Calibri"/>
                  <w:b w:val="0"/>
                  <w:bCs w:val="0"/>
                  <w:color w:val="000000"/>
                  <w:sz w:val="22"/>
                  <w:szCs w:val="22"/>
                </w:rPr>
                <w:lastRenderedPageBreak/>
                <w:delText>4032</w:delText>
              </w:r>
            </w:del>
          </w:p>
        </w:tc>
        <w:tc>
          <w:tcPr>
            <w:tcW w:w="851" w:type="dxa"/>
            <w:vAlign w:val="bottom"/>
          </w:tcPr>
          <w:p w14:paraId="02F70FAA" w14:textId="2B58061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9024" w:author="Author"/>
                <w:rFonts w:asciiTheme="minorHAnsi" w:hAnsiTheme="minorHAnsi" w:cstheme="minorHAnsi"/>
                <w:color w:val="000000"/>
                <w:sz w:val="22"/>
                <w:szCs w:val="22"/>
              </w:rPr>
            </w:pPr>
            <w:del w:id="9025" w:author="Author">
              <w:r w:rsidDel="009E644C">
                <w:rPr>
                  <w:rFonts w:ascii="Calibri" w:hAnsi="Calibri" w:cs="Calibri"/>
                  <w:color w:val="000000"/>
                  <w:sz w:val="22"/>
                  <w:szCs w:val="22"/>
                </w:rPr>
                <w:delText>3.14</w:delText>
              </w:r>
            </w:del>
          </w:p>
        </w:tc>
        <w:tc>
          <w:tcPr>
            <w:tcW w:w="1240" w:type="dxa"/>
            <w:vAlign w:val="bottom"/>
          </w:tcPr>
          <w:p w14:paraId="5B20A6FA" w14:textId="2D86C00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9026" w:author="Author"/>
                <w:rFonts w:asciiTheme="minorHAnsi" w:hAnsiTheme="minorHAnsi" w:cstheme="minorHAnsi"/>
                <w:color w:val="000000"/>
                <w:sz w:val="22"/>
                <w:szCs w:val="22"/>
              </w:rPr>
            </w:pPr>
            <w:del w:id="9027" w:author="Author">
              <w:r w:rsidDel="009E644C">
                <w:rPr>
                  <w:rFonts w:ascii="Calibri" w:hAnsi="Calibri" w:cs="Calibri"/>
                  <w:color w:val="000000"/>
                  <w:sz w:val="22"/>
                  <w:szCs w:val="22"/>
                </w:rPr>
                <w:delText>101.20</w:delText>
              </w:r>
            </w:del>
          </w:p>
        </w:tc>
        <w:tc>
          <w:tcPr>
            <w:tcW w:w="851" w:type="dxa"/>
            <w:vAlign w:val="bottom"/>
          </w:tcPr>
          <w:p w14:paraId="0EB2A3D6" w14:textId="78859E8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9028" w:author="Author"/>
                <w:rFonts w:asciiTheme="minorHAnsi" w:hAnsiTheme="minorHAnsi" w:cstheme="minorHAnsi"/>
                <w:color w:val="000000"/>
                <w:sz w:val="22"/>
                <w:szCs w:val="22"/>
              </w:rPr>
            </w:pPr>
            <w:del w:id="9029" w:author="Author">
              <w:r w:rsidDel="009E644C">
                <w:rPr>
                  <w:rFonts w:ascii="Calibri" w:hAnsi="Calibri" w:cs="Calibri"/>
                  <w:color w:val="000000"/>
                  <w:sz w:val="22"/>
                  <w:szCs w:val="22"/>
                </w:rPr>
                <w:delText>3.22</w:delText>
              </w:r>
            </w:del>
          </w:p>
        </w:tc>
        <w:tc>
          <w:tcPr>
            <w:tcW w:w="1240" w:type="dxa"/>
            <w:vAlign w:val="bottom"/>
          </w:tcPr>
          <w:p w14:paraId="7643F925" w14:textId="114B13A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9030" w:author="Author"/>
                <w:rFonts w:asciiTheme="minorHAnsi" w:hAnsiTheme="minorHAnsi" w:cstheme="minorHAnsi"/>
                <w:color w:val="000000"/>
                <w:sz w:val="22"/>
                <w:szCs w:val="22"/>
              </w:rPr>
            </w:pPr>
            <w:del w:id="9031" w:author="Author">
              <w:r w:rsidDel="009E644C">
                <w:rPr>
                  <w:rFonts w:ascii="Calibri" w:hAnsi="Calibri" w:cs="Calibri"/>
                  <w:color w:val="000000"/>
                  <w:sz w:val="22"/>
                  <w:szCs w:val="22"/>
                </w:rPr>
                <w:delText>103.83</w:delText>
              </w:r>
            </w:del>
          </w:p>
        </w:tc>
        <w:tc>
          <w:tcPr>
            <w:tcW w:w="886" w:type="dxa"/>
            <w:vAlign w:val="bottom"/>
          </w:tcPr>
          <w:p w14:paraId="28B9E752" w14:textId="545288A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9032" w:author="Author"/>
                <w:rFonts w:asciiTheme="minorHAnsi" w:hAnsiTheme="minorHAnsi" w:cstheme="minorHAnsi"/>
                <w:color w:val="000000"/>
                <w:sz w:val="22"/>
                <w:szCs w:val="22"/>
              </w:rPr>
            </w:pPr>
            <w:del w:id="9033" w:author="Author">
              <w:r w:rsidDel="009E644C">
                <w:rPr>
                  <w:rFonts w:ascii="Calibri" w:hAnsi="Calibri" w:cs="Calibri"/>
                  <w:color w:val="000000"/>
                  <w:sz w:val="22"/>
                  <w:szCs w:val="22"/>
                </w:rPr>
                <w:delText>3.22</w:delText>
              </w:r>
            </w:del>
          </w:p>
        </w:tc>
        <w:tc>
          <w:tcPr>
            <w:tcW w:w="1240" w:type="dxa"/>
            <w:vAlign w:val="bottom"/>
          </w:tcPr>
          <w:p w14:paraId="7EEBF766" w14:textId="405233E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9034" w:author="Author"/>
                <w:rFonts w:asciiTheme="minorHAnsi" w:hAnsiTheme="minorHAnsi" w:cstheme="minorHAnsi"/>
                <w:color w:val="000000"/>
                <w:sz w:val="22"/>
                <w:szCs w:val="22"/>
              </w:rPr>
            </w:pPr>
            <w:del w:id="9035" w:author="Author">
              <w:r w:rsidDel="009E644C">
                <w:rPr>
                  <w:rFonts w:ascii="Calibri" w:hAnsi="Calibri" w:cs="Calibri"/>
                  <w:color w:val="000000"/>
                  <w:sz w:val="22"/>
                  <w:szCs w:val="22"/>
                </w:rPr>
                <w:delText>103.82</w:delText>
              </w:r>
            </w:del>
          </w:p>
        </w:tc>
        <w:tc>
          <w:tcPr>
            <w:tcW w:w="886" w:type="dxa"/>
            <w:vAlign w:val="bottom"/>
          </w:tcPr>
          <w:p w14:paraId="3D7EF040" w14:textId="2EB4227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9036" w:author="Author"/>
                <w:rFonts w:asciiTheme="minorHAnsi" w:hAnsiTheme="minorHAnsi" w:cstheme="minorHAnsi"/>
                <w:color w:val="000000"/>
                <w:sz w:val="22"/>
                <w:szCs w:val="22"/>
              </w:rPr>
            </w:pPr>
            <w:del w:id="9037" w:author="Author">
              <w:r w:rsidDel="009E644C">
                <w:rPr>
                  <w:rFonts w:ascii="Calibri" w:hAnsi="Calibri" w:cs="Calibri"/>
                  <w:color w:val="000000"/>
                  <w:sz w:val="22"/>
                  <w:szCs w:val="22"/>
                </w:rPr>
                <w:delText>3.22</w:delText>
              </w:r>
            </w:del>
          </w:p>
        </w:tc>
        <w:tc>
          <w:tcPr>
            <w:tcW w:w="1240" w:type="dxa"/>
            <w:vAlign w:val="bottom"/>
          </w:tcPr>
          <w:p w14:paraId="49D3AC2E" w14:textId="79D7401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9038" w:author="Author"/>
                <w:rFonts w:asciiTheme="minorHAnsi" w:hAnsiTheme="minorHAnsi" w:cstheme="minorHAnsi"/>
                <w:color w:val="000000"/>
                <w:sz w:val="22"/>
                <w:szCs w:val="22"/>
              </w:rPr>
            </w:pPr>
            <w:del w:id="9039" w:author="Author">
              <w:r w:rsidDel="009E644C">
                <w:rPr>
                  <w:rFonts w:ascii="Calibri" w:hAnsi="Calibri" w:cs="Calibri"/>
                  <w:color w:val="000000"/>
                  <w:sz w:val="22"/>
                  <w:szCs w:val="22"/>
                </w:rPr>
                <w:delText>103.84</w:delText>
              </w:r>
            </w:del>
          </w:p>
        </w:tc>
      </w:tr>
      <w:tr w:rsidR="00F06446" w:rsidDel="009E644C" w14:paraId="6A1FAD0D" w14:textId="0A0DAB10" w:rsidTr="00784B17">
        <w:trPr>
          <w:cnfStyle w:val="000000100000" w:firstRow="0" w:lastRow="0" w:firstColumn="0" w:lastColumn="0" w:oddVBand="0" w:evenVBand="0" w:oddHBand="1" w:evenHBand="0" w:firstRowFirstColumn="0" w:firstRowLastColumn="0" w:lastRowFirstColumn="0" w:lastRowLastColumn="0"/>
          <w:trHeight w:val="282"/>
          <w:del w:id="904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ECA3ABF" w14:textId="3D6A4081" w:rsidR="00F06446" w:rsidDel="009E644C" w:rsidRDefault="00F06446" w:rsidP="00784B17">
            <w:pPr>
              <w:rPr>
                <w:del w:id="9041" w:author="Author"/>
                <w:rFonts w:ascii="Calibri" w:hAnsi="Calibri" w:cs="Calibri"/>
                <w:b w:val="0"/>
                <w:bCs w:val="0"/>
                <w:color w:val="000000"/>
                <w:sz w:val="22"/>
                <w:szCs w:val="22"/>
              </w:rPr>
            </w:pPr>
            <w:del w:id="9042" w:author="Author">
              <w:r w:rsidDel="009E644C">
                <w:rPr>
                  <w:rFonts w:ascii="Calibri" w:hAnsi="Calibri" w:cs="Calibri"/>
                  <w:b w:val="0"/>
                  <w:bCs w:val="0"/>
                  <w:color w:val="000000"/>
                  <w:sz w:val="22"/>
                  <w:szCs w:val="22"/>
                </w:rPr>
                <w:delText>4096</w:delText>
              </w:r>
            </w:del>
          </w:p>
        </w:tc>
        <w:tc>
          <w:tcPr>
            <w:tcW w:w="851" w:type="dxa"/>
            <w:vAlign w:val="bottom"/>
          </w:tcPr>
          <w:p w14:paraId="5F3CB70F" w14:textId="265E80C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9043" w:author="Author"/>
                <w:rFonts w:asciiTheme="minorHAnsi" w:hAnsiTheme="minorHAnsi" w:cstheme="minorHAnsi"/>
                <w:color w:val="000000"/>
                <w:sz w:val="22"/>
                <w:szCs w:val="22"/>
              </w:rPr>
            </w:pPr>
            <w:del w:id="9044" w:author="Author">
              <w:r w:rsidDel="009E644C">
                <w:rPr>
                  <w:rFonts w:ascii="Calibri" w:hAnsi="Calibri" w:cs="Calibri"/>
                  <w:color w:val="000000"/>
                  <w:sz w:val="22"/>
                  <w:szCs w:val="22"/>
                </w:rPr>
                <w:delText>3.09</w:delText>
              </w:r>
            </w:del>
          </w:p>
        </w:tc>
        <w:tc>
          <w:tcPr>
            <w:tcW w:w="1240" w:type="dxa"/>
            <w:vAlign w:val="bottom"/>
          </w:tcPr>
          <w:p w14:paraId="37479616" w14:textId="5ABDA58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9045" w:author="Author"/>
                <w:rFonts w:asciiTheme="minorHAnsi" w:hAnsiTheme="minorHAnsi" w:cstheme="minorHAnsi"/>
                <w:color w:val="000000"/>
                <w:sz w:val="22"/>
                <w:szCs w:val="22"/>
              </w:rPr>
            </w:pPr>
            <w:del w:id="9046" w:author="Author">
              <w:r w:rsidDel="009E644C">
                <w:rPr>
                  <w:rFonts w:ascii="Calibri" w:hAnsi="Calibri" w:cs="Calibri"/>
                  <w:color w:val="000000"/>
                  <w:sz w:val="22"/>
                  <w:szCs w:val="22"/>
                </w:rPr>
                <w:delText>101.32</w:delText>
              </w:r>
            </w:del>
          </w:p>
        </w:tc>
        <w:tc>
          <w:tcPr>
            <w:tcW w:w="851" w:type="dxa"/>
            <w:vAlign w:val="bottom"/>
          </w:tcPr>
          <w:p w14:paraId="5055A973" w14:textId="32F8277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9047" w:author="Author"/>
                <w:rFonts w:asciiTheme="minorHAnsi" w:hAnsiTheme="minorHAnsi" w:cstheme="minorHAnsi"/>
                <w:color w:val="000000"/>
                <w:sz w:val="22"/>
                <w:szCs w:val="22"/>
              </w:rPr>
            </w:pPr>
            <w:del w:id="9048" w:author="Author">
              <w:r w:rsidDel="009E644C">
                <w:rPr>
                  <w:rFonts w:ascii="Calibri" w:hAnsi="Calibri" w:cs="Calibri"/>
                  <w:color w:val="000000"/>
                  <w:sz w:val="22"/>
                  <w:szCs w:val="22"/>
                </w:rPr>
                <w:delText>3.17</w:delText>
              </w:r>
            </w:del>
          </w:p>
        </w:tc>
        <w:tc>
          <w:tcPr>
            <w:tcW w:w="1240" w:type="dxa"/>
            <w:vAlign w:val="bottom"/>
          </w:tcPr>
          <w:p w14:paraId="01528A5B" w14:textId="4BEF280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9049" w:author="Author"/>
                <w:rFonts w:asciiTheme="minorHAnsi" w:hAnsiTheme="minorHAnsi" w:cstheme="minorHAnsi"/>
                <w:color w:val="000000"/>
                <w:sz w:val="22"/>
                <w:szCs w:val="22"/>
              </w:rPr>
            </w:pPr>
            <w:del w:id="9050" w:author="Author">
              <w:r w:rsidDel="009E644C">
                <w:rPr>
                  <w:rFonts w:ascii="Calibri" w:hAnsi="Calibri" w:cs="Calibri"/>
                  <w:color w:val="000000"/>
                  <w:sz w:val="22"/>
                  <w:szCs w:val="22"/>
                </w:rPr>
                <w:delText>103.90</w:delText>
              </w:r>
            </w:del>
          </w:p>
        </w:tc>
        <w:tc>
          <w:tcPr>
            <w:tcW w:w="886" w:type="dxa"/>
            <w:vAlign w:val="bottom"/>
          </w:tcPr>
          <w:p w14:paraId="569275E9" w14:textId="785D9B4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9051" w:author="Author"/>
                <w:rFonts w:asciiTheme="minorHAnsi" w:hAnsiTheme="minorHAnsi" w:cstheme="minorHAnsi"/>
                <w:color w:val="000000"/>
                <w:sz w:val="22"/>
                <w:szCs w:val="22"/>
              </w:rPr>
            </w:pPr>
            <w:del w:id="9052" w:author="Author">
              <w:r w:rsidDel="009E644C">
                <w:rPr>
                  <w:rFonts w:ascii="Calibri" w:hAnsi="Calibri" w:cs="Calibri"/>
                  <w:color w:val="000000"/>
                  <w:sz w:val="22"/>
                  <w:szCs w:val="22"/>
                </w:rPr>
                <w:delText>3.17</w:delText>
              </w:r>
            </w:del>
          </w:p>
        </w:tc>
        <w:tc>
          <w:tcPr>
            <w:tcW w:w="1240" w:type="dxa"/>
            <w:vAlign w:val="bottom"/>
          </w:tcPr>
          <w:p w14:paraId="4BC255F8" w14:textId="158FB27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9053" w:author="Author"/>
                <w:rFonts w:asciiTheme="minorHAnsi" w:hAnsiTheme="minorHAnsi" w:cstheme="minorHAnsi"/>
                <w:color w:val="000000"/>
                <w:sz w:val="22"/>
                <w:szCs w:val="22"/>
              </w:rPr>
            </w:pPr>
            <w:del w:id="9054" w:author="Author">
              <w:r w:rsidDel="009E644C">
                <w:rPr>
                  <w:rFonts w:ascii="Calibri" w:hAnsi="Calibri" w:cs="Calibri"/>
                  <w:color w:val="000000"/>
                  <w:sz w:val="22"/>
                  <w:szCs w:val="22"/>
                </w:rPr>
                <w:delText>103.90</w:delText>
              </w:r>
            </w:del>
          </w:p>
        </w:tc>
        <w:tc>
          <w:tcPr>
            <w:tcW w:w="886" w:type="dxa"/>
            <w:vAlign w:val="bottom"/>
          </w:tcPr>
          <w:p w14:paraId="7968E6BA" w14:textId="6DA4224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9055" w:author="Author"/>
                <w:rFonts w:asciiTheme="minorHAnsi" w:hAnsiTheme="minorHAnsi" w:cstheme="minorHAnsi"/>
                <w:color w:val="000000"/>
                <w:sz w:val="22"/>
                <w:szCs w:val="22"/>
              </w:rPr>
            </w:pPr>
            <w:del w:id="9056" w:author="Author">
              <w:r w:rsidDel="009E644C">
                <w:rPr>
                  <w:rFonts w:ascii="Calibri" w:hAnsi="Calibri" w:cs="Calibri"/>
                  <w:color w:val="000000"/>
                  <w:sz w:val="22"/>
                  <w:szCs w:val="22"/>
                </w:rPr>
                <w:delText>3.17</w:delText>
              </w:r>
            </w:del>
          </w:p>
        </w:tc>
        <w:tc>
          <w:tcPr>
            <w:tcW w:w="1240" w:type="dxa"/>
            <w:vAlign w:val="bottom"/>
          </w:tcPr>
          <w:p w14:paraId="48687364" w14:textId="6F50CE7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9057" w:author="Author"/>
                <w:rFonts w:asciiTheme="minorHAnsi" w:hAnsiTheme="minorHAnsi" w:cstheme="minorHAnsi"/>
                <w:color w:val="000000"/>
                <w:sz w:val="22"/>
                <w:szCs w:val="22"/>
              </w:rPr>
            </w:pPr>
            <w:del w:id="9058" w:author="Author">
              <w:r w:rsidDel="009E644C">
                <w:rPr>
                  <w:rFonts w:ascii="Calibri" w:hAnsi="Calibri" w:cs="Calibri"/>
                  <w:color w:val="000000"/>
                  <w:sz w:val="22"/>
                  <w:szCs w:val="22"/>
                </w:rPr>
                <w:delText>103.92</w:delText>
              </w:r>
            </w:del>
          </w:p>
        </w:tc>
      </w:tr>
    </w:tbl>
    <w:p w14:paraId="5C3EB0E0" w14:textId="7EBF72EE" w:rsidR="00F06446" w:rsidRPr="00453431" w:rsidDel="009E644C" w:rsidRDefault="00F06446" w:rsidP="00F06446">
      <w:pPr>
        <w:pStyle w:val="Caption"/>
        <w:jc w:val="center"/>
        <w:rPr>
          <w:del w:id="9059" w:author="Author"/>
        </w:rPr>
      </w:pPr>
      <w:del w:id="9060" w:author="Author">
        <w:r w:rsidDel="009E644C">
          <w:delText xml:space="preserve">Table </w:delText>
        </w:r>
        <w:r w:rsidDel="009E644C">
          <w:fldChar w:fldCharType="begin"/>
        </w:r>
        <w:r w:rsidDel="009E644C">
          <w:delInstrText xml:space="preserve"> SEQ Table \* ARABIC </w:delInstrText>
        </w:r>
        <w:r w:rsidDel="009E644C">
          <w:fldChar w:fldCharType="separate"/>
        </w:r>
      </w:del>
      <w:ins w:id="9061" w:author="Author">
        <w:del w:id="9062" w:author="Author">
          <w:r w:rsidR="00102D4C" w:rsidDel="009E644C">
            <w:rPr>
              <w:noProof/>
            </w:rPr>
            <w:delText>9</w:delText>
          </w:r>
        </w:del>
      </w:ins>
      <w:del w:id="9063" w:author="Author">
        <w:r w:rsidDel="009E644C">
          <w:rPr>
            <w:noProof/>
          </w:rPr>
          <w:delText>6</w:delText>
        </w:r>
        <w:r w:rsidDel="009E644C">
          <w:fldChar w:fldCharType="end"/>
        </w:r>
        <w:r w:rsidDel="009E644C">
          <w:delText>:</w:delText>
        </w:r>
        <w:r w:rsidRPr="00453431" w:rsidDel="009E644C">
          <w:delText xml:space="preserve"> </w:delText>
        </w:r>
        <w:r w:rsidDel="009E644C">
          <w:delText>DPDK Driver – QDMA</w:delText>
        </w:r>
        <w:r w:rsidR="006A7F6D" w:rsidDel="009E644C">
          <w:delText>5</w:delText>
        </w:r>
        <w:r w:rsidDel="009E644C">
          <w:delText>4.0 VF Forwarding performance test results</w:delText>
        </w:r>
      </w:del>
    </w:p>
    <w:p w14:paraId="18132C8B" w14:textId="11A90D79" w:rsidR="00F06446" w:rsidDel="009E644C" w:rsidRDefault="00F06446" w:rsidP="00F06446">
      <w:pPr>
        <w:rPr>
          <w:del w:id="9064" w:author="Author"/>
        </w:rPr>
      </w:pPr>
    </w:p>
    <w:p w14:paraId="56A84E73" w14:textId="1D769BEC" w:rsidR="00F06446" w:rsidDel="009E644C" w:rsidRDefault="00F06446" w:rsidP="00F06446">
      <w:pPr>
        <w:rPr>
          <w:del w:id="9065" w:author="Author"/>
        </w:rPr>
      </w:pPr>
    </w:p>
    <w:p w14:paraId="6D04BA60" w14:textId="08FA575D" w:rsidR="00F06446" w:rsidDel="009E644C" w:rsidRDefault="00F06446" w:rsidP="00F06446">
      <w:pPr>
        <w:rPr>
          <w:del w:id="9066" w:author="Author"/>
        </w:rPr>
      </w:pPr>
    </w:p>
    <w:p w14:paraId="5CF13DB9" w14:textId="12D5A89C" w:rsidR="00F06446" w:rsidRPr="00F06446" w:rsidDel="00600500" w:rsidRDefault="00F06446">
      <w:pPr>
        <w:rPr>
          <w:del w:id="9067" w:author="Author"/>
        </w:rPr>
        <w:pPrChange w:id="9068" w:author="Author">
          <w:pPr>
            <w:pStyle w:val="Caption"/>
            <w:jc w:val="center"/>
          </w:pPr>
        </w:pPrChange>
      </w:pPr>
    </w:p>
    <w:p w14:paraId="224A3615" w14:textId="77777777" w:rsidR="00F623A4" w:rsidRDefault="00F623A4" w:rsidP="00F623A4">
      <w:pPr>
        <w:pStyle w:val="Heading2"/>
        <w:rPr>
          <w:rFonts w:eastAsia="Times New Roman"/>
        </w:rPr>
      </w:pPr>
      <w:r>
        <w:rPr>
          <w:rFonts w:eastAsia="Times New Roman"/>
        </w:rPr>
        <w:t>Latency Measurements</w:t>
      </w:r>
    </w:p>
    <w:p w14:paraId="140983D8" w14:textId="77777777" w:rsidR="00F623A4" w:rsidRDefault="00F623A4" w:rsidP="00F623A4">
      <w:r>
        <w:rPr>
          <w:color w:val="000000" w:themeColor="text1"/>
        </w:rPr>
        <w:t>The provided Reference Design and Bitfile can be used to measure latency in any system when traffic is ongoing</w:t>
      </w:r>
      <w:r w:rsidRPr="004403A5">
        <w:rPr>
          <w:color w:val="000000" w:themeColor="text1"/>
        </w:rPr>
        <w:t xml:space="preserve">. </w:t>
      </w:r>
      <w:r>
        <w:t xml:space="preserve">When it is enabled, </w:t>
      </w:r>
      <w:r w:rsidRPr="00614229">
        <w:t xml:space="preserve">C2H data payload </w:t>
      </w:r>
      <w:r>
        <w:t xml:space="preserve">will be replaced </w:t>
      </w:r>
      <w:r w:rsidRPr="00614229">
        <w:t xml:space="preserve">with a known counter value (as a timestamp) and will be </w:t>
      </w:r>
      <w:r>
        <w:t>measured</w:t>
      </w:r>
      <w:r w:rsidRPr="00614229">
        <w:t xml:space="preserve"> on the H2C side </w:t>
      </w:r>
      <w:r>
        <w:t>once the testpmd</w:t>
      </w:r>
      <w:r w:rsidRPr="00614229">
        <w:t xml:space="preserve"> </w:t>
      </w:r>
      <w:r>
        <w:t xml:space="preserve">application has </w:t>
      </w:r>
      <w:r w:rsidRPr="00614229">
        <w:t>looped the data back. The difference in value between the data payload received at the H2C side and the current counter value will be the sum of C2H and H2C latency.</w:t>
      </w:r>
    </w:p>
    <w:p w14:paraId="4C13C27F" w14:textId="77777777" w:rsidR="00F623A4" w:rsidRDefault="00F623A4" w:rsidP="00F623A4">
      <w:pPr>
        <w:rPr>
          <w:color w:val="000000" w:themeColor="text1"/>
        </w:rPr>
      </w:pPr>
    </w:p>
    <w:p w14:paraId="2D19517D" w14:textId="77777777" w:rsidR="00F623A4" w:rsidRDefault="00F623A4" w:rsidP="00F623A4">
      <w:r>
        <w:t>Latency measurement can be done by following these steps:</w:t>
      </w:r>
    </w:p>
    <w:p w14:paraId="3F57E999" w14:textId="77777777" w:rsidR="00F623A4" w:rsidRDefault="00F623A4" w:rsidP="00F623A4"/>
    <w:p w14:paraId="2AA96D79" w14:textId="77777777" w:rsidR="00F623A4" w:rsidRDefault="00F623A4" w:rsidP="00F623A4">
      <w:pPr>
        <w:pStyle w:val="ListParagraph"/>
        <w:numPr>
          <w:ilvl w:val="0"/>
          <w:numId w:val="33"/>
        </w:numPr>
      </w:pPr>
      <w:r>
        <w:t xml:space="preserve">Set the number of clock cycles within each </w:t>
      </w:r>
      <w:r w:rsidRPr="003D3BAC">
        <w:rPr>
          <w:b/>
        </w:rPr>
        <w:t xml:space="preserve">Measurement window </w:t>
      </w:r>
      <w:r>
        <w:t>(see register offset below). The counters will gather data within this time window and take a snapshot of the result for users to read. Default value is 1s (0xEE6B280).</w:t>
      </w:r>
    </w:p>
    <w:p w14:paraId="40D97B19" w14:textId="77777777" w:rsidR="00F623A4" w:rsidRDefault="00F623A4" w:rsidP="00F623A4"/>
    <w:p w14:paraId="72543423" w14:textId="77777777" w:rsidR="00F623A4" w:rsidRDefault="00F623A4" w:rsidP="00F623A4">
      <w:pPr>
        <w:pStyle w:val="ListParagraph"/>
        <w:numPr>
          <w:ilvl w:val="1"/>
          <w:numId w:val="33"/>
        </w:numPr>
      </w:pPr>
      <w:r w:rsidRPr="003D3BAC">
        <w:rPr>
          <w:b/>
        </w:rPr>
        <w:t xml:space="preserve">Note: </w:t>
      </w:r>
      <w:r>
        <w:rPr>
          <w:b/>
        </w:rPr>
        <w:t>The u</w:t>
      </w:r>
      <w:r>
        <w:t>ser must make sure to wait long enough for the measurement window to fill up completely after reset or in between readings before reading the next counter values, otherwise zero or the previous value will be returned.</w:t>
      </w:r>
    </w:p>
    <w:p w14:paraId="23611C8D" w14:textId="77777777" w:rsidR="00F623A4" w:rsidRDefault="00F623A4" w:rsidP="00F623A4"/>
    <w:p w14:paraId="5F910E2F" w14:textId="77777777" w:rsidR="00F623A4" w:rsidRDefault="00F623A4" w:rsidP="00F623A4">
      <w:pPr>
        <w:pStyle w:val="ListParagraph"/>
        <w:numPr>
          <w:ilvl w:val="1"/>
          <w:numId w:val="33"/>
        </w:numPr>
      </w:pPr>
      <w:r>
        <w:t xml:space="preserve">All eight (8) counters must be read at least once, or reset through the Control register, before a new reading will be presented </w:t>
      </w:r>
    </w:p>
    <w:p w14:paraId="5ADA0D6B" w14:textId="77777777" w:rsidR="00F623A4" w:rsidRDefault="00F623A4" w:rsidP="00F623A4"/>
    <w:p w14:paraId="7A41B4BC" w14:textId="77777777" w:rsidR="00F623A4" w:rsidRDefault="00F623A4" w:rsidP="00F623A4">
      <w:pPr>
        <w:pStyle w:val="ListParagraph"/>
        <w:numPr>
          <w:ilvl w:val="0"/>
          <w:numId w:val="33"/>
        </w:numPr>
      </w:pPr>
      <w:r>
        <w:t xml:space="preserve">Set the mode bit [1] in </w:t>
      </w:r>
      <w:r w:rsidRPr="003D3BAC">
        <w:rPr>
          <w:b/>
        </w:rPr>
        <w:t>Control</w:t>
      </w:r>
      <w:r>
        <w:t xml:space="preserve"> (see register offset below) to 1 to allow continuous packet measurement. A value of 0 is currently not supported (reserved).</w:t>
      </w:r>
    </w:p>
    <w:p w14:paraId="45BF7B98" w14:textId="77777777" w:rsidR="00F623A4" w:rsidRPr="00AC0430" w:rsidRDefault="00F623A4" w:rsidP="00F623A4"/>
    <w:p w14:paraId="5DF55441" w14:textId="77777777" w:rsidR="00F623A4" w:rsidRPr="00FB2F10" w:rsidRDefault="00F623A4" w:rsidP="00F623A4">
      <w:pPr>
        <w:pStyle w:val="ListParagraph"/>
        <w:numPr>
          <w:ilvl w:val="0"/>
          <w:numId w:val="33"/>
        </w:numPr>
      </w:pPr>
      <w:r>
        <w:t xml:space="preserve">Set the reset bit [0] in </w:t>
      </w:r>
      <w:r w:rsidRPr="003D3BAC">
        <w:rPr>
          <w:b/>
        </w:rPr>
        <w:t>Control</w:t>
      </w:r>
      <w:r>
        <w:t xml:space="preserve"> (see register offset below) to 1 and then 0 to reset the counters and start measurement.</w:t>
      </w:r>
    </w:p>
    <w:p w14:paraId="27AE19E1" w14:textId="77777777" w:rsidR="00F623A4" w:rsidRDefault="00F623A4" w:rsidP="00F623A4">
      <w:pPr>
        <w:pStyle w:val="NormalWeb"/>
        <w:ind w:left="720"/>
      </w:pPr>
    </w:p>
    <w:p w14:paraId="5D23A587" w14:textId="77777777" w:rsidR="00F623A4" w:rsidRDefault="00F623A4" w:rsidP="00F623A4">
      <w:r>
        <w:t>The module will have four different measurement counters:</w:t>
      </w:r>
    </w:p>
    <w:p w14:paraId="3B920F40" w14:textId="77777777" w:rsidR="00F623A4" w:rsidRDefault="00F623A4" w:rsidP="00F623A4"/>
    <w:p w14:paraId="6D5FD09B" w14:textId="77777777" w:rsidR="00F623A4" w:rsidRDefault="00F623A4" w:rsidP="00F623A4">
      <w:pPr>
        <w:pStyle w:val="ListParagraph"/>
        <w:numPr>
          <w:ilvl w:val="0"/>
          <w:numId w:val="37"/>
        </w:numPr>
      </w:pPr>
      <w:r w:rsidRPr="003D3BAC">
        <w:rPr>
          <w:b/>
        </w:rPr>
        <w:t>Max_latency</w:t>
      </w:r>
      <w:r>
        <w:t>: Max latency number measured within the measurement window.</w:t>
      </w:r>
    </w:p>
    <w:p w14:paraId="0FD2B9A8" w14:textId="77777777" w:rsidR="00F623A4" w:rsidRDefault="00F623A4" w:rsidP="00F623A4">
      <w:pPr>
        <w:pStyle w:val="ListParagraph"/>
        <w:numPr>
          <w:ilvl w:val="0"/>
          <w:numId w:val="37"/>
        </w:numPr>
      </w:pPr>
      <w:r w:rsidRPr="003D3BAC">
        <w:rPr>
          <w:b/>
        </w:rPr>
        <w:t>Min_latency:</w:t>
      </w:r>
      <w:r>
        <w:t xml:space="preserve"> Min latency number measured within the measurement window.</w:t>
      </w:r>
    </w:p>
    <w:p w14:paraId="22291283" w14:textId="77777777" w:rsidR="00F623A4" w:rsidRDefault="00F623A4" w:rsidP="00F623A4">
      <w:pPr>
        <w:pStyle w:val="ListParagraph"/>
        <w:numPr>
          <w:ilvl w:val="0"/>
          <w:numId w:val="37"/>
        </w:numPr>
      </w:pPr>
      <w:r w:rsidRPr="003D3BAC">
        <w:rPr>
          <w:b/>
        </w:rPr>
        <w:t>Sum_latency:</w:t>
      </w:r>
      <w:r>
        <w:t xml:space="preserve"> Sum of all latency numbers measured within the measurement window.</w:t>
      </w:r>
    </w:p>
    <w:p w14:paraId="1CB7F313" w14:textId="77777777" w:rsidR="00F623A4" w:rsidRDefault="00F623A4" w:rsidP="00F623A4">
      <w:pPr>
        <w:pStyle w:val="ListParagraph"/>
        <w:numPr>
          <w:ilvl w:val="0"/>
          <w:numId w:val="37"/>
        </w:numPr>
      </w:pPr>
      <w:r w:rsidRPr="003D3BAC">
        <w:rPr>
          <w:b/>
        </w:rPr>
        <w:t>Pkt_rcvd:</w:t>
      </w:r>
      <w:r>
        <w:t xml:space="preserve"> Number of packets received within the measurement window.</w:t>
      </w:r>
    </w:p>
    <w:p w14:paraId="57F4DE51" w14:textId="77777777" w:rsidR="00F623A4" w:rsidRDefault="00F623A4" w:rsidP="00F623A4">
      <w:pPr>
        <w:pStyle w:val="ListParagraph"/>
      </w:pPr>
    </w:p>
    <w:p w14:paraId="6801AF07" w14:textId="77777777" w:rsidR="00F623A4" w:rsidRDefault="00F623A4" w:rsidP="00F623A4">
      <w:r>
        <w:rPr>
          <w:b/>
        </w:rPr>
        <w:t>Note:</w:t>
      </w:r>
      <w:r>
        <w:t xml:space="preserve"> Average latency can be measured by taking the sum_latency divided by pkt_rcvd.</w:t>
      </w:r>
    </w:p>
    <w:p w14:paraId="23A48513" w14:textId="77777777" w:rsidR="00F623A4" w:rsidRDefault="00F623A4" w:rsidP="00F623A4">
      <w:pPr>
        <w:pStyle w:val="NormalWeb"/>
        <w:ind w:left="1440"/>
      </w:pPr>
    </w:p>
    <w:p w14:paraId="7991E218" w14:textId="77777777" w:rsidR="00F623A4" w:rsidRDefault="00F623A4" w:rsidP="00F623A4">
      <w:r>
        <w:t>Latency</w:t>
      </w:r>
      <w:r w:rsidRPr="00FB2F10">
        <w:t xml:space="preserve"> Counters</w:t>
      </w:r>
      <w:r>
        <w:t xml:space="preserve"> Register Offset</w:t>
      </w:r>
      <w:r w:rsidRPr="00FB2F10">
        <w:t>:</w:t>
      </w:r>
    </w:p>
    <w:p w14:paraId="6C9BBBC3" w14:textId="77777777" w:rsidR="00F623A4" w:rsidRDefault="00F623A4" w:rsidP="00F623A4"/>
    <w:p w14:paraId="2D7F0A39" w14:textId="77777777" w:rsidR="00F623A4" w:rsidRDefault="00F623A4" w:rsidP="00F623A4">
      <w:pPr>
        <w:pStyle w:val="ListParagraph"/>
        <w:numPr>
          <w:ilvl w:val="0"/>
          <w:numId w:val="38"/>
        </w:numPr>
      </w:pPr>
      <w:r w:rsidRPr="003D3BAC">
        <w:rPr>
          <w:b/>
        </w:rPr>
        <w:t xml:space="preserve">0x104: </w:t>
      </w:r>
      <w:r>
        <w:t>Measurement window [63:32]</w:t>
      </w:r>
    </w:p>
    <w:p w14:paraId="7DB7F336" w14:textId="77777777" w:rsidR="00F623A4" w:rsidRDefault="00F623A4" w:rsidP="00F623A4">
      <w:pPr>
        <w:pStyle w:val="ListParagraph"/>
        <w:numPr>
          <w:ilvl w:val="0"/>
          <w:numId w:val="38"/>
        </w:numPr>
      </w:pPr>
      <w:r w:rsidRPr="003D3BAC">
        <w:rPr>
          <w:b/>
        </w:rPr>
        <w:t xml:space="preserve">0x100: </w:t>
      </w:r>
      <w:r>
        <w:t>Measurement window [31:0]</w:t>
      </w:r>
    </w:p>
    <w:p w14:paraId="14FA5BE6" w14:textId="77777777" w:rsidR="00F623A4" w:rsidRDefault="00F623A4" w:rsidP="00F623A4">
      <w:pPr>
        <w:pStyle w:val="ListParagraph"/>
        <w:numPr>
          <w:ilvl w:val="0"/>
          <w:numId w:val="38"/>
        </w:numPr>
      </w:pPr>
      <w:r w:rsidRPr="003D3BAC">
        <w:rPr>
          <w:b/>
        </w:rPr>
        <w:t>0x108:</w:t>
      </w:r>
      <w:r>
        <w:t xml:space="preserve"> Control</w:t>
      </w:r>
    </w:p>
    <w:p w14:paraId="63A45501" w14:textId="77777777" w:rsidR="00F623A4" w:rsidRDefault="00F623A4" w:rsidP="00F623A4">
      <w:pPr>
        <w:pStyle w:val="ListParagraph"/>
        <w:numPr>
          <w:ilvl w:val="0"/>
          <w:numId w:val="38"/>
        </w:numPr>
      </w:pPr>
      <w:r w:rsidRPr="003D3BAC">
        <w:rPr>
          <w:b/>
        </w:rPr>
        <w:t>0x110:</w:t>
      </w:r>
      <w:r>
        <w:t xml:space="preserve"> M</w:t>
      </w:r>
      <w:r w:rsidRPr="00FB2F10">
        <w:t>ax_latency [63:32]</w:t>
      </w:r>
    </w:p>
    <w:p w14:paraId="325DE806" w14:textId="77777777" w:rsidR="00F623A4" w:rsidRDefault="00F623A4" w:rsidP="00F623A4">
      <w:pPr>
        <w:pStyle w:val="ListParagraph"/>
        <w:numPr>
          <w:ilvl w:val="0"/>
          <w:numId w:val="38"/>
        </w:numPr>
      </w:pPr>
      <w:r w:rsidRPr="003D3BAC">
        <w:rPr>
          <w:b/>
        </w:rPr>
        <w:t>0x10C:</w:t>
      </w:r>
      <w:r>
        <w:t xml:space="preserve"> M</w:t>
      </w:r>
      <w:r w:rsidRPr="00FB2F10">
        <w:t>ax_latency</w:t>
      </w:r>
      <w:r>
        <w:t xml:space="preserve"> </w:t>
      </w:r>
      <w:r w:rsidRPr="00FB2F10">
        <w:t>[31:0]</w:t>
      </w:r>
    </w:p>
    <w:p w14:paraId="579AEDCB" w14:textId="77777777" w:rsidR="00F623A4" w:rsidRDefault="00F623A4" w:rsidP="00F623A4">
      <w:pPr>
        <w:pStyle w:val="ListParagraph"/>
        <w:numPr>
          <w:ilvl w:val="0"/>
          <w:numId w:val="38"/>
        </w:numPr>
      </w:pPr>
      <w:r w:rsidRPr="003D3BAC">
        <w:rPr>
          <w:b/>
        </w:rPr>
        <w:lastRenderedPageBreak/>
        <w:t>0x118:</w:t>
      </w:r>
      <w:r>
        <w:t xml:space="preserve"> M</w:t>
      </w:r>
      <w:r w:rsidRPr="00FB2F10">
        <w:t>in_latency</w:t>
      </w:r>
      <w:r>
        <w:t xml:space="preserve"> </w:t>
      </w:r>
      <w:r w:rsidRPr="00FB2F10">
        <w:t>[63:32]</w:t>
      </w:r>
    </w:p>
    <w:p w14:paraId="6DA166C0" w14:textId="77777777" w:rsidR="00F623A4" w:rsidRDefault="00F623A4" w:rsidP="00F623A4">
      <w:pPr>
        <w:pStyle w:val="ListParagraph"/>
        <w:numPr>
          <w:ilvl w:val="0"/>
          <w:numId w:val="38"/>
        </w:numPr>
      </w:pPr>
      <w:r w:rsidRPr="003D3BAC">
        <w:rPr>
          <w:b/>
        </w:rPr>
        <w:t>0x114:</w:t>
      </w:r>
      <w:r>
        <w:t xml:space="preserve"> M</w:t>
      </w:r>
      <w:r w:rsidRPr="00FB2F10">
        <w:t>in_latency</w:t>
      </w:r>
      <w:r>
        <w:t xml:space="preserve"> </w:t>
      </w:r>
      <w:r w:rsidRPr="00FB2F10">
        <w:t>[31:0]</w:t>
      </w:r>
    </w:p>
    <w:p w14:paraId="63EFC411" w14:textId="77777777" w:rsidR="00F623A4" w:rsidRDefault="00F623A4" w:rsidP="00F623A4">
      <w:pPr>
        <w:pStyle w:val="ListParagraph"/>
        <w:numPr>
          <w:ilvl w:val="0"/>
          <w:numId w:val="38"/>
        </w:numPr>
      </w:pPr>
      <w:r w:rsidRPr="003D3BAC">
        <w:rPr>
          <w:b/>
        </w:rPr>
        <w:t>0x120:</w:t>
      </w:r>
      <w:r>
        <w:t xml:space="preserve"> S</w:t>
      </w:r>
      <w:r w:rsidRPr="00FB2F10">
        <w:t>um_latency</w:t>
      </w:r>
      <w:r>
        <w:t xml:space="preserve"> </w:t>
      </w:r>
      <w:r w:rsidRPr="00FB2F10">
        <w:t>[63:32]</w:t>
      </w:r>
    </w:p>
    <w:p w14:paraId="0041A4CF" w14:textId="77777777" w:rsidR="00F623A4" w:rsidRDefault="00F623A4" w:rsidP="00F623A4">
      <w:pPr>
        <w:pStyle w:val="ListParagraph"/>
        <w:numPr>
          <w:ilvl w:val="0"/>
          <w:numId w:val="38"/>
        </w:numPr>
      </w:pPr>
      <w:r w:rsidRPr="003D3BAC">
        <w:rPr>
          <w:b/>
        </w:rPr>
        <w:t>0x11C:</w:t>
      </w:r>
      <w:r>
        <w:t xml:space="preserve"> S</w:t>
      </w:r>
      <w:r w:rsidRPr="00FB2F10">
        <w:t>um_latency</w:t>
      </w:r>
      <w:r>
        <w:t xml:space="preserve"> </w:t>
      </w:r>
      <w:r w:rsidRPr="00FB2F10">
        <w:t>[31:0]</w:t>
      </w:r>
    </w:p>
    <w:p w14:paraId="715C4A80" w14:textId="77777777" w:rsidR="00F623A4" w:rsidRDefault="00F623A4" w:rsidP="00F623A4">
      <w:pPr>
        <w:pStyle w:val="ListParagraph"/>
        <w:numPr>
          <w:ilvl w:val="0"/>
          <w:numId w:val="38"/>
        </w:numPr>
      </w:pPr>
      <w:r w:rsidRPr="003D3BAC">
        <w:rPr>
          <w:b/>
        </w:rPr>
        <w:t>0x128:</w:t>
      </w:r>
      <w:r>
        <w:t xml:space="preserve"> P</w:t>
      </w:r>
      <w:r w:rsidRPr="00FB2F10">
        <w:t>kt_rcvd</w:t>
      </w:r>
      <w:r>
        <w:t xml:space="preserve"> </w:t>
      </w:r>
      <w:r w:rsidRPr="00FB2F10">
        <w:t>[63:32]</w:t>
      </w:r>
    </w:p>
    <w:p w14:paraId="7CA2FE45" w14:textId="77777777" w:rsidR="00F623A4" w:rsidRDefault="00F623A4" w:rsidP="00F623A4">
      <w:pPr>
        <w:pStyle w:val="ListParagraph"/>
        <w:numPr>
          <w:ilvl w:val="0"/>
          <w:numId w:val="38"/>
        </w:numPr>
      </w:pPr>
      <w:r w:rsidRPr="003D3BAC">
        <w:rPr>
          <w:b/>
        </w:rPr>
        <w:t>0x124:</w:t>
      </w:r>
      <w:r>
        <w:t xml:space="preserve"> P</w:t>
      </w:r>
      <w:r w:rsidRPr="00FB2F10">
        <w:t>kt_rcvd</w:t>
      </w:r>
      <w:r>
        <w:t xml:space="preserve"> </w:t>
      </w:r>
      <w:r w:rsidRPr="00FB2F10">
        <w:t>[31:0]</w:t>
      </w:r>
    </w:p>
    <w:p w14:paraId="04D223BE" w14:textId="0B2EC80A" w:rsidR="008111A3" w:rsidRDefault="008111A3">
      <w:pPr>
        <w:jc w:val="left"/>
      </w:pPr>
      <w:r>
        <w:br w:type="page"/>
      </w:r>
    </w:p>
    <w:p w14:paraId="7239B156" w14:textId="24222EFF" w:rsidR="009A413F" w:rsidRDefault="009A413F" w:rsidP="009A413F">
      <w:pPr>
        <w:pStyle w:val="Heading2"/>
      </w:pPr>
      <w:r>
        <w:lastRenderedPageBreak/>
        <w:t xml:space="preserve">Linux </w:t>
      </w:r>
      <w:r w:rsidR="00E229B4">
        <w:t xml:space="preserve">Kernel Reference </w:t>
      </w:r>
      <w:r>
        <w:t>Driver</w:t>
      </w:r>
      <w:bookmarkEnd w:id="141"/>
    </w:p>
    <w:p w14:paraId="327350C3" w14:textId="608388C4" w:rsidR="00042818" w:rsidRDefault="00042818" w:rsidP="00042818">
      <w:bookmarkStart w:id="9069" w:name="_Hlk525905246"/>
      <w:bookmarkStart w:id="9070" w:name="_Toc525570792"/>
      <w:r>
        <w:t>The data below are collected with indirect interrupt (i.e., interrupt aggregation) mode.</w:t>
      </w:r>
    </w:p>
    <w:p w14:paraId="3122BF17" w14:textId="3D3690A5" w:rsidR="00C446BB" w:rsidRDefault="00C446BB" w:rsidP="00042818"/>
    <w:bookmarkEnd w:id="9069"/>
    <w:p w14:paraId="1E61624C" w14:textId="0B85DAB8" w:rsidR="00042818" w:rsidRDefault="009A413F" w:rsidP="00042818">
      <w:pPr>
        <w:pStyle w:val="Heading3"/>
      </w:pPr>
      <w:r w:rsidRPr="00042818">
        <w:t xml:space="preserve">Streaming </w:t>
      </w:r>
      <w:r w:rsidR="00181840" w:rsidRPr="00042818">
        <w:t xml:space="preserve">Mode </w:t>
      </w:r>
      <w:bookmarkEnd w:id="9070"/>
      <w:r w:rsidR="00181840" w:rsidRPr="00042818">
        <w:t>Performance</w:t>
      </w:r>
    </w:p>
    <w:p w14:paraId="41198D42" w14:textId="0C4CE9B5" w:rsidR="002952CD" w:rsidRDefault="002952CD" w:rsidP="002952CD"/>
    <w:p w14:paraId="2947411B" w14:textId="0D6EA3DF" w:rsidR="002952CD" w:rsidRDefault="002952CD" w:rsidP="002952CD">
      <w:pPr>
        <w:jc w:val="left"/>
        <w:rPr>
          <w:rFonts w:cs="Arial"/>
          <w:szCs w:val="20"/>
        </w:rPr>
      </w:pPr>
      <w:r>
        <w:t xml:space="preserve">The dma-perf config files used for the below streaming mode tests are </w:t>
      </w:r>
      <w:r>
        <w:rPr>
          <w:rFonts w:cs="Arial"/>
          <w:szCs w:val="20"/>
        </w:rPr>
        <w:t xml:space="preserve">part of the linux reference kernel driver source, hosted at GitHub </w:t>
      </w:r>
      <w:hyperlink r:id="rId71" w:history="1">
        <w:r w:rsidRPr="002D10C7">
          <w:rPr>
            <w:rStyle w:val="Hyperlink"/>
            <w:rFonts w:cs="Arial"/>
            <w:szCs w:val="20"/>
          </w:rPr>
          <w:t>https://github.com/Xilinx/dma_ip_drivers</w:t>
        </w:r>
      </w:hyperlink>
      <w:r>
        <w:rPr>
          <w:rFonts w:cs="Arial"/>
          <w:szCs w:val="20"/>
        </w:rPr>
        <w:t>, under directory QDMA/linux-kernel/</w:t>
      </w:r>
      <w:r w:rsidRPr="008C1FD1">
        <w:rPr>
          <w:rFonts w:cs="Arial"/>
          <w:szCs w:val="20"/>
        </w:rPr>
        <w:t>apps</w:t>
      </w:r>
      <w:r>
        <w:rPr>
          <w:rFonts w:cs="Arial"/>
          <w:szCs w:val="20"/>
        </w:rPr>
        <w:t>/</w:t>
      </w:r>
      <w:r w:rsidRPr="008C1FD1">
        <w:rPr>
          <w:rFonts w:cs="Arial"/>
          <w:szCs w:val="20"/>
        </w:rPr>
        <w:t>dma-perf</w:t>
      </w:r>
      <w:r>
        <w:rPr>
          <w:rFonts w:cs="Arial"/>
          <w:szCs w:val="20"/>
        </w:rPr>
        <w:t>/</w:t>
      </w:r>
      <w:r w:rsidRPr="008C1FD1">
        <w:rPr>
          <w:rFonts w:cs="Arial"/>
          <w:szCs w:val="20"/>
        </w:rPr>
        <w:t>dmaperf_config</w:t>
      </w:r>
      <w:r>
        <w:rPr>
          <w:rFonts w:cs="Arial"/>
          <w:szCs w:val="20"/>
        </w:rPr>
        <w:t>:</w:t>
      </w:r>
    </w:p>
    <w:p w14:paraId="2D998259" w14:textId="77777777" w:rsidR="002952CD" w:rsidRDefault="002952CD" w:rsidP="002952CD">
      <w:pPr>
        <w:jc w:val="left"/>
        <w:rPr>
          <w:rFonts w:cs="Arial"/>
          <w:szCs w:val="20"/>
        </w:rPr>
      </w:pPr>
    </w:p>
    <w:p w14:paraId="752A6C7E" w14:textId="77777777" w:rsidR="002952CD" w:rsidRPr="0001355D" w:rsidRDefault="002952CD" w:rsidP="002952CD">
      <w:pPr>
        <w:pStyle w:val="ListParagraph"/>
        <w:numPr>
          <w:ilvl w:val="0"/>
          <w:numId w:val="44"/>
        </w:numPr>
        <w:rPr>
          <w:rFonts w:cs="Arial"/>
          <w:szCs w:val="20"/>
        </w:rPr>
      </w:pPr>
      <w:bookmarkStart w:id="9071" w:name="_Hlk50454764"/>
      <w:r w:rsidRPr="0001355D">
        <w:rPr>
          <w:rFonts w:cs="Arial"/>
          <w:szCs w:val="20"/>
        </w:rPr>
        <w:t>C2H unidirectional: st-c2h-pfetch</w:t>
      </w:r>
      <w:r>
        <w:rPr>
          <w:rFonts w:cs="Arial"/>
          <w:szCs w:val="20"/>
        </w:rPr>
        <w:t>1</w:t>
      </w:r>
      <w:r w:rsidRPr="0001355D">
        <w:rPr>
          <w:rFonts w:cs="Arial"/>
          <w:szCs w:val="20"/>
        </w:rPr>
        <w:t>.zip</w:t>
      </w:r>
    </w:p>
    <w:p w14:paraId="779107A5" w14:textId="77777777" w:rsidR="002952CD" w:rsidRPr="0001355D" w:rsidRDefault="002952CD" w:rsidP="002952CD">
      <w:pPr>
        <w:pStyle w:val="ListParagraph"/>
        <w:numPr>
          <w:ilvl w:val="0"/>
          <w:numId w:val="44"/>
        </w:numPr>
        <w:rPr>
          <w:rFonts w:cs="Arial"/>
          <w:szCs w:val="20"/>
        </w:rPr>
      </w:pPr>
      <w:r w:rsidRPr="0001355D">
        <w:rPr>
          <w:rFonts w:cs="Arial"/>
          <w:szCs w:val="20"/>
        </w:rPr>
        <w:t>H2C unidirectional: st-h2c.zip</w:t>
      </w:r>
    </w:p>
    <w:p w14:paraId="11DF381C" w14:textId="77777777" w:rsidR="002952CD" w:rsidRPr="0001355D" w:rsidRDefault="002952CD" w:rsidP="002952CD">
      <w:pPr>
        <w:pStyle w:val="ListParagraph"/>
        <w:numPr>
          <w:ilvl w:val="0"/>
          <w:numId w:val="44"/>
        </w:numPr>
        <w:rPr>
          <w:rFonts w:cs="Arial"/>
          <w:szCs w:val="20"/>
        </w:rPr>
      </w:pPr>
      <w:r w:rsidRPr="0001355D">
        <w:rPr>
          <w:rFonts w:cs="Arial"/>
          <w:szCs w:val="20"/>
        </w:rPr>
        <w:t>C2H &amp; H2C bi-directional: st-bi.zip</w:t>
      </w:r>
    </w:p>
    <w:bookmarkEnd w:id="9071"/>
    <w:p w14:paraId="7DAE783A" w14:textId="3B7844B1" w:rsidR="002952CD" w:rsidRDefault="002952CD" w:rsidP="002952CD"/>
    <w:p w14:paraId="0FF00ED3" w14:textId="77777777" w:rsidR="002952CD" w:rsidRPr="002952CD" w:rsidRDefault="002952CD" w:rsidP="002952CD"/>
    <w:p w14:paraId="45784D61" w14:textId="2B947061" w:rsidR="004D79A4" w:rsidRDefault="00377982">
      <w:pPr>
        <w:pStyle w:val="Heading4"/>
      </w:pPr>
      <w:r>
        <w:t>PF Performance</w:t>
      </w:r>
    </w:p>
    <w:p w14:paraId="4E6606E1" w14:textId="7B8F74EE" w:rsidR="004D79A4" w:rsidRDefault="00ED3ED2" w:rsidP="004D79A4">
      <w:r>
        <w:rPr>
          <w:noProof/>
        </w:rPr>
        <w:drawing>
          <wp:inline distT="0" distB="0" distL="0" distR="0" wp14:anchorId="4985C11A" wp14:editId="1716CE97">
            <wp:extent cx="5943600" cy="3555365"/>
            <wp:effectExtent l="0" t="0" r="0" b="6985"/>
            <wp:docPr id="90" name="Chart 90">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77FA4C3F" w14:textId="069D909C" w:rsidR="004D79A4" w:rsidRDefault="004A59FA" w:rsidP="0019519F">
      <w:pPr>
        <w:pStyle w:val="Caption"/>
        <w:jc w:val="center"/>
      </w:pPr>
      <w:r>
        <w:t xml:space="preserve">Figure </w:t>
      </w:r>
      <w:r>
        <w:fldChar w:fldCharType="begin"/>
      </w:r>
      <w:r>
        <w:instrText xml:space="preserve"> SEQ Figure \* ARABIC </w:instrText>
      </w:r>
      <w:r>
        <w:fldChar w:fldCharType="separate"/>
      </w:r>
      <w:r w:rsidR="00B01568">
        <w:rPr>
          <w:noProof/>
        </w:rPr>
        <w:t>15</w:t>
      </w:r>
      <w:r>
        <w:fldChar w:fldCharType="end"/>
      </w:r>
      <w:r>
        <w:t xml:space="preserve">: </w:t>
      </w:r>
      <w:r w:rsidRPr="005B028C">
        <w:t>Linux Kernel Reference Driver – QDMA</w:t>
      </w:r>
      <w:ins w:id="9072" w:author="Author">
        <w:r w:rsidR="006A7F6D">
          <w:t>5</w:t>
        </w:r>
      </w:ins>
      <w:del w:id="9073" w:author="Author">
        <w:r w:rsidRPr="005B028C" w:rsidDel="006A7F6D">
          <w:delText>4</w:delText>
        </w:r>
      </w:del>
      <w:r w:rsidRPr="005B028C">
        <w:t>.0 ST C2H Unidirectional Performance</w:t>
      </w:r>
    </w:p>
    <w:p w14:paraId="5661FD2B" w14:textId="0F0DBB68" w:rsidR="00922EAC" w:rsidRDefault="00922EAC" w:rsidP="00940A29">
      <w:pPr>
        <w:keepNext/>
      </w:pPr>
      <w:r w:rsidRPr="00922EAC">
        <w:rPr>
          <w:noProof/>
        </w:rPr>
        <w:lastRenderedPageBreak/>
        <w:t xml:space="preserve"> </w:t>
      </w:r>
      <w:r>
        <w:rPr>
          <w:noProof/>
        </w:rPr>
        <w:drawing>
          <wp:inline distT="0" distB="0" distL="0" distR="0" wp14:anchorId="71557B22" wp14:editId="4A8394F4">
            <wp:extent cx="5943600" cy="3561080"/>
            <wp:effectExtent l="0" t="0" r="0" b="1270"/>
            <wp:docPr id="533" name="Chart 533">
              <a:extLst xmlns:a="http://schemas.openxmlformats.org/drawingml/2006/main">
                <a:ext uri="{FF2B5EF4-FFF2-40B4-BE49-F238E27FC236}">
                  <a16:creationId xmlns:a16="http://schemas.microsoft.com/office/drawing/2014/main" id="{00000000-0008-0000-0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60A46162" w14:textId="31033086" w:rsidR="004D79A4" w:rsidRDefault="00922EAC" w:rsidP="0019519F">
      <w:pPr>
        <w:pStyle w:val="Caption"/>
        <w:jc w:val="center"/>
      </w:pPr>
      <w:r>
        <w:t xml:space="preserve">Figure </w:t>
      </w:r>
      <w:r>
        <w:fldChar w:fldCharType="begin"/>
      </w:r>
      <w:r>
        <w:instrText xml:space="preserve"> SEQ Figure \* ARABIC </w:instrText>
      </w:r>
      <w:r>
        <w:fldChar w:fldCharType="separate"/>
      </w:r>
      <w:r w:rsidR="00B01568">
        <w:rPr>
          <w:noProof/>
        </w:rPr>
        <w:t>16</w:t>
      </w:r>
      <w:r>
        <w:fldChar w:fldCharType="end"/>
      </w:r>
      <w:r>
        <w:t xml:space="preserve"> </w:t>
      </w:r>
      <w:r w:rsidRPr="00884BCA">
        <w:t>Linux Kernel Reference Driver – QDMA</w:t>
      </w:r>
      <w:ins w:id="9074" w:author="Author">
        <w:r w:rsidR="006A7F6D">
          <w:t>5</w:t>
        </w:r>
      </w:ins>
      <w:del w:id="9075" w:author="Author">
        <w:r w:rsidRPr="00884BCA" w:rsidDel="006A7F6D">
          <w:delText>4</w:delText>
        </w:r>
      </w:del>
      <w:r w:rsidRPr="00884BCA">
        <w:t>.0 ST H2C Unidirectional performance</w:t>
      </w:r>
    </w:p>
    <w:p w14:paraId="3DE4CCCB" w14:textId="175EF2EB" w:rsidR="004D79A4" w:rsidRDefault="004D79A4" w:rsidP="004D79A4"/>
    <w:p w14:paraId="18761B48" w14:textId="77777777" w:rsidR="0099656F" w:rsidRDefault="0099656F" w:rsidP="0099656F">
      <w:r>
        <w:t xml:space="preserve">The above H2C graph shows the QDMA IP can achieve line rate at small packet size (with 8 queues). When less number of queues are involved the results are not optimal because there are not enough IO requests in flight to fill the pipeline, especially in the single queue scenario. The “dma-perf” tool and the driver are still being optimized for these cases. </w:t>
      </w:r>
    </w:p>
    <w:p w14:paraId="3099D466" w14:textId="060164EA" w:rsidR="0099656F" w:rsidRDefault="0099656F" w:rsidP="004D79A4"/>
    <w:p w14:paraId="7E890A9E" w14:textId="77777777" w:rsidR="0099656F" w:rsidRDefault="0099656F" w:rsidP="004D79A4"/>
    <w:p w14:paraId="229221F2" w14:textId="0DC11A5D" w:rsidR="004D79A4" w:rsidRDefault="00922EAC" w:rsidP="004D79A4">
      <w:r w:rsidRPr="00922EAC">
        <w:rPr>
          <w:noProof/>
        </w:rPr>
        <w:lastRenderedPageBreak/>
        <w:t xml:space="preserve"> </w:t>
      </w:r>
      <w:r>
        <w:rPr>
          <w:noProof/>
        </w:rPr>
        <w:drawing>
          <wp:inline distT="0" distB="0" distL="0" distR="0" wp14:anchorId="393707A2" wp14:editId="615A9A0D">
            <wp:extent cx="5943600" cy="3561715"/>
            <wp:effectExtent l="0" t="0" r="0" b="635"/>
            <wp:docPr id="534" name="Chart 534">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7CD842D2" w14:textId="66757350" w:rsidR="004D79A4" w:rsidRDefault="003E7C95" w:rsidP="0019519F">
      <w:pPr>
        <w:pStyle w:val="Caption"/>
        <w:jc w:val="center"/>
      </w:pPr>
      <w:r>
        <w:t xml:space="preserve">Figure </w:t>
      </w:r>
      <w:r>
        <w:fldChar w:fldCharType="begin"/>
      </w:r>
      <w:r>
        <w:instrText xml:space="preserve"> SEQ Figure \* ARABIC </w:instrText>
      </w:r>
      <w:r>
        <w:fldChar w:fldCharType="separate"/>
      </w:r>
      <w:r w:rsidR="00B01568">
        <w:rPr>
          <w:noProof/>
        </w:rPr>
        <w:t>17</w:t>
      </w:r>
      <w:r>
        <w:fldChar w:fldCharType="end"/>
      </w:r>
      <w:r>
        <w:t xml:space="preserve">: </w:t>
      </w:r>
      <w:r w:rsidRPr="008A27CA">
        <w:t xml:space="preserve">Linux Kernel Reference Driver </w:t>
      </w:r>
      <w:del w:id="9076" w:author="Author">
        <w:r w:rsidRPr="008A27CA" w:rsidDel="006A7F6D">
          <w:delText>-</w:delText>
        </w:r>
      </w:del>
      <w:ins w:id="9077" w:author="Author">
        <w:r w:rsidR="006A7F6D">
          <w:t>–</w:t>
        </w:r>
      </w:ins>
      <w:r w:rsidRPr="008A27CA">
        <w:t xml:space="preserve"> QDMA</w:t>
      </w:r>
      <w:ins w:id="9078" w:author="Author">
        <w:r w:rsidR="006A7F6D">
          <w:t>5</w:t>
        </w:r>
      </w:ins>
      <w:del w:id="9079" w:author="Author">
        <w:r w:rsidRPr="008A27CA" w:rsidDel="006A7F6D">
          <w:delText>4</w:delText>
        </w:r>
      </w:del>
      <w:r w:rsidRPr="008A27CA">
        <w:t>.0 ST combined performance with Bidirectional traffic</w:t>
      </w:r>
    </w:p>
    <w:p w14:paraId="07A6288B" w14:textId="0C6E0B8E" w:rsidR="0099656F" w:rsidRDefault="0099656F" w:rsidP="0099656F"/>
    <w:p w14:paraId="674C59AA" w14:textId="20247916" w:rsidR="0099656F" w:rsidRPr="002952CD" w:rsidRDefault="0099656F" w:rsidP="002952CD">
      <w:r>
        <w:t xml:space="preserve">Bi-directional ST performance numbers are taken </w:t>
      </w:r>
      <w:r w:rsidRPr="00FC0158">
        <w:t>with traffic being enabled in both H2C a</w:t>
      </w:r>
      <w:r>
        <w:t>nd C2H direction simultaneously.</w:t>
      </w:r>
      <w:r>
        <w:br w:type="page"/>
      </w:r>
    </w:p>
    <w:p w14:paraId="74BDFCC2" w14:textId="77777777" w:rsidR="0099656F" w:rsidRPr="0099656F" w:rsidRDefault="0099656F" w:rsidP="0099656F"/>
    <w:p w14:paraId="775C4548" w14:textId="313662E0" w:rsidR="004D79A4" w:rsidRDefault="00377982" w:rsidP="004D79A4">
      <w:pPr>
        <w:pStyle w:val="Heading4"/>
      </w:pPr>
      <w:r>
        <w:t>VF Performance</w:t>
      </w:r>
    </w:p>
    <w:p w14:paraId="53BF1B77" w14:textId="0E7C0764" w:rsidR="0094348E" w:rsidRDefault="00922EAC" w:rsidP="0094348E">
      <w:r>
        <w:rPr>
          <w:noProof/>
        </w:rPr>
        <w:drawing>
          <wp:inline distT="0" distB="0" distL="0" distR="0" wp14:anchorId="0A6230C7" wp14:editId="211C2E76">
            <wp:extent cx="5943600" cy="3555365"/>
            <wp:effectExtent l="0" t="0" r="0" b="6985"/>
            <wp:docPr id="535" name="Chart 535">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02AE0899" w14:textId="42468682" w:rsidR="00735DDF" w:rsidRDefault="003E7C95" w:rsidP="0019519F">
      <w:pPr>
        <w:pStyle w:val="Caption"/>
        <w:jc w:val="center"/>
      </w:pPr>
      <w:r>
        <w:t xml:space="preserve">Figure </w:t>
      </w:r>
      <w:r>
        <w:rPr>
          <w:b w:val="0"/>
          <w:bCs w:val="0"/>
        </w:rPr>
        <w:fldChar w:fldCharType="begin"/>
      </w:r>
      <w:r>
        <w:instrText xml:space="preserve"> SEQ Figure \* ARABIC </w:instrText>
      </w:r>
      <w:r>
        <w:rPr>
          <w:b w:val="0"/>
          <w:bCs w:val="0"/>
        </w:rPr>
        <w:fldChar w:fldCharType="separate"/>
      </w:r>
      <w:r w:rsidR="00B01568">
        <w:rPr>
          <w:noProof/>
        </w:rPr>
        <w:t>18</w:t>
      </w:r>
      <w:r>
        <w:rPr>
          <w:b w:val="0"/>
          <w:bCs w:val="0"/>
        </w:rPr>
        <w:fldChar w:fldCharType="end"/>
      </w:r>
      <w:r>
        <w:t xml:space="preserve">: </w:t>
      </w:r>
      <w:r w:rsidRPr="000D37BA">
        <w:t>Linux Kernel Reference Driver – QDMA</w:t>
      </w:r>
      <w:ins w:id="9080" w:author="Author">
        <w:r w:rsidR="006A7F6D">
          <w:t>5</w:t>
        </w:r>
      </w:ins>
      <w:del w:id="9081" w:author="Author">
        <w:r w:rsidR="00922EAC" w:rsidDel="006A7F6D">
          <w:delText>4</w:delText>
        </w:r>
      </w:del>
      <w:r w:rsidRPr="000D37BA">
        <w:t>.</w:t>
      </w:r>
      <w:r w:rsidR="00922EAC">
        <w:t>0</w:t>
      </w:r>
      <w:r w:rsidRPr="000D37BA">
        <w:t xml:space="preserve"> ST </w:t>
      </w:r>
      <w:r w:rsidR="00940A29">
        <w:t xml:space="preserve">VF </w:t>
      </w:r>
      <w:r w:rsidRPr="000D37BA">
        <w:t>C2H Unidirectional Performance</w:t>
      </w:r>
    </w:p>
    <w:p w14:paraId="4CFA7293" w14:textId="41BEBF01" w:rsidR="00735DDF" w:rsidRDefault="00922EAC">
      <w:r w:rsidRPr="00922EAC">
        <w:rPr>
          <w:noProof/>
        </w:rPr>
        <w:t xml:space="preserve"> </w:t>
      </w:r>
      <w:r>
        <w:rPr>
          <w:noProof/>
        </w:rPr>
        <w:drawing>
          <wp:inline distT="0" distB="0" distL="0" distR="0" wp14:anchorId="5A11C6A7" wp14:editId="32D0FAA4">
            <wp:extent cx="5943600" cy="3561080"/>
            <wp:effectExtent l="0" t="0" r="0" b="1270"/>
            <wp:docPr id="536" name="Chart 536">
              <a:extLst xmlns:a="http://schemas.openxmlformats.org/drawingml/2006/main">
                <a:ext uri="{FF2B5EF4-FFF2-40B4-BE49-F238E27FC236}">
                  <a16:creationId xmlns:a16="http://schemas.microsoft.com/office/drawing/2014/main" id="{00000000-0008-0000-0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73D00A4D" w14:textId="61A518DF" w:rsidR="003E7C95" w:rsidRDefault="003E7C95" w:rsidP="0019519F">
      <w:pPr>
        <w:pStyle w:val="Caption"/>
        <w:jc w:val="center"/>
      </w:pPr>
      <w:r>
        <w:t xml:space="preserve">Figure </w:t>
      </w:r>
      <w:r>
        <w:fldChar w:fldCharType="begin"/>
      </w:r>
      <w:r>
        <w:instrText xml:space="preserve"> SEQ Figure \* ARABIC </w:instrText>
      </w:r>
      <w:r>
        <w:fldChar w:fldCharType="separate"/>
      </w:r>
      <w:r w:rsidR="00B01568">
        <w:rPr>
          <w:noProof/>
        </w:rPr>
        <w:t>19</w:t>
      </w:r>
      <w:r>
        <w:fldChar w:fldCharType="end"/>
      </w:r>
      <w:r>
        <w:t xml:space="preserve">: </w:t>
      </w:r>
      <w:r w:rsidRPr="00CB29C2">
        <w:t>Linux Kernel Reference Driver – QDMA</w:t>
      </w:r>
      <w:ins w:id="9082" w:author="Author">
        <w:r w:rsidR="006A7F6D">
          <w:t>5</w:t>
        </w:r>
      </w:ins>
      <w:del w:id="9083" w:author="Author">
        <w:r w:rsidR="00922EAC" w:rsidDel="006A7F6D">
          <w:delText>4</w:delText>
        </w:r>
      </w:del>
      <w:r w:rsidRPr="00CB29C2">
        <w:t>.</w:t>
      </w:r>
      <w:r w:rsidR="00922EAC">
        <w:t>0</w:t>
      </w:r>
      <w:r w:rsidRPr="00CB29C2">
        <w:t xml:space="preserve"> ST </w:t>
      </w:r>
      <w:r w:rsidR="00940A29">
        <w:t xml:space="preserve">VF </w:t>
      </w:r>
      <w:r w:rsidRPr="00CB29C2">
        <w:t>H</w:t>
      </w:r>
      <w:r>
        <w:t>2C</w:t>
      </w:r>
      <w:r w:rsidRPr="00CB29C2">
        <w:t xml:space="preserve"> Unidirectional Performance</w:t>
      </w:r>
    </w:p>
    <w:p w14:paraId="2A880F2D" w14:textId="3EF65F86" w:rsidR="003E7C95" w:rsidRPr="003E7C95" w:rsidRDefault="003E7C95" w:rsidP="003E7C95">
      <w:pPr>
        <w:jc w:val="center"/>
        <w:rPr>
          <w:rFonts w:cs="Arial"/>
          <w:b/>
          <w:szCs w:val="20"/>
        </w:rPr>
      </w:pPr>
    </w:p>
    <w:p w14:paraId="3ABC3F20" w14:textId="7235171A" w:rsidR="00575D8B" w:rsidRDefault="0082001A" w:rsidP="00575D8B">
      <w:r>
        <w:t>T</w:t>
      </w:r>
      <w:r w:rsidR="00575D8B">
        <w:t>he above H2C graph shows the QDM</w:t>
      </w:r>
      <w:r w:rsidR="00355960">
        <w:t xml:space="preserve">A IP can achieve line rate at </w:t>
      </w:r>
      <w:r w:rsidR="00575D8B">
        <w:t xml:space="preserve">small packet size (with 8 queues). </w:t>
      </w:r>
      <w:r w:rsidR="00355960">
        <w:t>When</w:t>
      </w:r>
      <w:r>
        <w:t xml:space="preserve"> less</w:t>
      </w:r>
      <w:r w:rsidR="00355960">
        <w:t xml:space="preserve"> number of queues are involved the results are not optimal because th</w:t>
      </w:r>
      <w:r>
        <w:t>ere are not enough IO requests in flight to fill the pipeline, especially in the single queue scenario.</w:t>
      </w:r>
      <w:r w:rsidR="00355960">
        <w:t xml:space="preserve"> </w:t>
      </w:r>
      <w:r w:rsidR="00575D8B">
        <w:t>The “</w:t>
      </w:r>
      <w:r w:rsidR="001F7F92">
        <w:t>dma</w:t>
      </w:r>
      <w:r w:rsidR="001B7BB4">
        <w:t>-</w:t>
      </w:r>
      <w:r w:rsidR="001F7F92">
        <w:t>perf</w:t>
      </w:r>
      <w:r w:rsidR="00575D8B">
        <w:t>”</w:t>
      </w:r>
      <w:r>
        <w:t xml:space="preserve"> tool and the driver are still being optimized for these cases</w:t>
      </w:r>
      <w:r w:rsidR="00575D8B">
        <w:t xml:space="preserve">. </w:t>
      </w:r>
    </w:p>
    <w:p w14:paraId="22B401D0" w14:textId="69EB8BAD" w:rsidR="00B13AC0" w:rsidRDefault="00922EAC" w:rsidP="00317FE7">
      <w:pPr>
        <w:pStyle w:val="NormalWeb"/>
        <w:shd w:val="clear" w:color="auto" w:fill="FFFFFF" w:themeFill="background1"/>
        <w:spacing w:line="280" w:lineRule="atLeast"/>
        <w:jc w:val="center"/>
        <w:rPr>
          <w:rFonts w:ascii="Arial" w:hAnsi="Arial" w:cs="Arial"/>
          <w:sz w:val="20"/>
          <w:szCs w:val="20"/>
        </w:rPr>
      </w:pPr>
      <w:r w:rsidRPr="00922EAC">
        <w:rPr>
          <w:noProof/>
        </w:rPr>
        <w:t xml:space="preserve"> </w:t>
      </w:r>
      <w:r>
        <w:rPr>
          <w:noProof/>
        </w:rPr>
        <w:drawing>
          <wp:inline distT="0" distB="0" distL="0" distR="0" wp14:anchorId="4F5B5987" wp14:editId="100E5AC4">
            <wp:extent cx="5943600" cy="3561715"/>
            <wp:effectExtent l="0" t="0" r="0" b="635"/>
            <wp:docPr id="551" name="Chart 551">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4CE677D2" w14:textId="79A5F674" w:rsidR="002A5991" w:rsidRDefault="00176432" w:rsidP="0019519F">
      <w:pPr>
        <w:pStyle w:val="Caption"/>
        <w:jc w:val="center"/>
      </w:pPr>
      <w:r>
        <w:t xml:space="preserve">Figure </w:t>
      </w:r>
      <w:r>
        <w:fldChar w:fldCharType="begin"/>
      </w:r>
      <w:r>
        <w:instrText xml:space="preserve"> SEQ Figure \* ARABIC </w:instrText>
      </w:r>
      <w:r>
        <w:fldChar w:fldCharType="separate"/>
      </w:r>
      <w:r w:rsidR="00B01568">
        <w:rPr>
          <w:noProof/>
        </w:rPr>
        <w:t>20</w:t>
      </w:r>
      <w:r>
        <w:fldChar w:fldCharType="end"/>
      </w:r>
      <w:r>
        <w:t xml:space="preserve">: </w:t>
      </w:r>
      <w:r w:rsidRPr="00831E93">
        <w:t xml:space="preserve">Linux Kernel Reference Driver – </w:t>
      </w:r>
      <w:r w:rsidR="00922EAC">
        <w:t>QDMA</w:t>
      </w:r>
      <w:ins w:id="9084" w:author="Author">
        <w:r w:rsidR="006A7F6D">
          <w:t>5</w:t>
        </w:r>
      </w:ins>
      <w:del w:id="9085" w:author="Author">
        <w:r w:rsidR="00922EAC" w:rsidDel="006A7F6D">
          <w:delText>4</w:delText>
        </w:r>
      </w:del>
      <w:r w:rsidR="00922EAC">
        <w:t>.0</w:t>
      </w:r>
      <w:r w:rsidRPr="00831E93">
        <w:t xml:space="preserve"> ST</w:t>
      </w:r>
      <w:r w:rsidR="00940A29">
        <w:t xml:space="preserve"> VF</w:t>
      </w:r>
      <w:r w:rsidRPr="00831E93">
        <w:t xml:space="preserve"> combined performance with Bidirectional traffic</w:t>
      </w:r>
    </w:p>
    <w:p w14:paraId="4D9BC723" w14:textId="77777777" w:rsidR="00176432" w:rsidRPr="00176432" w:rsidRDefault="00176432" w:rsidP="00176432"/>
    <w:p w14:paraId="3E7E6945" w14:textId="3F26C1D2" w:rsidR="00042818" w:rsidRDefault="00042818" w:rsidP="0001355D">
      <w:r>
        <w:t xml:space="preserve">Bi-directional ST performance numbers are taken </w:t>
      </w:r>
      <w:r w:rsidRPr="00FC0158">
        <w:t>with traffic being enabled in both H2C a</w:t>
      </w:r>
      <w:r>
        <w:t>nd C2H direction simultaneously.</w:t>
      </w:r>
    </w:p>
    <w:p w14:paraId="20BF4558" w14:textId="2B5D1161" w:rsidR="00042818" w:rsidRDefault="00042818" w:rsidP="00042818"/>
    <w:p w14:paraId="4BE902CF" w14:textId="5E10E713" w:rsidR="009A413F" w:rsidRDefault="002952CD" w:rsidP="00026D15">
      <w:pPr>
        <w:pStyle w:val="Heading3"/>
      </w:pPr>
      <w:bookmarkStart w:id="9086" w:name="_Toc525570793"/>
      <w:r>
        <w:t>M</w:t>
      </w:r>
      <w:r w:rsidR="009A413F" w:rsidRPr="00E229B4">
        <w:t xml:space="preserve">emory Mapped </w:t>
      </w:r>
      <w:r w:rsidR="00181840">
        <w:t>Mode Performance</w:t>
      </w:r>
      <w:bookmarkEnd w:id="9086"/>
      <w:r w:rsidR="0088739A">
        <w:t xml:space="preserve"> BRAM Design</w:t>
      </w:r>
    </w:p>
    <w:p w14:paraId="5F0BF4A2" w14:textId="40852DE7" w:rsidR="00362008" w:rsidRDefault="00362008" w:rsidP="00362008">
      <w:bookmarkStart w:id="9087" w:name="_Toc525561727"/>
      <w:bookmarkStart w:id="9088" w:name="_Toc525570927"/>
      <w:bookmarkStart w:id="9089" w:name="_Toc525571013"/>
      <w:r>
        <w:t xml:space="preserve">The data below are collected with BRAM. If </w:t>
      </w:r>
      <w:r w:rsidR="00A74D42">
        <w:t>using DDR memory</w:t>
      </w:r>
      <w:r>
        <w:t xml:space="preserve"> the memory controller overhead</w:t>
      </w:r>
      <w:r w:rsidR="00A74D42">
        <w:t xml:space="preserve"> needs to be taken into consideration.</w:t>
      </w:r>
    </w:p>
    <w:p w14:paraId="503EC78A" w14:textId="1379E40F" w:rsidR="00CD1E82" w:rsidRDefault="00CD1E82" w:rsidP="00362008"/>
    <w:p w14:paraId="0CBA5674" w14:textId="218DDEF0" w:rsidR="00CD1E82" w:rsidRDefault="00CD1E82" w:rsidP="00CD1E82">
      <w:pPr>
        <w:jc w:val="left"/>
        <w:rPr>
          <w:rFonts w:cs="Arial"/>
          <w:szCs w:val="20"/>
        </w:rPr>
      </w:pPr>
      <w:r>
        <w:t xml:space="preserve">The dma-perf config files used for the above memory-map mode tests are </w:t>
      </w:r>
      <w:r>
        <w:rPr>
          <w:rFonts w:cs="Arial"/>
          <w:szCs w:val="20"/>
        </w:rPr>
        <w:t xml:space="preserve">part of the linux reference kernel driver source, hosted at GitHub </w:t>
      </w:r>
      <w:hyperlink r:id="rId78" w:history="1">
        <w:r w:rsidRPr="002D10C7">
          <w:rPr>
            <w:rStyle w:val="Hyperlink"/>
            <w:rFonts w:cs="Arial"/>
            <w:szCs w:val="20"/>
          </w:rPr>
          <w:t>https://github.com/Xilinx/dma_ip_drivers</w:t>
        </w:r>
      </w:hyperlink>
      <w:r>
        <w:rPr>
          <w:rFonts w:cs="Arial"/>
          <w:szCs w:val="20"/>
        </w:rPr>
        <w:t>, under directory QDMA/linux-kernel/</w:t>
      </w:r>
      <w:r w:rsidR="008C1FD1" w:rsidRPr="008C1FD1">
        <w:rPr>
          <w:rFonts w:cs="Arial"/>
          <w:szCs w:val="20"/>
        </w:rPr>
        <w:t>apps</w:t>
      </w:r>
      <w:r w:rsidR="008C1FD1">
        <w:rPr>
          <w:rFonts w:cs="Arial"/>
          <w:szCs w:val="20"/>
        </w:rPr>
        <w:t>/</w:t>
      </w:r>
      <w:r w:rsidR="008C1FD1" w:rsidRPr="008C1FD1">
        <w:rPr>
          <w:rFonts w:cs="Arial"/>
          <w:szCs w:val="20"/>
        </w:rPr>
        <w:t>dma-perf</w:t>
      </w:r>
      <w:r w:rsidR="008C1FD1">
        <w:rPr>
          <w:rFonts w:cs="Arial"/>
          <w:szCs w:val="20"/>
        </w:rPr>
        <w:t>/</w:t>
      </w:r>
      <w:r w:rsidR="008C1FD1" w:rsidRPr="008C1FD1">
        <w:rPr>
          <w:rFonts w:cs="Arial"/>
          <w:szCs w:val="20"/>
        </w:rPr>
        <w:t>dmaperf_config</w:t>
      </w:r>
      <w:r>
        <w:rPr>
          <w:rFonts w:cs="Arial"/>
          <w:szCs w:val="20"/>
        </w:rPr>
        <w:t>:</w:t>
      </w:r>
    </w:p>
    <w:p w14:paraId="639350B1" w14:textId="77777777" w:rsidR="00CD1E82" w:rsidRDefault="00CD1E82" w:rsidP="00CD1E82">
      <w:pPr>
        <w:jc w:val="left"/>
        <w:rPr>
          <w:rFonts w:cs="Arial"/>
          <w:szCs w:val="20"/>
        </w:rPr>
      </w:pPr>
    </w:p>
    <w:p w14:paraId="258B8B1E" w14:textId="77777777" w:rsidR="00CD1E82" w:rsidRPr="0001355D" w:rsidRDefault="00CD1E82" w:rsidP="00CD1E82">
      <w:pPr>
        <w:pStyle w:val="ListParagraph"/>
        <w:numPr>
          <w:ilvl w:val="0"/>
          <w:numId w:val="44"/>
        </w:numPr>
        <w:rPr>
          <w:rFonts w:cs="Arial"/>
          <w:szCs w:val="20"/>
        </w:rPr>
      </w:pPr>
      <w:r w:rsidRPr="0001355D">
        <w:rPr>
          <w:rFonts w:cs="Arial"/>
          <w:szCs w:val="20"/>
        </w:rPr>
        <w:t xml:space="preserve">C2H unidirectional: </w:t>
      </w:r>
      <w:r>
        <w:rPr>
          <w:rFonts w:cs="Arial"/>
          <w:szCs w:val="20"/>
        </w:rPr>
        <w:t>mm-c2h</w:t>
      </w:r>
      <w:r w:rsidRPr="0001355D">
        <w:rPr>
          <w:rFonts w:cs="Arial"/>
          <w:szCs w:val="20"/>
        </w:rPr>
        <w:t>.zip</w:t>
      </w:r>
    </w:p>
    <w:p w14:paraId="7564B831" w14:textId="77777777" w:rsidR="00CD1E82" w:rsidRPr="0001355D" w:rsidRDefault="00CD1E82" w:rsidP="00CD1E82">
      <w:pPr>
        <w:pStyle w:val="ListParagraph"/>
        <w:numPr>
          <w:ilvl w:val="0"/>
          <w:numId w:val="44"/>
        </w:numPr>
        <w:rPr>
          <w:rFonts w:cs="Arial"/>
          <w:szCs w:val="20"/>
        </w:rPr>
      </w:pPr>
      <w:r w:rsidRPr="0001355D">
        <w:rPr>
          <w:rFonts w:cs="Arial"/>
          <w:szCs w:val="20"/>
        </w:rPr>
        <w:t xml:space="preserve">H2C unidirectional: </w:t>
      </w:r>
      <w:r>
        <w:rPr>
          <w:rFonts w:cs="Arial"/>
          <w:szCs w:val="20"/>
        </w:rPr>
        <w:t>mm</w:t>
      </w:r>
      <w:r w:rsidRPr="0001355D">
        <w:rPr>
          <w:rFonts w:cs="Arial"/>
          <w:szCs w:val="20"/>
        </w:rPr>
        <w:t>-h2c.zip</w:t>
      </w:r>
    </w:p>
    <w:p w14:paraId="33FB15C7" w14:textId="77777777" w:rsidR="00CD1E82" w:rsidRPr="00584C62" w:rsidRDefault="00CD1E82" w:rsidP="00CD1E82">
      <w:pPr>
        <w:pStyle w:val="ListParagraph"/>
        <w:numPr>
          <w:ilvl w:val="0"/>
          <w:numId w:val="44"/>
        </w:numPr>
        <w:rPr>
          <w:rFonts w:cs="Arial"/>
          <w:szCs w:val="20"/>
        </w:rPr>
      </w:pPr>
      <w:r w:rsidRPr="0001355D">
        <w:rPr>
          <w:rFonts w:cs="Arial"/>
          <w:szCs w:val="20"/>
        </w:rPr>
        <w:t xml:space="preserve">C2H &amp; H2C bi-directional: </w:t>
      </w:r>
      <w:r>
        <w:rPr>
          <w:rFonts w:cs="Arial"/>
          <w:szCs w:val="20"/>
        </w:rPr>
        <w:t>mm</w:t>
      </w:r>
      <w:r w:rsidRPr="0001355D">
        <w:rPr>
          <w:rFonts w:cs="Arial"/>
          <w:szCs w:val="20"/>
        </w:rPr>
        <w:t>-bi.zip</w:t>
      </w:r>
    </w:p>
    <w:p w14:paraId="462ECEA4" w14:textId="497DB93D" w:rsidR="00CD1E82" w:rsidRDefault="00CD1E82" w:rsidP="00362008"/>
    <w:p w14:paraId="7738443B" w14:textId="11AE493D" w:rsidR="002952CD" w:rsidRDefault="002952CD" w:rsidP="00362008"/>
    <w:p w14:paraId="663C7091" w14:textId="37B7487D" w:rsidR="002952CD" w:rsidRDefault="002952CD" w:rsidP="00362008"/>
    <w:p w14:paraId="0D64A6C6" w14:textId="695EB8B8" w:rsidR="002952CD" w:rsidRDefault="002952CD" w:rsidP="00362008"/>
    <w:p w14:paraId="76150773" w14:textId="0257829C" w:rsidR="00761858" w:rsidRDefault="00377982" w:rsidP="00761858">
      <w:pPr>
        <w:pStyle w:val="Heading4"/>
      </w:pPr>
      <w:r>
        <w:lastRenderedPageBreak/>
        <w:t>PF Performance</w:t>
      </w:r>
    </w:p>
    <w:p w14:paraId="22BEEA73" w14:textId="723A44EE" w:rsidR="001B4572" w:rsidRDefault="00DF23F6" w:rsidP="00761858">
      <w:r>
        <w:rPr>
          <w:noProof/>
        </w:rPr>
        <w:drawing>
          <wp:inline distT="0" distB="0" distL="0" distR="0" wp14:anchorId="060F686A" wp14:editId="4BA49C30">
            <wp:extent cx="5943600" cy="3568700"/>
            <wp:effectExtent l="0" t="0" r="0" b="12700"/>
            <wp:docPr id="552" name="Chart 552">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0CFE2C60" w14:textId="55214809" w:rsidR="001B4572" w:rsidRPr="001B4572" w:rsidRDefault="001B4572" w:rsidP="0019519F">
      <w:pPr>
        <w:pStyle w:val="Caption"/>
        <w:jc w:val="center"/>
      </w:pPr>
      <w:r>
        <w:t xml:space="preserve">Figure </w:t>
      </w:r>
      <w:r>
        <w:fldChar w:fldCharType="begin"/>
      </w:r>
      <w:r>
        <w:instrText xml:space="preserve"> SEQ Figure \* ARABIC </w:instrText>
      </w:r>
      <w:r>
        <w:fldChar w:fldCharType="separate"/>
      </w:r>
      <w:r w:rsidR="00B01568">
        <w:rPr>
          <w:noProof/>
        </w:rPr>
        <w:t>21</w:t>
      </w:r>
      <w:r>
        <w:fldChar w:fldCharType="end"/>
      </w:r>
      <w:r>
        <w:t xml:space="preserve">: </w:t>
      </w:r>
      <w:r w:rsidRPr="00036C5A">
        <w:t xml:space="preserve">Linux Kernel Reference Driver –QDMA </w:t>
      </w:r>
      <w:ins w:id="9090" w:author="Author">
        <w:r w:rsidR="006A7F6D">
          <w:t>5</w:t>
        </w:r>
      </w:ins>
      <w:del w:id="9091" w:author="Author">
        <w:r w:rsidRPr="00036C5A" w:rsidDel="006A7F6D">
          <w:delText>4</w:delText>
        </w:r>
      </w:del>
      <w:r w:rsidRPr="00036C5A">
        <w:t>.0 BRAM design MM C2H unidirectional performance</w:t>
      </w:r>
      <w:r w:rsidR="00DF23F6" w:rsidRPr="00DF23F6">
        <w:rPr>
          <w:noProof/>
        </w:rPr>
        <w:t xml:space="preserve"> </w:t>
      </w:r>
      <w:r w:rsidR="00DF23F6">
        <w:rPr>
          <w:noProof/>
        </w:rPr>
        <w:drawing>
          <wp:inline distT="0" distB="0" distL="0" distR="0" wp14:anchorId="4C6BC546" wp14:editId="5FE7C3AA">
            <wp:extent cx="5943600" cy="3568700"/>
            <wp:effectExtent l="0" t="0" r="0" b="12700"/>
            <wp:docPr id="553" name="Chart 553">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76014750" w14:textId="2EA62E0D" w:rsidR="00761858" w:rsidRDefault="001B4572" w:rsidP="0019519F">
      <w:pPr>
        <w:pStyle w:val="Caption"/>
        <w:jc w:val="center"/>
      </w:pPr>
      <w:r>
        <w:t xml:space="preserve">Figure </w:t>
      </w:r>
      <w:r>
        <w:fldChar w:fldCharType="begin"/>
      </w:r>
      <w:r>
        <w:instrText xml:space="preserve"> SEQ Figure \* ARABIC </w:instrText>
      </w:r>
      <w:r>
        <w:fldChar w:fldCharType="separate"/>
      </w:r>
      <w:r w:rsidR="00B01568">
        <w:rPr>
          <w:noProof/>
        </w:rPr>
        <w:t>22</w:t>
      </w:r>
      <w:r>
        <w:fldChar w:fldCharType="end"/>
      </w:r>
      <w:r>
        <w:t xml:space="preserve">: </w:t>
      </w:r>
      <w:r w:rsidRPr="00011408">
        <w:t>Linux Kernel Reference Driver – QDMA</w:t>
      </w:r>
      <w:ins w:id="9092" w:author="Author">
        <w:r w:rsidR="006A7F6D">
          <w:t>5</w:t>
        </w:r>
      </w:ins>
      <w:del w:id="9093" w:author="Author">
        <w:r w:rsidRPr="00011408" w:rsidDel="006A7F6D">
          <w:delText>4</w:delText>
        </w:r>
      </w:del>
      <w:r w:rsidRPr="00011408">
        <w:t>.0 BRAM design MM H2C unidirectional performance</w:t>
      </w:r>
    </w:p>
    <w:p w14:paraId="0A22466E" w14:textId="1907E5D1" w:rsidR="001B4572" w:rsidRDefault="001B4572" w:rsidP="001B4572"/>
    <w:p w14:paraId="5F083833" w14:textId="64AB7D3D" w:rsidR="00CF3D89" w:rsidRDefault="00DF23F6" w:rsidP="001B4572">
      <w:r w:rsidRPr="00DF23F6">
        <w:rPr>
          <w:noProof/>
        </w:rPr>
        <w:t xml:space="preserve"> </w:t>
      </w:r>
      <w:r>
        <w:rPr>
          <w:noProof/>
        </w:rPr>
        <w:drawing>
          <wp:inline distT="0" distB="0" distL="0" distR="0" wp14:anchorId="3449FC6B" wp14:editId="08FBB97F">
            <wp:extent cx="5943600" cy="3568700"/>
            <wp:effectExtent l="0" t="0" r="0" b="12700"/>
            <wp:docPr id="554" name="Chart 554">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70367CDD" w14:textId="7E567C9C" w:rsidR="00CF3D89" w:rsidRPr="001B4572" w:rsidRDefault="00CF3D89" w:rsidP="0019519F">
      <w:pPr>
        <w:pStyle w:val="Caption"/>
        <w:jc w:val="center"/>
      </w:pPr>
      <w:r>
        <w:t xml:space="preserve">Figure </w:t>
      </w:r>
      <w:r>
        <w:fldChar w:fldCharType="begin"/>
      </w:r>
      <w:r>
        <w:instrText xml:space="preserve"> SEQ Figure \* ARABIC </w:instrText>
      </w:r>
      <w:r>
        <w:fldChar w:fldCharType="separate"/>
      </w:r>
      <w:r w:rsidR="00B01568">
        <w:rPr>
          <w:noProof/>
        </w:rPr>
        <w:t>23</w:t>
      </w:r>
      <w:r>
        <w:fldChar w:fldCharType="end"/>
      </w:r>
      <w:r>
        <w:t xml:space="preserve">: </w:t>
      </w:r>
      <w:r w:rsidRPr="008E411D">
        <w:t xml:space="preserve">Linux Kernel Reference Driver – QDMA </w:t>
      </w:r>
      <w:ins w:id="9094" w:author="Author">
        <w:r w:rsidR="006A7F6D">
          <w:t>5</w:t>
        </w:r>
      </w:ins>
      <w:del w:id="9095" w:author="Author">
        <w:r w:rsidRPr="008E411D" w:rsidDel="006A7F6D">
          <w:delText>4</w:delText>
        </w:r>
      </w:del>
      <w:r w:rsidRPr="008E411D">
        <w:t>.0 BRAM design MM combined bidirectional performance</w:t>
      </w:r>
    </w:p>
    <w:p w14:paraId="2CBCC392" w14:textId="64C70E99" w:rsidR="00DF23F6" w:rsidRDefault="00CD1E82" w:rsidP="00CD1E82">
      <w:r>
        <w:t xml:space="preserve">Bi-directional MM performance numbers are taken </w:t>
      </w:r>
      <w:r w:rsidRPr="00FC0158">
        <w:t>with traffic being enabled in both H2C a</w:t>
      </w:r>
      <w:r>
        <w:t>nd C2H direction simultaneously.</w:t>
      </w:r>
    </w:p>
    <w:p w14:paraId="4387E6DD" w14:textId="77777777" w:rsidR="00DF23F6" w:rsidRDefault="00DF23F6">
      <w:pPr>
        <w:jc w:val="left"/>
      </w:pPr>
      <w:r>
        <w:br w:type="page"/>
      </w:r>
    </w:p>
    <w:p w14:paraId="3E3A5347" w14:textId="2B91387F" w:rsidR="00940A29" w:rsidRDefault="00377982" w:rsidP="0019519F">
      <w:pPr>
        <w:pStyle w:val="Heading4"/>
        <w:jc w:val="center"/>
        <w:rPr>
          <w:noProof/>
        </w:rPr>
      </w:pPr>
      <w:r>
        <w:lastRenderedPageBreak/>
        <w:t>VF Performance</w:t>
      </w:r>
      <w:r w:rsidR="00DF23F6" w:rsidRPr="00DF23F6">
        <w:rPr>
          <w:noProof/>
        </w:rPr>
        <w:t xml:space="preserve"> </w:t>
      </w:r>
      <w:r w:rsidR="00DF23F6">
        <w:rPr>
          <w:noProof/>
        </w:rPr>
        <w:drawing>
          <wp:inline distT="0" distB="0" distL="0" distR="0" wp14:anchorId="736882BF" wp14:editId="709ABD4B">
            <wp:extent cx="5943600" cy="3568700"/>
            <wp:effectExtent l="0" t="0" r="0" b="12700"/>
            <wp:docPr id="559" name="Chart 559">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r w:rsidR="00982E0E" w:rsidRPr="00940A29">
        <w:t xml:space="preserve">Figure </w:t>
      </w:r>
      <w:r w:rsidR="00982E0E" w:rsidRPr="00940A29">
        <w:fldChar w:fldCharType="begin"/>
      </w:r>
      <w:r w:rsidR="00982E0E" w:rsidRPr="00940A29">
        <w:instrText xml:space="preserve"> SEQ Figure \* ARABIC </w:instrText>
      </w:r>
      <w:r w:rsidR="00982E0E" w:rsidRPr="00940A29">
        <w:fldChar w:fldCharType="separate"/>
      </w:r>
      <w:r w:rsidR="00B01568">
        <w:rPr>
          <w:noProof/>
        </w:rPr>
        <w:t>24</w:t>
      </w:r>
      <w:r w:rsidR="00982E0E" w:rsidRPr="00940A29">
        <w:fldChar w:fldCharType="end"/>
      </w:r>
      <w:r w:rsidR="00982E0E" w:rsidRPr="00940A29">
        <w:t>: Linux Kernel Reference Driver –QDMA</w:t>
      </w:r>
      <w:del w:id="9096" w:author="Author">
        <w:r w:rsidR="00940A29" w:rsidDel="006A7F6D">
          <w:delText>4</w:delText>
        </w:r>
      </w:del>
      <w:ins w:id="9097" w:author="Author">
        <w:r w:rsidR="006A7F6D">
          <w:t>5</w:t>
        </w:r>
      </w:ins>
      <w:r w:rsidR="00940A29">
        <w:t xml:space="preserve">.0 VF </w:t>
      </w:r>
      <w:r w:rsidR="00982E0E" w:rsidRPr="00940A29">
        <w:t>BRAM design MM C2H unidirectional performance</w:t>
      </w:r>
      <w:bookmarkEnd w:id="9087"/>
      <w:bookmarkEnd w:id="9088"/>
      <w:bookmarkEnd w:id="9089"/>
      <w:r w:rsidR="00DF23F6" w:rsidRPr="00940A29">
        <w:rPr>
          <w:noProof/>
        </w:rPr>
        <w:t xml:space="preserve"> </w:t>
      </w:r>
      <w:bookmarkStart w:id="9098" w:name="_Toc525561728"/>
      <w:bookmarkStart w:id="9099" w:name="_Toc525570928"/>
      <w:bookmarkStart w:id="9100" w:name="_Toc525571014"/>
    </w:p>
    <w:p w14:paraId="7AF66286" w14:textId="65ED6664" w:rsidR="00035E44" w:rsidRPr="00940A29" w:rsidRDefault="00940A29" w:rsidP="0019519F">
      <w:pPr>
        <w:jc w:val="center"/>
      </w:pPr>
      <w:r>
        <w:rPr>
          <w:noProof/>
        </w:rPr>
        <w:drawing>
          <wp:inline distT="0" distB="0" distL="0" distR="0" wp14:anchorId="5F3B8242" wp14:editId="437145F3">
            <wp:extent cx="5943600" cy="3568700"/>
            <wp:effectExtent l="0" t="0" r="0" b="12700"/>
            <wp:docPr id="564" name="Chart 564">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r w:rsidR="00982E0E" w:rsidRPr="00940A29">
        <w:rPr>
          <w:b/>
        </w:rPr>
        <w:t xml:space="preserve">Figure </w:t>
      </w:r>
      <w:r w:rsidR="00982E0E" w:rsidRPr="00940A29">
        <w:rPr>
          <w:b/>
        </w:rPr>
        <w:fldChar w:fldCharType="begin"/>
      </w:r>
      <w:r w:rsidR="00982E0E" w:rsidRPr="00940A29">
        <w:rPr>
          <w:b/>
        </w:rPr>
        <w:instrText xml:space="preserve"> SEQ Figure \* ARABIC </w:instrText>
      </w:r>
      <w:r w:rsidR="00982E0E" w:rsidRPr="00940A29">
        <w:rPr>
          <w:b/>
        </w:rPr>
        <w:fldChar w:fldCharType="separate"/>
      </w:r>
      <w:r w:rsidR="00B01568">
        <w:rPr>
          <w:b/>
          <w:noProof/>
        </w:rPr>
        <w:t>25</w:t>
      </w:r>
      <w:r w:rsidR="00982E0E" w:rsidRPr="00940A29">
        <w:rPr>
          <w:b/>
        </w:rPr>
        <w:fldChar w:fldCharType="end"/>
      </w:r>
      <w:r w:rsidR="00982E0E" w:rsidRPr="00940A29">
        <w:rPr>
          <w:b/>
        </w:rPr>
        <w:t>: Linux Kernel Reference Driver – QDMA</w:t>
      </w:r>
      <w:ins w:id="9101" w:author="Author">
        <w:r w:rsidR="006A7F6D">
          <w:rPr>
            <w:b/>
          </w:rPr>
          <w:t>5</w:t>
        </w:r>
      </w:ins>
      <w:del w:id="9102" w:author="Author">
        <w:r w:rsidDel="006A7F6D">
          <w:rPr>
            <w:b/>
          </w:rPr>
          <w:delText>4</w:delText>
        </w:r>
      </w:del>
      <w:r>
        <w:rPr>
          <w:b/>
        </w:rPr>
        <w:t>.0 VF</w:t>
      </w:r>
      <w:r w:rsidR="00982E0E" w:rsidRPr="00940A29">
        <w:rPr>
          <w:b/>
        </w:rPr>
        <w:t xml:space="preserve"> BRAM design </w:t>
      </w:r>
      <w:r>
        <w:rPr>
          <w:b/>
        </w:rPr>
        <w:t xml:space="preserve">VF </w:t>
      </w:r>
      <w:r w:rsidR="00982E0E" w:rsidRPr="00940A29">
        <w:rPr>
          <w:b/>
        </w:rPr>
        <w:t>MM H2C unidirectional performance</w:t>
      </w:r>
      <w:bookmarkEnd w:id="9098"/>
      <w:bookmarkEnd w:id="9099"/>
      <w:bookmarkEnd w:id="9100"/>
    </w:p>
    <w:p w14:paraId="01603A8D" w14:textId="5E80062B" w:rsidR="009A413F" w:rsidRDefault="00940A29" w:rsidP="009A413F">
      <w:r w:rsidRPr="00940A29">
        <w:rPr>
          <w:noProof/>
        </w:rPr>
        <w:lastRenderedPageBreak/>
        <w:t xml:space="preserve"> </w:t>
      </w:r>
      <w:r>
        <w:rPr>
          <w:noProof/>
        </w:rPr>
        <w:drawing>
          <wp:inline distT="0" distB="0" distL="0" distR="0" wp14:anchorId="52384609" wp14:editId="6B766DAA">
            <wp:extent cx="5943600" cy="3568700"/>
            <wp:effectExtent l="0" t="0" r="0" b="12700"/>
            <wp:docPr id="563" name="Chart 563">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2C1796E7" w14:textId="33BD2D22" w:rsidR="00FD751A" w:rsidRDefault="00982E0E" w:rsidP="0019519F">
      <w:pPr>
        <w:pStyle w:val="Caption"/>
        <w:jc w:val="center"/>
      </w:pPr>
      <w:r>
        <w:t xml:space="preserve">Figure </w:t>
      </w:r>
      <w:r>
        <w:fldChar w:fldCharType="begin"/>
      </w:r>
      <w:r>
        <w:instrText xml:space="preserve"> SEQ Figure \* ARABIC </w:instrText>
      </w:r>
      <w:r>
        <w:fldChar w:fldCharType="separate"/>
      </w:r>
      <w:r w:rsidR="00B01568">
        <w:rPr>
          <w:noProof/>
        </w:rPr>
        <w:t>26</w:t>
      </w:r>
      <w:r>
        <w:fldChar w:fldCharType="end"/>
      </w:r>
      <w:r>
        <w:t xml:space="preserve">: </w:t>
      </w:r>
      <w:r w:rsidRPr="000E4E1D">
        <w:t xml:space="preserve">Linux Kernel Reference Driver – QDMA </w:t>
      </w:r>
      <w:ins w:id="9103" w:author="Author">
        <w:r w:rsidR="006A7F6D">
          <w:t>5</w:t>
        </w:r>
      </w:ins>
      <w:del w:id="9104" w:author="Author">
        <w:r w:rsidR="008111A3" w:rsidDel="006A7F6D">
          <w:delText>4</w:delText>
        </w:r>
      </w:del>
      <w:r w:rsidR="008111A3">
        <w:t>.0</w:t>
      </w:r>
      <w:r w:rsidRPr="000E4E1D">
        <w:t xml:space="preserve"> </w:t>
      </w:r>
      <w:r w:rsidR="008111A3">
        <w:t xml:space="preserve">VF </w:t>
      </w:r>
      <w:r w:rsidRPr="000E4E1D">
        <w:t>BRAM design MM combined bidirectional performance</w:t>
      </w:r>
    </w:p>
    <w:p w14:paraId="00CC5C87" w14:textId="77777777" w:rsidR="00FD751A" w:rsidRDefault="00FD751A" w:rsidP="00026D15"/>
    <w:p w14:paraId="4EA9B6E1" w14:textId="349FFF08" w:rsidR="00026D15" w:rsidRDefault="00026D15" w:rsidP="00026D15">
      <w:r>
        <w:t xml:space="preserve">Bi-directional </w:t>
      </w:r>
      <w:r w:rsidR="00584C62">
        <w:t>MM</w:t>
      </w:r>
      <w:r>
        <w:t xml:space="preserve"> performance numbers are taken </w:t>
      </w:r>
      <w:r w:rsidRPr="00FC0158">
        <w:t>with traffic being enabled in both H2C a</w:t>
      </w:r>
      <w:r>
        <w:t>nd C2H direction simultaneously.</w:t>
      </w:r>
    </w:p>
    <w:p w14:paraId="1C6468D2" w14:textId="05C521EA" w:rsidR="003C26DD" w:rsidRDefault="003C26DD" w:rsidP="003C26DD">
      <w:pPr>
        <w:pStyle w:val="Heading3"/>
      </w:pPr>
      <w:r w:rsidRPr="00E229B4">
        <w:t xml:space="preserve">Memory Mapped </w:t>
      </w:r>
      <w:r>
        <w:t>Mode Performance With DDR Design</w:t>
      </w:r>
    </w:p>
    <w:p w14:paraId="53160A78" w14:textId="227351ED" w:rsidR="003C26DD" w:rsidRDefault="003C26DD" w:rsidP="003C26DD">
      <w:r>
        <w:t xml:space="preserve">The data below are collected with </w:t>
      </w:r>
      <w:r w:rsidR="002F676E">
        <w:t>DDR</w:t>
      </w:r>
      <w:r>
        <w:t xml:space="preserve">. </w:t>
      </w:r>
    </w:p>
    <w:p w14:paraId="793F9752" w14:textId="179D2A2A" w:rsidR="002F676E" w:rsidRDefault="002F676E" w:rsidP="003C26DD"/>
    <w:p w14:paraId="2D02A8C3" w14:textId="0C52FE4D" w:rsidR="002F676E" w:rsidRDefault="002F676E" w:rsidP="002F676E">
      <w:pPr>
        <w:jc w:val="left"/>
        <w:rPr>
          <w:rFonts w:cs="Arial"/>
          <w:szCs w:val="20"/>
        </w:rPr>
      </w:pPr>
      <w:r>
        <w:t xml:space="preserve">The dma-perf config files used for the above memory-map mode tests are </w:t>
      </w:r>
      <w:r>
        <w:rPr>
          <w:rFonts w:cs="Arial"/>
          <w:szCs w:val="20"/>
        </w:rPr>
        <w:t xml:space="preserve">part of the linux reference kernel driver source, hosted at GitHub </w:t>
      </w:r>
      <w:hyperlink r:id="rId85" w:history="1">
        <w:r w:rsidRPr="002D10C7">
          <w:rPr>
            <w:rStyle w:val="Hyperlink"/>
            <w:rFonts w:cs="Arial"/>
            <w:szCs w:val="20"/>
          </w:rPr>
          <w:t>https://github.com/Xilinx/dma_ip_drivers</w:t>
        </w:r>
      </w:hyperlink>
      <w:r>
        <w:rPr>
          <w:rFonts w:cs="Arial"/>
          <w:szCs w:val="20"/>
        </w:rPr>
        <w:t>, under directory QDMA/linux-kernel/</w:t>
      </w:r>
      <w:r w:rsidR="007B6E69" w:rsidRPr="008C1FD1">
        <w:rPr>
          <w:rFonts w:cs="Arial"/>
          <w:szCs w:val="20"/>
        </w:rPr>
        <w:t>apps</w:t>
      </w:r>
      <w:r w:rsidR="007B6E69">
        <w:rPr>
          <w:rFonts w:cs="Arial"/>
          <w:szCs w:val="20"/>
        </w:rPr>
        <w:t>/</w:t>
      </w:r>
      <w:r w:rsidR="007B6E69" w:rsidRPr="008C1FD1">
        <w:rPr>
          <w:rFonts w:cs="Arial"/>
          <w:szCs w:val="20"/>
        </w:rPr>
        <w:t>dma-perf</w:t>
      </w:r>
      <w:r w:rsidR="007B6E69">
        <w:rPr>
          <w:rFonts w:cs="Arial"/>
          <w:szCs w:val="20"/>
        </w:rPr>
        <w:t>/</w:t>
      </w:r>
      <w:r w:rsidR="007B6E69" w:rsidRPr="008C1FD1">
        <w:rPr>
          <w:rFonts w:cs="Arial"/>
          <w:szCs w:val="20"/>
        </w:rPr>
        <w:t>dmaperf_config</w:t>
      </w:r>
      <w:r>
        <w:rPr>
          <w:rFonts w:cs="Arial"/>
          <w:szCs w:val="20"/>
        </w:rPr>
        <w:t>:</w:t>
      </w:r>
    </w:p>
    <w:p w14:paraId="5A11028D" w14:textId="77777777" w:rsidR="002F676E" w:rsidRDefault="002F676E" w:rsidP="002F676E">
      <w:pPr>
        <w:jc w:val="left"/>
        <w:rPr>
          <w:rFonts w:cs="Arial"/>
          <w:szCs w:val="20"/>
        </w:rPr>
      </w:pPr>
    </w:p>
    <w:p w14:paraId="599BC086" w14:textId="77777777" w:rsidR="002F676E" w:rsidRPr="0001355D" w:rsidRDefault="002F676E" w:rsidP="002F676E">
      <w:pPr>
        <w:pStyle w:val="ListParagraph"/>
        <w:numPr>
          <w:ilvl w:val="0"/>
          <w:numId w:val="44"/>
        </w:numPr>
        <w:rPr>
          <w:rFonts w:cs="Arial"/>
          <w:szCs w:val="20"/>
        </w:rPr>
      </w:pPr>
      <w:r w:rsidRPr="0001355D">
        <w:rPr>
          <w:rFonts w:cs="Arial"/>
          <w:szCs w:val="20"/>
        </w:rPr>
        <w:t xml:space="preserve">C2H unidirectional: </w:t>
      </w:r>
      <w:r>
        <w:rPr>
          <w:rFonts w:cs="Arial"/>
          <w:szCs w:val="20"/>
        </w:rPr>
        <w:t>mm-c2h</w:t>
      </w:r>
      <w:r w:rsidRPr="0001355D">
        <w:rPr>
          <w:rFonts w:cs="Arial"/>
          <w:szCs w:val="20"/>
        </w:rPr>
        <w:t>.zip</w:t>
      </w:r>
    </w:p>
    <w:p w14:paraId="4735C4B3" w14:textId="77777777" w:rsidR="002F676E" w:rsidRPr="0001355D" w:rsidRDefault="002F676E" w:rsidP="002F676E">
      <w:pPr>
        <w:pStyle w:val="ListParagraph"/>
        <w:numPr>
          <w:ilvl w:val="0"/>
          <w:numId w:val="44"/>
        </w:numPr>
        <w:rPr>
          <w:rFonts w:cs="Arial"/>
          <w:szCs w:val="20"/>
        </w:rPr>
      </w:pPr>
      <w:r w:rsidRPr="0001355D">
        <w:rPr>
          <w:rFonts w:cs="Arial"/>
          <w:szCs w:val="20"/>
        </w:rPr>
        <w:t xml:space="preserve">H2C unidirectional: </w:t>
      </w:r>
      <w:r>
        <w:rPr>
          <w:rFonts w:cs="Arial"/>
          <w:szCs w:val="20"/>
        </w:rPr>
        <w:t>mm</w:t>
      </w:r>
      <w:r w:rsidRPr="0001355D">
        <w:rPr>
          <w:rFonts w:cs="Arial"/>
          <w:szCs w:val="20"/>
        </w:rPr>
        <w:t>-h2c.zip</w:t>
      </w:r>
    </w:p>
    <w:p w14:paraId="74C7CFB4" w14:textId="77777777" w:rsidR="002F676E" w:rsidRPr="00584C62" w:rsidRDefault="002F676E" w:rsidP="002F676E">
      <w:pPr>
        <w:pStyle w:val="ListParagraph"/>
        <w:numPr>
          <w:ilvl w:val="0"/>
          <w:numId w:val="44"/>
        </w:numPr>
        <w:rPr>
          <w:rFonts w:cs="Arial"/>
          <w:szCs w:val="20"/>
        </w:rPr>
      </w:pPr>
      <w:r w:rsidRPr="0001355D">
        <w:rPr>
          <w:rFonts w:cs="Arial"/>
          <w:szCs w:val="20"/>
        </w:rPr>
        <w:t xml:space="preserve">C2H &amp; H2C bi-directional: </w:t>
      </w:r>
      <w:r>
        <w:rPr>
          <w:rFonts w:cs="Arial"/>
          <w:szCs w:val="20"/>
        </w:rPr>
        <w:t>mm</w:t>
      </w:r>
      <w:r w:rsidRPr="0001355D">
        <w:rPr>
          <w:rFonts w:cs="Arial"/>
          <w:szCs w:val="20"/>
        </w:rPr>
        <w:t>-bi.zip</w:t>
      </w:r>
    </w:p>
    <w:p w14:paraId="43B6A2EB" w14:textId="77777777" w:rsidR="00940A29" w:rsidRDefault="00940A29">
      <w:pPr>
        <w:jc w:val="left"/>
        <w:rPr>
          <w:rFonts w:cstheme="majorBidi"/>
          <w:b/>
          <w:i/>
          <w:iCs/>
          <w:color w:val="000000" w:themeColor="text1"/>
        </w:rPr>
      </w:pPr>
      <w:r>
        <w:br w:type="page"/>
      </w:r>
    </w:p>
    <w:p w14:paraId="36F15279" w14:textId="1E97E19A" w:rsidR="002F676E" w:rsidRDefault="00377982">
      <w:pPr>
        <w:pStyle w:val="Heading4"/>
        <w:rPr>
          <w:rFonts w:eastAsia="Times New Roman"/>
        </w:rPr>
      </w:pPr>
      <w:r>
        <w:rPr>
          <w:rFonts w:eastAsia="Times New Roman"/>
        </w:rPr>
        <w:lastRenderedPageBreak/>
        <w:t>PF Performance</w:t>
      </w:r>
    </w:p>
    <w:p w14:paraId="03674D07" w14:textId="42F1F19B" w:rsidR="002F676E" w:rsidRDefault="00940A29" w:rsidP="003C26DD">
      <w:r>
        <w:rPr>
          <w:noProof/>
        </w:rPr>
        <w:drawing>
          <wp:inline distT="0" distB="0" distL="0" distR="0" wp14:anchorId="56CE97C8" wp14:editId="5187B4EC">
            <wp:extent cx="5943600" cy="3568700"/>
            <wp:effectExtent l="0" t="0" r="0" b="12700"/>
            <wp:docPr id="569" name="Chart 569">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00007443" w14:textId="7C13DDF5" w:rsidR="002F676E" w:rsidRDefault="008B7CD2" w:rsidP="0019519F">
      <w:pPr>
        <w:pStyle w:val="Caption"/>
        <w:jc w:val="center"/>
      </w:pPr>
      <w:r>
        <w:t xml:space="preserve">Figure </w:t>
      </w:r>
      <w:r>
        <w:fldChar w:fldCharType="begin"/>
      </w:r>
      <w:r>
        <w:instrText xml:space="preserve"> SEQ Figure \* ARABIC </w:instrText>
      </w:r>
      <w:r>
        <w:fldChar w:fldCharType="separate"/>
      </w:r>
      <w:r w:rsidR="00B01568">
        <w:rPr>
          <w:noProof/>
        </w:rPr>
        <w:t>27</w:t>
      </w:r>
      <w:r>
        <w:fldChar w:fldCharType="end"/>
      </w:r>
      <w:r>
        <w:t xml:space="preserve">: </w:t>
      </w:r>
      <w:r w:rsidRPr="00722968">
        <w:t>Linux Kernel Reference Driver – QDMA</w:t>
      </w:r>
      <w:ins w:id="9105" w:author="Author">
        <w:r w:rsidR="006A7F6D">
          <w:t>5</w:t>
        </w:r>
      </w:ins>
      <w:del w:id="9106" w:author="Author">
        <w:r w:rsidRPr="00722968" w:rsidDel="006A7F6D">
          <w:delText>4</w:delText>
        </w:r>
      </w:del>
      <w:r w:rsidRPr="00722968">
        <w:t>.0 DDR Design MM C2H unidirectional performance</w:t>
      </w:r>
    </w:p>
    <w:p w14:paraId="10912A46" w14:textId="187B9360" w:rsidR="008B7CD2" w:rsidRDefault="001B3C8B" w:rsidP="003C26DD">
      <w:r>
        <w:rPr>
          <w:noProof/>
        </w:rPr>
        <w:drawing>
          <wp:inline distT="0" distB="0" distL="0" distR="0" wp14:anchorId="57D19780" wp14:editId="311ECAAC">
            <wp:extent cx="5943600" cy="3568700"/>
            <wp:effectExtent l="0" t="0" r="0" b="12700"/>
            <wp:docPr id="570" name="Chart 570">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64F1F107" w14:textId="39962DA2" w:rsidR="008B7CD2" w:rsidRDefault="008B7CD2" w:rsidP="0019519F">
      <w:pPr>
        <w:pStyle w:val="Caption"/>
        <w:jc w:val="center"/>
      </w:pPr>
      <w:r>
        <w:t xml:space="preserve">Figure </w:t>
      </w:r>
      <w:r>
        <w:fldChar w:fldCharType="begin"/>
      </w:r>
      <w:r>
        <w:instrText xml:space="preserve"> SEQ Figure \* ARABIC </w:instrText>
      </w:r>
      <w:r>
        <w:fldChar w:fldCharType="separate"/>
      </w:r>
      <w:r w:rsidR="00B01568">
        <w:rPr>
          <w:noProof/>
        </w:rPr>
        <w:t>28</w:t>
      </w:r>
      <w:r>
        <w:fldChar w:fldCharType="end"/>
      </w:r>
      <w:r>
        <w:t xml:space="preserve">: </w:t>
      </w:r>
      <w:r w:rsidRPr="00CC08F9">
        <w:t>Linux Kernel Reference Driver – QDMA</w:t>
      </w:r>
      <w:ins w:id="9107" w:author="Author">
        <w:r w:rsidR="006A7F6D">
          <w:t>5</w:t>
        </w:r>
      </w:ins>
      <w:del w:id="9108" w:author="Author">
        <w:r w:rsidRPr="00CC08F9" w:rsidDel="006A7F6D">
          <w:delText>4</w:delText>
        </w:r>
      </w:del>
      <w:r w:rsidRPr="00CC08F9">
        <w:t>.0 DDR design MM H2C unidirectional performance</w:t>
      </w:r>
    </w:p>
    <w:p w14:paraId="3CA1D786" w14:textId="0C417175" w:rsidR="008B7CD2" w:rsidRPr="001B3C8B" w:rsidRDefault="001B3C8B" w:rsidP="0019519F">
      <w:pPr>
        <w:jc w:val="center"/>
        <w:rPr>
          <w:b/>
        </w:rPr>
      </w:pPr>
      <w:r>
        <w:rPr>
          <w:noProof/>
        </w:rPr>
        <w:lastRenderedPageBreak/>
        <w:drawing>
          <wp:inline distT="0" distB="0" distL="0" distR="0" wp14:anchorId="1315D255" wp14:editId="65334BF2">
            <wp:extent cx="5943600" cy="3568700"/>
            <wp:effectExtent l="0" t="0" r="0" b="12700"/>
            <wp:docPr id="571" name="Chart 571">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r w:rsidR="008B7CD2" w:rsidRPr="001B3C8B">
        <w:rPr>
          <w:b/>
        </w:rPr>
        <w:t xml:space="preserve">Figure </w:t>
      </w:r>
      <w:r w:rsidR="008B7CD2" w:rsidRPr="001B3C8B">
        <w:rPr>
          <w:b/>
        </w:rPr>
        <w:fldChar w:fldCharType="begin"/>
      </w:r>
      <w:r w:rsidR="008B7CD2" w:rsidRPr="001B3C8B">
        <w:rPr>
          <w:b/>
        </w:rPr>
        <w:instrText xml:space="preserve"> SEQ Figure \* ARABIC </w:instrText>
      </w:r>
      <w:r w:rsidR="008B7CD2" w:rsidRPr="001B3C8B">
        <w:rPr>
          <w:b/>
        </w:rPr>
        <w:fldChar w:fldCharType="separate"/>
      </w:r>
      <w:r w:rsidR="00B01568">
        <w:rPr>
          <w:b/>
          <w:noProof/>
        </w:rPr>
        <w:t>29</w:t>
      </w:r>
      <w:r w:rsidR="008B7CD2" w:rsidRPr="001B3C8B">
        <w:rPr>
          <w:b/>
        </w:rPr>
        <w:fldChar w:fldCharType="end"/>
      </w:r>
      <w:r w:rsidR="008B7CD2" w:rsidRPr="001B3C8B">
        <w:rPr>
          <w:b/>
        </w:rPr>
        <w:t>: Linux Kernel Reference Driver – QDMA</w:t>
      </w:r>
      <w:ins w:id="9109" w:author="Author">
        <w:r w:rsidR="006A7F6D">
          <w:rPr>
            <w:b/>
          </w:rPr>
          <w:t>5</w:t>
        </w:r>
      </w:ins>
      <w:del w:id="9110" w:author="Author">
        <w:r w:rsidR="008B7CD2" w:rsidRPr="001B3C8B" w:rsidDel="006A7F6D">
          <w:rPr>
            <w:b/>
          </w:rPr>
          <w:delText>4</w:delText>
        </w:r>
      </w:del>
      <w:r w:rsidR="008B7CD2" w:rsidRPr="001B3C8B">
        <w:rPr>
          <w:b/>
        </w:rPr>
        <w:t>.0 DDR design MM combined bidirectional performance</w:t>
      </w:r>
    </w:p>
    <w:p w14:paraId="2CD8FA0B" w14:textId="77777777" w:rsidR="001B3C8B" w:rsidRDefault="001B3C8B" w:rsidP="008B7CD2"/>
    <w:p w14:paraId="27EDE817" w14:textId="0313E230" w:rsidR="00E5423A" w:rsidRDefault="00E5423A" w:rsidP="008B7CD2">
      <w:r>
        <w:t xml:space="preserve">Bi-directional MM performance numbers are taken </w:t>
      </w:r>
      <w:r w:rsidRPr="00FC0158">
        <w:t>with traffic being enabled in both H2C a</w:t>
      </w:r>
      <w:r>
        <w:t>nd C2H direction simultaneously.</w:t>
      </w:r>
    </w:p>
    <w:p w14:paraId="283E083E" w14:textId="2839069E" w:rsidR="001B3C8B" w:rsidRDefault="001B3C8B">
      <w:pPr>
        <w:jc w:val="left"/>
      </w:pPr>
      <w:r>
        <w:br w:type="page"/>
      </w:r>
    </w:p>
    <w:p w14:paraId="36D718CD" w14:textId="10CC71E2" w:rsidR="008B7CD2" w:rsidRDefault="00377982" w:rsidP="008B7CD2">
      <w:pPr>
        <w:pStyle w:val="Heading4"/>
      </w:pPr>
      <w:r>
        <w:lastRenderedPageBreak/>
        <w:t>VF Performance</w:t>
      </w:r>
    </w:p>
    <w:p w14:paraId="0DE8D92A" w14:textId="294348C7" w:rsidR="00C43B08" w:rsidRDefault="001B3C8B" w:rsidP="00543FAC">
      <w:r>
        <w:rPr>
          <w:noProof/>
        </w:rPr>
        <w:drawing>
          <wp:inline distT="0" distB="0" distL="0" distR="0" wp14:anchorId="154BBBB5" wp14:editId="55E75B85">
            <wp:extent cx="5943600" cy="3568700"/>
            <wp:effectExtent l="0" t="0" r="0" b="12700"/>
            <wp:docPr id="572" name="Chart 572">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03134C34" w14:textId="30915A27" w:rsidR="007E0E3D" w:rsidRPr="007E0E3D" w:rsidRDefault="008B7CD2" w:rsidP="0019519F">
      <w:pPr>
        <w:pStyle w:val="Caption"/>
        <w:jc w:val="center"/>
      </w:pPr>
      <w:r>
        <w:t xml:space="preserve">Figure </w:t>
      </w:r>
      <w:r>
        <w:fldChar w:fldCharType="begin"/>
      </w:r>
      <w:r>
        <w:instrText xml:space="preserve"> SEQ Figure \* ARABIC </w:instrText>
      </w:r>
      <w:r>
        <w:fldChar w:fldCharType="separate"/>
      </w:r>
      <w:r w:rsidR="00B01568">
        <w:rPr>
          <w:noProof/>
        </w:rPr>
        <w:t>30</w:t>
      </w:r>
      <w:r>
        <w:fldChar w:fldCharType="end"/>
      </w:r>
      <w:r>
        <w:t xml:space="preserve">: </w:t>
      </w:r>
      <w:r w:rsidRPr="001F001B">
        <w:t>Linux Kernel Reference Driver – QDMA</w:t>
      </w:r>
      <w:ins w:id="9111" w:author="Author">
        <w:r w:rsidR="006A7F6D">
          <w:t>5</w:t>
        </w:r>
      </w:ins>
      <w:del w:id="9112" w:author="Author">
        <w:r w:rsidR="001B3C8B" w:rsidDel="006A7F6D">
          <w:delText>4</w:delText>
        </w:r>
      </w:del>
      <w:r w:rsidR="001B3C8B">
        <w:t>.0</w:t>
      </w:r>
      <w:r w:rsidRPr="001F001B">
        <w:t xml:space="preserve"> DDR Design MM C2H unidirectional performance</w:t>
      </w:r>
    </w:p>
    <w:p w14:paraId="604BDC43" w14:textId="2FEE1F56" w:rsidR="00650A4B" w:rsidRDefault="001B3C8B" w:rsidP="00C169A6">
      <w:pPr>
        <w:jc w:val="center"/>
      </w:pPr>
      <w:r>
        <w:rPr>
          <w:noProof/>
        </w:rPr>
        <w:drawing>
          <wp:inline distT="0" distB="0" distL="0" distR="0" wp14:anchorId="5D35027A" wp14:editId="637CC5EE">
            <wp:extent cx="5943600" cy="3568700"/>
            <wp:effectExtent l="0" t="0" r="0" b="12700"/>
            <wp:docPr id="573" name="Chart 573">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42D20F7E" w14:textId="2135971D" w:rsidR="008B7CD2" w:rsidRDefault="008B7CD2" w:rsidP="0019519F">
      <w:pPr>
        <w:pStyle w:val="Caption"/>
        <w:jc w:val="center"/>
      </w:pPr>
      <w:r>
        <w:t xml:space="preserve">Figure </w:t>
      </w:r>
      <w:r>
        <w:fldChar w:fldCharType="begin"/>
      </w:r>
      <w:r>
        <w:instrText xml:space="preserve"> SEQ Figure \* ARABIC </w:instrText>
      </w:r>
      <w:r>
        <w:fldChar w:fldCharType="separate"/>
      </w:r>
      <w:r w:rsidR="00B01568">
        <w:rPr>
          <w:noProof/>
        </w:rPr>
        <w:t>31</w:t>
      </w:r>
      <w:r>
        <w:fldChar w:fldCharType="end"/>
      </w:r>
      <w:r>
        <w:t xml:space="preserve">: </w:t>
      </w:r>
      <w:r w:rsidRPr="002C3194">
        <w:t>Linux Kernel Reference Driver – QDMA</w:t>
      </w:r>
      <w:ins w:id="9113" w:author="Author">
        <w:r w:rsidR="006A7F6D">
          <w:t>5</w:t>
        </w:r>
      </w:ins>
      <w:del w:id="9114" w:author="Author">
        <w:r w:rsidR="001B3C8B" w:rsidDel="006A7F6D">
          <w:delText>4</w:delText>
        </w:r>
      </w:del>
      <w:r w:rsidR="001B3C8B">
        <w:t>.0</w:t>
      </w:r>
      <w:r w:rsidRPr="002C3194">
        <w:t xml:space="preserve"> DDR design MM H2C unidirectional performance</w:t>
      </w:r>
    </w:p>
    <w:p w14:paraId="0BF6A1FC" w14:textId="2A3DCBF7" w:rsidR="003C26DD" w:rsidRDefault="001B3C8B" w:rsidP="003C26DD">
      <w:r>
        <w:rPr>
          <w:noProof/>
        </w:rPr>
        <w:lastRenderedPageBreak/>
        <w:drawing>
          <wp:inline distT="0" distB="0" distL="0" distR="0" wp14:anchorId="1FC6832C" wp14:editId="294E92C3">
            <wp:extent cx="5943600" cy="3568700"/>
            <wp:effectExtent l="0" t="0" r="0" b="12700"/>
            <wp:docPr id="574" name="Chart 574">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0AE17D37" w14:textId="611956F5" w:rsidR="007E0E3D" w:rsidRDefault="008B7CD2" w:rsidP="0019519F">
      <w:pPr>
        <w:pStyle w:val="Caption"/>
        <w:jc w:val="center"/>
      </w:pPr>
      <w:r>
        <w:t xml:space="preserve">Figure </w:t>
      </w:r>
      <w:r>
        <w:fldChar w:fldCharType="begin"/>
      </w:r>
      <w:r>
        <w:instrText xml:space="preserve"> SEQ Figure \* ARABIC </w:instrText>
      </w:r>
      <w:r>
        <w:fldChar w:fldCharType="separate"/>
      </w:r>
      <w:r w:rsidR="00B01568">
        <w:rPr>
          <w:noProof/>
        </w:rPr>
        <w:t>32</w:t>
      </w:r>
      <w:r>
        <w:fldChar w:fldCharType="end"/>
      </w:r>
      <w:r>
        <w:t xml:space="preserve">: </w:t>
      </w:r>
      <w:r w:rsidRPr="00161C51">
        <w:t>Linux Kernel Reference Driver – QDMA</w:t>
      </w:r>
      <w:ins w:id="9115" w:author="Author">
        <w:r w:rsidR="006A7F6D">
          <w:t>5</w:t>
        </w:r>
      </w:ins>
      <w:del w:id="9116" w:author="Author">
        <w:r w:rsidR="007C6E2E" w:rsidDel="006A7F6D">
          <w:delText>4</w:delText>
        </w:r>
      </w:del>
      <w:r w:rsidR="007C6E2E">
        <w:t>.0</w:t>
      </w:r>
      <w:r w:rsidRPr="00161C51">
        <w:t xml:space="preserve"> DDR design MM combined bidirectional performance</w:t>
      </w:r>
    </w:p>
    <w:p w14:paraId="7E95FCFA" w14:textId="77777777" w:rsidR="008B7CD2" w:rsidRDefault="008B7CD2" w:rsidP="007E0E3D"/>
    <w:p w14:paraId="7F2D3543" w14:textId="738F69C2" w:rsidR="00584C62" w:rsidRPr="00E5423A" w:rsidRDefault="003C26DD" w:rsidP="00E5423A">
      <w:r>
        <w:t xml:space="preserve">Bi-directional MM performance numbers are taken </w:t>
      </w:r>
      <w:r w:rsidRPr="00FC0158">
        <w:t>with traffic being enabled in both H2C a</w:t>
      </w:r>
      <w:r>
        <w:t>nd C2H direction simultaneously.</w:t>
      </w:r>
      <w:bookmarkStart w:id="9117" w:name="_Toc525570794"/>
      <w:r w:rsidR="00584C62">
        <w:br w:type="page"/>
      </w:r>
    </w:p>
    <w:bookmarkEnd w:id="9117"/>
    <w:p w14:paraId="45BC6DDB" w14:textId="77777777" w:rsidR="00DA356B" w:rsidRDefault="00DA356B" w:rsidP="008F7550">
      <w:pPr>
        <w:pStyle w:val="Heading1"/>
      </w:pPr>
      <w:r>
        <w:lastRenderedPageBreak/>
        <w:t>Summary</w:t>
      </w:r>
    </w:p>
    <w:p w14:paraId="68CF5315" w14:textId="2B1E2112" w:rsidR="00D35D08" w:rsidRDefault="00D35D08" w:rsidP="00D35D08">
      <w:r>
        <w:t>The QDMA IP provides many capabilities that allow for very high throughput a</w:t>
      </w:r>
      <w:r w:rsidR="00A74D42">
        <w:t xml:space="preserve">nd efficiency. At the same </w:t>
      </w:r>
      <w:r w:rsidR="00A55E3D">
        <w:t>time</w:t>
      </w:r>
      <w:r>
        <w:t xml:space="preserve"> however, there are factors that impact performance, such as packet size, DMA overhead, system latency</w:t>
      </w:r>
      <w:r w:rsidR="00A55E3D">
        <w:t>,</w:t>
      </w:r>
      <w:r>
        <w:t xml:space="preserve"> and settings</w:t>
      </w:r>
      <w:r w:rsidR="00A55E3D">
        <w:t xml:space="preserve"> </w:t>
      </w:r>
      <w:r>
        <w:t>such as MPS, MRRS, etc.</w:t>
      </w:r>
    </w:p>
    <w:p w14:paraId="74B33560" w14:textId="77777777" w:rsidR="00D35D08" w:rsidRDefault="00D35D08" w:rsidP="00D35D08"/>
    <w:p w14:paraId="6676E49D" w14:textId="77777777" w:rsidR="00A74D42" w:rsidRDefault="00D35D08" w:rsidP="00D35D08">
      <w:r>
        <w:t xml:space="preserve">This report provides enough data to choose the number of queues needed to achieve optimal performance depending on the application. </w:t>
      </w:r>
    </w:p>
    <w:p w14:paraId="0D5E1F96" w14:textId="77777777" w:rsidR="00A74D42" w:rsidRDefault="00A74D42" w:rsidP="00D35D08"/>
    <w:p w14:paraId="1A13A188" w14:textId="68E0A671" w:rsidR="00D35D08" w:rsidRDefault="00D35D08" w:rsidP="00D35D08">
      <w:r>
        <w:t xml:space="preserve">Typically, networking applications optimize for small packet performance and </w:t>
      </w:r>
      <w:r w:rsidR="00A55E3D">
        <w:t xml:space="preserve">so can </w:t>
      </w:r>
      <w:r>
        <w:t xml:space="preserve">use more queues to saturate the Ethernet interface, while compute or storage applications </w:t>
      </w:r>
      <w:r w:rsidR="00A55E3D">
        <w:t>might</w:t>
      </w:r>
      <w:r>
        <w:t xml:space="preserve"> optimize for 4KB performance and saturate with </w:t>
      </w:r>
      <w:r w:rsidR="00A55E3D">
        <w:t>fewer</w:t>
      </w:r>
      <w:r>
        <w:t xml:space="preserve"> queues. As the report suggests, more queues help achieve small packet performance, but the max number of queues </w:t>
      </w:r>
      <w:r w:rsidR="00A55E3D">
        <w:t>can</w:t>
      </w:r>
      <w:r>
        <w:t xml:space="preserve">not exceed the number of threads available for the application. </w:t>
      </w:r>
    </w:p>
    <w:p w14:paraId="15B9C3C9" w14:textId="77777777" w:rsidR="00A74D42" w:rsidRDefault="00A74D42" w:rsidP="00D35D08"/>
    <w:p w14:paraId="24FAA963" w14:textId="0F778BE3" w:rsidR="00A74D42" w:rsidRDefault="00A74D42" w:rsidP="00D35D08">
      <w:r>
        <w:t>For the streaming mode t</w:t>
      </w:r>
      <w:r w:rsidR="00D35D08">
        <w:t xml:space="preserve">his report suggests that 4 and more queues with prefetch </w:t>
      </w:r>
      <w:r>
        <w:t>enabled</w:t>
      </w:r>
      <w:r w:rsidR="00D35D08">
        <w:t xml:space="preserve"> results in the high performance for different packet sizes.</w:t>
      </w:r>
    </w:p>
    <w:p w14:paraId="78F7F429" w14:textId="7A9EDC8E" w:rsidR="00D35D08" w:rsidRDefault="00D35D08" w:rsidP="00D35D08"/>
    <w:p w14:paraId="3B801AB0" w14:textId="50F2DA1E" w:rsidR="00A74D42" w:rsidRDefault="00A74D42" w:rsidP="00D35D08">
      <w:r>
        <w:t xml:space="preserve">For the memory mapped mode, the QDMA IP </w:t>
      </w:r>
      <w:r w:rsidR="00634018">
        <w:t xml:space="preserve">easily </w:t>
      </w:r>
      <w:r>
        <w:t>achieves the line</w:t>
      </w:r>
      <w:r w:rsidR="00634018">
        <w:t xml:space="preserve"> </w:t>
      </w:r>
      <w:r>
        <w:t xml:space="preserve">rate with the typical 4K </w:t>
      </w:r>
      <w:r w:rsidR="00634018">
        <w:t xml:space="preserve">workload even with a single queue when using BRAM. If </w:t>
      </w:r>
      <w:r w:rsidR="007A503D">
        <w:t>DDR is desired</w:t>
      </w:r>
      <w:r w:rsidR="00634018">
        <w:t>, more queues may be needed to obtain the best performance. This would highly depend on the memory configuration and</w:t>
      </w:r>
      <w:r w:rsidR="00E06122">
        <w:t xml:space="preserve"> the</w:t>
      </w:r>
      <w:r w:rsidR="00634018">
        <w:t xml:space="preserve"> access pattern.</w:t>
      </w:r>
      <w:r w:rsidR="00E06122">
        <w:t xml:space="preserve"> For example, concurrent read and write to the same memory bank would greatly reduce the efficiency and should be avoided</w:t>
      </w:r>
      <w:r w:rsidR="007A503D">
        <w:t xml:space="preserve"> if possible</w:t>
      </w:r>
      <w:r w:rsidR="00E06122">
        <w:t>.</w:t>
      </w:r>
    </w:p>
    <w:p w14:paraId="6E3B2977" w14:textId="77777777" w:rsidR="00A74D42" w:rsidRDefault="00A74D42" w:rsidP="00D35D08"/>
    <w:p w14:paraId="16D1E993" w14:textId="3C752B55" w:rsidR="00A74D42" w:rsidRDefault="00D35D08" w:rsidP="00D35D08">
      <w:r>
        <w:t>The bi-directional performance should be expected to be lower than uni-directional H2C and C2H</w:t>
      </w:r>
      <w:r w:rsidR="00A55E3D">
        <w:t>, because</w:t>
      </w:r>
      <w:r>
        <w:t xml:space="preserve"> the PCIe RQ interface is shared. </w:t>
      </w:r>
    </w:p>
    <w:p w14:paraId="5FD104C2" w14:textId="77777777" w:rsidR="00D35D08" w:rsidRDefault="00D35D08" w:rsidP="00D35D08"/>
    <w:p w14:paraId="70B05FF0" w14:textId="1A0C9955" w:rsidR="00D35D08" w:rsidRDefault="00D35D08" w:rsidP="00D35D08">
      <w:r>
        <w:t>In a multi-socket machine where NUMA is enabled, the latency for DMA reads can be prohibitively high</w:t>
      </w:r>
      <w:r w:rsidR="00A55E3D">
        <w:t>,</w:t>
      </w:r>
      <w:r>
        <w:t xml:space="preserve"> causing lower performance. Caution must be taken in </w:t>
      </w:r>
      <w:r w:rsidR="00A55E3D">
        <w:t xml:space="preserve">the </w:t>
      </w:r>
      <w:r>
        <w:t>driver to avoid using t</w:t>
      </w:r>
      <w:r w:rsidR="00575D8B">
        <w:t>he memory</w:t>
      </w:r>
      <w:r w:rsidR="00A55E3D">
        <w:t xml:space="preserve"> </w:t>
      </w:r>
      <w:r>
        <w:t>far away</w:t>
      </w:r>
      <w:r w:rsidR="00A55E3D">
        <w:t xml:space="preserve"> from the</w:t>
      </w:r>
      <w:r>
        <w:t xml:space="preserve"> CPU core.</w:t>
      </w:r>
    </w:p>
    <w:p w14:paraId="395D75BF" w14:textId="77777777" w:rsidR="00D35D08" w:rsidRDefault="00D35D08" w:rsidP="00D35D08"/>
    <w:p w14:paraId="517AE818" w14:textId="77777777" w:rsidR="00DA356B" w:rsidRDefault="00D35D08" w:rsidP="00DA356B">
      <w:r>
        <w:t xml:space="preserve">Based </w:t>
      </w:r>
      <w:r w:rsidR="00A55E3D">
        <w:t xml:space="preserve">on </w:t>
      </w:r>
      <w:r>
        <w:t>knowledge of the application, it is possible to further reduce the DMA and TLP overheads to achieve better throughput than in the document.</w:t>
      </w:r>
    </w:p>
    <w:p w14:paraId="7326B409" w14:textId="77777777" w:rsidR="00DA356B" w:rsidRDefault="00DA356B" w:rsidP="001B7CF8">
      <w:pPr>
        <w:pStyle w:val="Heading1"/>
      </w:pPr>
      <w:bookmarkStart w:id="9118" w:name="bookmark17"/>
      <w:r>
        <w:t>References</w:t>
      </w:r>
      <w:bookmarkEnd w:id="9118"/>
    </w:p>
    <w:p w14:paraId="2ED5BCE0" w14:textId="77777777" w:rsidR="00E952DD" w:rsidRDefault="00DA356B" w:rsidP="00E952DD">
      <w:r w:rsidRPr="00B63AF7">
        <w:t xml:space="preserve">These documents provide supplemental material useful with this </w:t>
      </w:r>
      <w:r>
        <w:t>performance report.</w:t>
      </w:r>
      <w:r w:rsidRPr="00B63AF7">
        <w:t xml:space="preserve"> </w:t>
      </w:r>
    </w:p>
    <w:p w14:paraId="58BB9DBD" w14:textId="77777777" w:rsidR="00E952DD" w:rsidRPr="00B63AF7" w:rsidRDefault="00E952DD" w:rsidP="00E952DD"/>
    <w:p w14:paraId="309F36A0" w14:textId="4DC89692" w:rsidR="00DA356B" w:rsidRPr="00E7233D" w:rsidRDefault="00F871A4" w:rsidP="00E952DD">
      <w:pPr>
        <w:pStyle w:val="ListParagraph"/>
        <w:numPr>
          <w:ilvl w:val="0"/>
          <w:numId w:val="27"/>
        </w:numPr>
      </w:pPr>
      <w:r>
        <w:fldChar w:fldCharType="begin"/>
      </w:r>
      <w:ins w:id="9119" w:author="Author">
        <w:r w:rsidR="0064363F">
          <w:instrText>HYPERLINK "https://www.xilinx.com/content/dam/xilinx/support/documents/ip_documentation/qdma/v5_0/pg302-qdma.pdf"</w:instrText>
        </w:r>
      </w:ins>
      <w:del w:id="9120" w:author="Author">
        <w:r w:rsidDel="0064363F">
          <w:delInstrText>HYPERLINK "https://www.xilinx.com/support/documentation/ip_documentation/qdma/v4_0/pg302-qdma.pdf"</w:delInstrText>
        </w:r>
      </w:del>
      <w:r>
        <w:fldChar w:fldCharType="separate"/>
      </w:r>
      <w:del w:id="9121" w:author="Author">
        <w:r w:rsidR="0087596C" w:rsidDel="0064363F">
          <w:rPr>
            <w:rStyle w:val="Hyperlink"/>
          </w:rPr>
          <w:delText>QDMA Subsystem for PCI Express v4.0 - PG302</w:delText>
        </w:r>
      </w:del>
      <w:ins w:id="9122" w:author="Author">
        <w:r w:rsidR="0064363F">
          <w:rPr>
            <w:rStyle w:val="Hyperlink"/>
          </w:rPr>
          <w:t>QDMA Subsystem for PCI Express v5.0 - PG302</w:t>
        </w:r>
      </w:ins>
      <w:r>
        <w:rPr>
          <w:rStyle w:val="Hyperlink"/>
        </w:rPr>
        <w:fldChar w:fldCharType="end"/>
      </w:r>
    </w:p>
    <w:p w14:paraId="66FF5F3B" w14:textId="29110329" w:rsidR="00DA356B" w:rsidRPr="00E952DD" w:rsidRDefault="0003792B" w:rsidP="00E952DD">
      <w:pPr>
        <w:pStyle w:val="ListParagraph"/>
        <w:numPr>
          <w:ilvl w:val="0"/>
          <w:numId w:val="27"/>
        </w:numPr>
        <w:rPr>
          <w:rStyle w:val="Hyperlink"/>
          <w:color w:val="000000"/>
        </w:rPr>
      </w:pPr>
      <w:r>
        <w:fldChar w:fldCharType="begin"/>
      </w:r>
      <w:ins w:id="9123" w:author="Author">
        <w:r w:rsidR="00F46925">
          <w:instrText>HYPERLINK "http://git.dpdk.org/apps/pktgen-dpdk/tag/?h=pktgen-22.04.1"</w:instrText>
        </w:r>
      </w:ins>
      <w:del w:id="9124" w:author="Author">
        <w:r w:rsidDel="00F46925">
          <w:delInstrText>HYPERLINK "http://git.dpdk.org/apps/pktgen-dpdk/tag/?h=pktgen-19.12.0"</w:delInstrText>
        </w:r>
      </w:del>
      <w:r>
        <w:fldChar w:fldCharType="separate"/>
      </w:r>
      <w:proofErr w:type="spellStart"/>
      <w:r w:rsidR="00DA356B" w:rsidRPr="00E7233D">
        <w:rPr>
          <w:rStyle w:val="Hyperlink"/>
        </w:rPr>
        <w:t>dpdk-pktgen</w:t>
      </w:r>
      <w:proofErr w:type="spellEnd"/>
      <w:r w:rsidR="00DA356B" w:rsidRPr="00E7233D">
        <w:rPr>
          <w:rStyle w:val="Hyperlink"/>
        </w:rPr>
        <w:t xml:space="preserve"> application</w:t>
      </w:r>
      <w:r>
        <w:rPr>
          <w:rStyle w:val="Hyperlink"/>
        </w:rPr>
        <w:fldChar w:fldCharType="end"/>
      </w:r>
    </w:p>
    <w:p w14:paraId="0F12B1EC" w14:textId="39956A8C" w:rsidR="00DA356B" w:rsidRDefault="001A242A" w:rsidP="00DA356B">
      <w:pPr>
        <w:pStyle w:val="ListParagraph"/>
        <w:numPr>
          <w:ilvl w:val="0"/>
          <w:numId w:val="27"/>
        </w:numPr>
      </w:pPr>
      <w:hyperlink r:id="rId92" w:history="1">
        <w:r w:rsidR="00DA356B" w:rsidRPr="00A249AB">
          <w:rPr>
            <w:rStyle w:val="Hyperlink"/>
          </w:rPr>
          <w:t>UltraScale+ Devices Integrated Block for PCI Express v1.3</w:t>
        </w:r>
      </w:hyperlink>
    </w:p>
    <w:sectPr w:rsidR="00DA356B" w:rsidSect="007F7C03">
      <w:headerReference w:type="even" r:id="rId93"/>
      <w:headerReference w:type="default" r:id="rId94"/>
      <w:footerReference w:type="even" r:id="rId95"/>
      <w:footerReference w:type="default" r:id="rId96"/>
      <w:headerReference w:type="first" r:id="rId97"/>
      <w:footerReference w:type="first" r:id="rId98"/>
      <w:pgSz w:w="12240" w:h="15840" w:code="1"/>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32E18" w14:textId="77777777" w:rsidR="00F464AC" w:rsidRDefault="00F464AC">
      <w:r>
        <w:separator/>
      </w:r>
    </w:p>
  </w:endnote>
  <w:endnote w:type="continuationSeparator" w:id="0">
    <w:p w14:paraId="44AFC899" w14:textId="77777777" w:rsidR="00F464AC" w:rsidRDefault="00F464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Verdana Tahoma Arial">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AD4E3" w14:textId="0669DA7A" w:rsidR="004810B7" w:rsidRDefault="004810B7" w:rsidP="00D43566">
    <w:pPr>
      <w:pStyle w:val="Footer"/>
      <w:jc w:val="center"/>
      <w:rPr>
        <w:rFonts w:cs="Arial"/>
        <w:color w:val="000000"/>
      </w:rPr>
    </w:pPr>
    <w:bookmarkStart w:id="9125" w:name="XILINX1FooterEvenPages"/>
    <w:r w:rsidRPr="000E4205">
      <w:rPr>
        <w:rFonts w:cs="Arial"/>
        <w:color w:val="000000"/>
      </w:rPr>
      <w:t>© Copyright 20</w:t>
    </w:r>
    <w:r>
      <w:rPr>
        <w:rFonts w:cs="Arial"/>
        <w:color w:val="000000"/>
      </w:rPr>
      <w:t>2</w:t>
    </w:r>
    <w:del w:id="9126" w:author="Author">
      <w:r w:rsidDel="00DA2232">
        <w:rPr>
          <w:rFonts w:cs="Arial"/>
          <w:color w:val="000000"/>
        </w:rPr>
        <w:delText>0</w:delText>
      </w:r>
    </w:del>
    <w:ins w:id="9127" w:author="Author">
      <w:r w:rsidR="00DA2232">
        <w:rPr>
          <w:rFonts w:cs="Arial"/>
          <w:color w:val="000000"/>
        </w:rPr>
        <w:t>3</w:t>
      </w:r>
    </w:ins>
    <w:r w:rsidRPr="000E4205">
      <w:rPr>
        <w:rFonts w:cs="Arial"/>
        <w:color w:val="000000"/>
      </w:rPr>
      <w:t xml:space="preserve"> Xilinx</w:t>
    </w:r>
  </w:p>
  <w:bookmarkEnd w:id="9125"/>
  <w:p w14:paraId="35C5F9C2" w14:textId="526B20EA" w:rsidR="004810B7" w:rsidRPr="005D2A9D" w:rsidRDefault="001A242A" w:rsidP="000E4205">
    <w:pPr>
      <w:pStyle w:val="Footer"/>
      <w:jc w:val="left"/>
      <w:rPr>
        <w:b/>
      </w:rPr>
    </w:pPr>
    <w:r>
      <w:pict w14:anchorId="6DD6041A">
        <v:rect id="_x0000_i1029" style="width:523.3pt;height:3pt" o:hralign="center" o:hrstd="t" o:hrnoshade="t" o:hr="t" fillcolor="#ea2a16" stroked="f"/>
      </w:pict>
    </w:r>
    <w:r w:rsidR="004810B7" w:rsidRPr="007A01D8">
      <w:rPr>
        <w:i/>
        <w:szCs w:val="20"/>
      </w:rPr>
      <w:t xml:space="preserve"> </w:t>
    </w:r>
    <w:r w:rsidR="004810B7">
      <w:rPr>
        <w:i/>
        <w:szCs w:val="20"/>
      </w:rPr>
      <w:t xml:space="preserve">Xilinx Answer 71543 – QDMA Performance                                                </w:t>
    </w:r>
    <w:r w:rsidR="004810B7" w:rsidRPr="007A01D8">
      <w:rPr>
        <w:i/>
        <w:szCs w:val="20"/>
      </w:rPr>
      <w:t xml:space="preserve">  </w:t>
    </w:r>
    <w:r w:rsidR="004810B7">
      <w:rPr>
        <w:i/>
        <w:szCs w:val="20"/>
      </w:rPr>
      <w:t xml:space="preserve">                  </w:t>
    </w:r>
    <w:r w:rsidR="004810B7" w:rsidRPr="007A01D8">
      <w:rPr>
        <w:i/>
        <w:szCs w:val="20"/>
      </w:rPr>
      <w:t xml:space="preserve">                    </w:t>
    </w:r>
    <w:r w:rsidR="004810B7">
      <w:rPr>
        <w:i/>
        <w:szCs w:val="20"/>
      </w:rPr>
      <w:t xml:space="preserve">     </w:t>
    </w:r>
    <w:r w:rsidR="004810B7" w:rsidRPr="00995E45">
      <w:rPr>
        <w:i/>
        <w:szCs w:val="20"/>
      </w:rPr>
      <w:fldChar w:fldCharType="begin"/>
    </w:r>
    <w:r w:rsidR="004810B7" w:rsidRPr="00995E45">
      <w:rPr>
        <w:i/>
        <w:szCs w:val="20"/>
      </w:rPr>
      <w:instrText xml:space="preserve"> PAGE   \* MERGEFORMAT </w:instrText>
    </w:r>
    <w:r w:rsidR="004810B7" w:rsidRPr="00995E45">
      <w:rPr>
        <w:i/>
        <w:szCs w:val="20"/>
      </w:rPr>
      <w:fldChar w:fldCharType="separate"/>
    </w:r>
    <w:r w:rsidR="004810B7">
      <w:rPr>
        <w:i/>
        <w:noProof/>
        <w:szCs w:val="20"/>
      </w:rPr>
      <w:t>10</w:t>
    </w:r>
    <w:r w:rsidR="004810B7" w:rsidRPr="00995E45">
      <w:rPr>
        <w:i/>
        <w:szCs w:val="20"/>
      </w:rPr>
      <w:fldChar w:fldCharType="end"/>
    </w:r>
    <w:r w:rsidR="004810B7" w:rsidRPr="007A01D8">
      <w:rPr>
        <w:i/>
        <w:szCs w:val="20"/>
      </w:rPr>
      <w:t xml:space="preserve">                     </w:t>
    </w:r>
    <w:r w:rsidR="004810B7">
      <w:rPr>
        <w:i/>
        <w:szCs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049E4" w14:textId="6896D75D" w:rsidR="004810B7" w:rsidRDefault="004810B7" w:rsidP="000E4205">
    <w:pPr>
      <w:pStyle w:val="Footer"/>
      <w:jc w:val="center"/>
      <w:rPr>
        <w:rFonts w:cs="Arial"/>
        <w:color w:val="000000"/>
      </w:rPr>
    </w:pPr>
    <w:bookmarkStart w:id="9128" w:name="XILINX1FooterPrimary"/>
    <w:r w:rsidRPr="000E4205">
      <w:rPr>
        <w:rFonts w:cs="Arial"/>
        <w:color w:val="000000"/>
      </w:rPr>
      <w:t>© Copyright 20</w:t>
    </w:r>
    <w:r>
      <w:rPr>
        <w:rFonts w:cs="Arial"/>
        <w:color w:val="000000"/>
      </w:rPr>
      <w:t>2</w:t>
    </w:r>
    <w:del w:id="9129" w:author="Author">
      <w:r w:rsidDel="00DA2232">
        <w:rPr>
          <w:rFonts w:cs="Arial"/>
          <w:color w:val="000000"/>
        </w:rPr>
        <w:delText>0</w:delText>
      </w:r>
    </w:del>
    <w:ins w:id="9130" w:author="Author">
      <w:r w:rsidR="00DA2232">
        <w:rPr>
          <w:rFonts w:cs="Arial"/>
          <w:color w:val="000000"/>
        </w:rPr>
        <w:t>3</w:t>
      </w:r>
    </w:ins>
    <w:r w:rsidRPr="000E4205">
      <w:rPr>
        <w:rFonts w:cs="Arial"/>
        <w:color w:val="000000"/>
      </w:rPr>
      <w:t xml:space="preserve"> Xilinx</w:t>
    </w:r>
  </w:p>
  <w:bookmarkEnd w:id="9128"/>
  <w:p w14:paraId="326FA697" w14:textId="0B2736DC" w:rsidR="004810B7" w:rsidRPr="005D2A9D" w:rsidRDefault="001A242A" w:rsidP="00904140">
    <w:pPr>
      <w:pStyle w:val="Footer"/>
      <w:jc w:val="left"/>
      <w:rPr>
        <w:b/>
      </w:rPr>
    </w:pPr>
    <w:r>
      <w:pict w14:anchorId="46683C33">
        <v:rect id="_x0000_i1030" style="width:523.3pt;height:3pt" o:hralign="center" o:hrstd="t" o:hrnoshade="t" o:hr="t" fillcolor="#ea2a16" stroked="f"/>
      </w:pict>
    </w:r>
    <w:r w:rsidR="004810B7" w:rsidRPr="007A01D8">
      <w:rPr>
        <w:i/>
        <w:szCs w:val="20"/>
      </w:rPr>
      <w:t xml:space="preserve"> </w:t>
    </w:r>
    <w:r w:rsidR="004810B7">
      <w:rPr>
        <w:i/>
        <w:szCs w:val="20"/>
      </w:rPr>
      <w:t xml:space="preserve">Xilinx Answer 71543 – QDMA Performance Report                                          </w:t>
    </w:r>
    <w:r w:rsidR="004810B7" w:rsidRPr="007A01D8">
      <w:rPr>
        <w:i/>
        <w:szCs w:val="20"/>
      </w:rPr>
      <w:t xml:space="preserve">  </w:t>
    </w:r>
    <w:r w:rsidR="004810B7">
      <w:rPr>
        <w:i/>
        <w:szCs w:val="20"/>
      </w:rPr>
      <w:t xml:space="preserve">                                      </w:t>
    </w:r>
    <w:r w:rsidR="004810B7" w:rsidRPr="00995E45">
      <w:rPr>
        <w:i/>
        <w:szCs w:val="20"/>
      </w:rPr>
      <w:fldChar w:fldCharType="begin"/>
    </w:r>
    <w:r w:rsidR="004810B7" w:rsidRPr="00995E45">
      <w:rPr>
        <w:i/>
        <w:szCs w:val="20"/>
      </w:rPr>
      <w:instrText xml:space="preserve"> PAGE   \* MERGEFORMAT </w:instrText>
    </w:r>
    <w:r w:rsidR="004810B7" w:rsidRPr="00995E45">
      <w:rPr>
        <w:i/>
        <w:szCs w:val="20"/>
      </w:rPr>
      <w:fldChar w:fldCharType="separate"/>
    </w:r>
    <w:r w:rsidR="004810B7">
      <w:rPr>
        <w:i/>
        <w:noProof/>
        <w:szCs w:val="20"/>
      </w:rPr>
      <w:t>9</w:t>
    </w:r>
    <w:r w:rsidR="004810B7" w:rsidRPr="00995E45">
      <w:rPr>
        <w:i/>
        <w:szCs w:val="20"/>
      </w:rPr>
      <w:fldChar w:fldCharType="end"/>
    </w:r>
    <w:r w:rsidR="004810B7" w:rsidRPr="007A01D8">
      <w:rPr>
        <w:i/>
        <w:szCs w:val="20"/>
      </w:rPr>
      <w:t xml:space="preserve">                     </w:t>
    </w:r>
    <w:r w:rsidR="004810B7">
      <w:rPr>
        <w:i/>
        <w:szCs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AC572" w14:textId="1646E04C" w:rsidR="004810B7" w:rsidRDefault="004810B7" w:rsidP="000E4205">
    <w:pPr>
      <w:pStyle w:val="Footer"/>
      <w:jc w:val="center"/>
      <w:rPr>
        <w:rFonts w:cs="Arial"/>
        <w:color w:val="000000"/>
      </w:rPr>
    </w:pPr>
    <w:bookmarkStart w:id="9131" w:name="XILINX1FooterFirstPage"/>
    <w:r w:rsidRPr="000E4205">
      <w:rPr>
        <w:rFonts w:cs="Arial"/>
        <w:color w:val="000000"/>
      </w:rPr>
      <w:t>© Copyright 20</w:t>
    </w:r>
    <w:r>
      <w:rPr>
        <w:rFonts w:cs="Arial"/>
        <w:color w:val="000000"/>
      </w:rPr>
      <w:t>2</w:t>
    </w:r>
    <w:del w:id="9132" w:author="Author">
      <w:r w:rsidDel="00DA2232">
        <w:rPr>
          <w:rFonts w:cs="Arial"/>
          <w:color w:val="000000"/>
        </w:rPr>
        <w:delText>0</w:delText>
      </w:r>
    </w:del>
    <w:ins w:id="9133" w:author="Author">
      <w:r w:rsidR="00DA2232">
        <w:rPr>
          <w:rFonts w:cs="Arial"/>
          <w:color w:val="000000"/>
        </w:rPr>
        <w:t>3</w:t>
      </w:r>
    </w:ins>
    <w:r w:rsidRPr="000E4205">
      <w:rPr>
        <w:rFonts w:cs="Arial"/>
        <w:color w:val="000000"/>
      </w:rPr>
      <w:t xml:space="preserve"> Xilinx</w:t>
    </w:r>
  </w:p>
  <w:bookmarkEnd w:id="9131"/>
  <w:p w14:paraId="4C857071" w14:textId="20B27A28" w:rsidR="004810B7" w:rsidRPr="009571CD" w:rsidRDefault="001A242A" w:rsidP="000E4205">
    <w:pPr>
      <w:pStyle w:val="Footer"/>
      <w:jc w:val="left"/>
      <w:rPr>
        <w:i/>
        <w:szCs w:val="20"/>
      </w:rPr>
    </w:pPr>
    <w:r>
      <w:pict w14:anchorId="090549B1">
        <v:rect id="_x0000_i1032" style="width:523.3pt;height:3pt" o:hralign="center" o:hrstd="t" o:hrnoshade="t" o:hr="t" fillcolor="#ea2a16" stroked="f"/>
      </w:pict>
    </w:r>
    <w:r w:rsidR="004810B7" w:rsidRPr="007A01D8">
      <w:rPr>
        <w:i/>
        <w:szCs w:val="20"/>
      </w:rPr>
      <w:t xml:space="preserve"> </w:t>
    </w:r>
    <w:r w:rsidR="004810B7">
      <w:rPr>
        <w:i/>
        <w:szCs w:val="20"/>
      </w:rPr>
      <w:t xml:space="preserve">Xilinx Answer 71543 – QDMA Performance                                            </w:t>
    </w:r>
    <w:r w:rsidR="004810B7" w:rsidRPr="007A01D8">
      <w:rPr>
        <w:i/>
        <w:szCs w:val="20"/>
      </w:rPr>
      <w:t xml:space="preserve">  </w:t>
    </w:r>
    <w:r w:rsidR="004810B7">
      <w:rPr>
        <w:i/>
        <w:szCs w:val="20"/>
      </w:rPr>
      <w:t xml:space="preserve">                  </w:t>
    </w:r>
    <w:r w:rsidR="004810B7" w:rsidRPr="007A01D8">
      <w:rPr>
        <w:i/>
        <w:szCs w:val="20"/>
      </w:rPr>
      <w:t xml:space="preserve">                    </w:t>
    </w:r>
    <w:r w:rsidR="004810B7">
      <w:rPr>
        <w:i/>
        <w:szCs w:val="20"/>
      </w:rPr>
      <w:t xml:space="preserve">     </w:t>
    </w:r>
    <w:r w:rsidR="004810B7" w:rsidRPr="00995E45">
      <w:rPr>
        <w:i/>
        <w:szCs w:val="20"/>
      </w:rPr>
      <w:fldChar w:fldCharType="begin"/>
    </w:r>
    <w:r w:rsidR="004810B7" w:rsidRPr="00995E45">
      <w:rPr>
        <w:i/>
        <w:szCs w:val="20"/>
      </w:rPr>
      <w:instrText xml:space="preserve"> PAGE   \* MERGEFORMAT </w:instrText>
    </w:r>
    <w:r w:rsidR="004810B7" w:rsidRPr="00995E45">
      <w:rPr>
        <w:i/>
        <w:szCs w:val="20"/>
      </w:rPr>
      <w:fldChar w:fldCharType="separate"/>
    </w:r>
    <w:r w:rsidR="004810B7">
      <w:rPr>
        <w:i/>
        <w:noProof/>
        <w:szCs w:val="20"/>
      </w:rPr>
      <w:t>1</w:t>
    </w:r>
    <w:r w:rsidR="004810B7" w:rsidRPr="00995E45">
      <w:rPr>
        <w:i/>
        <w:szCs w:val="20"/>
      </w:rPr>
      <w:fldChar w:fldCharType="end"/>
    </w:r>
    <w:r w:rsidR="004810B7" w:rsidRPr="007A01D8">
      <w:rPr>
        <w:i/>
        <w:szCs w:val="20"/>
      </w:rPr>
      <w:t xml:space="preserve">                     </w:t>
    </w:r>
    <w:r w:rsidR="004810B7">
      <w:rPr>
        <w:i/>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3433B" w14:textId="77777777" w:rsidR="00F464AC" w:rsidRDefault="00F464AC">
      <w:r>
        <w:separator/>
      </w:r>
    </w:p>
  </w:footnote>
  <w:footnote w:type="continuationSeparator" w:id="0">
    <w:p w14:paraId="49869148" w14:textId="77777777" w:rsidR="00F464AC" w:rsidRDefault="00F464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6BE81" w14:textId="41A4F720" w:rsidR="004810B7" w:rsidRDefault="00560434" w:rsidP="000E4205">
    <w:pPr>
      <w:pStyle w:val="Header"/>
    </w:pPr>
    <w:r>
      <w:rPr>
        <w:noProof/>
        <w:lang w:val="en-GB" w:eastAsia="en-GB"/>
      </w:rPr>
      <mc:AlternateContent>
        <mc:Choice Requires="wps">
          <w:drawing>
            <wp:anchor distT="0" distB="0" distL="114300" distR="114300" simplePos="0" relativeHeight="251661312" behindDoc="0" locked="0" layoutInCell="0" allowOverlap="1" wp14:anchorId="70A960FC" wp14:editId="3DCFA2D2">
              <wp:simplePos x="0" y="0"/>
              <wp:positionH relativeFrom="page">
                <wp:posOffset>0</wp:posOffset>
              </wp:positionH>
              <wp:positionV relativeFrom="page">
                <wp:posOffset>190500</wp:posOffset>
              </wp:positionV>
              <wp:extent cx="7772400" cy="252095"/>
              <wp:effectExtent l="0" t="0" r="0" b="14605"/>
              <wp:wrapNone/>
              <wp:docPr id="24" name="MSIPCM38804135b4b117031f0fa6f8" descr="{&quot;HashCode&quot;:-549612842,&quot;Height&quot;:792.0,&quot;Width&quot;:612.0,&quot;Placement&quot;:&quot;Header&quot;,&quot;Index&quot;:&quot;OddAndEven&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A072738" w14:textId="5B1C055B" w:rsidR="00560434" w:rsidRPr="00560434" w:rsidRDefault="00560434" w:rsidP="00560434">
                          <w:pPr>
                            <w:jc w:val="left"/>
                            <w:rPr>
                              <w:rFonts w:cs="Arial"/>
                              <w:color w:val="0000FF"/>
                            </w:rPr>
                          </w:pPr>
                          <w:r w:rsidRPr="00560434">
                            <w:rPr>
                              <w:rFonts w:cs="Arial"/>
                              <w:color w:val="0000FF"/>
                            </w:rPr>
                            <w:t>[AMD Official Use Only - General]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70A960FC" id="_x0000_t202" coordsize="21600,21600" o:spt="202" path="m,l,21600r21600,l21600,xe">
              <v:stroke joinstyle="miter"/>
              <v:path gradientshapeok="t" o:connecttype="rect"/>
            </v:shapetype>
            <v:shape id="MSIPCM38804135b4b117031f0fa6f8" o:spid="_x0000_s1121" type="#_x0000_t202" alt="{&quot;HashCode&quot;:-549612842,&quot;Height&quot;:792.0,&quot;Width&quot;:612.0,&quot;Placement&quot;:&quot;Header&quot;,&quot;Index&quot;:&quot;OddAndEven&quot;,&quot;Section&quot;:1,&quot;Top&quot;:0.0,&quot;Left&quot;:0.0}" style="position:absolute;left:0;text-align:left;margin-left:0;margin-top:15pt;width:612pt;height:19.85pt;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" o:allowincell="f" filled="f" stroked="f" strokeweight=".5pt">
              <v:textbox inset="20pt,0,,0">
                <w:txbxContent>
                  <w:p w14:paraId="0A072738" w14:textId="5B1C055B" w:rsidR="00560434" w:rsidRPr="00560434" w:rsidRDefault="00560434" w:rsidP="00560434">
                    <w:pPr>
                      <w:jc w:val="left"/>
                      <w:rPr>
                        <w:rFonts w:cs="Arial"/>
                        <w:color w:val="0000FF"/>
                      </w:rPr>
                    </w:pPr>
                    <w:r w:rsidRPr="00560434">
                      <w:rPr>
                        <w:rFonts w:cs="Arial"/>
                        <w:color w:val="0000FF"/>
                      </w:rPr>
                      <w:t>[AMD Official Use Only - General]</w:t>
                    </w:r>
                  </w:p>
                </w:txbxContent>
              </v:textbox>
              <w10:wrap anchorx="page" anchory="page"/>
            </v:shape>
          </w:pict>
        </mc:Fallback>
      </mc:AlternateContent>
    </w:r>
    <w:r w:rsidR="004810B7">
      <w:rPr>
        <w:noProof/>
        <w:lang w:val="en-GB" w:eastAsia="en-GB"/>
      </w:rPr>
      <w:drawing>
        <wp:inline distT="0" distB="0" distL="0" distR="0" wp14:anchorId="2AA86A16" wp14:editId="19FAA7E9">
          <wp:extent cx="1381125" cy="409575"/>
          <wp:effectExtent l="0" t="0" r="9525" b="0"/>
          <wp:docPr id="3" name="Picture 3" descr="xlogo_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logo_b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1125" cy="409575"/>
                  </a:xfrm>
                  <a:prstGeom prst="rect">
                    <a:avLst/>
                  </a:prstGeom>
                  <a:noFill/>
                  <a:ln>
                    <a:noFill/>
                  </a:ln>
                </pic:spPr>
              </pic:pic>
            </a:graphicData>
          </a:graphic>
        </wp:inline>
      </w:drawing>
    </w:r>
  </w:p>
  <w:p w14:paraId="64F71395" w14:textId="77777777" w:rsidR="004810B7" w:rsidRDefault="001A242A" w:rsidP="000E4205">
    <w:pPr>
      <w:pStyle w:val="Header"/>
    </w:pPr>
    <w:r>
      <w:pict w14:anchorId="400847EC">
        <v:rect id="_x0000_i1027" style="width:523.3pt;height:3pt" o:hralign="center" o:hrstd="t" o:hrnoshade="t" o:hr="t" fillcolor="#ea2a16"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EFE88" w14:textId="5D8D6BF5" w:rsidR="004810B7" w:rsidRDefault="00560434">
    <w:pPr>
      <w:pStyle w:val="Header"/>
    </w:pPr>
    <w:r>
      <w:rPr>
        <w:noProof/>
        <w:lang w:val="en-GB" w:eastAsia="en-GB"/>
      </w:rPr>
      <mc:AlternateContent>
        <mc:Choice Requires="wps">
          <w:drawing>
            <wp:anchor distT="0" distB="0" distL="114300" distR="114300" simplePos="0" relativeHeight="251659264" behindDoc="0" locked="0" layoutInCell="0" allowOverlap="1" wp14:anchorId="157375D7" wp14:editId="6670F4FF">
              <wp:simplePos x="0" y="0"/>
              <wp:positionH relativeFrom="page">
                <wp:posOffset>0</wp:posOffset>
              </wp:positionH>
              <wp:positionV relativeFrom="page">
                <wp:posOffset>190500</wp:posOffset>
              </wp:positionV>
              <wp:extent cx="7772400" cy="252095"/>
              <wp:effectExtent l="0" t="0" r="0" b="14605"/>
              <wp:wrapNone/>
              <wp:docPr id="20" name="MSIPCM1749496eb9e49338aa2da0e5" descr="{&quot;HashCode&quot;:-549612842,&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D5D390" w14:textId="538AA631" w:rsidR="00560434" w:rsidRPr="00560434" w:rsidRDefault="00560434" w:rsidP="00560434">
                          <w:pPr>
                            <w:jc w:val="left"/>
                            <w:rPr>
                              <w:rFonts w:cs="Arial"/>
                              <w:color w:val="0000FF"/>
                            </w:rPr>
                          </w:pPr>
                          <w:r w:rsidRPr="00560434">
                            <w:rPr>
                              <w:rFonts w:cs="Arial"/>
                              <w:color w:val="0000FF"/>
                            </w:rPr>
                            <w:t>[AMD Official Use Only - General]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157375D7" id="_x0000_t202" coordsize="21600,21600" o:spt="202" path="m,l,21600r21600,l21600,xe">
              <v:stroke joinstyle="miter"/>
              <v:path gradientshapeok="t" o:connecttype="rect"/>
            </v:shapetype>
            <v:shape id="MSIPCM1749496eb9e49338aa2da0e5" o:spid="_x0000_s1122" type="#_x0000_t202" alt="{&quot;HashCode&quot;:-549612842,&quot;Height&quot;:792.0,&quot;Width&quot;:612.0,&quot;Placement&quot;:&quot;Header&quot;,&quot;Index&quot;:&quot;Primary&quot;,&quot;Section&quot;:1,&quot;Top&quot;:0.0,&quot;Left&quot;:0.0}" style="position:absolute;left:0;text-align:left;margin-left:0;margin-top:15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" o:allowincell="f" filled="f" stroked="f" strokeweight=".5pt">
              <v:textbox inset="20pt,0,,0">
                <w:txbxContent>
                  <w:p w14:paraId="4ED5D390" w14:textId="538AA631" w:rsidR="00560434" w:rsidRPr="00560434" w:rsidRDefault="00560434" w:rsidP="00560434">
                    <w:pPr>
                      <w:jc w:val="left"/>
                      <w:rPr>
                        <w:rFonts w:cs="Arial"/>
                        <w:color w:val="0000FF"/>
                      </w:rPr>
                    </w:pPr>
                    <w:r w:rsidRPr="00560434">
                      <w:rPr>
                        <w:rFonts w:cs="Arial"/>
                        <w:color w:val="0000FF"/>
                      </w:rPr>
                      <w:t>[AMD Official Use Only - General]</w:t>
                    </w:r>
                  </w:p>
                </w:txbxContent>
              </v:textbox>
              <w10:wrap anchorx="page" anchory="page"/>
            </v:shape>
          </w:pict>
        </mc:Fallback>
      </mc:AlternateContent>
    </w:r>
    <w:r w:rsidR="004810B7">
      <w:rPr>
        <w:noProof/>
        <w:lang w:val="en-GB" w:eastAsia="en-GB"/>
      </w:rPr>
      <w:drawing>
        <wp:inline distT="0" distB="0" distL="0" distR="0" wp14:anchorId="18BBFE01" wp14:editId="7F0C3AF6">
          <wp:extent cx="1381125" cy="409575"/>
          <wp:effectExtent l="0" t="0" r="9525" b="0"/>
          <wp:docPr id="5" name="Picture 5" descr="xlogo_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logo_b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1125" cy="409575"/>
                  </a:xfrm>
                  <a:prstGeom prst="rect">
                    <a:avLst/>
                  </a:prstGeom>
                  <a:noFill/>
                  <a:ln>
                    <a:noFill/>
                  </a:ln>
                </pic:spPr>
              </pic:pic>
            </a:graphicData>
          </a:graphic>
        </wp:inline>
      </w:drawing>
    </w:r>
  </w:p>
  <w:p w14:paraId="1EC76992" w14:textId="77777777" w:rsidR="004810B7" w:rsidRDefault="001A242A">
    <w:pPr>
      <w:pStyle w:val="Header"/>
    </w:pPr>
    <w:r>
      <w:pict w14:anchorId="133EDDF7">
        <v:rect id="_x0000_i1028" style="width:523.3pt;height:3pt" o:hralign="center" o:hrstd="t" o:hrnoshade="t" o:hr="t" fillcolor="#ea2a16"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B8CEF" w14:textId="74042E45" w:rsidR="004810B7" w:rsidRDefault="00560434" w:rsidP="000E4205">
    <w:pPr>
      <w:pStyle w:val="Header"/>
    </w:pPr>
    <w:r>
      <w:rPr>
        <w:noProof/>
        <w:lang w:val="en-GB" w:eastAsia="en-GB"/>
      </w:rPr>
      <mc:AlternateContent>
        <mc:Choice Requires="wps">
          <w:drawing>
            <wp:anchor distT="0" distB="0" distL="114300" distR="114300" simplePos="0" relativeHeight="251660288" behindDoc="0" locked="0" layoutInCell="0" allowOverlap="1" wp14:anchorId="5F6FF451" wp14:editId="6DCACC22">
              <wp:simplePos x="0" y="0"/>
              <wp:positionH relativeFrom="page">
                <wp:posOffset>0</wp:posOffset>
              </wp:positionH>
              <wp:positionV relativeFrom="page">
                <wp:posOffset>190500</wp:posOffset>
              </wp:positionV>
              <wp:extent cx="7772400" cy="252095"/>
              <wp:effectExtent l="0" t="0" r="0" b="14605"/>
              <wp:wrapNone/>
              <wp:docPr id="21" name="MSIPCM29d648f8a3af9e218d732daa" descr="{&quot;HashCode&quot;:-549612842,&quot;Height&quot;:792.0,&quot;Width&quot;:612.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BE2E634" w14:textId="62AEAD72" w:rsidR="00560434" w:rsidRPr="00560434" w:rsidRDefault="00560434" w:rsidP="00560434">
                          <w:pPr>
                            <w:jc w:val="left"/>
                            <w:rPr>
                              <w:rFonts w:cs="Arial"/>
                              <w:color w:val="0000FF"/>
                            </w:rPr>
                          </w:pPr>
                          <w:r w:rsidRPr="00560434">
                            <w:rPr>
                              <w:rFonts w:cs="Arial"/>
                              <w:color w:val="0000FF"/>
                            </w:rPr>
                            <w:t>[AMD Official Use Only - General]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5F6FF451" id="_x0000_t202" coordsize="21600,21600" o:spt="202" path="m,l,21600r21600,l21600,xe">
              <v:stroke joinstyle="miter"/>
              <v:path gradientshapeok="t" o:connecttype="rect"/>
            </v:shapetype>
            <v:shape id="MSIPCM29d648f8a3af9e218d732daa" o:spid="_x0000_s1123" type="#_x0000_t202" alt="{&quot;HashCode&quot;:-549612842,&quot;Height&quot;:792.0,&quot;Width&quot;:612.0,&quot;Placement&quot;:&quot;Header&quot;,&quot;Index&quot;:&quot;FirstPage&quot;,&quot;Section&quot;:1,&quot;Top&quot;:0.0,&quot;Left&quot;:0.0}" style="position:absolute;left:0;text-align:left;margin-left:0;margin-top:15pt;width:612pt;height:19.8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" o:allowincell="f" filled="f" stroked="f" strokeweight=".5pt">
              <v:textbox inset="20pt,0,,0">
                <w:txbxContent>
                  <w:p w14:paraId="7BE2E634" w14:textId="62AEAD72" w:rsidR="00560434" w:rsidRPr="00560434" w:rsidRDefault="00560434" w:rsidP="00560434">
                    <w:pPr>
                      <w:jc w:val="left"/>
                      <w:rPr>
                        <w:rFonts w:cs="Arial"/>
                        <w:color w:val="0000FF"/>
                      </w:rPr>
                    </w:pPr>
                    <w:r w:rsidRPr="00560434">
                      <w:rPr>
                        <w:rFonts w:cs="Arial"/>
                        <w:color w:val="0000FF"/>
                      </w:rPr>
                      <w:t>[AMD Official Use Only - General]</w:t>
                    </w:r>
                  </w:p>
                </w:txbxContent>
              </v:textbox>
              <w10:wrap anchorx="page" anchory="page"/>
            </v:shape>
          </w:pict>
        </mc:Fallback>
      </mc:AlternateContent>
    </w:r>
    <w:r w:rsidR="004810B7">
      <w:rPr>
        <w:noProof/>
        <w:lang w:val="en-GB" w:eastAsia="en-GB"/>
      </w:rPr>
      <w:drawing>
        <wp:inline distT="0" distB="0" distL="0" distR="0" wp14:anchorId="27DA59F4" wp14:editId="7EB9AEEB">
          <wp:extent cx="1381125" cy="409575"/>
          <wp:effectExtent l="0" t="0" r="9525" b="0"/>
          <wp:docPr id="2" name="Picture 2" descr="xlogo_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logo_b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1125" cy="409575"/>
                  </a:xfrm>
                  <a:prstGeom prst="rect">
                    <a:avLst/>
                  </a:prstGeom>
                  <a:noFill/>
                  <a:ln>
                    <a:noFill/>
                  </a:ln>
                </pic:spPr>
              </pic:pic>
            </a:graphicData>
          </a:graphic>
        </wp:inline>
      </w:drawing>
    </w:r>
  </w:p>
  <w:p w14:paraId="6AEA7235" w14:textId="77777777" w:rsidR="004810B7" w:rsidRDefault="001A242A" w:rsidP="000E4205">
    <w:pPr>
      <w:pStyle w:val="Header"/>
    </w:pPr>
    <w:r>
      <w:pict w14:anchorId="34785FF0">
        <v:rect id="_x0000_i1031" style="width:523.3pt;height:3pt" o:hralign="center" o:hrstd="t" o:hrnoshade="t" o:hr="t" fillcolor="#ea2a16"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A50"/>
    <w:multiLevelType w:val="hybridMultilevel"/>
    <w:tmpl w:val="FE42C7A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2C56C6E"/>
    <w:multiLevelType w:val="hybridMultilevel"/>
    <w:tmpl w:val="0C00A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DF5CC1"/>
    <w:multiLevelType w:val="hybridMultilevel"/>
    <w:tmpl w:val="43DCB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430919"/>
    <w:multiLevelType w:val="hybridMultilevel"/>
    <w:tmpl w:val="1EDE6E52"/>
    <w:lvl w:ilvl="0" w:tplc="97B44CB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FC4033"/>
    <w:multiLevelType w:val="hybridMultilevel"/>
    <w:tmpl w:val="2F726D82"/>
    <w:lvl w:ilvl="0" w:tplc="DCB22D10">
      <w:start w:val="1"/>
      <w:numFmt w:val="bullet"/>
      <w:lvlText w:val=""/>
      <w:lvlJc w:val="left"/>
      <w:pPr>
        <w:tabs>
          <w:tab w:val="num" w:pos="720"/>
        </w:tabs>
        <w:ind w:left="720" w:hanging="360"/>
      </w:pPr>
      <w:rPr>
        <w:rFonts w:ascii="Wingdings" w:hAnsi="Wingdings" w:hint="default"/>
      </w:rPr>
    </w:lvl>
    <w:lvl w:ilvl="1" w:tplc="0409000D">
      <w:start w:val="1"/>
      <w:numFmt w:val="bullet"/>
      <w:lvlText w:val=""/>
      <w:lvlJc w:val="left"/>
      <w:pPr>
        <w:tabs>
          <w:tab w:val="num" w:pos="1440"/>
        </w:tabs>
        <w:ind w:left="1440" w:hanging="360"/>
      </w:pPr>
      <w:rPr>
        <w:rFonts w:ascii="Wingdings" w:hAnsi="Wingdings" w:hint="default"/>
      </w:rPr>
    </w:lvl>
    <w:lvl w:ilvl="2" w:tplc="04CC42BC" w:tentative="1">
      <w:start w:val="1"/>
      <w:numFmt w:val="bullet"/>
      <w:lvlText w:val=""/>
      <w:lvlJc w:val="left"/>
      <w:pPr>
        <w:tabs>
          <w:tab w:val="num" w:pos="2160"/>
        </w:tabs>
        <w:ind w:left="2160" w:hanging="360"/>
      </w:pPr>
      <w:rPr>
        <w:rFonts w:ascii="Wingdings" w:hAnsi="Wingdings" w:hint="default"/>
      </w:rPr>
    </w:lvl>
    <w:lvl w:ilvl="3" w:tplc="9B801C1A" w:tentative="1">
      <w:start w:val="1"/>
      <w:numFmt w:val="bullet"/>
      <w:lvlText w:val=""/>
      <w:lvlJc w:val="left"/>
      <w:pPr>
        <w:tabs>
          <w:tab w:val="num" w:pos="2880"/>
        </w:tabs>
        <w:ind w:left="2880" w:hanging="360"/>
      </w:pPr>
      <w:rPr>
        <w:rFonts w:ascii="Wingdings" w:hAnsi="Wingdings" w:hint="default"/>
      </w:rPr>
    </w:lvl>
    <w:lvl w:ilvl="4" w:tplc="9352200A" w:tentative="1">
      <w:start w:val="1"/>
      <w:numFmt w:val="bullet"/>
      <w:lvlText w:val=""/>
      <w:lvlJc w:val="left"/>
      <w:pPr>
        <w:tabs>
          <w:tab w:val="num" w:pos="3600"/>
        </w:tabs>
        <w:ind w:left="3600" w:hanging="360"/>
      </w:pPr>
      <w:rPr>
        <w:rFonts w:ascii="Wingdings" w:hAnsi="Wingdings" w:hint="default"/>
      </w:rPr>
    </w:lvl>
    <w:lvl w:ilvl="5" w:tplc="6ABAE338" w:tentative="1">
      <w:start w:val="1"/>
      <w:numFmt w:val="bullet"/>
      <w:lvlText w:val=""/>
      <w:lvlJc w:val="left"/>
      <w:pPr>
        <w:tabs>
          <w:tab w:val="num" w:pos="4320"/>
        </w:tabs>
        <w:ind w:left="4320" w:hanging="360"/>
      </w:pPr>
      <w:rPr>
        <w:rFonts w:ascii="Wingdings" w:hAnsi="Wingdings" w:hint="default"/>
      </w:rPr>
    </w:lvl>
    <w:lvl w:ilvl="6" w:tplc="745204DA" w:tentative="1">
      <w:start w:val="1"/>
      <w:numFmt w:val="bullet"/>
      <w:lvlText w:val=""/>
      <w:lvlJc w:val="left"/>
      <w:pPr>
        <w:tabs>
          <w:tab w:val="num" w:pos="5040"/>
        </w:tabs>
        <w:ind w:left="5040" w:hanging="360"/>
      </w:pPr>
      <w:rPr>
        <w:rFonts w:ascii="Wingdings" w:hAnsi="Wingdings" w:hint="default"/>
      </w:rPr>
    </w:lvl>
    <w:lvl w:ilvl="7" w:tplc="5DBA32B2" w:tentative="1">
      <w:start w:val="1"/>
      <w:numFmt w:val="bullet"/>
      <w:lvlText w:val=""/>
      <w:lvlJc w:val="left"/>
      <w:pPr>
        <w:tabs>
          <w:tab w:val="num" w:pos="5760"/>
        </w:tabs>
        <w:ind w:left="5760" w:hanging="360"/>
      </w:pPr>
      <w:rPr>
        <w:rFonts w:ascii="Wingdings" w:hAnsi="Wingdings" w:hint="default"/>
      </w:rPr>
    </w:lvl>
    <w:lvl w:ilvl="8" w:tplc="59626C8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BB832BD"/>
    <w:multiLevelType w:val="hybridMultilevel"/>
    <w:tmpl w:val="69D0E382"/>
    <w:lvl w:ilvl="0" w:tplc="DCB22D10">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CC42BC" w:tentative="1">
      <w:start w:val="1"/>
      <w:numFmt w:val="bullet"/>
      <w:lvlText w:val=""/>
      <w:lvlJc w:val="left"/>
      <w:pPr>
        <w:tabs>
          <w:tab w:val="num" w:pos="2160"/>
        </w:tabs>
        <w:ind w:left="2160" w:hanging="360"/>
      </w:pPr>
      <w:rPr>
        <w:rFonts w:ascii="Wingdings" w:hAnsi="Wingdings" w:hint="default"/>
      </w:rPr>
    </w:lvl>
    <w:lvl w:ilvl="3" w:tplc="9B801C1A" w:tentative="1">
      <w:start w:val="1"/>
      <w:numFmt w:val="bullet"/>
      <w:lvlText w:val=""/>
      <w:lvlJc w:val="left"/>
      <w:pPr>
        <w:tabs>
          <w:tab w:val="num" w:pos="2880"/>
        </w:tabs>
        <w:ind w:left="2880" w:hanging="360"/>
      </w:pPr>
      <w:rPr>
        <w:rFonts w:ascii="Wingdings" w:hAnsi="Wingdings" w:hint="default"/>
      </w:rPr>
    </w:lvl>
    <w:lvl w:ilvl="4" w:tplc="9352200A" w:tentative="1">
      <w:start w:val="1"/>
      <w:numFmt w:val="bullet"/>
      <w:lvlText w:val=""/>
      <w:lvlJc w:val="left"/>
      <w:pPr>
        <w:tabs>
          <w:tab w:val="num" w:pos="3600"/>
        </w:tabs>
        <w:ind w:left="3600" w:hanging="360"/>
      </w:pPr>
      <w:rPr>
        <w:rFonts w:ascii="Wingdings" w:hAnsi="Wingdings" w:hint="default"/>
      </w:rPr>
    </w:lvl>
    <w:lvl w:ilvl="5" w:tplc="6ABAE338" w:tentative="1">
      <w:start w:val="1"/>
      <w:numFmt w:val="bullet"/>
      <w:lvlText w:val=""/>
      <w:lvlJc w:val="left"/>
      <w:pPr>
        <w:tabs>
          <w:tab w:val="num" w:pos="4320"/>
        </w:tabs>
        <w:ind w:left="4320" w:hanging="360"/>
      </w:pPr>
      <w:rPr>
        <w:rFonts w:ascii="Wingdings" w:hAnsi="Wingdings" w:hint="default"/>
      </w:rPr>
    </w:lvl>
    <w:lvl w:ilvl="6" w:tplc="745204DA" w:tentative="1">
      <w:start w:val="1"/>
      <w:numFmt w:val="bullet"/>
      <w:lvlText w:val=""/>
      <w:lvlJc w:val="left"/>
      <w:pPr>
        <w:tabs>
          <w:tab w:val="num" w:pos="5040"/>
        </w:tabs>
        <w:ind w:left="5040" w:hanging="360"/>
      </w:pPr>
      <w:rPr>
        <w:rFonts w:ascii="Wingdings" w:hAnsi="Wingdings" w:hint="default"/>
      </w:rPr>
    </w:lvl>
    <w:lvl w:ilvl="7" w:tplc="5DBA32B2" w:tentative="1">
      <w:start w:val="1"/>
      <w:numFmt w:val="bullet"/>
      <w:lvlText w:val=""/>
      <w:lvlJc w:val="left"/>
      <w:pPr>
        <w:tabs>
          <w:tab w:val="num" w:pos="5760"/>
        </w:tabs>
        <w:ind w:left="5760" w:hanging="360"/>
      </w:pPr>
      <w:rPr>
        <w:rFonts w:ascii="Wingdings" w:hAnsi="Wingdings" w:hint="default"/>
      </w:rPr>
    </w:lvl>
    <w:lvl w:ilvl="8" w:tplc="59626C8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F8A5082"/>
    <w:multiLevelType w:val="hybridMultilevel"/>
    <w:tmpl w:val="9B48A4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403A5"/>
    <w:multiLevelType w:val="hybridMultilevel"/>
    <w:tmpl w:val="E056C5D2"/>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8" w15:restartNumberingAfterBreak="0">
    <w:nsid w:val="190F7772"/>
    <w:multiLevelType w:val="hybridMultilevel"/>
    <w:tmpl w:val="5336C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9174DE"/>
    <w:multiLevelType w:val="hybridMultilevel"/>
    <w:tmpl w:val="4E5C7EEC"/>
    <w:lvl w:ilvl="0" w:tplc="DCB22D10">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CC42BC" w:tentative="1">
      <w:start w:val="1"/>
      <w:numFmt w:val="bullet"/>
      <w:lvlText w:val=""/>
      <w:lvlJc w:val="left"/>
      <w:pPr>
        <w:tabs>
          <w:tab w:val="num" w:pos="2160"/>
        </w:tabs>
        <w:ind w:left="2160" w:hanging="360"/>
      </w:pPr>
      <w:rPr>
        <w:rFonts w:ascii="Wingdings" w:hAnsi="Wingdings" w:hint="default"/>
      </w:rPr>
    </w:lvl>
    <w:lvl w:ilvl="3" w:tplc="9B801C1A" w:tentative="1">
      <w:start w:val="1"/>
      <w:numFmt w:val="bullet"/>
      <w:lvlText w:val=""/>
      <w:lvlJc w:val="left"/>
      <w:pPr>
        <w:tabs>
          <w:tab w:val="num" w:pos="2880"/>
        </w:tabs>
        <w:ind w:left="2880" w:hanging="360"/>
      </w:pPr>
      <w:rPr>
        <w:rFonts w:ascii="Wingdings" w:hAnsi="Wingdings" w:hint="default"/>
      </w:rPr>
    </w:lvl>
    <w:lvl w:ilvl="4" w:tplc="9352200A" w:tentative="1">
      <w:start w:val="1"/>
      <w:numFmt w:val="bullet"/>
      <w:lvlText w:val=""/>
      <w:lvlJc w:val="left"/>
      <w:pPr>
        <w:tabs>
          <w:tab w:val="num" w:pos="3600"/>
        </w:tabs>
        <w:ind w:left="3600" w:hanging="360"/>
      </w:pPr>
      <w:rPr>
        <w:rFonts w:ascii="Wingdings" w:hAnsi="Wingdings" w:hint="default"/>
      </w:rPr>
    </w:lvl>
    <w:lvl w:ilvl="5" w:tplc="6ABAE338" w:tentative="1">
      <w:start w:val="1"/>
      <w:numFmt w:val="bullet"/>
      <w:lvlText w:val=""/>
      <w:lvlJc w:val="left"/>
      <w:pPr>
        <w:tabs>
          <w:tab w:val="num" w:pos="4320"/>
        </w:tabs>
        <w:ind w:left="4320" w:hanging="360"/>
      </w:pPr>
      <w:rPr>
        <w:rFonts w:ascii="Wingdings" w:hAnsi="Wingdings" w:hint="default"/>
      </w:rPr>
    </w:lvl>
    <w:lvl w:ilvl="6" w:tplc="745204DA" w:tentative="1">
      <w:start w:val="1"/>
      <w:numFmt w:val="bullet"/>
      <w:lvlText w:val=""/>
      <w:lvlJc w:val="left"/>
      <w:pPr>
        <w:tabs>
          <w:tab w:val="num" w:pos="5040"/>
        </w:tabs>
        <w:ind w:left="5040" w:hanging="360"/>
      </w:pPr>
      <w:rPr>
        <w:rFonts w:ascii="Wingdings" w:hAnsi="Wingdings" w:hint="default"/>
      </w:rPr>
    </w:lvl>
    <w:lvl w:ilvl="7" w:tplc="5DBA32B2" w:tentative="1">
      <w:start w:val="1"/>
      <w:numFmt w:val="bullet"/>
      <w:lvlText w:val=""/>
      <w:lvlJc w:val="left"/>
      <w:pPr>
        <w:tabs>
          <w:tab w:val="num" w:pos="5760"/>
        </w:tabs>
        <w:ind w:left="5760" w:hanging="360"/>
      </w:pPr>
      <w:rPr>
        <w:rFonts w:ascii="Wingdings" w:hAnsi="Wingdings" w:hint="default"/>
      </w:rPr>
    </w:lvl>
    <w:lvl w:ilvl="8" w:tplc="59626C8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BD145F4"/>
    <w:multiLevelType w:val="hybridMultilevel"/>
    <w:tmpl w:val="D91ED808"/>
    <w:lvl w:ilvl="0" w:tplc="A43E8AAA">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6E4C4B"/>
    <w:multiLevelType w:val="hybridMultilevel"/>
    <w:tmpl w:val="B57CD060"/>
    <w:lvl w:ilvl="0" w:tplc="18090001">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2" w15:restartNumberingAfterBreak="0">
    <w:nsid w:val="1CD13E1E"/>
    <w:multiLevelType w:val="hybridMultilevel"/>
    <w:tmpl w:val="0DA4B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5317E6"/>
    <w:multiLevelType w:val="hybridMultilevel"/>
    <w:tmpl w:val="3460A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6F1A65"/>
    <w:multiLevelType w:val="hybridMultilevel"/>
    <w:tmpl w:val="3FA8979A"/>
    <w:lvl w:ilvl="0" w:tplc="A566A2C0">
      <w:numFmt w:val="bullet"/>
      <w:lvlText w:val="-"/>
      <w:lvlJc w:val="left"/>
      <w:pPr>
        <w:ind w:left="72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900197"/>
    <w:multiLevelType w:val="hybridMultilevel"/>
    <w:tmpl w:val="611007E8"/>
    <w:lvl w:ilvl="0" w:tplc="635C53D4">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BC327182" w:tentative="1">
      <w:start w:val="1"/>
      <w:numFmt w:val="bullet"/>
      <w:lvlText w:val=""/>
      <w:lvlJc w:val="left"/>
      <w:pPr>
        <w:tabs>
          <w:tab w:val="num" w:pos="2160"/>
        </w:tabs>
        <w:ind w:left="2160" w:hanging="360"/>
      </w:pPr>
      <w:rPr>
        <w:rFonts w:ascii="Wingdings" w:hAnsi="Wingdings" w:hint="default"/>
      </w:rPr>
    </w:lvl>
    <w:lvl w:ilvl="3" w:tplc="24789368" w:tentative="1">
      <w:start w:val="1"/>
      <w:numFmt w:val="bullet"/>
      <w:lvlText w:val=""/>
      <w:lvlJc w:val="left"/>
      <w:pPr>
        <w:tabs>
          <w:tab w:val="num" w:pos="2880"/>
        </w:tabs>
        <w:ind w:left="2880" w:hanging="360"/>
      </w:pPr>
      <w:rPr>
        <w:rFonts w:ascii="Wingdings" w:hAnsi="Wingdings" w:hint="default"/>
      </w:rPr>
    </w:lvl>
    <w:lvl w:ilvl="4" w:tplc="72520D36" w:tentative="1">
      <w:start w:val="1"/>
      <w:numFmt w:val="bullet"/>
      <w:lvlText w:val=""/>
      <w:lvlJc w:val="left"/>
      <w:pPr>
        <w:tabs>
          <w:tab w:val="num" w:pos="3600"/>
        </w:tabs>
        <w:ind w:left="3600" w:hanging="360"/>
      </w:pPr>
      <w:rPr>
        <w:rFonts w:ascii="Wingdings" w:hAnsi="Wingdings" w:hint="default"/>
      </w:rPr>
    </w:lvl>
    <w:lvl w:ilvl="5" w:tplc="0F42C276" w:tentative="1">
      <w:start w:val="1"/>
      <w:numFmt w:val="bullet"/>
      <w:lvlText w:val=""/>
      <w:lvlJc w:val="left"/>
      <w:pPr>
        <w:tabs>
          <w:tab w:val="num" w:pos="4320"/>
        </w:tabs>
        <w:ind w:left="4320" w:hanging="360"/>
      </w:pPr>
      <w:rPr>
        <w:rFonts w:ascii="Wingdings" w:hAnsi="Wingdings" w:hint="default"/>
      </w:rPr>
    </w:lvl>
    <w:lvl w:ilvl="6" w:tplc="AD868CDA" w:tentative="1">
      <w:start w:val="1"/>
      <w:numFmt w:val="bullet"/>
      <w:lvlText w:val=""/>
      <w:lvlJc w:val="left"/>
      <w:pPr>
        <w:tabs>
          <w:tab w:val="num" w:pos="5040"/>
        </w:tabs>
        <w:ind w:left="5040" w:hanging="360"/>
      </w:pPr>
      <w:rPr>
        <w:rFonts w:ascii="Wingdings" w:hAnsi="Wingdings" w:hint="default"/>
      </w:rPr>
    </w:lvl>
    <w:lvl w:ilvl="7" w:tplc="1C86A1B6" w:tentative="1">
      <w:start w:val="1"/>
      <w:numFmt w:val="bullet"/>
      <w:lvlText w:val=""/>
      <w:lvlJc w:val="left"/>
      <w:pPr>
        <w:tabs>
          <w:tab w:val="num" w:pos="5760"/>
        </w:tabs>
        <w:ind w:left="5760" w:hanging="360"/>
      </w:pPr>
      <w:rPr>
        <w:rFonts w:ascii="Wingdings" w:hAnsi="Wingdings" w:hint="default"/>
      </w:rPr>
    </w:lvl>
    <w:lvl w:ilvl="8" w:tplc="4EC43F3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4C00A55"/>
    <w:multiLevelType w:val="hybridMultilevel"/>
    <w:tmpl w:val="2E18DA7A"/>
    <w:lvl w:ilvl="0" w:tplc="DCB22D10">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CC42BC" w:tentative="1">
      <w:start w:val="1"/>
      <w:numFmt w:val="bullet"/>
      <w:lvlText w:val=""/>
      <w:lvlJc w:val="left"/>
      <w:pPr>
        <w:tabs>
          <w:tab w:val="num" w:pos="2160"/>
        </w:tabs>
        <w:ind w:left="2160" w:hanging="360"/>
      </w:pPr>
      <w:rPr>
        <w:rFonts w:ascii="Wingdings" w:hAnsi="Wingdings" w:hint="default"/>
      </w:rPr>
    </w:lvl>
    <w:lvl w:ilvl="3" w:tplc="9B801C1A" w:tentative="1">
      <w:start w:val="1"/>
      <w:numFmt w:val="bullet"/>
      <w:lvlText w:val=""/>
      <w:lvlJc w:val="left"/>
      <w:pPr>
        <w:tabs>
          <w:tab w:val="num" w:pos="2880"/>
        </w:tabs>
        <w:ind w:left="2880" w:hanging="360"/>
      </w:pPr>
      <w:rPr>
        <w:rFonts w:ascii="Wingdings" w:hAnsi="Wingdings" w:hint="default"/>
      </w:rPr>
    </w:lvl>
    <w:lvl w:ilvl="4" w:tplc="9352200A" w:tentative="1">
      <w:start w:val="1"/>
      <w:numFmt w:val="bullet"/>
      <w:lvlText w:val=""/>
      <w:lvlJc w:val="left"/>
      <w:pPr>
        <w:tabs>
          <w:tab w:val="num" w:pos="3600"/>
        </w:tabs>
        <w:ind w:left="3600" w:hanging="360"/>
      </w:pPr>
      <w:rPr>
        <w:rFonts w:ascii="Wingdings" w:hAnsi="Wingdings" w:hint="default"/>
      </w:rPr>
    </w:lvl>
    <w:lvl w:ilvl="5" w:tplc="6ABAE338" w:tentative="1">
      <w:start w:val="1"/>
      <w:numFmt w:val="bullet"/>
      <w:lvlText w:val=""/>
      <w:lvlJc w:val="left"/>
      <w:pPr>
        <w:tabs>
          <w:tab w:val="num" w:pos="4320"/>
        </w:tabs>
        <w:ind w:left="4320" w:hanging="360"/>
      </w:pPr>
      <w:rPr>
        <w:rFonts w:ascii="Wingdings" w:hAnsi="Wingdings" w:hint="default"/>
      </w:rPr>
    </w:lvl>
    <w:lvl w:ilvl="6" w:tplc="745204DA" w:tentative="1">
      <w:start w:val="1"/>
      <w:numFmt w:val="bullet"/>
      <w:lvlText w:val=""/>
      <w:lvlJc w:val="left"/>
      <w:pPr>
        <w:tabs>
          <w:tab w:val="num" w:pos="5040"/>
        </w:tabs>
        <w:ind w:left="5040" w:hanging="360"/>
      </w:pPr>
      <w:rPr>
        <w:rFonts w:ascii="Wingdings" w:hAnsi="Wingdings" w:hint="default"/>
      </w:rPr>
    </w:lvl>
    <w:lvl w:ilvl="7" w:tplc="5DBA32B2" w:tentative="1">
      <w:start w:val="1"/>
      <w:numFmt w:val="bullet"/>
      <w:lvlText w:val=""/>
      <w:lvlJc w:val="left"/>
      <w:pPr>
        <w:tabs>
          <w:tab w:val="num" w:pos="5760"/>
        </w:tabs>
        <w:ind w:left="5760" w:hanging="360"/>
      </w:pPr>
      <w:rPr>
        <w:rFonts w:ascii="Wingdings" w:hAnsi="Wingdings" w:hint="default"/>
      </w:rPr>
    </w:lvl>
    <w:lvl w:ilvl="8" w:tplc="59626C8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5236260"/>
    <w:multiLevelType w:val="hybridMultilevel"/>
    <w:tmpl w:val="97C83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294CA9"/>
    <w:multiLevelType w:val="hybridMultilevel"/>
    <w:tmpl w:val="B6C89C9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28F3277A"/>
    <w:multiLevelType w:val="hybridMultilevel"/>
    <w:tmpl w:val="3FFE6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C374CA"/>
    <w:multiLevelType w:val="hybridMultilevel"/>
    <w:tmpl w:val="8D5218B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4223296"/>
    <w:multiLevelType w:val="hybridMultilevel"/>
    <w:tmpl w:val="CE70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3A0F0B"/>
    <w:multiLevelType w:val="hybridMultilevel"/>
    <w:tmpl w:val="AF90BA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C5B3B40"/>
    <w:multiLevelType w:val="hybridMultilevel"/>
    <w:tmpl w:val="E974BF6C"/>
    <w:lvl w:ilvl="0" w:tplc="5CBE5D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DA519D6"/>
    <w:multiLevelType w:val="hybridMultilevel"/>
    <w:tmpl w:val="DCDA2A22"/>
    <w:lvl w:ilvl="0" w:tplc="B134A438">
      <w:start w:val="1"/>
      <w:numFmt w:val="bullet"/>
      <w:lvlText w:val=""/>
      <w:lvlJc w:val="left"/>
      <w:pPr>
        <w:tabs>
          <w:tab w:val="num" w:pos="720"/>
        </w:tabs>
        <w:ind w:left="720" w:hanging="360"/>
      </w:pPr>
      <w:rPr>
        <w:rFonts w:ascii="Wingdings 3" w:hAnsi="Wingdings 3" w:hint="default"/>
      </w:rPr>
    </w:lvl>
    <w:lvl w:ilvl="1" w:tplc="7F0C8E20">
      <w:start w:val="1"/>
      <w:numFmt w:val="bullet"/>
      <w:lvlText w:val=""/>
      <w:lvlJc w:val="left"/>
      <w:pPr>
        <w:tabs>
          <w:tab w:val="num" w:pos="1440"/>
        </w:tabs>
        <w:ind w:left="1440" w:hanging="360"/>
      </w:pPr>
      <w:rPr>
        <w:rFonts w:ascii="Wingdings 3" w:hAnsi="Wingdings 3" w:hint="default"/>
      </w:rPr>
    </w:lvl>
    <w:lvl w:ilvl="2" w:tplc="CAB64C0C" w:tentative="1">
      <w:start w:val="1"/>
      <w:numFmt w:val="bullet"/>
      <w:lvlText w:val=""/>
      <w:lvlJc w:val="left"/>
      <w:pPr>
        <w:tabs>
          <w:tab w:val="num" w:pos="2160"/>
        </w:tabs>
        <w:ind w:left="2160" w:hanging="360"/>
      </w:pPr>
      <w:rPr>
        <w:rFonts w:ascii="Wingdings 3" w:hAnsi="Wingdings 3" w:hint="default"/>
      </w:rPr>
    </w:lvl>
    <w:lvl w:ilvl="3" w:tplc="C8669A66" w:tentative="1">
      <w:start w:val="1"/>
      <w:numFmt w:val="bullet"/>
      <w:lvlText w:val=""/>
      <w:lvlJc w:val="left"/>
      <w:pPr>
        <w:tabs>
          <w:tab w:val="num" w:pos="2880"/>
        </w:tabs>
        <w:ind w:left="2880" w:hanging="360"/>
      </w:pPr>
      <w:rPr>
        <w:rFonts w:ascii="Wingdings 3" w:hAnsi="Wingdings 3" w:hint="default"/>
      </w:rPr>
    </w:lvl>
    <w:lvl w:ilvl="4" w:tplc="B4780DE2" w:tentative="1">
      <w:start w:val="1"/>
      <w:numFmt w:val="bullet"/>
      <w:lvlText w:val=""/>
      <w:lvlJc w:val="left"/>
      <w:pPr>
        <w:tabs>
          <w:tab w:val="num" w:pos="3600"/>
        </w:tabs>
        <w:ind w:left="3600" w:hanging="360"/>
      </w:pPr>
      <w:rPr>
        <w:rFonts w:ascii="Wingdings 3" w:hAnsi="Wingdings 3" w:hint="default"/>
      </w:rPr>
    </w:lvl>
    <w:lvl w:ilvl="5" w:tplc="F24AA592" w:tentative="1">
      <w:start w:val="1"/>
      <w:numFmt w:val="bullet"/>
      <w:lvlText w:val=""/>
      <w:lvlJc w:val="left"/>
      <w:pPr>
        <w:tabs>
          <w:tab w:val="num" w:pos="4320"/>
        </w:tabs>
        <w:ind w:left="4320" w:hanging="360"/>
      </w:pPr>
      <w:rPr>
        <w:rFonts w:ascii="Wingdings 3" w:hAnsi="Wingdings 3" w:hint="default"/>
      </w:rPr>
    </w:lvl>
    <w:lvl w:ilvl="6" w:tplc="6DD0466C" w:tentative="1">
      <w:start w:val="1"/>
      <w:numFmt w:val="bullet"/>
      <w:lvlText w:val=""/>
      <w:lvlJc w:val="left"/>
      <w:pPr>
        <w:tabs>
          <w:tab w:val="num" w:pos="5040"/>
        </w:tabs>
        <w:ind w:left="5040" w:hanging="360"/>
      </w:pPr>
      <w:rPr>
        <w:rFonts w:ascii="Wingdings 3" w:hAnsi="Wingdings 3" w:hint="default"/>
      </w:rPr>
    </w:lvl>
    <w:lvl w:ilvl="7" w:tplc="1122BE46" w:tentative="1">
      <w:start w:val="1"/>
      <w:numFmt w:val="bullet"/>
      <w:lvlText w:val=""/>
      <w:lvlJc w:val="left"/>
      <w:pPr>
        <w:tabs>
          <w:tab w:val="num" w:pos="5760"/>
        </w:tabs>
        <w:ind w:left="5760" w:hanging="360"/>
      </w:pPr>
      <w:rPr>
        <w:rFonts w:ascii="Wingdings 3" w:hAnsi="Wingdings 3" w:hint="default"/>
      </w:rPr>
    </w:lvl>
    <w:lvl w:ilvl="8" w:tplc="1868A3C4"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3DEF4A34"/>
    <w:multiLevelType w:val="hybridMultilevel"/>
    <w:tmpl w:val="BD1EC2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3E6560F7"/>
    <w:multiLevelType w:val="hybridMultilevel"/>
    <w:tmpl w:val="161EC6D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FE5F6F"/>
    <w:multiLevelType w:val="hybridMultilevel"/>
    <w:tmpl w:val="F2A421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45AD4055"/>
    <w:multiLevelType w:val="hybridMultilevel"/>
    <w:tmpl w:val="B5BEE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E311AF"/>
    <w:multiLevelType w:val="hybridMultilevel"/>
    <w:tmpl w:val="4238E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541403"/>
    <w:multiLevelType w:val="hybridMultilevel"/>
    <w:tmpl w:val="EB8E2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FF4053E"/>
    <w:multiLevelType w:val="hybridMultilevel"/>
    <w:tmpl w:val="9A923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AE4066"/>
    <w:multiLevelType w:val="hybridMultilevel"/>
    <w:tmpl w:val="91F29C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55C957E0"/>
    <w:multiLevelType w:val="hybridMultilevel"/>
    <w:tmpl w:val="DF740E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579F241C"/>
    <w:multiLevelType w:val="hybridMultilevel"/>
    <w:tmpl w:val="E778868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ED347A"/>
    <w:multiLevelType w:val="hybridMultilevel"/>
    <w:tmpl w:val="6F5A5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6D07CD"/>
    <w:multiLevelType w:val="hybridMultilevel"/>
    <w:tmpl w:val="F9FA8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CF90703"/>
    <w:multiLevelType w:val="hybridMultilevel"/>
    <w:tmpl w:val="8D4ADA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545FA6"/>
    <w:multiLevelType w:val="hybridMultilevel"/>
    <w:tmpl w:val="285E0386"/>
    <w:lvl w:ilvl="0" w:tplc="7D324D1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165A66"/>
    <w:multiLevelType w:val="hybridMultilevel"/>
    <w:tmpl w:val="2DDA76EA"/>
    <w:lvl w:ilvl="0" w:tplc="095A0026">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7D0A11"/>
    <w:multiLevelType w:val="hybridMultilevel"/>
    <w:tmpl w:val="8CB69CE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1" w15:restartNumberingAfterBreak="0">
    <w:nsid w:val="70972419"/>
    <w:multiLevelType w:val="hybridMultilevel"/>
    <w:tmpl w:val="FFFC1ADC"/>
    <w:lvl w:ilvl="0" w:tplc="635C53D4">
      <w:start w:val="1"/>
      <w:numFmt w:val="bullet"/>
      <w:lvlText w:val=""/>
      <w:lvlJc w:val="left"/>
      <w:pPr>
        <w:tabs>
          <w:tab w:val="num" w:pos="720"/>
        </w:tabs>
        <w:ind w:left="720" w:hanging="360"/>
      </w:pPr>
      <w:rPr>
        <w:rFonts w:ascii="Wingdings" w:hAnsi="Wingdings" w:hint="default"/>
      </w:rPr>
    </w:lvl>
    <w:lvl w:ilvl="1" w:tplc="0409000D">
      <w:start w:val="1"/>
      <w:numFmt w:val="bullet"/>
      <w:lvlText w:val=""/>
      <w:lvlJc w:val="left"/>
      <w:pPr>
        <w:tabs>
          <w:tab w:val="num" w:pos="1440"/>
        </w:tabs>
        <w:ind w:left="1440" w:hanging="360"/>
      </w:pPr>
      <w:rPr>
        <w:rFonts w:ascii="Wingdings" w:hAnsi="Wingdings" w:hint="default"/>
      </w:rPr>
    </w:lvl>
    <w:lvl w:ilvl="2" w:tplc="BC327182" w:tentative="1">
      <w:start w:val="1"/>
      <w:numFmt w:val="bullet"/>
      <w:lvlText w:val=""/>
      <w:lvlJc w:val="left"/>
      <w:pPr>
        <w:tabs>
          <w:tab w:val="num" w:pos="2160"/>
        </w:tabs>
        <w:ind w:left="2160" w:hanging="360"/>
      </w:pPr>
      <w:rPr>
        <w:rFonts w:ascii="Wingdings" w:hAnsi="Wingdings" w:hint="default"/>
      </w:rPr>
    </w:lvl>
    <w:lvl w:ilvl="3" w:tplc="24789368" w:tentative="1">
      <w:start w:val="1"/>
      <w:numFmt w:val="bullet"/>
      <w:lvlText w:val=""/>
      <w:lvlJc w:val="left"/>
      <w:pPr>
        <w:tabs>
          <w:tab w:val="num" w:pos="2880"/>
        </w:tabs>
        <w:ind w:left="2880" w:hanging="360"/>
      </w:pPr>
      <w:rPr>
        <w:rFonts w:ascii="Wingdings" w:hAnsi="Wingdings" w:hint="default"/>
      </w:rPr>
    </w:lvl>
    <w:lvl w:ilvl="4" w:tplc="72520D36" w:tentative="1">
      <w:start w:val="1"/>
      <w:numFmt w:val="bullet"/>
      <w:lvlText w:val=""/>
      <w:lvlJc w:val="left"/>
      <w:pPr>
        <w:tabs>
          <w:tab w:val="num" w:pos="3600"/>
        </w:tabs>
        <w:ind w:left="3600" w:hanging="360"/>
      </w:pPr>
      <w:rPr>
        <w:rFonts w:ascii="Wingdings" w:hAnsi="Wingdings" w:hint="default"/>
      </w:rPr>
    </w:lvl>
    <w:lvl w:ilvl="5" w:tplc="0F42C276" w:tentative="1">
      <w:start w:val="1"/>
      <w:numFmt w:val="bullet"/>
      <w:lvlText w:val=""/>
      <w:lvlJc w:val="left"/>
      <w:pPr>
        <w:tabs>
          <w:tab w:val="num" w:pos="4320"/>
        </w:tabs>
        <w:ind w:left="4320" w:hanging="360"/>
      </w:pPr>
      <w:rPr>
        <w:rFonts w:ascii="Wingdings" w:hAnsi="Wingdings" w:hint="default"/>
      </w:rPr>
    </w:lvl>
    <w:lvl w:ilvl="6" w:tplc="AD868CDA" w:tentative="1">
      <w:start w:val="1"/>
      <w:numFmt w:val="bullet"/>
      <w:lvlText w:val=""/>
      <w:lvlJc w:val="left"/>
      <w:pPr>
        <w:tabs>
          <w:tab w:val="num" w:pos="5040"/>
        </w:tabs>
        <w:ind w:left="5040" w:hanging="360"/>
      </w:pPr>
      <w:rPr>
        <w:rFonts w:ascii="Wingdings" w:hAnsi="Wingdings" w:hint="default"/>
      </w:rPr>
    </w:lvl>
    <w:lvl w:ilvl="7" w:tplc="1C86A1B6" w:tentative="1">
      <w:start w:val="1"/>
      <w:numFmt w:val="bullet"/>
      <w:lvlText w:val=""/>
      <w:lvlJc w:val="left"/>
      <w:pPr>
        <w:tabs>
          <w:tab w:val="num" w:pos="5760"/>
        </w:tabs>
        <w:ind w:left="5760" w:hanging="360"/>
      </w:pPr>
      <w:rPr>
        <w:rFonts w:ascii="Wingdings" w:hAnsi="Wingdings" w:hint="default"/>
      </w:rPr>
    </w:lvl>
    <w:lvl w:ilvl="8" w:tplc="4EC43F3E"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5A75BF6"/>
    <w:multiLevelType w:val="hybridMultilevel"/>
    <w:tmpl w:val="7FDC91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3" w15:restartNumberingAfterBreak="0">
    <w:nsid w:val="787C0F30"/>
    <w:multiLevelType w:val="hybridMultilevel"/>
    <w:tmpl w:val="983C9E3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4" w15:restartNumberingAfterBreak="0">
    <w:nsid w:val="7C7F54E7"/>
    <w:multiLevelType w:val="hybridMultilevel"/>
    <w:tmpl w:val="F27055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92563101">
    <w:abstractNumId w:val="41"/>
  </w:num>
  <w:num w:numId="2" w16cid:durableId="2122260493">
    <w:abstractNumId w:val="4"/>
  </w:num>
  <w:num w:numId="3" w16cid:durableId="657658165">
    <w:abstractNumId w:val="37"/>
  </w:num>
  <w:num w:numId="4" w16cid:durableId="498932253">
    <w:abstractNumId w:val="23"/>
  </w:num>
  <w:num w:numId="5" w16cid:durableId="1044259221">
    <w:abstractNumId w:val="7"/>
  </w:num>
  <w:num w:numId="6" w16cid:durableId="1764909361">
    <w:abstractNumId w:val="31"/>
  </w:num>
  <w:num w:numId="7" w16cid:durableId="95565167">
    <w:abstractNumId w:val="13"/>
  </w:num>
  <w:num w:numId="8" w16cid:durableId="543253892">
    <w:abstractNumId w:val="35"/>
  </w:num>
  <w:num w:numId="9" w16cid:durableId="159857203">
    <w:abstractNumId w:val="36"/>
  </w:num>
  <w:num w:numId="10" w16cid:durableId="1998066565">
    <w:abstractNumId w:val="30"/>
  </w:num>
  <w:num w:numId="11" w16cid:durableId="453522082">
    <w:abstractNumId w:val="29"/>
  </w:num>
  <w:num w:numId="12" w16cid:durableId="252472614">
    <w:abstractNumId w:val="44"/>
  </w:num>
  <w:num w:numId="13" w16cid:durableId="1504736827">
    <w:abstractNumId w:val="43"/>
  </w:num>
  <w:num w:numId="14" w16cid:durableId="49691592">
    <w:abstractNumId w:val="15"/>
  </w:num>
  <w:num w:numId="15" w16cid:durableId="806626088">
    <w:abstractNumId w:val="9"/>
  </w:num>
  <w:num w:numId="16" w16cid:durableId="1318804579">
    <w:abstractNumId w:val="5"/>
  </w:num>
  <w:num w:numId="17" w16cid:durableId="614210760">
    <w:abstractNumId w:val="16"/>
  </w:num>
  <w:num w:numId="18" w16cid:durableId="1123811384">
    <w:abstractNumId w:val="19"/>
  </w:num>
  <w:num w:numId="19" w16cid:durableId="133720446">
    <w:abstractNumId w:val="3"/>
  </w:num>
  <w:num w:numId="20" w16cid:durableId="565141970">
    <w:abstractNumId w:val="39"/>
  </w:num>
  <w:num w:numId="21" w16cid:durableId="1832137384">
    <w:abstractNumId w:val="10"/>
  </w:num>
  <w:num w:numId="22" w16cid:durableId="1012799741">
    <w:abstractNumId w:val="34"/>
  </w:num>
  <w:num w:numId="23" w16cid:durableId="2066758538">
    <w:abstractNumId w:val="21"/>
  </w:num>
  <w:num w:numId="24" w16cid:durableId="716513117">
    <w:abstractNumId w:val="28"/>
  </w:num>
  <w:num w:numId="25" w16cid:durableId="1226180220">
    <w:abstractNumId w:val="12"/>
  </w:num>
  <w:num w:numId="26" w16cid:durableId="814419380">
    <w:abstractNumId w:val="26"/>
  </w:num>
  <w:num w:numId="27" w16cid:durableId="1465537139">
    <w:abstractNumId w:val="33"/>
  </w:num>
  <w:num w:numId="28" w16cid:durableId="757211780">
    <w:abstractNumId w:val="18"/>
  </w:num>
  <w:num w:numId="29" w16cid:durableId="1737245267">
    <w:abstractNumId w:val="27"/>
  </w:num>
  <w:num w:numId="30" w16cid:durableId="483545008">
    <w:abstractNumId w:val="40"/>
  </w:num>
  <w:num w:numId="31" w16cid:durableId="1500609660">
    <w:abstractNumId w:val="25"/>
  </w:num>
  <w:num w:numId="32" w16cid:durableId="1790931643">
    <w:abstractNumId w:val="0"/>
  </w:num>
  <w:num w:numId="33" w16cid:durableId="641421935">
    <w:abstractNumId w:val="11"/>
  </w:num>
  <w:num w:numId="34" w16cid:durableId="123934066">
    <w:abstractNumId w:val="38"/>
  </w:num>
  <w:num w:numId="35" w16cid:durableId="630285659">
    <w:abstractNumId w:val="20"/>
  </w:num>
  <w:num w:numId="36" w16cid:durableId="2103598534">
    <w:abstractNumId w:val="22"/>
  </w:num>
  <w:num w:numId="37" w16cid:durableId="1622494364">
    <w:abstractNumId w:val="42"/>
  </w:num>
  <w:num w:numId="38" w16cid:durableId="28575153">
    <w:abstractNumId w:val="32"/>
  </w:num>
  <w:num w:numId="39" w16cid:durableId="1353261977">
    <w:abstractNumId w:val="6"/>
  </w:num>
  <w:num w:numId="40" w16cid:durableId="1405027845">
    <w:abstractNumId w:val="1"/>
  </w:num>
  <w:num w:numId="41" w16cid:durableId="1168911810">
    <w:abstractNumId w:val="14"/>
  </w:num>
  <w:num w:numId="42" w16cid:durableId="708993313">
    <w:abstractNumId w:val="2"/>
  </w:num>
  <w:num w:numId="43" w16cid:durableId="1473668412">
    <w:abstractNumId w:val="8"/>
  </w:num>
  <w:num w:numId="44" w16cid:durableId="1453599010">
    <w:abstractNumId w:val="17"/>
  </w:num>
  <w:num w:numId="45" w16cid:durableId="27529313">
    <w:abstractNumId w:val="24"/>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ngani, Suryanarayana">
    <w15:presenceInfo w15:providerId="AD" w15:userId="S::ssangani@amd.com::53bd97b9-3993-4feb-94d2-e823240b38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00"/>
  <w:displayHorizontalDrawingGridEvery w:val="2"/>
  <w:characterSpacingControl w:val="doNotCompress"/>
  <w:hdrShapeDefaults>
    <o:shapedefaults v:ext="edit" spidmax="1229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92D"/>
    <w:rsid w:val="000000BF"/>
    <w:rsid w:val="0000143B"/>
    <w:rsid w:val="000014A7"/>
    <w:rsid w:val="000028BE"/>
    <w:rsid w:val="00002FCC"/>
    <w:rsid w:val="0000374C"/>
    <w:rsid w:val="00004259"/>
    <w:rsid w:val="00005B71"/>
    <w:rsid w:val="00006D01"/>
    <w:rsid w:val="00006DDD"/>
    <w:rsid w:val="00006FD3"/>
    <w:rsid w:val="000100DD"/>
    <w:rsid w:val="00013000"/>
    <w:rsid w:val="0001355D"/>
    <w:rsid w:val="000140F2"/>
    <w:rsid w:val="000149E7"/>
    <w:rsid w:val="00015C13"/>
    <w:rsid w:val="00016140"/>
    <w:rsid w:val="000172F2"/>
    <w:rsid w:val="00020706"/>
    <w:rsid w:val="00021029"/>
    <w:rsid w:val="0002229D"/>
    <w:rsid w:val="00022E72"/>
    <w:rsid w:val="00022FC1"/>
    <w:rsid w:val="0002528F"/>
    <w:rsid w:val="0002545A"/>
    <w:rsid w:val="00025634"/>
    <w:rsid w:val="00025CF5"/>
    <w:rsid w:val="0002633C"/>
    <w:rsid w:val="00026A65"/>
    <w:rsid w:val="00026A78"/>
    <w:rsid w:val="00026D15"/>
    <w:rsid w:val="00026D8E"/>
    <w:rsid w:val="00026F54"/>
    <w:rsid w:val="00027155"/>
    <w:rsid w:val="000271AE"/>
    <w:rsid w:val="000272AD"/>
    <w:rsid w:val="000272EC"/>
    <w:rsid w:val="000279D7"/>
    <w:rsid w:val="00027AA8"/>
    <w:rsid w:val="000300A3"/>
    <w:rsid w:val="000300DA"/>
    <w:rsid w:val="00030650"/>
    <w:rsid w:val="0003151D"/>
    <w:rsid w:val="00032380"/>
    <w:rsid w:val="00034B9A"/>
    <w:rsid w:val="000351CA"/>
    <w:rsid w:val="00035E44"/>
    <w:rsid w:val="00035FEF"/>
    <w:rsid w:val="00036520"/>
    <w:rsid w:val="0003729B"/>
    <w:rsid w:val="0003792B"/>
    <w:rsid w:val="0004039E"/>
    <w:rsid w:val="00041BA9"/>
    <w:rsid w:val="00042818"/>
    <w:rsid w:val="000428E6"/>
    <w:rsid w:val="00042DF9"/>
    <w:rsid w:val="00043803"/>
    <w:rsid w:val="000469D2"/>
    <w:rsid w:val="0005078D"/>
    <w:rsid w:val="00050F41"/>
    <w:rsid w:val="00051A9E"/>
    <w:rsid w:val="000528A7"/>
    <w:rsid w:val="000530F8"/>
    <w:rsid w:val="0005479A"/>
    <w:rsid w:val="00054B7E"/>
    <w:rsid w:val="00054D9E"/>
    <w:rsid w:val="00056D82"/>
    <w:rsid w:val="00057B3D"/>
    <w:rsid w:val="00060268"/>
    <w:rsid w:val="000615B0"/>
    <w:rsid w:val="000623A8"/>
    <w:rsid w:val="00062619"/>
    <w:rsid w:val="00062CD0"/>
    <w:rsid w:val="00062E3D"/>
    <w:rsid w:val="00063587"/>
    <w:rsid w:val="00063C5B"/>
    <w:rsid w:val="00063E7D"/>
    <w:rsid w:val="00066B31"/>
    <w:rsid w:val="000701CE"/>
    <w:rsid w:val="000702BF"/>
    <w:rsid w:val="00070792"/>
    <w:rsid w:val="00070F7D"/>
    <w:rsid w:val="000713D7"/>
    <w:rsid w:val="00072144"/>
    <w:rsid w:val="00073AB8"/>
    <w:rsid w:val="00073B8A"/>
    <w:rsid w:val="00073F52"/>
    <w:rsid w:val="0007475E"/>
    <w:rsid w:val="00074944"/>
    <w:rsid w:val="00074D13"/>
    <w:rsid w:val="00074EE6"/>
    <w:rsid w:val="0007625E"/>
    <w:rsid w:val="00076C86"/>
    <w:rsid w:val="0007736C"/>
    <w:rsid w:val="0007741D"/>
    <w:rsid w:val="00080223"/>
    <w:rsid w:val="00081874"/>
    <w:rsid w:val="00081B98"/>
    <w:rsid w:val="000830CA"/>
    <w:rsid w:val="000836B4"/>
    <w:rsid w:val="0008373B"/>
    <w:rsid w:val="00083A77"/>
    <w:rsid w:val="00084934"/>
    <w:rsid w:val="00084B3E"/>
    <w:rsid w:val="00084C17"/>
    <w:rsid w:val="00084D93"/>
    <w:rsid w:val="00084E17"/>
    <w:rsid w:val="000853C4"/>
    <w:rsid w:val="0008626E"/>
    <w:rsid w:val="00086472"/>
    <w:rsid w:val="00087428"/>
    <w:rsid w:val="000875AE"/>
    <w:rsid w:val="000879FE"/>
    <w:rsid w:val="00090C32"/>
    <w:rsid w:val="000920A9"/>
    <w:rsid w:val="00093027"/>
    <w:rsid w:val="00093629"/>
    <w:rsid w:val="0009437C"/>
    <w:rsid w:val="00094961"/>
    <w:rsid w:val="000952AF"/>
    <w:rsid w:val="0009583E"/>
    <w:rsid w:val="00095E80"/>
    <w:rsid w:val="00096EAB"/>
    <w:rsid w:val="000976B6"/>
    <w:rsid w:val="00097825"/>
    <w:rsid w:val="000A165E"/>
    <w:rsid w:val="000A1A33"/>
    <w:rsid w:val="000A21FC"/>
    <w:rsid w:val="000A32E0"/>
    <w:rsid w:val="000A34F7"/>
    <w:rsid w:val="000A3D39"/>
    <w:rsid w:val="000A4393"/>
    <w:rsid w:val="000A6165"/>
    <w:rsid w:val="000A71EC"/>
    <w:rsid w:val="000B0F0E"/>
    <w:rsid w:val="000B19E7"/>
    <w:rsid w:val="000B24BC"/>
    <w:rsid w:val="000B2B34"/>
    <w:rsid w:val="000B2EE7"/>
    <w:rsid w:val="000B3661"/>
    <w:rsid w:val="000B3E69"/>
    <w:rsid w:val="000B42CC"/>
    <w:rsid w:val="000B5260"/>
    <w:rsid w:val="000B6B95"/>
    <w:rsid w:val="000B73E2"/>
    <w:rsid w:val="000B7740"/>
    <w:rsid w:val="000B7A78"/>
    <w:rsid w:val="000C0041"/>
    <w:rsid w:val="000C0768"/>
    <w:rsid w:val="000C12D8"/>
    <w:rsid w:val="000C16DE"/>
    <w:rsid w:val="000C1A3D"/>
    <w:rsid w:val="000C2442"/>
    <w:rsid w:val="000C269C"/>
    <w:rsid w:val="000C28DA"/>
    <w:rsid w:val="000C2962"/>
    <w:rsid w:val="000C2EDB"/>
    <w:rsid w:val="000C52DC"/>
    <w:rsid w:val="000C5A89"/>
    <w:rsid w:val="000C5CB3"/>
    <w:rsid w:val="000C5DA3"/>
    <w:rsid w:val="000C68B9"/>
    <w:rsid w:val="000D00F1"/>
    <w:rsid w:val="000D01DC"/>
    <w:rsid w:val="000D04B2"/>
    <w:rsid w:val="000D1851"/>
    <w:rsid w:val="000D1FEA"/>
    <w:rsid w:val="000D2C46"/>
    <w:rsid w:val="000D2CD6"/>
    <w:rsid w:val="000D30AF"/>
    <w:rsid w:val="000D3D23"/>
    <w:rsid w:val="000D40A7"/>
    <w:rsid w:val="000D4106"/>
    <w:rsid w:val="000D46B2"/>
    <w:rsid w:val="000D4A00"/>
    <w:rsid w:val="000D4B40"/>
    <w:rsid w:val="000D5049"/>
    <w:rsid w:val="000D5226"/>
    <w:rsid w:val="000D5AFC"/>
    <w:rsid w:val="000D5B35"/>
    <w:rsid w:val="000D64E0"/>
    <w:rsid w:val="000D6695"/>
    <w:rsid w:val="000E09E0"/>
    <w:rsid w:val="000E1037"/>
    <w:rsid w:val="000E27B0"/>
    <w:rsid w:val="000E298B"/>
    <w:rsid w:val="000E4205"/>
    <w:rsid w:val="000E4303"/>
    <w:rsid w:val="000E43E8"/>
    <w:rsid w:val="000E4FE9"/>
    <w:rsid w:val="000E5737"/>
    <w:rsid w:val="000E66E2"/>
    <w:rsid w:val="000E719E"/>
    <w:rsid w:val="000F1101"/>
    <w:rsid w:val="000F1A26"/>
    <w:rsid w:val="000F1D62"/>
    <w:rsid w:val="000F2FA2"/>
    <w:rsid w:val="000F355E"/>
    <w:rsid w:val="000F368E"/>
    <w:rsid w:val="000F3D6D"/>
    <w:rsid w:val="000F4432"/>
    <w:rsid w:val="000F4609"/>
    <w:rsid w:val="000F4A21"/>
    <w:rsid w:val="000F63A6"/>
    <w:rsid w:val="000F7A4A"/>
    <w:rsid w:val="000F7BC9"/>
    <w:rsid w:val="0010044B"/>
    <w:rsid w:val="00100606"/>
    <w:rsid w:val="00100D39"/>
    <w:rsid w:val="00101A82"/>
    <w:rsid w:val="00101BB5"/>
    <w:rsid w:val="00102757"/>
    <w:rsid w:val="00102D4C"/>
    <w:rsid w:val="001039AC"/>
    <w:rsid w:val="00106235"/>
    <w:rsid w:val="001068DF"/>
    <w:rsid w:val="00107A0B"/>
    <w:rsid w:val="00107CBB"/>
    <w:rsid w:val="0011068D"/>
    <w:rsid w:val="0011099E"/>
    <w:rsid w:val="00110E3F"/>
    <w:rsid w:val="00111481"/>
    <w:rsid w:val="00112099"/>
    <w:rsid w:val="001122D2"/>
    <w:rsid w:val="001125C6"/>
    <w:rsid w:val="00113010"/>
    <w:rsid w:val="001130DE"/>
    <w:rsid w:val="001134DF"/>
    <w:rsid w:val="00114325"/>
    <w:rsid w:val="00114569"/>
    <w:rsid w:val="00114A59"/>
    <w:rsid w:val="00115BBD"/>
    <w:rsid w:val="00115D56"/>
    <w:rsid w:val="00117233"/>
    <w:rsid w:val="001210BA"/>
    <w:rsid w:val="00121B35"/>
    <w:rsid w:val="00121CD0"/>
    <w:rsid w:val="00122066"/>
    <w:rsid w:val="001235C7"/>
    <w:rsid w:val="0012571D"/>
    <w:rsid w:val="00126C75"/>
    <w:rsid w:val="00127A25"/>
    <w:rsid w:val="00130654"/>
    <w:rsid w:val="00130F86"/>
    <w:rsid w:val="00131172"/>
    <w:rsid w:val="001315C9"/>
    <w:rsid w:val="001327FC"/>
    <w:rsid w:val="00132EC9"/>
    <w:rsid w:val="001338CE"/>
    <w:rsid w:val="0013448A"/>
    <w:rsid w:val="001358D8"/>
    <w:rsid w:val="00135C1A"/>
    <w:rsid w:val="001360CA"/>
    <w:rsid w:val="00137B5F"/>
    <w:rsid w:val="00140AE9"/>
    <w:rsid w:val="00140B2D"/>
    <w:rsid w:val="001411C1"/>
    <w:rsid w:val="001416EF"/>
    <w:rsid w:val="0014180F"/>
    <w:rsid w:val="00142404"/>
    <w:rsid w:val="00143FFB"/>
    <w:rsid w:val="00145745"/>
    <w:rsid w:val="00146426"/>
    <w:rsid w:val="00146CE2"/>
    <w:rsid w:val="00150EDC"/>
    <w:rsid w:val="00152C0B"/>
    <w:rsid w:val="00153A2B"/>
    <w:rsid w:val="0015470C"/>
    <w:rsid w:val="00154E3C"/>
    <w:rsid w:val="0015507D"/>
    <w:rsid w:val="00155BC3"/>
    <w:rsid w:val="00155D8E"/>
    <w:rsid w:val="00160345"/>
    <w:rsid w:val="00160FBC"/>
    <w:rsid w:val="00162795"/>
    <w:rsid w:val="001644E6"/>
    <w:rsid w:val="001645CF"/>
    <w:rsid w:val="00165062"/>
    <w:rsid w:val="00166B12"/>
    <w:rsid w:val="0016758F"/>
    <w:rsid w:val="00170ED6"/>
    <w:rsid w:val="00171079"/>
    <w:rsid w:val="00171E26"/>
    <w:rsid w:val="0017201B"/>
    <w:rsid w:val="001722BA"/>
    <w:rsid w:val="001727C9"/>
    <w:rsid w:val="0017319E"/>
    <w:rsid w:val="001732D4"/>
    <w:rsid w:val="001735A8"/>
    <w:rsid w:val="00173754"/>
    <w:rsid w:val="00173EE9"/>
    <w:rsid w:val="0017490C"/>
    <w:rsid w:val="0017498C"/>
    <w:rsid w:val="00174CA7"/>
    <w:rsid w:val="00174E4E"/>
    <w:rsid w:val="00176432"/>
    <w:rsid w:val="00176B9A"/>
    <w:rsid w:val="00177104"/>
    <w:rsid w:val="00177E76"/>
    <w:rsid w:val="00177F12"/>
    <w:rsid w:val="001802B6"/>
    <w:rsid w:val="001803A9"/>
    <w:rsid w:val="00181840"/>
    <w:rsid w:val="0018185E"/>
    <w:rsid w:val="00181E7F"/>
    <w:rsid w:val="001825F6"/>
    <w:rsid w:val="00183487"/>
    <w:rsid w:val="00183783"/>
    <w:rsid w:val="00185630"/>
    <w:rsid w:val="00185CBE"/>
    <w:rsid w:val="001860BD"/>
    <w:rsid w:val="00186581"/>
    <w:rsid w:val="001869E1"/>
    <w:rsid w:val="00192A9D"/>
    <w:rsid w:val="001943E1"/>
    <w:rsid w:val="001947A0"/>
    <w:rsid w:val="0019519F"/>
    <w:rsid w:val="00195EC1"/>
    <w:rsid w:val="0019621A"/>
    <w:rsid w:val="001968FE"/>
    <w:rsid w:val="00196A80"/>
    <w:rsid w:val="00196E5B"/>
    <w:rsid w:val="001976D8"/>
    <w:rsid w:val="00197AB7"/>
    <w:rsid w:val="001A0666"/>
    <w:rsid w:val="001A097A"/>
    <w:rsid w:val="001A0D58"/>
    <w:rsid w:val="001A100A"/>
    <w:rsid w:val="001A1369"/>
    <w:rsid w:val="001A242A"/>
    <w:rsid w:val="001A295F"/>
    <w:rsid w:val="001A3051"/>
    <w:rsid w:val="001A4915"/>
    <w:rsid w:val="001A504E"/>
    <w:rsid w:val="001A5245"/>
    <w:rsid w:val="001A5261"/>
    <w:rsid w:val="001A72F4"/>
    <w:rsid w:val="001A7783"/>
    <w:rsid w:val="001A7D8B"/>
    <w:rsid w:val="001B04F2"/>
    <w:rsid w:val="001B1E6B"/>
    <w:rsid w:val="001B1FD3"/>
    <w:rsid w:val="001B3019"/>
    <w:rsid w:val="001B3C8B"/>
    <w:rsid w:val="001B3D53"/>
    <w:rsid w:val="001B3E3F"/>
    <w:rsid w:val="001B4572"/>
    <w:rsid w:val="001B749A"/>
    <w:rsid w:val="001B7BB4"/>
    <w:rsid w:val="001B7CF8"/>
    <w:rsid w:val="001C0AF7"/>
    <w:rsid w:val="001C0D0A"/>
    <w:rsid w:val="001C1B68"/>
    <w:rsid w:val="001C2041"/>
    <w:rsid w:val="001C2982"/>
    <w:rsid w:val="001C38D2"/>
    <w:rsid w:val="001C3F2E"/>
    <w:rsid w:val="001C4EC1"/>
    <w:rsid w:val="001D0EE8"/>
    <w:rsid w:val="001D28C4"/>
    <w:rsid w:val="001D2E27"/>
    <w:rsid w:val="001D3EE9"/>
    <w:rsid w:val="001D50A3"/>
    <w:rsid w:val="001D5848"/>
    <w:rsid w:val="001D5A0D"/>
    <w:rsid w:val="001D6B7A"/>
    <w:rsid w:val="001D6C98"/>
    <w:rsid w:val="001D71AF"/>
    <w:rsid w:val="001D7CC8"/>
    <w:rsid w:val="001E0750"/>
    <w:rsid w:val="001E1061"/>
    <w:rsid w:val="001E124E"/>
    <w:rsid w:val="001E12B2"/>
    <w:rsid w:val="001E13AD"/>
    <w:rsid w:val="001E1DB3"/>
    <w:rsid w:val="001E205E"/>
    <w:rsid w:val="001E24D4"/>
    <w:rsid w:val="001E2EDE"/>
    <w:rsid w:val="001E3F41"/>
    <w:rsid w:val="001E579C"/>
    <w:rsid w:val="001E60B4"/>
    <w:rsid w:val="001E69F4"/>
    <w:rsid w:val="001F0088"/>
    <w:rsid w:val="001F05D1"/>
    <w:rsid w:val="001F0674"/>
    <w:rsid w:val="001F0825"/>
    <w:rsid w:val="001F0913"/>
    <w:rsid w:val="001F0ABD"/>
    <w:rsid w:val="001F0ECF"/>
    <w:rsid w:val="001F0F8A"/>
    <w:rsid w:val="001F17A6"/>
    <w:rsid w:val="001F1CDB"/>
    <w:rsid w:val="001F48F9"/>
    <w:rsid w:val="001F4D25"/>
    <w:rsid w:val="001F5026"/>
    <w:rsid w:val="001F53CA"/>
    <w:rsid w:val="001F5C53"/>
    <w:rsid w:val="001F7F92"/>
    <w:rsid w:val="00200DE8"/>
    <w:rsid w:val="00201225"/>
    <w:rsid w:val="00201299"/>
    <w:rsid w:val="00201346"/>
    <w:rsid w:val="0020189C"/>
    <w:rsid w:val="0020236B"/>
    <w:rsid w:val="00203272"/>
    <w:rsid w:val="002033A1"/>
    <w:rsid w:val="00203502"/>
    <w:rsid w:val="00203E08"/>
    <w:rsid w:val="00203E3A"/>
    <w:rsid w:val="00204A14"/>
    <w:rsid w:val="00205A47"/>
    <w:rsid w:val="00205BE0"/>
    <w:rsid w:val="00205D9E"/>
    <w:rsid w:val="0020626B"/>
    <w:rsid w:val="00206811"/>
    <w:rsid w:val="00210054"/>
    <w:rsid w:val="002103F9"/>
    <w:rsid w:val="00211F29"/>
    <w:rsid w:val="0021250C"/>
    <w:rsid w:val="002128FE"/>
    <w:rsid w:val="00212ABB"/>
    <w:rsid w:val="00216BC1"/>
    <w:rsid w:val="0021774C"/>
    <w:rsid w:val="0021783D"/>
    <w:rsid w:val="002200A0"/>
    <w:rsid w:val="00220F61"/>
    <w:rsid w:val="00221765"/>
    <w:rsid w:val="00221DB2"/>
    <w:rsid w:val="00222328"/>
    <w:rsid w:val="00222A79"/>
    <w:rsid w:val="00222B43"/>
    <w:rsid w:val="00222B6E"/>
    <w:rsid w:val="002230D8"/>
    <w:rsid w:val="002232DB"/>
    <w:rsid w:val="002249D5"/>
    <w:rsid w:val="00224AA6"/>
    <w:rsid w:val="00226725"/>
    <w:rsid w:val="00230AF3"/>
    <w:rsid w:val="00232243"/>
    <w:rsid w:val="00232886"/>
    <w:rsid w:val="0023395E"/>
    <w:rsid w:val="00234D38"/>
    <w:rsid w:val="00234F36"/>
    <w:rsid w:val="00234FC8"/>
    <w:rsid w:val="00236836"/>
    <w:rsid w:val="002373CD"/>
    <w:rsid w:val="0024038A"/>
    <w:rsid w:val="00240919"/>
    <w:rsid w:val="00240CEB"/>
    <w:rsid w:val="0024171D"/>
    <w:rsid w:val="002429A2"/>
    <w:rsid w:val="00242B10"/>
    <w:rsid w:val="00242BA4"/>
    <w:rsid w:val="00242C1F"/>
    <w:rsid w:val="002436AF"/>
    <w:rsid w:val="002441F0"/>
    <w:rsid w:val="00244BE7"/>
    <w:rsid w:val="00247AE6"/>
    <w:rsid w:val="00247C3D"/>
    <w:rsid w:val="0025102C"/>
    <w:rsid w:val="00251035"/>
    <w:rsid w:val="00251F4D"/>
    <w:rsid w:val="0025364C"/>
    <w:rsid w:val="00253B36"/>
    <w:rsid w:val="002545E2"/>
    <w:rsid w:val="00255D7F"/>
    <w:rsid w:val="002564F3"/>
    <w:rsid w:val="002577A3"/>
    <w:rsid w:val="002579EE"/>
    <w:rsid w:val="002605AB"/>
    <w:rsid w:val="0026075F"/>
    <w:rsid w:val="00261378"/>
    <w:rsid w:val="002615A6"/>
    <w:rsid w:val="00261F89"/>
    <w:rsid w:val="00262CBF"/>
    <w:rsid w:val="002641E2"/>
    <w:rsid w:val="0026461F"/>
    <w:rsid w:val="002673FC"/>
    <w:rsid w:val="00270827"/>
    <w:rsid w:val="00271433"/>
    <w:rsid w:val="00271C2B"/>
    <w:rsid w:val="00271D70"/>
    <w:rsid w:val="00273E94"/>
    <w:rsid w:val="00273EC0"/>
    <w:rsid w:val="00274C59"/>
    <w:rsid w:val="00274DB7"/>
    <w:rsid w:val="00274F72"/>
    <w:rsid w:val="00276604"/>
    <w:rsid w:val="0027719B"/>
    <w:rsid w:val="00277512"/>
    <w:rsid w:val="002775FB"/>
    <w:rsid w:val="0027770E"/>
    <w:rsid w:val="00280A13"/>
    <w:rsid w:val="002814D9"/>
    <w:rsid w:val="0028223E"/>
    <w:rsid w:val="00282482"/>
    <w:rsid w:val="00282BCD"/>
    <w:rsid w:val="0028412E"/>
    <w:rsid w:val="00284CC2"/>
    <w:rsid w:val="00285B3F"/>
    <w:rsid w:val="002869E8"/>
    <w:rsid w:val="00286D52"/>
    <w:rsid w:val="00287E2D"/>
    <w:rsid w:val="002907D1"/>
    <w:rsid w:val="00292708"/>
    <w:rsid w:val="00292AF1"/>
    <w:rsid w:val="002952CD"/>
    <w:rsid w:val="00295968"/>
    <w:rsid w:val="00295E44"/>
    <w:rsid w:val="00296209"/>
    <w:rsid w:val="002975B7"/>
    <w:rsid w:val="002979CC"/>
    <w:rsid w:val="002A249E"/>
    <w:rsid w:val="002A3235"/>
    <w:rsid w:val="002A391C"/>
    <w:rsid w:val="002A3CF8"/>
    <w:rsid w:val="002A4EBF"/>
    <w:rsid w:val="002A5991"/>
    <w:rsid w:val="002A5D5A"/>
    <w:rsid w:val="002A7086"/>
    <w:rsid w:val="002A7733"/>
    <w:rsid w:val="002A7DA2"/>
    <w:rsid w:val="002B0E6D"/>
    <w:rsid w:val="002B1B29"/>
    <w:rsid w:val="002B305C"/>
    <w:rsid w:val="002B30B8"/>
    <w:rsid w:val="002B30C3"/>
    <w:rsid w:val="002B39D5"/>
    <w:rsid w:val="002B44C6"/>
    <w:rsid w:val="002B5547"/>
    <w:rsid w:val="002B5A74"/>
    <w:rsid w:val="002B6549"/>
    <w:rsid w:val="002B7E3C"/>
    <w:rsid w:val="002C09F6"/>
    <w:rsid w:val="002C1327"/>
    <w:rsid w:val="002C2118"/>
    <w:rsid w:val="002C2BF8"/>
    <w:rsid w:val="002C3D07"/>
    <w:rsid w:val="002C41C6"/>
    <w:rsid w:val="002C6344"/>
    <w:rsid w:val="002C76CB"/>
    <w:rsid w:val="002D216D"/>
    <w:rsid w:val="002D2BBD"/>
    <w:rsid w:val="002D2C0D"/>
    <w:rsid w:val="002D38BC"/>
    <w:rsid w:val="002D58FE"/>
    <w:rsid w:val="002D5B30"/>
    <w:rsid w:val="002D65B3"/>
    <w:rsid w:val="002D7225"/>
    <w:rsid w:val="002D7369"/>
    <w:rsid w:val="002D7648"/>
    <w:rsid w:val="002D77D7"/>
    <w:rsid w:val="002D7842"/>
    <w:rsid w:val="002D7E48"/>
    <w:rsid w:val="002E0C97"/>
    <w:rsid w:val="002E230B"/>
    <w:rsid w:val="002E3070"/>
    <w:rsid w:val="002E3DD3"/>
    <w:rsid w:val="002E4049"/>
    <w:rsid w:val="002E52DC"/>
    <w:rsid w:val="002E5E6A"/>
    <w:rsid w:val="002E6107"/>
    <w:rsid w:val="002E704F"/>
    <w:rsid w:val="002E70EC"/>
    <w:rsid w:val="002F0C34"/>
    <w:rsid w:val="002F1463"/>
    <w:rsid w:val="002F26D3"/>
    <w:rsid w:val="002F2D35"/>
    <w:rsid w:val="002F2E30"/>
    <w:rsid w:val="002F3925"/>
    <w:rsid w:val="002F3B54"/>
    <w:rsid w:val="002F503A"/>
    <w:rsid w:val="002F676E"/>
    <w:rsid w:val="002F78AA"/>
    <w:rsid w:val="0030093D"/>
    <w:rsid w:val="00300E57"/>
    <w:rsid w:val="00301C17"/>
    <w:rsid w:val="00302005"/>
    <w:rsid w:val="00302015"/>
    <w:rsid w:val="00302EC4"/>
    <w:rsid w:val="003066B2"/>
    <w:rsid w:val="0030723C"/>
    <w:rsid w:val="003074AB"/>
    <w:rsid w:val="003079AA"/>
    <w:rsid w:val="003103FF"/>
    <w:rsid w:val="0031099E"/>
    <w:rsid w:val="00311861"/>
    <w:rsid w:val="0031195C"/>
    <w:rsid w:val="003119F9"/>
    <w:rsid w:val="00311C0D"/>
    <w:rsid w:val="00313072"/>
    <w:rsid w:val="00313FD2"/>
    <w:rsid w:val="0031484B"/>
    <w:rsid w:val="00314967"/>
    <w:rsid w:val="00314DF7"/>
    <w:rsid w:val="003152D3"/>
    <w:rsid w:val="0031531D"/>
    <w:rsid w:val="003167E3"/>
    <w:rsid w:val="00317896"/>
    <w:rsid w:val="00317DFA"/>
    <w:rsid w:val="00317FE7"/>
    <w:rsid w:val="003208B5"/>
    <w:rsid w:val="003210DE"/>
    <w:rsid w:val="003215CE"/>
    <w:rsid w:val="00324465"/>
    <w:rsid w:val="0032447E"/>
    <w:rsid w:val="00326142"/>
    <w:rsid w:val="00326D6E"/>
    <w:rsid w:val="003305A2"/>
    <w:rsid w:val="00331D37"/>
    <w:rsid w:val="00331E2C"/>
    <w:rsid w:val="00332268"/>
    <w:rsid w:val="00334802"/>
    <w:rsid w:val="00334EE2"/>
    <w:rsid w:val="003355CC"/>
    <w:rsid w:val="003366C8"/>
    <w:rsid w:val="00337991"/>
    <w:rsid w:val="00340867"/>
    <w:rsid w:val="00340C53"/>
    <w:rsid w:val="00341A20"/>
    <w:rsid w:val="00341D9C"/>
    <w:rsid w:val="003427AC"/>
    <w:rsid w:val="0034293D"/>
    <w:rsid w:val="003437AC"/>
    <w:rsid w:val="0034459A"/>
    <w:rsid w:val="003451FC"/>
    <w:rsid w:val="003458CA"/>
    <w:rsid w:val="00345A53"/>
    <w:rsid w:val="00345E53"/>
    <w:rsid w:val="0034628C"/>
    <w:rsid w:val="0034641B"/>
    <w:rsid w:val="003467EF"/>
    <w:rsid w:val="00347873"/>
    <w:rsid w:val="00347E7D"/>
    <w:rsid w:val="0035016F"/>
    <w:rsid w:val="00350955"/>
    <w:rsid w:val="003513E6"/>
    <w:rsid w:val="003523B1"/>
    <w:rsid w:val="003523F1"/>
    <w:rsid w:val="00352A9E"/>
    <w:rsid w:val="00352CCB"/>
    <w:rsid w:val="00353ACB"/>
    <w:rsid w:val="00353B5C"/>
    <w:rsid w:val="00355092"/>
    <w:rsid w:val="00355960"/>
    <w:rsid w:val="003570E2"/>
    <w:rsid w:val="0035727B"/>
    <w:rsid w:val="003577DB"/>
    <w:rsid w:val="00357ADC"/>
    <w:rsid w:val="00357C98"/>
    <w:rsid w:val="00362008"/>
    <w:rsid w:val="00362342"/>
    <w:rsid w:val="0036298F"/>
    <w:rsid w:val="00366950"/>
    <w:rsid w:val="00366B63"/>
    <w:rsid w:val="0036700F"/>
    <w:rsid w:val="0037193E"/>
    <w:rsid w:val="00372179"/>
    <w:rsid w:val="00373633"/>
    <w:rsid w:val="0037369F"/>
    <w:rsid w:val="00374657"/>
    <w:rsid w:val="00375A21"/>
    <w:rsid w:val="00376ABC"/>
    <w:rsid w:val="00376B8A"/>
    <w:rsid w:val="00377982"/>
    <w:rsid w:val="00377BB2"/>
    <w:rsid w:val="00377C23"/>
    <w:rsid w:val="00380759"/>
    <w:rsid w:val="00381856"/>
    <w:rsid w:val="003819B8"/>
    <w:rsid w:val="0038322A"/>
    <w:rsid w:val="003845E0"/>
    <w:rsid w:val="00384F2E"/>
    <w:rsid w:val="00385B53"/>
    <w:rsid w:val="00385BD9"/>
    <w:rsid w:val="00385DFD"/>
    <w:rsid w:val="0038783F"/>
    <w:rsid w:val="0039079A"/>
    <w:rsid w:val="00390DC4"/>
    <w:rsid w:val="0039107D"/>
    <w:rsid w:val="00391ECA"/>
    <w:rsid w:val="0039279E"/>
    <w:rsid w:val="00393838"/>
    <w:rsid w:val="00394540"/>
    <w:rsid w:val="0039456A"/>
    <w:rsid w:val="003950A4"/>
    <w:rsid w:val="00396C8F"/>
    <w:rsid w:val="00396C94"/>
    <w:rsid w:val="003975D2"/>
    <w:rsid w:val="00397784"/>
    <w:rsid w:val="0039790D"/>
    <w:rsid w:val="003A153C"/>
    <w:rsid w:val="003A1FAF"/>
    <w:rsid w:val="003A2438"/>
    <w:rsid w:val="003A2744"/>
    <w:rsid w:val="003A2F22"/>
    <w:rsid w:val="003A322E"/>
    <w:rsid w:val="003A384C"/>
    <w:rsid w:val="003A6C21"/>
    <w:rsid w:val="003A75D2"/>
    <w:rsid w:val="003A7D2D"/>
    <w:rsid w:val="003B0467"/>
    <w:rsid w:val="003B1743"/>
    <w:rsid w:val="003B23AC"/>
    <w:rsid w:val="003B3F78"/>
    <w:rsid w:val="003B6BB0"/>
    <w:rsid w:val="003B75BB"/>
    <w:rsid w:val="003B7964"/>
    <w:rsid w:val="003C013C"/>
    <w:rsid w:val="003C0951"/>
    <w:rsid w:val="003C26DD"/>
    <w:rsid w:val="003C33AE"/>
    <w:rsid w:val="003C3C08"/>
    <w:rsid w:val="003C5112"/>
    <w:rsid w:val="003C5A92"/>
    <w:rsid w:val="003C68BD"/>
    <w:rsid w:val="003C6EA8"/>
    <w:rsid w:val="003D09A3"/>
    <w:rsid w:val="003D09D4"/>
    <w:rsid w:val="003D1297"/>
    <w:rsid w:val="003D14E9"/>
    <w:rsid w:val="003D18C4"/>
    <w:rsid w:val="003D1B4B"/>
    <w:rsid w:val="003D3BAC"/>
    <w:rsid w:val="003D5FF5"/>
    <w:rsid w:val="003D626D"/>
    <w:rsid w:val="003D6306"/>
    <w:rsid w:val="003D65CB"/>
    <w:rsid w:val="003D66C8"/>
    <w:rsid w:val="003D66D1"/>
    <w:rsid w:val="003D6D0D"/>
    <w:rsid w:val="003D7677"/>
    <w:rsid w:val="003E114E"/>
    <w:rsid w:val="003E1CE1"/>
    <w:rsid w:val="003E21B3"/>
    <w:rsid w:val="003E2B15"/>
    <w:rsid w:val="003E38D9"/>
    <w:rsid w:val="003E42E0"/>
    <w:rsid w:val="003E504A"/>
    <w:rsid w:val="003E5B4F"/>
    <w:rsid w:val="003E5EE4"/>
    <w:rsid w:val="003E6254"/>
    <w:rsid w:val="003E6B36"/>
    <w:rsid w:val="003E7365"/>
    <w:rsid w:val="003E7A13"/>
    <w:rsid w:val="003E7C95"/>
    <w:rsid w:val="003F0C8F"/>
    <w:rsid w:val="003F1501"/>
    <w:rsid w:val="003F1CCC"/>
    <w:rsid w:val="003F2525"/>
    <w:rsid w:val="003F340F"/>
    <w:rsid w:val="003F3582"/>
    <w:rsid w:val="003F3BB7"/>
    <w:rsid w:val="003F45E5"/>
    <w:rsid w:val="003F5C99"/>
    <w:rsid w:val="003F6280"/>
    <w:rsid w:val="003F6606"/>
    <w:rsid w:val="003F712B"/>
    <w:rsid w:val="003F7F0A"/>
    <w:rsid w:val="00400D46"/>
    <w:rsid w:val="004011AD"/>
    <w:rsid w:val="00401208"/>
    <w:rsid w:val="0040121D"/>
    <w:rsid w:val="00401558"/>
    <w:rsid w:val="004020C0"/>
    <w:rsid w:val="00402289"/>
    <w:rsid w:val="00404206"/>
    <w:rsid w:val="00404243"/>
    <w:rsid w:val="00404C5B"/>
    <w:rsid w:val="00406093"/>
    <w:rsid w:val="00406DFC"/>
    <w:rsid w:val="004071BB"/>
    <w:rsid w:val="004073A6"/>
    <w:rsid w:val="00410744"/>
    <w:rsid w:val="00410E82"/>
    <w:rsid w:val="00411438"/>
    <w:rsid w:val="00411628"/>
    <w:rsid w:val="00412056"/>
    <w:rsid w:val="004131DF"/>
    <w:rsid w:val="00413238"/>
    <w:rsid w:val="00413E72"/>
    <w:rsid w:val="0041497D"/>
    <w:rsid w:val="00414B82"/>
    <w:rsid w:val="00414CDF"/>
    <w:rsid w:val="004172A7"/>
    <w:rsid w:val="00417715"/>
    <w:rsid w:val="0042049A"/>
    <w:rsid w:val="004204F1"/>
    <w:rsid w:val="004205B8"/>
    <w:rsid w:val="00420910"/>
    <w:rsid w:val="004218B3"/>
    <w:rsid w:val="004233C8"/>
    <w:rsid w:val="00423D48"/>
    <w:rsid w:val="00423EE1"/>
    <w:rsid w:val="00424F1E"/>
    <w:rsid w:val="0042674D"/>
    <w:rsid w:val="00426BAA"/>
    <w:rsid w:val="00431756"/>
    <w:rsid w:val="00431FA2"/>
    <w:rsid w:val="00432121"/>
    <w:rsid w:val="004328FB"/>
    <w:rsid w:val="0043377E"/>
    <w:rsid w:val="00433E96"/>
    <w:rsid w:val="00434ABC"/>
    <w:rsid w:val="00434C14"/>
    <w:rsid w:val="0043552E"/>
    <w:rsid w:val="0043773F"/>
    <w:rsid w:val="004400B3"/>
    <w:rsid w:val="004401D9"/>
    <w:rsid w:val="0044090E"/>
    <w:rsid w:val="00441C45"/>
    <w:rsid w:val="00442B45"/>
    <w:rsid w:val="004437FB"/>
    <w:rsid w:val="00444C46"/>
    <w:rsid w:val="004454E4"/>
    <w:rsid w:val="00446E3C"/>
    <w:rsid w:val="00447873"/>
    <w:rsid w:val="00451087"/>
    <w:rsid w:val="00451514"/>
    <w:rsid w:val="004525D6"/>
    <w:rsid w:val="0045266F"/>
    <w:rsid w:val="00452B2D"/>
    <w:rsid w:val="0045306C"/>
    <w:rsid w:val="00453CFF"/>
    <w:rsid w:val="00454021"/>
    <w:rsid w:val="00457324"/>
    <w:rsid w:val="004574F0"/>
    <w:rsid w:val="00457F81"/>
    <w:rsid w:val="00457FCC"/>
    <w:rsid w:val="00460173"/>
    <w:rsid w:val="00460390"/>
    <w:rsid w:val="0046181B"/>
    <w:rsid w:val="004622E8"/>
    <w:rsid w:val="004623D2"/>
    <w:rsid w:val="004630B3"/>
    <w:rsid w:val="004636C5"/>
    <w:rsid w:val="00463A6C"/>
    <w:rsid w:val="00463B2F"/>
    <w:rsid w:val="00463DFC"/>
    <w:rsid w:val="00463E5C"/>
    <w:rsid w:val="004661DA"/>
    <w:rsid w:val="00466488"/>
    <w:rsid w:val="004665A4"/>
    <w:rsid w:val="00466F53"/>
    <w:rsid w:val="00467206"/>
    <w:rsid w:val="00467399"/>
    <w:rsid w:val="0046797C"/>
    <w:rsid w:val="004706B4"/>
    <w:rsid w:val="00470A23"/>
    <w:rsid w:val="00472302"/>
    <w:rsid w:val="00472AD3"/>
    <w:rsid w:val="00472FD8"/>
    <w:rsid w:val="0047305B"/>
    <w:rsid w:val="0047354A"/>
    <w:rsid w:val="00473F82"/>
    <w:rsid w:val="004752D1"/>
    <w:rsid w:val="0047629D"/>
    <w:rsid w:val="00477AB9"/>
    <w:rsid w:val="00477D31"/>
    <w:rsid w:val="00477FF1"/>
    <w:rsid w:val="004803BB"/>
    <w:rsid w:val="00480D87"/>
    <w:rsid w:val="004810B7"/>
    <w:rsid w:val="00481510"/>
    <w:rsid w:val="00481A6C"/>
    <w:rsid w:val="00481AC6"/>
    <w:rsid w:val="00481ED3"/>
    <w:rsid w:val="004832ED"/>
    <w:rsid w:val="00483641"/>
    <w:rsid w:val="00483725"/>
    <w:rsid w:val="00484727"/>
    <w:rsid w:val="00485552"/>
    <w:rsid w:val="00485EB6"/>
    <w:rsid w:val="00485FC6"/>
    <w:rsid w:val="00486E55"/>
    <w:rsid w:val="00487234"/>
    <w:rsid w:val="00487247"/>
    <w:rsid w:val="0048779C"/>
    <w:rsid w:val="00493D5C"/>
    <w:rsid w:val="00494700"/>
    <w:rsid w:val="00494A9A"/>
    <w:rsid w:val="004962C0"/>
    <w:rsid w:val="00496AA0"/>
    <w:rsid w:val="00496E2F"/>
    <w:rsid w:val="00497485"/>
    <w:rsid w:val="004975B5"/>
    <w:rsid w:val="004A0B90"/>
    <w:rsid w:val="004A12DE"/>
    <w:rsid w:val="004A1C9B"/>
    <w:rsid w:val="004A24BE"/>
    <w:rsid w:val="004A3D7A"/>
    <w:rsid w:val="004A543B"/>
    <w:rsid w:val="004A5694"/>
    <w:rsid w:val="004A590A"/>
    <w:rsid w:val="004A59FA"/>
    <w:rsid w:val="004A602A"/>
    <w:rsid w:val="004A6E9F"/>
    <w:rsid w:val="004A71AF"/>
    <w:rsid w:val="004A7351"/>
    <w:rsid w:val="004A7C9F"/>
    <w:rsid w:val="004B0FE7"/>
    <w:rsid w:val="004B14B9"/>
    <w:rsid w:val="004B1671"/>
    <w:rsid w:val="004B222C"/>
    <w:rsid w:val="004B2286"/>
    <w:rsid w:val="004B2990"/>
    <w:rsid w:val="004B3439"/>
    <w:rsid w:val="004B3A96"/>
    <w:rsid w:val="004B3BE5"/>
    <w:rsid w:val="004B3DA1"/>
    <w:rsid w:val="004B3E1C"/>
    <w:rsid w:val="004B4B42"/>
    <w:rsid w:val="004B4EE5"/>
    <w:rsid w:val="004B5C51"/>
    <w:rsid w:val="004B6686"/>
    <w:rsid w:val="004B7806"/>
    <w:rsid w:val="004B7F55"/>
    <w:rsid w:val="004C015B"/>
    <w:rsid w:val="004C0C25"/>
    <w:rsid w:val="004C1CB5"/>
    <w:rsid w:val="004C2914"/>
    <w:rsid w:val="004C31EA"/>
    <w:rsid w:val="004C380B"/>
    <w:rsid w:val="004C4DCA"/>
    <w:rsid w:val="004C5704"/>
    <w:rsid w:val="004C6894"/>
    <w:rsid w:val="004C69F2"/>
    <w:rsid w:val="004C6B11"/>
    <w:rsid w:val="004C74E9"/>
    <w:rsid w:val="004C7C75"/>
    <w:rsid w:val="004D0812"/>
    <w:rsid w:val="004D0868"/>
    <w:rsid w:val="004D118A"/>
    <w:rsid w:val="004D1BF3"/>
    <w:rsid w:val="004D25E8"/>
    <w:rsid w:val="004D30D2"/>
    <w:rsid w:val="004D314E"/>
    <w:rsid w:val="004D396B"/>
    <w:rsid w:val="004D42C4"/>
    <w:rsid w:val="004D4D92"/>
    <w:rsid w:val="004D5CC8"/>
    <w:rsid w:val="004D68E9"/>
    <w:rsid w:val="004D766A"/>
    <w:rsid w:val="004D79A4"/>
    <w:rsid w:val="004D7D05"/>
    <w:rsid w:val="004E0D2B"/>
    <w:rsid w:val="004E1332"/>
    <w:rsid w:val="004E1843"/>
    <w:rsid w:val="004E2623"/>
    <w:rsid w:val="004E282D"/>
    <w:rsid w:val="004E3773"/>
    <w:rsid w:val="004E39FC"/>
    <w:rsid w:val="004E4426"/>
    <w:rsid w:val="004E4513"/>
    <w:rsid w:val="004E463C"/>
    <w:rsid w:val="004E4739"/>
    <w:rsid w:val="004E4779"/>
    <w:rsid w:val="004E53CC"/>
    <w:rsid w:val="004E5DB2"/>
    <w:rsid w:val="004E6632"/>
    <w:rsid w:val="004E68D5"/>
    <w:rsid w:val="004E6CAB"/>
    <w:rsid w:val="004E6D21"/>
    <w:rsid w:val="004E7AFF"/>
    <w:rsid w:val="004E7E1F"/>
    <w:rsid w:val="004F0685"/>
    <w:rsid w:val="004F089B"/>
    <w:rsid w:val="004F1214"/>
    <w:rsid w:val="004F159D"/>
    <w:rsid w:val="004F2A45"/>
    <w:rsid w:val="004F3983"/>
    <w:rsid w:val="004F3F1C"/>
    <w:rsid w:val="004F412F"/>
    <w:rsid w:val="004F438F"/>
    <w:rsid w:val="004F5205"/>
    <w:rsid w:val="004F66DF"/>
    <w:rsid w:val="004F6D71"/>
    <w:rsid w:val="004F76B3"/>
    <w:rsid w:val="004F7FAB"/>
    <w:rsid w:val="00500150"/>
    <w:rsid w:val="00500665"/>
    <w:rsid w:val="00500E67"/>
    <w:rsid w:val="005027E5"/>
    <w:rsid w:val="00502959"/>
    <w:rsid w:val="005044C0"/>
    <w:rsid w:val="00505D5E"/>
    <w:rsid w:val="00506721"/>
    <w:rsid w:val="0050679E"/>
    <w:rsid w:val="0050724B"/>
    <w:rsid w:val="005072FE"/>
    <w:rsid w:val="00511594"/>
    <w:rsid w:val="00511B6D"/>
    <w:rsid w:val="00511DF8"/>
    <w:rsid w:val="00512756"/>
    <w:rsid w:val="00512811"/>
    <w:rsid w:val="00512B0D"/>
    <w:rsid w:val="00516151"/>
    <w:rsid w:val="005167F9"/>
    <w:rsid w:val="005172CF"/>
    <w:rsid w:val="00520A7F"/>
    <w:rsid w:val="00521178"/>
    <w:rsid w:val="005211E2"/>
    <w:rsid w:val="0052124C"/>
    <w:rsid w:val="00525972"/>
    <w:rsid w:val="00525D4C"/>
    <w:rsid w:val="00527AED"/>
    <w:rsid w:val="00530783"/>
    <w:rsid w:val="005307F7"/>
    <w:rsid w:val="00532E2A"/>
    <w:rsid w:val="0053324D"/>
    <w:rsid w:val="0053343A"/>
    <w:rsid w:val="0053355E"/>
    <w:rsid w:val="00533675"/>
    <w:rsid w:val="0053398F"/>
    <w:rsid w:val="00534BC6"/>
    <w:rsid w:val="00536BA6"/>
    <w:rsid w:val="0054185D"/>
    <w:rsid w:val="00542837"/>
    <w:rsid w:val="00543CCA"/>
    <w:rsid w:val="00543CED"/>
    <w:rsid w:val="00543FAC"/>
    <w:rsid w:val="00544D16"/>
    <w:rsid w:val="00545CC6"/>
    <w:rsid w:val="00546120"/>
    <w:rsid w:val="005462B2"/>
    <w:rsid w:val="00546365"/>
    <w:rsid w:val="005464A6"/>
    <w:rsid w:val="005512EB"/>
    <w:rsid w:val="005529BD"/>
    <w:rsid w:val="005532D6"/>
    <w:rsid w:val="005538D9"/>
    <w:rsid w:val="005558FD"/>
    <w:rsid w:val="00555F58"/>
    <w:rsid w:val="00557EDF"/>
    <w:rsid w:val="00560434"/>
    <w:rsid w:val="00560EE3"/>
    <w:rsid w:val="00562847"/>
    <w:rsid w:val="00562F29"/>
    <w:rsid w:val="00563DCC"/>
    <w:rsid w:val="005653B4"/>
    <w:rsid w:val="005657A1"/>
    <w:rsid w:val="00565C19"/>
    <w:rsid w:val="005665DD"/>
    <w:rsid w:val="00566E25"/>
    <w:rsid w:val="00566FC6"/>
    <w:rsid w:val="00570B2C"/>
    <w:rsid w:val="00571A03"/>
    <w:rsid w:val="00571D01"/>
    <w:rsid w:val="005727AA"/>
    <w:rsid w:val="005732DB"/>
    <w:rsid w:val="005732DD"/>
    <w:rsid w:val="005739F1"/>
    <w:rsid w:val="00575880"/>
    <w:rsid w:val="00575D8B"/>
    <w:rsid w:val="00576236"/>
    <w:rsid w:val="00576E32"/>
    <w:rsid w:val="0057786F"/>
    <w:rsid w:val="0058004E"/>
    <w:rsid w:val="005808BD"/>
    <w:rsid w:val="00580D5A"/>
    <w:rsid w:val="00581ED9"/>
    <w:rsid w:val="00582173"/>
    <w:rsid w:val="00582CA9"/>
    <w:rsid w:val="00582CFC"/>
    <w:rsid w:val="00584C62"/>
    <w:rsid w:val="00585729"/>
    <w:rsid w:val="00586042"/>
    <w:rsid w:val="0058681E"/>
    <w:rsid w:val="00586ED0"/>
    <w:rsid w:val="005874A3"/>
    <w:rsid w:val="00591796"/>
    <w:rsid w:val="00591B67"/>
    <w:rsid w:val="00594523"/>
    <w:rsid w:val="00596084"/>
    <w:rsid w:val="005961DC"/>
    <w:rsid w:val="00596618"/>
    <w:rsid w:val="005979BB"/>
    <w:rsid w:val="00597A14"/>
    <w:rsid w:val="00597A16"/>
    <w:rsid w:val="005A114B"/>
    <w:rsid w:val="005A126F"/>
    <w:rsid w:val="005A15EE"/>
    <w:rsid w:val="005A1C4B"/>
    <w:rsid w:val="005A24F6"/>
    <w:rsid w:val="005A2801"/>
    <w:rsid w:val="005A3182"/>
    <w:rsid w:val="005A48D0"/>
    <w:rsid w:val="005A50B2"/>
    <w:rsid w:val="005A53E4"/>
    <w:rsid w:val="005A5C6C"/>
    <w:rsid w:val="005A6ADC"/>
    <w:rsid w:val="005A6DD3"/>
    <w:rsid w:val="005A77BA"/>
    <w:rsid w:val="005A7E9C"/>
    <w:rsid w:val="005A7F51"/>
    <w:rsid w:val="005B168D"/>
    <w:rsid w:val="005B1924"/>
    <w:rsid w:val="005B2BD9"/>
    <w:rsid w:val="005B357C"/>
    <w:rsid w:val="005B3DE6"/>
    <w:rsid w:val="005B4C56"/>
    <w:rsid w:val="005B5330"/>
    <w:rsid w:val="005B5F63"/>
    <w:rsid w:val="005B62E2"/>
    <w:rsid w:val="005B79B4"/>
    <w:rsid w:val="005C269A"/>
    <w:rsid w:val="005C2D44"/>
    <w:rsid w:val="005C3FF7"/>
    <w:rsid w:val="005C4220"/>
    <w:rsid w:val="005C437D"/>
    <w:rsid w:val="005C43D2"/>
    <w:rsid w:val="005C4BFE"/>
    <w:rsid w:val="005C4EF9"/>
    <w:rsid w:val="005C5ACD"/>
    <w:rsid w:val="005C6A06"/>
    <w:rsid w:val="005D0262"/>
    <w:rsid w:val="005D0DA9"/>
    <w:rsid w:val="005D0E84"/>
    <w:rsid w:val="005D235B"/>
    <w:rsid w:val="005D24A8"/>
    <w:rsid w:val="005D2A9D"/>
    <w:rsid w:val="005D2F87"/>
    <w:rsid w:val="005D31CF"/>
    <w:rsid w:val="005D32F3"/>
    <w:rsid w:val="005D3D8E"/>
    <w:rsid w:val="005D3FCC"/>
    <w:rsid w:val="005D40E2"/>
    <w:rsid w:val="005D5C78"/>
    <w:rsid w:val="005D6F5F"/>
    <w:rsid w:val="005D6F6A"/>
    <w:rsid w:val="005D7036"/>
    <w:rsid w:val="005E07A6"/>
    <w:rsid w:val="005E0B33"/>
    <w:rsid w:val="005E2003"/>
    <w:rsid w:val="005E217A"/>
    <w:rsid w:val="005E3E1C"/>
    <w:rsid w:val="005E3F16"/>
    <w:rsid w:val="005E5F5E"/>
    <w:rsid w:val="005E6FBE"/>
    <w:rsid w:val="005E7AD6"/>
    <w:rsid w:val="005E7D96"/>
    <w:rsid w:val="005F03F6"/>
    <w:rsid w:val="005F0C2D"/>
    <w:rsid w:val="005F1765"/>
    <w:rsid w:val="005F214C"/>
    <w:rsid w:val="005F28F6"/>
    <w:rsid w:val="005F2974"/>
    <w:rsid w:val="005F2A2B"/>
    <w:rsid w:val="005F3A2B"/>
    <w:rsid w:val="005F3ABC"/>
    <w:rsid w:val="005F3C74"/>
    <w:rsid w:val="005F3E72"/>
    <w:rsid w:val="005F3F29"/>
    <w:rsid w:val="005F48C3"/>
    <w:rsid w:val="005F4907"/>
    <w:rsid w:val="005F541A"/>
    <w:rsid w:val="005F5C2B"/>
    <w:rsid w:val="005F66FB"/>
    <w:rsid w:val="00600500"/>
    <w:rsid w:val="006006D2"/>
    <w:rsid w:val="00600B3C"/>
    <w:rsid w:val="0060155B"/>
    <w:rsid w:val="00601DCB"/>
    <w:rsid w:val="00602B1D"/>
    <w:rsid w:val="0060484B"/>
    <w:rsid w:val="00604F9A"/>
    <w:rsid w:val="00605CD2"/>
    <w:rsid w:val="006072CC"/>
    <w:rsid w:val="00607E3A"/>
    <w:rsid w:val="0061119C"/>
    <w:rsid w:val="00611FF6"/>
    <w:rsid w:val="006125CB"/>
    <w:rsid w:val="00613040"/>
    <w:rsid w:val="006145A0"/>
    <w:rsid w:val="00614892"/>
    <w:rsid w:val="006158EA"/>
    <w:rsid w:val="006178A1"/>
    <w:rsid w:val="00617B9E"/>
    <w:rsid w:val="006205A2"/>
    <w:rsid w:val="00620807"/>
    <w:rsid w:val="00620F40"/>
    <w:rsid w:val="00621C4D"/>
    <w:rsid w:val="00621EE4"/>
    <w:rsid w:val="00623F13"/>
    <w:rsid w:val="006258EB"/>
    <w:rsid w:val="00627B9D"/>
    <w:rsid w:val="00630779"/>
    <w:rsid w:val="00630AED"/>
    <w:rsid w:val="00631D67"/>
    <w:rsid w:val="0063273A"/>
    <w:rsid w:val="00633558"/>
    <w:rsid w:val="006338A0"/>
    <w:rsid w:val="00634018"/>
    <w:rsid w:val="006340EB"/>
    <w:rsid w:val="00634148"/>
    <w:rsid w:val="00634B15"/>
    <w:rsid w:val="00635540"/>
    <w:rsid w:val="00635B30"/>
    <w:rsid w:val="00636375"/>
    <w:rsid w:val="006366A5"/>
    <w:rsid w:val="00637AD8"/>
    <w:rsid w:val="00640850"/>
    <w:rsid w:val="006412AE"/>
    <w:rsid w:val="0064182C"/>
    <w:rsid w:val="00641930"/>
    <w:rsid w:val="0064363F"/>
    <w:rsid w:val="00643711"/>
    <w:rsid w:val="006437ED"/>
    <w:rsid w:val="00643958"/>
    <w:rsid w:val="00643B03"/>
    <w:rsid w:val="00644290"/>
    <w:rsid w:val="0064494B"/>
    <w:rsid w:val="00644ED7"/>
    <w:rsid w:val="006452DE"/>
    <w:rsid w:val="00645795"/>
    <w:rsid w:val="00645B2E"/>
    <w:rsid w:val="0065016A"/>
    <w:rsid w:val="00650A4B"/>
    <w:rsid w:val="006530DC"/>
    <w:rsid w:val="00653403"/>
    <w:rsid w:val="00653A25"/>
    <w:rsid w:val="00653D81"/>
    <w:rsid w:val="00654E6C"/>
    <w:rsid w:val="006554E9"/>
    <w:rsid w:val="006574E7"/>
    <w:rsid w:val="00657595"/>
    <w:rsid w:val="00657A0A"/>
    <w:rsid w:val="0066014C"/>
    <w:rsid w:val="006604E7"/>
    <w:rsid w:val="00660909"/>
    <w:rsid w:val="00660B65"/>
    <w:rsid w:val="0066160D"/>
    <w:rsid w:val="006625D2"/>
    <w:rsid w:val="00662698"/>
    <w:rsid w:val="00662B73"/>
    <w:rsid w:val="006638DD"/>
    <w:rsid w:val="00663E01"/>
    <w:rsid w:val="006642F8"/>
    <w:rsid w:val="00665B97"/>
    <w:rsid w:val="00666135"/>
    <w:rsid w:val="00666B10"/>
    <w:rsid w:val="00666CD0"/>
    <w:rsid w:val="00667A25"/>
    <w:rsid w:val="006705A2"/>
    <w:rsid w:val="00670633"/>
    <w:rsid w:val="00670E42"/>
    <w:rsid w:val="006714D6"/>
    <w:rsid w:val="00672339"/>
    <w:rsid w:val="0067278A"/>
    <w:rsid w:val="00672F60"/>
    <w:rsid w:val="00674199"/>
    <w:rsid w:val="006741FC"/>
    <w:rsid w:val="0067472D"/>
    <w:rsid w:val="00674C24"/>
    <w:rsid w:val="00675607"/>
    <w:rsid w:val="006761B6"/>
    <w:rsid w:val="00677E3C"/>
    <w:rsid w:val="0068021A"/>
    <w:rsid w:val="00680AE4"/>
    <w:rsid w:val="00681CEA"/>
    <w:rsid w:val="00681D6F"/>
    <w:rsid w:val="00685062"/>
    <w:rsid w:val="00685A49"/>
    <w:rsid w:val="00685D67"/>
    <w:rsid w:val="00685DAC"/>
    <w:rsid w:val="006863A6"/>
    <w:rsid w:val="00686B58"/>
    <w:rsid w:val="0069019B"/>
    <w:rsid w:val="00690CCB"/>
    <w:rsid w:val="00691EDC"/>
    <w:rsid w:val="00692012"/>
    <w:rsid w:val="00692343"/>
    <w:rsid w:val="00692EA2"/>
    <w:rsid w:val="00693AD7"/>
    <w:rsid w:val="00693F9D"/>
    <w:rsid w:val="00693FB0"/>
    <w:rsid w:val="00694349"/>
    <w:rsid w:val="00694457"/>
    <w:rsid w:val="006946C3"/>
    <w:rsid w:val="0069485E"/>
    <w:rsid w:val="00694F91"/>
    <w:rsid w:val="006950FA"/>
    <w:rsid w:val="00695F52"/>
    <w:rsid w:val="00696924"/>
    <w:rsid w:val="00696B48"/>
    <w:rsid w:val="00696FA4"/>
    <w:rsid w:val="00697442"/>
    <w:rsid w:val="00697FE7"/>
    <w:rsid w:val="006A01B5"/>
    <w:rsid w:val="006A063F"/>
    <w:rsid w:val="006A0922"/>
    <w:rsid w:val="006A0B24"/>
    <w:rsid w:val="006A1089"/>
    <w:rsid w:val="006A1226"/>
    <w:rsid w:val="006A1859"/>
    <w:rsid w:val="006A1A39"/>
    <w:rsid w:val="006A26E1"/>
    <w:rsid w:val="006A2732"/>
    <w:rsid w:val="006A3230"/>
    <w:rsid w:val="006A3969"/>
    <w:rsid w:val="006A3FF2"/>
    <w:rsid w:val="006A4C3D"/>
    <w:rsid w:val="006A4D76"/>
    <w:rsid w:val="006A57D9"/>
    <w:rsid w:val="006A5C22"/>
    <w:rsid w:val="006A7CB6"/>
    <w:rsid w:val="006A7F6D"/>
    <w:rsid w:val="006B0226"/>
    <w:rsid w:val="006B138F"/>
    <w:rsid w:val="006B160A"/>
    <w:rsid w:val="006B23C3"/>
    <w:rsid w:val="006B265A"/>
    <w:rsid w:val="006B2753"/>
    <w:rsid w:val="006B3A32"/>
    <w:rsid w:val="006B3D45"/>
    <w:rsid w:val="006B5C9A"/>
    <w:rsid w:val="006B6697"/>
    <w:rsid w:val="006B6AE7"/>
    <w:rsid w:val="006B73C5"/>
    <w:rsid w:val="006B7DB1"/>
    <w:rsid w:val="006C01F6"/>
    <w:rsid w:val="006C05E5"/>
    <w:rsid w:val="006C1A1D"/>
    <w:rsid w:val="006C25D5"/>
    <w:rsid w:val="006C28A7"/>
    <w:rsid w:val="006C30F9"/>
    <w:rsid w:val="006C4523"/>
    <w:rsid w:val="006C4B1B"/>
    <w:rsid w:val="006C4FFD"/>
    <w:rsid w:val="006C5691"/>
    <w:rsid w:val="006C6F28"/>
    <w:rsid w:val="006C7CE4"/>
    <w:rsid w:val="006D006C"/>
    <w:rsid w:val="006D00BC"/>
    <w:rsid w:val="006D0678"/>
    <w:rsid w:val="006D0C2B"/>
    <w:rsid w:val="006D23F5"/>
    <w:rsid w:val="006D31F9"/>
    <w:rsid w:val="006D38C6"/>
    <w:rsid w:val="006D3BA8"/>
    <w:rsid w:val="006D582B"/>
    <w:rsid w:val="006D5DDE"/>
    <w:rsid w:val="006D68E1"/>
    <w:rsid w:val="006D71FE"/>
    <w:rsid w:val="006E0FBD"/>
    <w:rsid w:val="006E34D8"/>
    <w:rsid w:val="006E3887"/>
    <w:rsid w:val="006E4382"/>
    <w:rsid w:val="006E58C5"/>
    <w:rsid w:val="006E6FEB"/>
    <w:rsid w:val="006F1D63"/>
    <w:rsid w:val="006F2218"/>
    <w:rsid w:val="006F29B8"/>
    <w:rsid w:val="006F3114"/>
    <w:rsid w:val="006F3532"/>
    <w:rsid w:val="006F3AF2"/>
    <w:rsid w:val="006F3CD8"/>
    <w:rsid w:val="006F43C0"/>
    <w:rsid w:val="006F564E"/>
    <w:rsid w:val="006F6337"/>
    <w:rsid w:val="006F693D"/>
    <w:rsid w:val="006F6B53"/>
    <w:rsid w:val="006F7538"/>
    <w:rsid w:val="00701976"/>
    <w:rsid w:val="00701A6D"/>
    <w:rsid w:val="00702438"/>
    <w:rsid w:val="00703636"/>
    <w:rsid w:val="00703D95"/>
    <w:rsid w:val="007044FF"/>
    <w:rsid w:val="00705383"/>
    <w:rsid w:val="00706F63"/>
    <w:rsid w:val="00707CDC"/>
    <w:rsid w:val="007120EF"/>
    <w:rsid w:val="007126C6"/>
    <w:rsid w:val="007141F0"/>
    <w:rsid w:val="00714AE3"/>
    <w:rsid w:val="00714F08"/>
    <w:rsid w:val="007160F4"/>
    <w:rsid w:val="00716B03"/>
    <w:rsid w:val="00717716"/>
    <w:rsid w:val="007178D8"/>
    <w:rsid w:val="00717BD7"/>
    <w:rsid w:val="007202DF"/>
    <w:rsid w:val="007202E3"/>
    <w:rsid w:val="0072448F"/>
    <w:rsid w:val="00724796"/>
    <w:rsid w:val="00724DA1"/>
    <w:rsid w:val="00730997"/>
    <w:rsid w:val="00730FFF"/>
    <w:rsid w:val="00732F21"/>
    <w:rsid w:val="007342F7"/>
    <w:rsid w:val="00735DDF"/>
    <w:rsid w:val="00737195"/>
    <w:rsid w:val="00741CF6"/>
    <w:rsid w:val="007424BC"/>
    <w:rsid w:val="0074272A"/>
    <w:rsid w:val="00742B21"/>
    <w:rsid w:val="00743735"/>
    <w:rsid w:val="0074668C"/>
    <w:rsid w:val="007476F5"/>
    <w:rsid w:val="00747E01"/>
    <w:rsid w:val="0075044E"/>
    <w:rsid w:val="007508A1"/>
    <w:rsid w:val="00750BB2"/>
    <w:rsid w:val="0075344F"/>
    <w:rsid w:val="00755B15"/>
    <w:rsid w:val="00756371"/>
    <w:rsid w:val="0076089A"/>
    <w:rsid w:val="0076097C"/>
    <w:rsid w:val="00761858"/>
    <w:rsid w:val="00762CB1"/>
    <w:rsid w:val="0076482A"/>
    <w:rsid w:val="00764BD5"/>
    <w:rsid w:val="00765475"/>
    <w:rsid w:val="00765B70"/>
    <w:rsid w:val="00766B8C"/>
    <w:rsid w:val="0076747E"/>
    <w:rsid w:val="00767497"/>
    <w:rsid w:val="0077317B"/>
    <w:rsid w:val="00773EB0"/>
    <w:rsid w:val="00774777"/>
    <w:rsid w:val="007765BF"/>
    <w:rsid w:val="00776B83"/>
    <w:rsid w:val="00780ACC"/>
    <w:rsid w:val="00780E7D"/>
    <w:rsid w:val="00782110"/>
    <w:rsid w:val="00782FD5"/>
    <w:rsid w:val="00783A7D"/>
    <w:rsid w:val="00783F9B"/>
    <w:rsid w:val="00787B9F"/>
    <w:rsid w:val="00790932"/>
    <w:rsid w:val="00790D8B"/>
    <w:rsid w:val="0079125B"/>
    <w:rsid w:val="007928EC"/>
    <w:rsid w:val="0079296C"/>
    <w:rsid w:val="007940BC"/>
    <w:rsid w:val="00794BD1"/>
    <w:rsid w:val="00795C11"/>
    <w:rsid w:val="00795C40"/>
    <w:rsid w:val="00796497"/>
    <w:rsid w:val="00797598"/>
    <w:rsid w:val="007A0146"/>
    <w:rsid w:val="007A01D8"/>
    <w:rsid w:val="007A10C6"/>
    <w:rsid w:val="007A196D"/>
    <w:rsid w:val="007A2184"/>
    <w:rsid w:val="007A2BB4"/>
    <w:rsid w:val="007A2E05"/>
    <w:rsid w:val="007A3586"/>
    <w:rsid w:val="007A3C77"/>
    <w:rsid w:val="007A3E27"/>
    <w:rsid w:val="007A4E8B"/>
    <w:rsid w:val="007A503D"/>
    <w:rsid w:val="007A506D"/>
    <w:rsid w:val="007A54C5"/>
    <w:rsid w:val="007A5812"/>
    <w:rsid w:val="007A6005"/>
    <w:rsid w:val="007A60EA"/>
    <w:rsid w:val="007A6B06"/>
    <w:rsid w:val="007A6FD7"/>
    <w:rsid w:val="007A7CCC"/>
    <w:rsid w:val="007B2D86"/>
    <w:rsid w:val="007B4357"/>
    <w:rsid w:val="007B5C27"/>
    <w:rsid w:val="007B6E69"/>
    <w:rsid w:val="007B756C"/>
    <w:rsid w:val="007C02F7"/>
    <w:rsid w:val="007C07CA"/>
    <w:rsid w:val="007C0CFB"/>
    <w:rsid w:val="007C199E"/>
    <w:rsid w:val="007C1FB3"/>
    <w:rsid w:val="007C2F45"/>
    <w:rsid w:val="007C383E"/>
    <w:rsid w:val="007C3F28"/>
    <w:rsid w:val="007C3FDB"/>
    <w:rsid w:val="007C4227"/>
    <w:rsid w:val="007C4677"/>
    <w:rsid w:val="007C4C73"/>
    <w:rsid w:val="007C5858"/>
    <w:rsid w:val="007C617B"/>
    <w:rsid w:val="007C63B9"/>
    <w:rsid w:val="007C6E2E"/>
    <w:rsid w:val="007C73B7"/>
    <w:rsid w:val="007C7CB9"/>
    <w:rsid w:val="007D02D9"/>
    <w:rsid w:val="007D1330"/>
    <w:rsid w:val="007D2582"/>
    <w:rsid w:val="007D2D53"/>
    <w:rsid w:val="007D2DA5"/>
    <w:rsid w:val="007D46E9"/>
    <w:rsid w:val="007D4E27"/>
    <w:rsid w:val="007D579E"/>
    <w:rsid w:val="007D681E"/>
    <w:rsid w:val="007D71E6"/>
    <w:rsid w:val="007D7B01"/>
    <w:rsid w:val="007E01A1"/>
    <w:rsid w:val="007E0226"/>
    <w:rsid w:val="007E0895"/>
    <w:rsid w:val="007E0AAB"/>
    <w:rsid w:val="007E0DF0"/>
    <w:rsid w:val="007E0E3D"/>
    <w:rsid w:val="007E0EC2"/>
    <w:rsid w:val="007E285F"/>
    <w:rsid w:val="007E3097"/>
    <w:rsid w:val="007E398C"/>
    <w:rsid w:val="007E3E16"/>
    <w:rsid w:val="007E46CD"/>
    <w:rsid w:val="007E4CA9"/>
    <w:rsid w:val="007E4D5F"/>
    <w:rsid w:val="007E531F"/>
    <w:rsid w:val="007E6086"/>
    <w:rsid w:val="007E6522"/>
    <w:rsid w:val="007E65E3"/>
    <w:rsid w:val="007E66B6"/>
    <w:rsid w:val="007E6DF8"/>
    <w:rsid w:val="007E7CF7"/>
    <w:rsid w:val="007E7EBE"/>
    <w:rsid w:val="007F09DF"/>
    <w:rsid w:val="007F13B6"/>
    <w:rsid w:val="007F273B"/>
    <w:rsid w:val="007F28EA"/>
    <w:rsid w:val="007F3A47"/>
    <w:rsid w:val="007F40F7"/>
    <w:rsid w:val="007F5677"/>
    <w:rsid w:val="007F5FAE"/>
    <w:rsid w:val="007F6F3F"/>
    <w:rsid w:val="007F7839"/>
    <w:rsid w:val="007F7C03"/>
    <w:rsid w:val="0080060D"/>
    <w:rsid w:val="00800622"/>
    <w:rsid w:val="0080076B"/>
    <w:rsid w:val="00801034"/>
    <w:rsid w:val="0080331E"/>
    <w:rsid w:val="00803790"/>
    <w:rsid w:val="0080419B"/>
    <w:rsid w:val="008043AF"/>
    <w:rsid w:val="0080574A"/>
    <w:rsid w:val="008060BB"/>
    <w:rsid w:val="00807A92"/>
    <w:rsid w:val="008100B8"/>
    <w:rsid w:val="008107D4"/>
    <w:rsid w:val="00810A86"/>
    <w:rsid w:val="00810B7B"/>
    <w:rsid w:val="008111A3"/>
    <w:rsid w:val="0081207D"/>
    <w:rsid w:val="008141BF"/>
    <w:rsid w:val="00814AB0"/>
    <w:rsid w:val="00815262"/>
    <w:rsid w:val="00815A97"/>
    <w:rsid w:val="00815BEA"/>
    <w:rsid w:val="00816125"/>
    <w:rsid w:val="00816414"/>
    <w:rsid w:val="00817BDE"/>
    <w:rsid w:val="00817E14"/>
    <w:rsid w:val="00817FAE"/>
    <w:rsid w:val="0082001A"/>
    <w:rsid w:val="008219BA"/>
    <w:rsid w:val="00821F53"/>
    <w:rsid w:val="00822FF4"/>
    <w:rsid w:val="008233DD"/>
    <w:rsid w:val="00825C01"/>
    <w:rsid w:val="00825DC8"/>
    <w:rsid w:val="00825DDD"/>
    <w:rsid w:val="008267D7"/>
    <w:rsid w:val="00826F82"/>
    <w:rsid w:val="008272B2"/>
    <w:rsid w:val="0082790E"/>
    <w:rsid w:val="008301EC"/>
    <w:rsid w:val="00830716"/>
    <w:rsid w:val="008310FF"/>
    <w:rsid w:val="0083126C"/>
    <w:rsid w:val="00831AAF"/>
    <w:rsid w:val="00831F28"/>
    <w:rsid w:val="008323CF"/>
    <w:rsid w:val="00832F74"/>
    <w:rsid w:val="008334C7"/>
    <w:rsid w:val="008353DF"/>
    <w:rsid w:val="00835B40"/>
    <w:rsid w:val="00835B71"/>
    <w:rsid w:val="00835C3E"/>
    <w:rsid w:val="00837854"/>
    <w:rsid w:val="00837C2E"/>
    <w:rsid w:val="0084027B"/>
    <w:rsid w:val="00840525"/>
    <w:rsid w:val="008407BC"/>
    <w:rsid w:val="00842671"/>
    <w:rsid w:val="00843662"/>
    <w:rsid w:val="00843F9C"/>
    <w:rsid w:val="00844A49"/>
    <w:rsid w:val="00845C37"/>
    <w:rsid w:val="00847A3C"/>
    <w:rsid w:val="00850C80"/>
    <w:rsid w:val="00851180"/>
    <w:rsid w:val="00851B3A"/>
    <w:rsid w:val="00853724"/>
    <w:rsid w:val="008549BD"/>
    <w:rsid w:val="00854E7F"/>
    <w:rsid w:val="0085629C"/>
    <w:rsid w:val="00856D7C"/>
    <w:rsid w:val="0085799F"/>
    <w:rsid w:val="008603E1"/>
    <w:rsid w:val="0086468F"/>
    <w:rsid w:val="008655B6"/>
    <w:rsid w:val="00865B2A"/>
    <w:rsid w:val="00866ADF"/>
    <w:rsid w:val="008700A5"/>
    <w:rsid w:val="00870637"/>
    <w:rsid w:val="00871779"/>
    <w:rsid w:val="00872A46"/>
    <w:rsid w:val="00873448"/>
    <w:rsid w:val="00873EDD"/>
    <w:rsid w:val="00874213"/>
    <w:rsid w:val="00874AAC"/>
    <w:rsid w:val="00875951"/>
    <w:rsid w:val="0087596C"/>
    <w:rsid w:val="00875ED4"/>
    <w:rsid w:val="008769C5"/>
    <w:rsid w:val="008769E7"/>
    <w:rsid w:val="0087733D"/>
    <w:rsid w:val="00877D07"/>
    <w:rsid w:val="00880A0B"/>
    <w:rsid w:val="00880A49"/>
    <w:rsid w:val="0088142E"/>
    <w:rsid w:val="00882B4B"/>
    <w:rsid w:val="008830AA"/>
    <w:rsid w:val="00884914"/>
    <w:rsid w:val="00884D0B"/>
    <w:rsid w:val="00885562"/>
    <w:rsid w:val="0088588F"/>
    <w:rsid w:val="00885F7D"/>
    <w:rsid w:val="0088728E"/>
    <w:rsid w:val="0088739A"/>
    <w:rsid w:val="00887FAD"/>
    <w:rsid w:val="00892A5F"/>
    <w:rsid w:val="008930BC"/>
    <w:rsid w:val="0089372A"/>
    <w:rsid w:val="0089379E"/>
    <w:rsid w:val="00893F46"/>
    <w:rsid w:val="00895EA1"/>
    <w:rsid w:val="00896456"/>
    <w:rsid w:val="00896483"/>
    <w:rsid w:val="00897967"/>
    <w:rsid w:val="008A12A1"/>
    <w:rsid w:val="008A2474"/>
    <w:rsid w:val="008A2624"/>
    <w:rsid w:val="008A2BBF"/>
    <w:rsid w:val="008A2F5E"/>
    <w:rsid w:val="008A33DC"/>
    <w:rsid w:val="008A499E"/>
    <w:rsid w:val="008A6B43"/>
    <w:rsid w:val="008A6BF3"/>
    <w:rsid w:val="008A7795"/>
    <w:rsid w:val="008B13E9"/>
    <w:rsid w:val="008B1809"/>
    <w:rsid w:val="008B258A"/>
    <w:rsid w:val="008B30E6"/>
    <w:rsid w:val="008B4AD5"/>
    <w:rsid w:val="008B5545"/>
    <w:rsid w:val="008B6861"/>
    <w:rsid w:val="008B7CD2"/>
    <w:rsid w:val="008C0F50"/>
    <w:rsid w:val="008C1FD1"/>
    <w:rsid w:val="008C242E"/>
    <w:rsid w:val="008C4780"/>
    <w:rsid w:val="008C4F23"/>
    <w:rsid w:val="008C688D"/>
    <w:rsid w:val="008C7F3B"/>
    <w:rsid w:val="008D0BA5"/>
    <w:rsid w:val="008D10EC"/>
    <w:rsid w:val="008D1308"/>
    <w:rsid w:val="008D1B35"/>
    <w:rsid w:val="008D1C43"/>
    <w:rsid w:val="008D4AB3"/>
    <w:rsid w:val="008D5AAF"/>
    <w:rsid w:val="008D7CEA"/>
    <w:rsid w:val="008E0B41"/>
    <w:rsid w:val="008E367F"/>
    <w:rsid w:val="008E39CF"/>
    <w:rsid w:val="008E4C7A"/>
    <w:rsid w:val="008E510C"/>
    <w:rsid w:val="008E5988"/>
    <w:rsid w:val="008E5B22"/>
    <w:rsid w:val="008E66A1"/>
    <w:rsid w:val="008E6DAE"/>
    <w:rsid w:val="008E77B7"/>
    <w:rsid w:val="008E7C8E"/>
    <w:rsid w:val="008E7F94"/>
    <w:rsid w:val="008F0734"/>
    <w:rsid w:val="008F0F25"/>
    <w:rsid w:val="008F117E"/>
    <w:rsid w:val="008F13A6"/>
    <w:rsid w:val="008F213E"/>
    <w:rsid w:val="008F246C"/>
    <w:rsid w:val="008F300C"/>
    <w:rsid w:val="008F42C4"/>
    <w:rsid w:val="008F49BA"/>
    <w:rsid w:val="008F5387"/>
    <w:rsid w:val="008F53BD"/>
    <w:rsid w:val="008F668B"/>
    <w:rsid w:val="008F6A2D"/>
    <w:rsid w:val="008F7550"/>
    <w:rsid w:val="009009D7"/>
    <w:rsid w:val="00901D34"/>
    <w:rsid w:val="00902592"/>
    <w:rsid w:val="00902A0C"/>
    <w:rsid w:val="00903A5B"/>
    <w:rsid w:val="00903A9F"/>
    <w:rsid w:val="00904140"/>
    <w:rsid w:val="00904581"/>
    <w:rsid w:val="00904C19"/>
    <w:rsid w:val="00904D13"/>
    <w:rsid w:val="009051B9"/>
    <w:rsid w:val="00906663"/>
    <w:rsid w:val="0090676F"/>
    <w:rsid w:val="00907C4F"/>
    <w:rsid w:val="00907D46"/>
    <w:rsid w:val="009113DD"/>
    <w:rsid w:val="00911AB0"/>
    <w:rsid w:val="00911C83"/>
    <w:rsid w:val="00913E52"/>
    <w:rsid w:val="00916096"/>
    <w:rsid w:val="00916416"/>
    <w:rsid w:val="009170C1"/>
    <w:rsid w:val="00917283"/>
    <w:rsid w:val="0091736B"/>
    <w:rsid w:val="00917F00"/>
    <w:rsid w:val="00920AE6"/>
    <w:rsid w:val="00920EAA"/>
    <w:rsid w:val="009210EE"/>
    <w:rsid w:val="009213A8"/>
    <w:rsid w:val="00921607"/>
    <w:rsid w:val="00922162"/>
    <w:rsid w:val="00922DEB"/>
    <w:rsid w:val="00922EAC"/>
    <w:rsid w:val="00925095"/>
    <w:rsid w:val="00925255"/>
    <w:rsid w:val="00926027"/>
    <w:rsid w:val="00930DE9"/>
    <w:rsid w:val="009314EC"/>
    <w:rsid w:val="00933494"/>
    <w:rsid w:val="009345BC"/>
    <w:rsid w:val="00934DB6"/>
    <w:rsid w:val="00935128"/>
    <w:rsid w:val="00935149"/>
    <w:rsid w:val="009354C7"/>
    <w:rsid w:val="00935FE6"/>
    <w:rsid w:val="0093604D"/>
    <w:rsid w:val="00937284"/>
    <w:rsid w:val="009373AD"/>
    <w:rsid w:val="009373E6"/>
    <w:rsid w:val="00937B3F"/>
    <w:rsid w:val="00937D0C"/>
    <w:rsid w:val="00940959"/>
    <w:rsid w:val="00940A29"/>
    <w:rsid w:val="009417DF"/>
    <w:rsid w:val="009425F0"/>
    <w:rsid w:val="009431B8"/>
    <w:rsid w:val="0094348E"/>
    <w:rsid w:val="00943891"/>
    <w:rsid w:val="00943EF4"/>
    <w:rsid w:val="00945523"/>
    <w:rsid w:val="00945BD8"/>
    <w:rsid w:val="00946468"/>
    <w:rsid w:val="00946D58"/>
    <w:rsid w:val="00946E5A"/>
    <w:rsid w:val="00947015"/>
    <w:rsid w:val="00947841"/>
    <w:rsid w:val="00947C0F"/>
    <w:rsid w:val="00947FE9"/>
    <w:rsid w:val="00952856"/>
    <w:rsid w:val="0095356A"/>
    <w:rsid w:val="00953F9C"/>
    <w:rsid w:val="00954724"/>
    <w:rsid w:val="00954E05"/>
    <w:rsid w:val="009559DE"/>
    <w:rsid w:val="00956665"/>
    <w:rsid w:val="00956CBF"/>
    <w:rsid w:val="009571CD"/>
    <w:rsid w:val="0095733B"/>
    <w:rsid w:val="009614FE"/>
    <w:rsid w:val="00961887"/>
    <w:rsid w:val="009622E0"/>
    <w:rsid w:val="009630D7"/>
    <w:rsid w:val="009638DF"/>
    <w:rsid w:val="00964CE2"/>
    <w:rsid w:val="009653B2"/>
    <w:rsid w:val="0096624C"/>
    <w:rsid w:val="00966DDF"/>
    <w:rsid w:val="00967012"/>
    <w:rsid w:val="0096743C"/>
    <w:rsid w:val="009709CB"/>
    <w:rsid w:val="00970CA1"/>
    <w:rsid w:val="00971263"/>
    <w:rsid w:val="00971393"/>
    <w:rsid w:val="009725E4"/>
    <w:rsid w:val="009730B8"/>
    <w:rsid w:val="0097366E"/>
    <w:rsid w:val="00973BD1"/>
    <w:rsid w:val="009749E8"/>
    <w:rsid w:val="00974F6F"/>
    <w:rsid w:val="00975369"/>
    <w:rsid w:val="0097604B"/>
    <w:rsid w:val="00977D9F"/>
    <w:rsid w:val="00980F31"/>
    <w:rsid w:val="00980FAA"/>
    <w:rsid w:val="00982430"/>
    <w:rsid w:val="00982978"/>
    <w:rsid w:val="00982E0E"/>
    <w:rsid w:val="00982E51"/>
    <w:rsid w:val="00982F0E"/>
    <w:rsid w:val="00983013"/>
    <w:rsid w:val="00983253"/>
    <w:rsid w:val="009860B0"/>
    <w:rsid w:val="009866F8"/>
    <w:rsid w:val="009868F4"/>
    <w:rsid w:val="00987CEF"/>
    <w:rsid w:val="00987DD1"/>
    <w:rsid w:val="00990346"/>
    <w:rsid w:val="009903D0"/>
    <w:rsid w:val="009914DB"/>
    <w:rsid w:val="00991755"/>
    <w:rsid w:val="00991907"/>
    <w:rsid w:val="009924A1"/>
    <w:rsid w:val="00992B27"/>
    <w:rsid w:val="0099375B"/>
    <w:rsid w:val="0099496F"/>
    <w:rsid w:val="0099561A"/>
    <w:rsid w:val="00995E45"/>
    <w:rsid w:val="0099656F"/>
    <w:rsid w:val="00996C57"/>
    <w:rsid w:val="00997BAE"/>
    <w:rsid w:val="00997D24"/>
    <w:rsid w:val="009A0AB9"/>
    <w:rsid w:val="009A0B36"/>
    <w:rsid w:val="009A12BA"/>
    <w:rsid w:val="009A1E9A"/>
    <w:rsid w:val="009A1FAA"/>
    <w:rsid w:val="009A257B"/>
    <w:rsid w:val="009A307D"/>
    <w:rsid w:val="009A3228"/>
    <w:rsid w:val="009A3A08"/>
    <w:rsid w:val="009A413F"/>
    <w:rsid w:val="009A50EE"/>
    <w:rsid w:val="009A52CC"/>
    <w:rsid w:val="009A6B6E"/>
    <w:rsid w:val="009B0200"/>
    <w:rsid w:val="009B0D2C"/>
    <w:rsid w:val="009B0DB3"/>
    <w:rsid w:val="009B1F70"/>
    <w:rsid w:val="009B2D8E"/>
    <w:rsid w:val="009B41BA"/>
    <w:rsid w:val="009B44C8"/>
    <w:rsid w:val="009B4E35"/>
    <w:rsid w:val="009B4EDE"/>
    <w:rsid w:val="009B511D"/>
    <w:rsid w:val="009B5334"/>
    <w:rsid w:val="009B5FBD"/>
    <w:rsid w:val="009B617A"/>
    <w:rsid w:val="009B6B18"/>
    <w:rsid w:val="009B7C56"/>
    <w:rsid w:val="009B7CD5"/>
    <w:rsid w:val="009C03AD"/>
    <w:rsid w:val="009C0A93"/>
    <w:rsid w:val="009C18D8"/>
    <w:rsid w:val="009C1F5E"/>
    <w:rsid w:val="009C1FF7"/>
    <w:rsid w:val="009C2C07"/>
    <w:rsid w:val="009C464E"/>
    <w:rsid w:val="009C50C4"/>
    <w:rsid w:val="009C50C6"/>
    <w:rsid w:val="009C5855"/>
    <w:rsid w:val="009C637C"/>
    <w:rsid w:val="009C645C"/>
    <w:rsid w:val="009C6E8E"/>
    <w:rsid w:val="009C7740"/>
    <w:rsid w:val="009D0B0A"/>
    <w:rsid w:val="009D111C"/>
    <w:rsid w:val="009D181F"/>
    <w:rsid w:val="009D1A9C"/>
    <w:rsid w:val="009D2792"/>
    <w:rsid w:val="009D27EB"/>
    <w:rsid w:val="009D28D6"/>
    <w:rsid w:val="009D2D09"/>
    <w:rsid w:val="009D2F36"/>
    <w:rsid w:val="009D30FB"/>
    <w:rsid w:val="009D3456"/>
    <w:rsid w:val="009D37DD"/>
    <w:rsid w:val="009D553F"/>
    <w:rsid w:val="009D622C"/>
    <w:rsid w:val="009D6BCD"/>
    <w:rsid w:val="009D75C4"/>
    <w:rsid w:val="009D7D0D"/>
    <w:rsid w:val="009E01F2"/>
    <w:rsid w:val="009E21D2"/>
    <w:rsid w:val="009E5688"/>
    <w:rsid w:val="009E644C"/>
    <w:rsid w:val="009E7F18"/>
    <w:rsid w:val="009F015A"/>
    <w:rsid w:val="009F0609"/>
    <w:rsid w:val="009F0E6F"/>
    <w:rsid w:val="009F177F"/>
    <w:rsid w:val="009F1A18"/>
    <w:rsid w:val="009F23B0"/>
    <w:rsid w:val="009F4307"/>
    <w:rsid w:val="009F44C6"/>
    <w:rsid w:val="009F49C0"/>
    <w:rsid w:val="009F5764"/>
    <w:rsid w:val="009F6A8B"/>
    <w:rsid w:val="009F6F41"/>
    <w:rsid w:val="009F7764"/>
    <w:rsid w:val="00A005EC"/>
    <w:rsid w:val="00A018D7"/>
    <w:rsid w:val="00A036B3"/>
    <w:rsid w:val="00A039E1"/>
    <w:rsid w:val="00A03F21"/>
    <w:rsid w:val="00A05E9E"/>
    <w:rsid w:val="00A06611"/>
    <w:rsid w:val="00A06868"/>
    <w:rsid w:val="00A06CB4"/>
    <w:rsid w:val="00A10563"/>
    <w:rsid w:val="00A11289"/>
    <w:rsid w:val="00A11DAE"/>
    <w:rsid w:val="00A12336"/>
    <w:rsid w:val="00A12E72"/>
    <w:rsid w:val="00A135A9"/>
    <w:rsid w:val="00A14687"/>
    <w:rsid w:val="00A1507F"/>
    <w:rsid w:val="00A153DD"/>
    <w:rsid w:val="00A166F0"/>
    <w:rsid w:val="00A167CA"/>
    <w:rsid w:val="00A16922"/>
    <w:rsid w:val="00A16DC7"/>
    <w:rsid w:val="00A17DDE"/>
    <w:rsid w:val="00A20235"/>
    <w:rsid w:val="00A20937"/>
    <w:rsid w:val="00A222F1"/>
    <w:rsid w:val="00A230C8"/>
    <w:rsid w:val="00A2368A"/>
    <w:rsid w:val="00A24049"/>
    <w:rsid w:val="00A24F8B"/>
    <w:rsid w:val="00A25E9D"/>
    <w:rsid w:val="00A26598"/>
    <w:rsid w:val="00A2752E"/>
    <w:rsid w:val="00A27D9A"/>
    <w:rsid w:val="00A30D2D"/>
    <w:rsid w:val="00A30EC9"/>
    <w:rsid w:val="00A31A0D"/>
    <w:rsid w:val="00A31A5C"/>
    <w:rsid w:val="00A31B0F"/>
    <w:rsid w:val="00A31C8A"/>
    <w:rsid w:val="00A31F7B"/>
    <w:rsid w:val="00A331D8"/>
    <w:rsid w:val="00A33865"/>
    <w:rsid w:val="00A348F2"/>
    <w:rsid w:val="00A40786"/>
    <w:rsid w:val="00A40847"/>
    <w:rsid w:val="00A41240"/>
    <w:rsid w:val="00A414FA"/>
    <w:rsid w:val="00A416AE"/>
    <w:rsid w:val="00A41D09"/>
    <w:rsid w:val="00A4238C"/>
    <w:rsid w:val="00A4274C"/>
    <w:rsid w:val="00A43577"/>
    <w:rsid w:val="00A43F66"/>
    <w:rsid w:val="00A44001"/>
    <w:rsid w:val="00A4475B"/>
    <w:rsid w:val="00A457A8"/>
    <w:rsid w:val="00A45E4B"/>
    <w:rsid w:val="00A46837"/>
    <w:rsid w:val="00A50056"/>
    <w:rsid w:val="00A50102"/>
    <w:rsid w:val="00A50535"/>
    <w:rsid w:val="00A50621"/>
    <w:rsid w:val="00A50BDE"/>
    <w:rsid w:val="00A55427"/>
    <w:rsid w:val="00A55E3A"/>
    <w:rsid w:val="00A55E3D"/>
    <w:rsid w:val="00A5645C"/>
    <w:rsid w:val="00A5664D"/>
    <w:rsid w:val="00A56E64"/>
    <w:rsid w:val="00A60050"/>
    <w:rsid w:val="00A60070"/>
    <w:rsid w:val="00A60537"/>
    <w:rsid w:val="00A60DA9"/>
    <w:rsid w:val="00A60F33"/>
    <w:rsid w:val="00A6108B"/>
    <w:rsid w:val="00A61AB2"/>
    <w:rsid w:val="00A6215B"/>
    <w:rsid w:val="00A6220E"/>
    <w:rsid w:val="00A62301"/>
    <w:rsid w:val="00A623DD"/>
    <w:rsid w:val="00A63576"/>
    <w:rsid w:val="00A63E11"/>
    <w:rsid w:val="00A6489B"/>
    <w:rsid w:val="00A6672C"/>
    <w:rsid w:val="00A67B15"/>
    <w:rsid w:val="00A70437"/>
    <w:rsid w:val="00A70E40"/>
    <w:rsid w:val="00A71518"/>
    <w:rsid w:val="00A715E2"/>
    <w:rsid w:val="00A71A25"/>
    <w:rsid w:val="00A72970"/>
    <w:rsid w:val="00A73022"/>
    <w:rsid w:val="00A74D42"/>
    <w:rsid w:val="00A77445"/>
    <w:rsid w:val="00A8088B"/>
    <w:rsid w:val="00A81AB9"/>
    <w:rsid w:val="00A81FCF"/>
    <w:rsid w:val="00A8288B"/>
    <w:rsid w:val="00A830A8"/>
    <w:rsid w:val="00A83DE1"/>
    <w:rsid w:val="00A840A7"/>
    <w:rsid w:val="00A848D7"/>
    <w:rsid w:val="00A84B64"/>
    <w:rsid w:val="00A84D83"/>
    <w:rsid w:val="00A8568B"/>
    <w:rsid w:val="00A8591C"/>
    <w:rsid w:val="00A85E67"/>
    <w:rsid w:val="00A85EFE"/>
    <w:rsid w:val="00A85FDC"/>
    <w:rsid w:val="00A86954"/>
    <w:rsid w:val="00A86A17"/>
    <w:rsid w:val="00A86A26"/>
    <w:rsid w:val="00A876C7"/>
    <w:rsid w:val="00A91A3B"/>
    <w:rsid w:val="00A91AA9"/>
    <w:rsid w:val="00A91EB7"/>
    <w:rsid w:val="00A92323"/>
    <w:rsid w:val="00A93B19"/>
    <w:rsid w:val="00A94799"/>
    <w:rsid w:val="00A94A4A"/>
    <w:rsid w:val="00A9524C"/>
    <w:rsid w:val="00A95E0B"/>
    <w:rsid w:val="00A96370"/>
    <w:rsid w:val="00A963F5"/>
    <w:rsid w:val="00AA1F22"/>
    <w:rsid w:val="00AA2577"/>
    <w:rsid w:val="00AA2AA4"/>
    <w:rsid w:val="00AA2FBB"/>
    <w:rsid w:val="00AA3490"/>
    <w:rsid w:val="00AA3A60"/>
    <w:rsid w:val="00AA47C1"/>
    <w:rsid w:val="00AA5D75"/>
    <w:rsid w:val="00AA6DB3"/>
    <w:rsid w:val="00AA6EA0"/>
    <w:rsid w:val="00AA74F9"/>
    <w:rsid w:val="00AB02A0"/>
    <w:rsid w:val="00AB23DB"/>
    <w:rsid w:val="00AB2C23"/>
    <w:rsid w:val="00AB34ED"/>
    <w:rsid w:val="00AB3E3F"/>
    <w:rsid w:val="00AB3FB1"/>
    <w:rsid w:val="00AB44D8"/>
    <w:rsid w:val="00AB4688"/>
    <w:rsid w:val="00AB4F59"/>
    <w:rsid w:val="00AB5366"/>
    <w:rsid w:val="00AB685E"/>
    <w:rsid w:val="00AC00FC"/>
    <w:rsid w:val="00AC025D"/>
    <w:rsid w:val="00AC0EAA"/>
    <w:rsid w:val="00AC1323"/>
    <w:rsid w:val="00AC1A95"/>
    <w:rsid w:val="00AC1B5B"/>
    <w:rsid w:val="00AC2376"/>
    <w:rsid w:val="00AC27CD"/>
    <w:rsid w:val="00AC2F51"/>
    <w:rsid w:val="00AC3242"/>
    <w:rsid w:val="00AC34DC"/>
    <w:rsid w:val="00AC3767"/>
    <w:rsid w:val="00AC5DCF"/>
    <w:rsid w:val="00AC6362"/>
    <w:rsid w:val="00AC6417"/>
    <w:rsid w:val="00AC657A"/>
    <w:rsid w:val="00AC6A29"/>
    <w:rsid w:val="00AC7B68"/>
    <w:rsid w:val="00AD07EC"/>
    <w:rsid w:val="00AD0AD0"/>
    <w:rsid w:val="00AD1D6D"/>
    <w:rsid w:val="00AD1FC4"/>
    <w:rsid w:val="00AD2714"/>
    <w:rsid w:val="00AD3C24"/>
    <w:rsid w:val="00AD421E"/>
    <w:rsid w:val="00AD485F"/>
    <w:rsid w:val="00AD4D6A"/>
    <w:rsid w:val="00AD525D"/>
    <w:rsid w:val="00AD54CB"/>
    <w:rsid w:val="00AD5DFB"/>
    <w:rsid w:val="00AD6344"/>
    <w:rsid w:val="00AD67A0"/>
    <w:rsid w:val="00AD6A6B"/>
    <w:rsid w:val="00AD794A"/>
    <w:rsid w:val="00AE063A"/>
    <w:rsid w:val="00AE0E3F"/>
    <w:rsid w:val="00AE2648"/>
    <w:rsid w:val="00AE2721"/>
    <w:rsid w:val="00AE4805"/>
    <w:rsid w:val="00AE4E54"/>
    <w:rsid w:val="00AE50F8"/>
    <w:rsid w:val="00AE6280"/>
    <w:rsid w:val="00AE776F"/>
    <w:rsid w:val="00AE7AFA"/>
    <w:rsid w:val="00AF0C18"/>
    <w:rsid w:val="00AF12B6"/>
    <w:rsid w:val="00AF2D34"/>
    <w:rsid w:val="00AF33F7"/>
    <w:rsid w:val="00AF3AA7"/>
    <w:rsid w:val="00AF3FD7"/>
    <w:rsid w:val="00AF4430"/>
    <w:rsid w:val="00AF4995"/>
    <w:rsid w:val="00AF5AE8"/>
    <w:rsid w:val="00AF6980"/>
    <w:rsid w:val="00AF72AD"/>
    <w:rsid w:val="00B0038F"/>
    <w:rsid w:val="00B00D05"/>
    <w:rsid w:val="00B011FE"/>
    <w:rsid w:val="00B01568"/>
    <w:rsid w:val="00B0162F"/>
    <w:rsid w:val="00B01D3D"/>
    <w:rsid w:val="00B030F5"/>
    <w:rsid w:val="00B034CB"/>
    <w:rsid w:val="00B04419"/>
    <w:rsid w:val="00B04E4C"/>
    <w:rsid w:val="00B050D2"/>
    <w:rsid w:val="00B05AB1"/>
    <w:rsid w:val="00B05BBB"/>
    <w:rsid w:val="00B05D4B"/>
    <w:rsid w:val="00B064F7"/>
    <w:rsid w:val="00B06B6F"/>
    <w:rsid w:val="00B06E95"/>
    <w:rsid w:val="00B06F6D"/>
    <w:rsid w:val="00B0755F"/>
    <w:rsid w:val="00B07AD8"/>
    <w:rsid w:val="00B07D98"/>
    <w:rsid w:val="00B1042D"/>
    <w:rsid w:val="00B111C5"/>
    <w:rsid w:val="00B119AE"/>
    <w:rsid w:val="00B11B16"/>
    <w:rsid w:val="00B12396"/>
    <w:rsid w:val="00B12A76"/>
    <w:rsid w:val="00B130E9"/>
    <w:rsid w:val="00B13AC0"/>
    <w:rsid w:val="00B13EB7"/>
    <w:rsid w:val="00B13FAA"/>
    <w:rsid w:val="00B14DD4"/>
    <w:rsid w:val="00B166CD"/>
    <w:rsid w:val="00B175AB"/>
    <w:rsid w:val="00B20F60"/>
    <w:rsid w:val="00B210AD"/>
    <w:rsid w:val="00B21419"/>
    <w:rsid w:val="00B214D4"/>
    <w:rsid w:val="00B21A13"/>
    <w:rsid w:val="00B21ECE"/>
    <w:rsid w:val="00B222D2"/>
    <w:rsid w:val="00B243C3"/>
    <w:rsid w:val="00B246C8"/>
    <w:rsid w:val="00B25957"/>
    <w:rsid w:val="00B259AC"/>
    <w:rsid w:val="00B25AE2"/>
    <w:rsid w:val="00B2660F"/>
    <w:rsid w:val="00B26A2A"/>
    <w:rsid w:val="00B26EE8"/>
    <w:rsid w:val="00B30B5B"/>
    <w:rsid w:val="00B31237"/>
    <w:rsid w:val="00B32274"/>
    <w:rsid w:val="00B32DCF"/>
    <w:rsid w:val="00B33373"/>
    <w:rsid w:val="00B343C8"/>
    <w:rsid w:val="00B346B3"/>
    <w:rsid w:val="00B3489C"/>
    <w:rsid w:val="00B371C3"/>
    <w:rsid w:val="00B37A3B"/>
    <w:rsid w:val="00B40102"/>
    <w:rsid w:val="00B41244"/>
    <w:rsid w:val="00B4167A"/>
    <w:rsid w:val="00B41D5A"/>
    <w:rsid w:val="00B42AF8"/>
    <w:rsid w:val="00B42DEB"/>
    <w:rsid w:val="00B42F85"/>
    <w:rsid w:val="00B440CB"/>
    <w:rsid w:val="00B44D2E"/>
    <w:rsid w:val="00B452A6"/>
    <w:rsid w:val="00B46744"/>
    <w:rsid w:val="00B5100C"/>
    <w:rsid w:val="00B516A6"/>
    <w:rsid w:val="00B542A8"/>
    <w:rsid w:val="00B562DF"/>
    <w:rsid w:val="00B56D9B"/>
    <w:rsid w:val="00B56F3F"/>
    <w:rsid w:val="00B607ED"/>
    <w:rsid w:val="00B62148"/>
    <w:rsid w:val="00B644B2"/>
    <w:rsid w:val="00B64B81"/>
    <w:rsid w:val="00B65B78"/>
    <w:rsid w:val="00B65CAD"/>
    <w:rsid w:val="00B668A8"/>
    <w:rsid w:val="00B66A27"/>
    <w:rsid w:val="00B67333"/>
    <w:rsid w:val="00B7095F"/>
    <w:rsid w:val="00B7265B"/>
    <w:rsid w:val="00B72711"/>
    <w:rsid w:val="00B72E03"/>
    <w:rsid w:val="00B72FCC"/>
    <w:rsid w:val="00B7341C"/>
    <w:rsid w:val="00B7375F"/>
    <w:rsid w:val="00B73811"/>
    <w:rsid w:val="00B73CBD"/>
    <w:rsid w:val="00B74052"/>
    <w:rsid w:val="00B74368"/>
    <w:rsid w:val="00B777CC"/>
    <w:rsid w:val="00B778AD"/>
    <w:rsid w:val="00B803A1"/>
    <w:rsid w:val="00B80B87"/>
    <w:rsid w:val="00B80E12"/>
    <w:rsid w:val="00B818B4"/>
    <w:rsid w:val="00B81D5C"/>
    <w:rsid w:val="00B82593"/>
    <w:rsid w:val="00B82CAD"/>
    <w:rsid w:val="00B83634"/>
    <w:rsid w:val="00B83C11"/>
    <w:rsid w:val="00B842E1"/>
    <w:rsid w:val="00B848D2"/>
    <w:rsid w:val="00B859A3"/>
    <w:rsid w:val="00B85FBF"/>
    <w:rsid w:val="00B868BD"/>
    <w:rsid w:val="00B86A4E"/>
    <w:rsid w:val="00B90184"/>
    <w:rsid w:val="00B91336"/>
    <w:rsid w:val="00B92308"/>
    <w:rsid w:val="00B92EBD"/>
    <w:rsid w:val="00B93C5E"/>
    <w:rsid w:val="00B95A24"/>
    <w:rsid w:val="00B96F85"/>
    <w:rsid w:val="00B973D0"/>
    <w:rsid w:val="00B9786A"/>
    <w:rsid w:val="00B97926"/>
    <w:rsid w:val="00BA0406"/>
    <w:rsid w:val="00BA0AA7"/>
    <w:rsid w:val="00BA100E"/>
    <w:rsid w:val="00BA1E73"/>
    <w:rsid w:val="00BA1F25"/>
    <w:rsid w:val="00BA22D7"/>
    <w:rsid w:val="00BA2F62"/>
    <w:rsid w:val="00BA310A"/>
    <w:rsid w:val="00BA417D"/>
    <w:rsid w:val="00BA474A"/>
    <w:rsid w:val="00BB0040"/>
    <w:rsid w:val="00BB0943"/>
    <w:rsid w:val="00BB0A2C"/>
    <w:rsid w:val="00BB0B22"/>
    <w:rsid w:val="00BB1BFC"/>
    <w:rsid w:val="00BB1CA0"/>
    <w:rsid w:val="00BB1F8D"/>
    <w:rsid w:val="00BB205C"/>
    <w:rsid w:val="00BB2728"/>
    <w:rsid w:val="00BB2853"/>
    <w:rsid w:val="00BB3B7E"/>
    <w:rsid w:val="00BB3E9F"/>
    <w:rsid w:val="00BB65F7"/>
    <w:rsid w:val="00BB7959"/>
    <w:rsid w:val="00BB7E36"/>
    <w:rsid w:val="00BC054A"/>
    <w:rsid w:val="00BC0B7E"/>
    <w:rsid w:val="00BC12BB"/>
    <w:rsid w:val="00BC1BF8"/>
    <w:rsid w:val="00BC1F85"/>
    <w:rsid w:val="00BC2243"/>
    <w:rsid w:val="00BC2D0B"/>
    <w:rsid w:val="00BC2F0A"/>
    <w:rsid w:val="00BC3BD5"/>
    <w:rsid w:val="00BC4C84"/>
    <w:rsid w:val="00BC4F56"/>
    <w:rsid w:val="00BC55D8"/>
    <w:rsid w:val="00BC7262"/>
    <w:rsid w:val="00BD2172"/>
    <w:rsid w:val="00BD4CCA"/>
    <w:rsid w:val="00BD524A"/>
    <w:rsid w:val="00BD53EC"/>
    <w:rsid w:val="00BD5680"/>
    <w:rsid w:val="00BD5782"/>
    <w:rsid w:val="00BD5924"/>
    <w:rsid w:val="00BD5A52"/>
    <w:rsid w:val="00BD5F91"/>
    <w:rsid w:val="00BD6C07"/>
    <w:rsid w:val="00BD6E23"/>
    <w:rsid w:val="00BD70C9"/>
    <w:rsid w:val="00BD7110"/>
    <w:rsid w:val="00BD7183"/>
    <w:rsid w:val="00BE05DD"/>
    <w:rsid w:val="00BE0E88"/>
    <w:rsid w:val="00BE19BA"/>
    <w:rsid w:val="00BE1D9B"/>
    <w:rsid w:val="00BE274E"/>
    <w:rsid w:val="00BE3DF6"/>
    <w:rsid w:val="00BE43BB"/>
    <w:rsid w:val="00BE4E4A"/>
    <w:rsid w:val="00BE77A1"/>
    <w:rsid w:val="00BE77B0"/>
    <w:rsid w:val="00BF0E4D"/>
    <w:rsid w:val="00BF0F2B"/>
    <w:rsid w:val="00BF0FBF"/>
    <w:rsid w:val="00BF101D"/>
    <w:rsid w:val="00BF1275"/>
    <w:rsid w:val="00BF148F"/>
    <w:rsid w:val="00BF1DAB"/>
    <w:rsid w:val="00BF21D2"/>
    <w:rsid w:val="00BF3C5E"/>
    <w:rsid w:val="00BF4054"/>
    <w:rsid w:val="00BF4117"/>
    <w:rsid w:val="00BF56F5"/>
    <w:rsid w:val="00BF6963"/>
    <w:rsid w:val="00BF723C"/>
    <w:rsid w:val="00C00298"/>
    <w:rsid w:val="00C00355"/>
    <w:rsid w:val="00C00E3D"/>
    <w:rsid w:val="00C00FF1"/>
    <w:rsid w:val="00C014A8"/>
    <w:rsid w:val="00C01C6E"/>
    <w:rsid w:val="00C01E8E"/>
    <w:rsid w:val="00C03004"/>
    <w:rsid w:val="00C03777"/>
    <w:rsid w:val="00C0399A"/>
    <w:rsid w:val="00C057F3"/>
    <w:rsid w:val="00C06AC6"/>
    <w:rsid w:val="00C104EA"/>
    <w:rsid w:val="00C10B24"/>
    <w:rsid w:val="00C12048"/>
    <w:rsid w:val="00C1227A"/>
    <w:rsid w:val="00C128DF"/>
    <w:rsid w:val="00C12B5B"/>
    <w:rsid w:val="00C12DFC"/>
    <w:rsid w:val="00C14074"/>
    <w:rsid w:val="00C151B0"/>
    <w:rsid w:val="00C15D0F"/>
    <w:rsid w:val="00C1652B"/>
    <w:rsid w:val="00C169A6"/>
    <w:rsid w:val="00C17DC0"/>
    <w:rsid w:val="00C17FC6"/>
    <w:rsid w:val="00C20257"/>
    <w:rsid w:val="00C21A8D"/>
    <w:rsid w:val="00C21EFD"/>
    <w:rsid w:val="00C23184"/>
    <w:rsid w:val="00C2534D"/>
    <w:rsid w:val="00C25F4A"/>
    <w:rsid w:val="00C278CE"/>
    <w:rsid w:val="00C306D3"/>
    <w:rsid w:val="00C30F5E"/>
    <w:rsid w:val="00C32F15"/>
    <w:rsid w:val="00C33379"/>
    <w:rsid w:val="00C336DA"/>
    <w:rsid w:val="00C33E3A"/>
    <w:rsid w:val="00C3510A"/>
    <w:rsid w:val="00C35A4F"/>
    <w:rsid w:val="00C37329"/>
    <w:rsid w:val="00C3744A"/>
    <w:rsid w:val="00C37ACF"/>
    <w:rsid w:val="00C37F7D"/>
    <w:rsid w:val="00C406ED"/>
    <w:rsid w:val="00C407A5"/>
    <w:rsid w:val="00C409A1"/>
    <w:rsid w:val="00C40C71"/>
    <w:rsid w:val="00C4148A"/>
    <w:rsid w:val="00C41CCB"/>
    <w:rsid w:val="00C4380C"/>
    <w:rsid w:val="00C43AD2"/>
    <w:rsid w:val="00C43B08"/>
    <w:rsid w:val="00C43E7B"/>
    <w:rsid w:val="00C43F88"/>
    <w:rsid w:val="00C446BB"/>
    <w:rsid w:val="00C4580B"/>
    <w:rsid w:val="00C4595A"/>
    <w:rsid w:val="00C47060"/>
    <w:rsid w:val="00C47224"/>
    <w:rsid w:val="00C50098"/>
    <w:rsid w:val="00C50EB7"/>
    <w:rsid w:val="00C52B54"/>
    <w:rsid w:val="00C5326B"/>
    <w:rsid w:val="00C535AA"/>
    <w:rsid w:val="00C54DAD"/>
    <w:rsid w:val="00C55CCE"/>
    <w:rsid w:val="00C57741"/>
    <w:rsid w:val="00C606D8"/>
    <w:rsid w:val="00C61D07"/>
    <w:rsid w:val="00C62D9B"/>
    <w:rsid w:val="00C63F58"/>
    <w:rsid w:val="00C641E3"/>
    <w:rsid w:val="00C65664"/>
    <w:rsid w:val="00C65BB3"/>
    <w:rsid w:val="00C66474"/>
    <w:rsid w:val="00C66FFE"/>
    <w:rsid w:val="00C67FAE"/>
    <w:rsid w:val="00C70925"/>
    <w:rsid w:val="00C718B1"/>
    <w:rsid w:val="00C719A4"/>
    <w:rsid w:val="00C71C14"/>
    <w:rsid w:val="00C73B43"/>
    <w:rsid w:val="00C74B0A"/>
    <w:rsid w:val="00C74CD1"/>
    <w:rsid w:val="00C754E1"/>
    <w:rsid w:val="00C75782"/>
    <w:rsid w:val="00C76524"/>
    <w:rsid w:val="00C7751B"/>
    <w:rsid w:val="00C77C0D"/>
    <w:rsid w:val="00C81608"/>
    <w:rsid w:val="00C8255C"/>
    <w:rsid w:val="00C832AD"/>
    <w:rsid w:val="00C85076"/>
    <w:rsid w:val="00C8541E"/>
    <w:rsid w:val="00C85B13"/>
    <w:rsid w:val="00C86352"/>
    <w:rsid w:val="00C8726C"/>
    <w:rsid w:val="00C90544"/>
    <w:rsid w:val="00C90DF5"/>
    <w:rsid w:val="00C91D4C"/>
    <w:rsid w:val="00C926AC"/>
    <w:rsid w:val="00C93804"/>
    <w:rsid w:val="00C93F56"/>
    <w:rsid w:val="00C94413"/>
    <w:rsid w:val="00C95B7C"/>
    <w:rsid w:val="00C95D2F"/>
    <w:rsid w:val="00C95F54"/>
    <w:rsid w:val="00C96420"/>
    <w:rsid w:val="00C96CA0"/>
    <w:rsid w:val="00C9787C"/>
    <w:rsid w:val="00CA2E04"/>
    <w:rsid w:val="00CA3B74"/>
    <w:rsid w:val="00CA48BF"/>
    <w:rsid w:val="00CA58BA"/>
    <w:rsid w:val="00CA673E"/>
    <w:rsid w:val="00CA7567"/>
    <w:rsid w:val="00CB1686"/>
    <w:rsid w:val="00CB3F1D"/>
    <w:rsid w:val="00CB43D3"/>
    <w:rsid w:val="00CB4850"/>
    <w:rsid w:val="00CB5612"/>
    <w:rsid w:val="00CB72C0"/>
    <w:rsid w:val="00CB7310"/>
    <w:rsid w:val="00CB7D0C"/>
    <w:rsid w:val="00CC024C"/>
    <w:rsid w:val="00CC1D46"/>
    <w:rsid w:val="00CC2ED2"/>
    <w:rsid w:val="00CC3193"/>
    <w:rsid w:val="00CC3D0A"/>
    <w:rsid w:val="00CC6D91"/>
    <w:rsid w:val="00CC722A"/>
    <w:rsid w:val="00CC7E67"/>
    <w:rsid w:val="00CD0453"/>
    <w:rsid w:val="00CD0664"/>
    <w:rsid w:val="00CD1E82"/>
    <w:rsid w:val="00CD3EBA"/>
    <w:rsid w:val="00CD550A"/>
    <w:rsid w:val="00CD6664"/>
    <w:rsid w:val="00CE18A3"/>
    <w:rsid w:val="00CE2AE8"/>
    <w:rsid w:val="00CE2F27"/>
    <w:rsid w:val="00CE39FE"/>
    <w:rsid w:val="00CE4673"/>
    <w:rsid w:val="00CE47BE"/>
    <w:rsid w:val="00CE4F41"/>
    <w:rsid w:val="00CE4F6F"/>
    <w:rsid w:val="00CE59FA"/>
    <w:rsid w:val="00CE65EF"/>
    <w:rsid w:val="00CE69A3"/>
    <w:rsid w:val="00CE7624"/>
    <w:rsid w:val="00CF00D0"/>
    <w:rsid w:val="00CF30F3"/>
    <w:rsid w:val="00CF30F7"/>
    <w:rsid w:val="00CF36C1"/>
    <w:rsid w:val="00CF3ABC"/>
    <w:rsid w:val="00CF3D89"/>
    <w:rsid w:val="00CF3DD9"/>
    <w:rsid w:val="00CF48E9"/>
    <w:rsid w:val="00CF4E3B"/>
    <w:rsid w:val="00CF6536"/>
    <w:rsid w:val="00CF727A"/>
    <w:rsid w:val="00CF7A1A"/>
    <w:rsid w:val="00D005D9"/>
    <w:rsid w:val="00D007E8"/>
    <w:rsid w:val="00D00A7F"/>
    <w:rsid w:val="00D0108E"/>
    <w:rsid w:val="00D01529"/>
    <w:rsid w:val="00D01843"/>
    <w:rsid w:val="00D01AA2"/>
    <w:rsid w:val="00D027A9"/>
    <w:rsid w:val="00D03028"/>
    <w:rsid w:val="00D043AF"/>
    <w:rsid w:val="00D0451D"/>
    <w:rsid w:val="00D06171"/>
    <w:rsid w:val="00D061E5"/>
    <w:rsid w:val="00D06379"/>
    <w:rsid w:val="00D10A9C"/>
    <w:rsid w:val="00D10AF2"/>
    <w:rsid w:val="00D10E2B"/>
    <w:rsid w:val="00D11F50"/>
    <w:rsid w:val="00D1322C"/>
    <w:rsid w:val="00D135E1"/>
    <w:rsid w:val="00D13E5B"/>
    <w:rsid w:val="00D1478A"/>
    <w:rsid w:val="00D14A8D"/>
    <w:rsid w:val="00D14E68"/>
    <w:rsid w:val="00D15290"/>
    <w:rsid w:val="00D15ECF"/>
    <w:rsid w:val="00D15FCB"/>
    <w:rsid w:val="00D1663F"/>
    <w:rsid w:val="00D1679D"/>
    <w:rsid w:val="00D205FC"/>
    <w:rsid w:val="00D21B94"/>
    <w:rsid w:val="00D22DEE"/>
    <w:rsid w:val="00D23243"/>
    <w:rsid w:val="00D239B8"/>
    <w:rsid w:val="00D25143"/>
    <w:rsid w:val="00D2625D"/>
    <w:rsid w:val="00D26C5A"/>
    <w:rsid w:val="00D270E5"/>
    <w:rsid w:val="00D27382"/>
    <w:rsid w:val="00D3015B"/>
    <w:rsid w:val="00D327C6"/>
    <w:rsid w:val="00D338D5"/>
    <w:rsid w:val="00D339F0"/>
    <w:rsid w:val="00D34174"/>
    <w:rsid w:val="00D35D08"/>
    <w:rsid w:val="00D369FA"/>
    <w:rsid w:val="00D36A35"/>
    <w:rsid w:val="00D378E9"/>
    <w:rsid w:val="00D402E8"/>
    <w:rsid w:val="00D4046E"/>
    <w:rsid w:val="00D4093D"/>
    <w:rsid w:val="00D41A1A"/>
    <w:rsid w:val="00D41DB6"/>
    <w:rsid w:val="00D420BD"/>
    <w:rsid w:val="00D43566"/>
    <w:rsid w:val="00D437AF"/>
    <w:rsid w:val="00D442E8"/>
    <w:rsid w:val="00D44D64"/>
    <w:rsid w:val="00D44FE4"/>
    <w:rsid w:val="00D4585C"/>
    <w:rsid w:val="00D46851"/>
    <w:rsid w:val="00D46B6F"/>
    <w:rsid w:val="00D47B8A"/>
    <w:rsid w:val="00D50934"/>
    <w:rsid w:val="00D51260"/>
    <w:rsid w:val="00D51B24"/>
    <w:rsid w:val="00D5264F"/>
    <w:rsid w:val="00D5281C"/>
    <w:rsid w:val="00D52B93"/>
    <w:rsid w:val="00D52D2A"/>
    <w:rsid w:val="00D52D34"/>
    <w:rsid w:val="00D52F59"/>
    <w:rsid w:val="00D53B01"/>
    <w:rsid w:val="00D53F02"/>
    <w:rsid w:val="00D53FE6"/>
    <w:rsid w:val="00D547AC"/>
    <w:rsid w:val="00D550D8"/>
    <w:rsid w:val="00D57665"/>
    <w:rsid w:val="00D57908"/>
    <w:rsid w:val="00D579CE"/>
    <w:rsid w:val="00D57A46"/>
    <w:rsid w:val="00D6129B"/>
    <w:rsid w:val="00D61E93"/>
    <w:rsid w:val="00D622D3"/>
    <w:rsid w:val="00D622E1"/>
    <w:rsid w:val="00D6273A"/>
    <w:rsid w:val="00D6296A"/>
    <w:rsid w:val="00D62FFA"/>
    <w:rsid w:val="00D63823"/>
    <w:rsid w:val="00D647F9"/>
    <w:rsid w:val="00D64A25"/>
    <w:rsid w:val="00D64A92"/>
    <w:rsid w:val="00D6541D"/>
    <w:rsid w:val="00D6545F"/>
    <w:rsid w:val="00D65816"/>
    <w:rsid w:val="00D6658E"/>
    <w:rsid w:val="00D6740F"/>
    <w:rsid w:val="00D71260"/>
    <w:rsid w:val="00D718CC"/>
    <w:rsid w:val="00D727EA"/>
    <w:rsid w:val="00D74EB0"/>
    <w:rsid w:val="00D75742"/>
    <w:rsid w:val="00D7595D"/>
    <w:rsid w:val="00D75E5A"/>
    <w:rsid w:val="00D766B3"/>
    <w:rsid w:val="00D77231"/>
    <w:rsid w:val="00D77B84"/>
    <w:rsid w:val="00D80C3D"/>
    <w:rsid w:val="00D80CA8"/>
    <w:rsid w:val="00D80E42"/>
    <w:rsid w:val="00D82173"/>
    <w:rsid w:val="00D827C8"/>
    <w:rsid w:val="00D82C9A"/>
    <w:rsid w:val="00D853DA"/>
    <w:rsid w:val="00D8625B"/>
    <w:rsid w:val="00D86859"/>
    <w:rsid w:val="00D9034E"/>
    <w:rsid w:val="00D92B7D"/>
    <w:rsid w:val="00D92C9A"/>
    <w:rsid w:val="00D93080"/>
    <w:rsid w:val="00D932A8"/>
    <w:rsid w:val="00D9348A"/>
    <w:rsid w:val="00D93566"/>
    <w:rsid w:val="00D942F5"/>
    <w:rsid w:val="00D961A0"/>
    <w:rsid w:val="00D96470"/>
    <w:rsid w:val="00D9715F"/>
    <w:rsid w:val="00D9735A"/>
    <w:rsid w:val="00D978AF"/>
    <w:rsid w:val="00D97FCB"/>
    <w:rsid w:val="00DA0B16"/>
    <w:rsid w:val="00DA145D"/>
    <w:rsid w:val="00DA1A57"/>
    <w:rsid w:val="00DA2232"/>
    <w:rsid w:val="00DA333F"/>
    <w:rsid w:val="00DA356B"/>
    <w:rsid w:val="00DA43E8"/>
    <w:rsid w:val="00DA6422"/>
    <w:rsid w:val="00DA6728"/>
    <w:rsid w:val="00DA780F"/>
    <w:rsid w:val="00DA7A60"/>
    <w:rsid w:val="00DA7DEC"/>
    <w:rsid w:val="00DB0376"/>
    <w:rsid w:val="00DB1F5A"/>
    <w:rsid w:val="00DB252B"/>
    <w:rsid w:val="00DB363B"/>
    <w:rsid w:val="00DB3A34"/>
    <w:rsid w:val="00DB40A7"/>
    <w:rsid w:val="00DB58AC"/>
    <w:rsid w:val="00DB598B"/>
    <w:rsid w:val="00DB63BE"/>
    <w:rsid w:val="00DB734F"/>
    <w:rsid w:val="00DB77CA"/>
    <w:rsid w:val="00DC1107"/>
    <w:rsid w:val="00DC13D9"/>
    <w:rsid w:val="00DC1828"/>
    <w:rsid w:val="00DC2227"/>
    <w:rsid w:val="00DC232C"/>
    <w:rsid w:val="00DC42C7"/>
    <w:rsid w:val="00DC43F3"/>
    <w:rsid w:val="00DC469A"/>
    <w:rsid w:val="00DC4B87"/>
    <w:rsid w:val="00DC5090"/>
    <w:rsid w:val="00DC5EAB"/>
    <w:rsid w:val="00DC5ED8"/>
    <w:rsid w:val="00DC5F33"/>
    <w:rsid w:val="00DC6088"/>
    <w:rsid w:val="00DD10A3"/>
    <w:rsid w:val="00DD1883"/>
    <w:rsid w:val="00DD1D60"/>
    <w:rsid w:val="00DD3225"/>
    <w:rsid w:val="00DD33A9"/>
    <w:rsid w:val="00DD3A20"/>
    <w:rsid w:val="00DD447C"/>
    <w:rsid w:val="00DD5469"/>
    <w:rsid w:val="00DD5590"/>
    <w:rsid w:val="00DD604F"/>
    <w:rsid w:val="00DD63B0"/>
    <w:rsid w:val="00DD6FC4"/>
    <w:rsid w:val="00DD7FF3"/>
    <w:rsid w:val="00DE0899"/>
    <w:rsid w:val="00DE10D0"/>
    <w:rsid w:val="00DE1DBB"/>
    <w:rsid w:val="00DE33CD"/>
    <w:rsid w:val="00DE374E"/>
    <w:rsid w:val="00DE427E"/>
    <w:rsid w:val="00DE6ACF"/>
    <w:rsid w:val="00DE726C"/>
    <w:rsid w:val="00DE7427"/>
    <w:rsid w:val="00DE7DEE"/>
    <w:rsid w:val="00DF03AE"/>
    <w:rsid w:val="00DF0BF7"/>
    <w:rsid w:val="00DF0F5F"/>
    <w:rsid w:val="00DF1087"/>
    <w:rsid w:val="00DF1C14"/>
    <w:rsid w:val="00DF1C85"/>
    <w:rsid w:val="00DF1E2F"/>
    <w:rsid w:val="00DF1F3C"/>
    <w:rsid w:val="00DF22A4"/>
    <w:rsid w:val="00DF22AC"/>
    <w:rsid w:val="00DF23F6"/>
    <w:rsid w:val="00DF286A"/>
    <w:rsid w:val="00DF28BE"/>
    <w:rsid w:val="00DF2E1D"/>
    <w:rsid w:val="00DF3B8B"/>
    <w:rsid w:val="00DF3BFC"/>
    <w:rsid w:val="00DF42CF"/>
    <w:rsid w:val="00DF4C0F"/>
    <w:rsid w:val="00DF4E18"/>
    <w:rsid w:val="00DF4E8B"/>
    <w:rsid w:val="00DF6959"/>
    <w:rsid w:val="00E006F9"/>
    <w:rsid w:val="00E00724"/>
    <w:rsid w:val="00E01FD5"/>
    <w:rsid w:val="00E03E07"/>
    <w:rsid w:val="00E03F95"/>
    <w:rsid w:val="00E06122"/>
    <w:rsid w:val="00E064BE"/>
    <w:rsid w:val="00E065A6"/>
    <w:rsid w:val="00E07482"/>
    <w:rsid w:val="00E07A38"/>
    <w:rsid w:val="00E07B57"/>
    <w:rsid w:val="00E10243"/>
    <w:rsid w:val="00E118CE"/>
    <w:rsid w:val="00E1200B"/>
    <w:rsid w:val="00E12EB9"/>
    <w:rsid w:val="00E1495E"/>
    <w:rsid w:val="00E14A87"/>
    <w:rsid w:val="00E14C81"/>
    <w:rsid w:val="00E165C7"/>
    <w:rsid w:val="00E1688A"/>
    <w:rsid w:val="00E221FD"/>
    <w:rsid w:val="00E229B4"/>
    <w:rsid w:val="00E22C65"/>
    <w:rsid w:val="00E22E06"/>
    <w:rsid w:val="00E258EC"/>
    <w:rsid w:val="00E25CE0"/>
    <w:rsid w:val="00E267FA"/>
    <w:rsid w:val="00E26B22"/>
    <w:rsid w:val="00E312AD"/>
    <w:rsid w:val="00E3266C"/>
    <w:rsid w:val="00E33365"/>
    <w:rsid w:val="00E34328"/>
    <w:rsid w:val="00E366E8"/>
    <w:rsid w:val="00E36770"/>
    <w:rsid w:val="00E37BFA"/>
    <w:rsid w:val="00E37EBC"/>
    <w:rsid w:val="00E407B8"/>
    <w:rsid w:val="00E40AA1"/>
    <w:rsid w:val="00E40D39"/>
    <w:rsid w:val="00E41A84"/>
    <w:rsid w:val="00E428C3"/>
    <w:rsid w:val="00E441F7"/>
    <w:rsid w:val="00E446E4"/>
    <w:rsid w:val="00E451F3"/>
    <w:rsid w:val="00E45555"/>
    <w:rsid w:val="00E45613"/>
    <w:rsid w:val="00E47361"/>
    <w:rsid w:val="00E4779F"/>
    <w:rsid w:val="00E47991"/>
    <w:rsid w:val="00E47B4F"/>
    <w:rsid w:val="00E51050"/>
    <w:rsid w:val="00E52307"/>
    <w:rsid w:val="00E5251C"/>
    <w:rsid w:val="00E528BF"/>
    <w:rsid w:val="00E52D51"/>
    <w:rsid w:val="00E53EF0"/>
    <w:rsid w:val="00E5423A"/>
    <w:rsid w:val="00E573E4"/>
    <w:rsid w:val="00E574BA"/>
    <w:rsid w:val="00E57959"/>
    <w:rsid w:val="00E60CB0"/>
    <w:rsid w:val="00E62EC3"/>
    <w:rsid w:val="00E62FE3"/>
    <w:rsid w:val="00E630D7"/>
    <w:rsid w:val="00E66754"/>
    <w:rsid w:val="00E66FED"/>
    <w:rsid w:val="00E7083D"/>
    <w:rsid w:val="00E71216"/>
    <w:rsid w:val="00E722C4"/>
    <w:rsid w:val="00E72383"/>
    <w:rsid w:val="00E74579"/>
    <w:rsid w:val="00E75182"/>
    <w:rsid w:val="00E779E9"/>
    <w:rsid w:val="00E77B20"/>
    <w:rsid w:val="00E80E58"/>
    <w:rsid w:val="00E82C88"/>
    <w:rsid w:val="00E83943"/>
    <w:rsid w:val="00E840AC"/>
    <w:rsid w:val="00E8447C"/>
    <w:rsid w:val="00E859DC"/>
    <w:rsid w:val="00E85A82"/>
    <w:rsid w:val="00E85D76"/>
    <w:rsid w:val="00E861F7"/>
    <w:rsid w:val="00E90697"/>
    <w:rsid w:val="00E916C1"/>
    <w:rsid w:val="00E91985"/>
    <w:rsid w:val="00E92317"/>
    <w:rsid w:val="00E92CC3"/>
    <w:rsid w:val="00E9326D"/>
    <w:rsid w:val="00E93B2A"/>
    <w:rsid w:val="00E93F5A"/>
    <w:rsid w:val="00E94FC7"/>
    <w:rsid w:val="00E952DD"/>
    <w:rsid w:val="00E96F44"/>
    <w:rsid w:val="00EA13C4"/>
    <w:rsid w:val="00EA201C"/>
    <w:rsid w:val="00EA320D"/>
    <w:rsid w:val="00EA3275"/>
    <w:rsid w:val="00EA3432"/>
    <w:rsid w:val="00EA4626"/>
    <w:rsid w:val="00EA54EC"/>
    <w:rsid w:val="00EA63EE"/>
    <w:rsid w:val="00EA76A1"/>
    <w:rsid w:val="00EA7826"/>
    <w:rsid w:val="00EA7E96"/>
    <w:rsid w:val="00EB04A1"/>
    <w:rsid w:val="00EB1C37"/>
    <w:rsid w:val="00EB39AC"/>
    <w:rsid w:val="00EB402A"/>
    <w:rsid w:val="00EB5AD1"/>
    <w:rsid w:val="00EB615F"/>
    <w:rsid w:val="00EB63ED"/>
    <w:rsid w:val="00EB7521"/>
    <w:rsid w:val="00EB77EC"/>
    <w:rsid w:val="00EC150E"/>
    <w:rsid w:val="00EC1F89"/>
    <w:rsid w:val="00EC2BFF"/>
    <w:rsid w:val="00EC345A"/>
    <w:rsid w:val="00EC3582"/>
    <w:rsid w:val="00EC40CA"/>
    <w:rsid w:val="00EC52CB"/>
    <w:rsid w:val="00EC5608"/>
    <w:rsid w:val="00ED192D"/>
    <w:rsid w:val="00ED2008"/>
    <w:rsid w:val="00ED21BD"/>
    <w:rsid w:val="00ED35EC"/>
    <w:rsid w:val="00ED3A9C"/>
    <w:rsid w:val="00ED3ED2"/>
    <w:rsid w:val="00ED50B0"/>
    <w:rsid w:val="00ED5697"/>
    <w:rsid w:val="00ED58E9"/>
    <w:rsid w:val="00ED63DD"/>
    <w:rsid w:val="00ED6B62"/>
    <w:rsid w:val="00ED7232"/>
    <w:rsid w:val="00ED7665"/>
    <w:rsid w:val="00ED7A98"/>
    <w:rsid w:val="00ED7F0A"/>
    <w:rsid w:val="00ED7FAA"/>
    <w:rsid w:val="00EE07F2"/>
    <w:rsid w:val="00EE0CDB"/>
    <w:rsid w:val="00EE215F"/>
    <w:rsid w:val="00EE2CEC"/>
    <w:rsid w:val="00EE3765"/>
    <w:rsid w:val="00EE3CC8"/>
    <w:rsid w:val="00EE4332"/>
    <w:rsid w:val="00EE4B6E"/>
    <w:rsid w:val="00EE4BE5"/>
    <w:rsid w:val="00EE6BE0"/>
    <w:rsid w:val="00EE78C3"/>
    <w:rsid w:val="00EE78F6"/>
    <w:rsid w:val="00EE7BB0"/>
    <w:rsid w:val="00EF03B9"/>
    <w:rsid w:val="00EF1620"/>
    <w:rsid w:val="00EF2E55"/>
    <w:rsid w:val="00EF2E5A"/>
    <w:rsid w:val="00EF49F9"/>
    <w:rsid w:val="00EF4BB3"/>
    <w:rsid w:val="00EF4D15"/>
    <w:rsid w:val="00EF4EF4"/>
    <w:rsid w:val="00EF51CB"/>
    <w:rsid w:val="00EF5904"/>
    <w:rsid w:val="00EF5B99"/>
    <w:rsid w:val="00EF5ECB"/>
    <w:rsid w:val="00EF6639"/>
    <w:rsid w:val="00EF7600"/>
    <w:rsid w:val="00EF79D2"/>
    <w:rsid w:val="00EF7C21"/>
    <w:rsid w:val="00F00C19"/>
    <w:rsid w:val="00F011AB"/>
    <w:rsid w:val="00F025DA"/>
    <w:rsid w:val="00F02D42"/>
    <w:rsid w:val="00F037B5"/>
    <w:rsid w:val="00F05410"/>
    <w:rsid w:val="00F06446"/>
    <w:rsid w:val="00F0715E"/>
    <w:rsid w:val="00F07AA8"/>
    <w:rsid w:val="00F10887"/>
    <w:rsid w:val="00F109C5"/>
    <w:rsid w:val="00F10E48"/>
    <w:rsid w:val="00F11909"/>
    <w:rsid w:val="00F119A6"/>
    <w:rsid w:val="00F11C08"/>
    <w:rsid w:val="00F1324F"/>
    <w:rsid w:val="00F13268"/>
    <w:rsid w:val="00F13305"/>
    <w:rsid w:val="00F134E9"/>
    <w:rsid w:val="00F13975"/>
    <w:rsid w:val="00F13C16"/>
    <w:rsid w:val="00F13CFC"/>
    <w:rsid w:val="00F13D43"/>
    <w:rsid w:val="00F13F77"/>
    <w:rsid w:val="00F1768D"/>
    <w:rsid w:val="00F17F09"/>
    <w:rsid w:val="00F20CCC"/>
    <w:rsid w:val="00F20FD7"/>
    <w:rsid w:val="00F21B82"/>
    <w:rsid w:val="00F244F5"/>
    <w:rsid w:val="00F27BAB"/>
    <w:rsid w:val="00F301EC"/>
    <w:rsid w:val="00F3031F"/>
    <w:rsid w:val="00F30367"/>
    <w:rsid w:val="00F30D94"/>
    <w:rsid w:val="00F31747"/>
    <w:rsid w:val="00F31852"/>
    <w:rsid w:val="00F33D5F"/>
    <w:rsid w:val="00F3606A"/>
    <w:rsid w:val="00F365B4"/>
    <w:rsid w:val="00F36D50"/>
    <w:rsid w:val="00F374DE"/>
    <w:rsid w:val="00F421F5"/>
    <w:rsid w:val="00F430C2"/>
    <w:rsid w:val="00F4357E"/>
    <w:rsid w:val="00F441BD"/>
    <w:rsid w:val="00F44AD9"/>
    <w:rsid w:val="00F461F1"/>
    <w:rsid w:val="00F4625B"/>
    <w:rsid w:val="00F464AC"/>
    <w:rsid w:val="00F46925"/>
    <w:rsid w:val="00F47C8D"/>
    <w:rsid w:val="00F519AF"/>
    <w:rsid w:val="00F51C7A"/>
    <w:rsid w:val="00F52338"/>
    <w:rsid w:val="00F52384"/>
    <w:rsid w:val="00F527EE"/>
    <w:rsid w:val="00F54737"/>
    <w:rsid w:val="00F54E09"/>
    <w:rsid w:val="00F554B8"/>
    <w:rsid w:val="00F55797"/>
    <w:rsid w:val="00F55E40"/>
    <w:rsid w:val="00F56B2E"/>
    <w:rsid w:val="00F57796"/>
    <w:rsid w:val="00F60642"/>
    <w:rsid w:val="00F618E3"/>
    <w:rsid w:val="00F623A4"/>
    <w:rsid w:val="00F657A4"/>
    <w:rsid w:val="00F65BEA"/>
    <w:rsid w:val="00F66F1F"/>
    <w:rsid w:val="00F70055"/>
    <w:rsid w:val="00F70687"/>
    <w:rsid w:val="00F70764"/>
    <w:rsid w:val="00F708DE"/>
    <w:rsid w:val="00F70B21"/>
    <w:rsid w:val="00F70C78"/>
    <w:rsid w:val="00F713F8"/>
    <w:rsid w:val="00F723D8"/>
    <w:rsid w:val="00F7301D"/>
    <w:rsid w:val="00F7321A"/>
    <w:rsid w:val="00F73BAE"/>
    <w:rsid w:val="00F74D83"/>
    <w:rsid w:val="00F75C74"/>
    <w:rsid w:val="00F76821"/>
    <w:rsid w:val="00F76A2D"/>
    <w:rsid w:val="00F77B81"/>
    <w:rsid w:val="00F81304"/>
    <w:rsid w:val="00F81E85"/>
    <w:rsid w:val="00F82B26"/>
    <w:rsid w:val="00F83CC7"/>
    <w:rsid w:val="00F8455C"/>
    <w:rsid w:val="00F861CE"/>
    <w:rsid w:val="00F871A4"/>
    <w:rsid w:val="00F87938"/>
    <w:rsid w:val="00F87A2E"/>
    <w:rsid w:val="00F87D64"/>
    <w:rsid w:val="00F9060D"/>
    <w:rsid w:val="00F9069C"/>
    <w:rsid w:val="00F92BCD"/>
    <w:rsid w:val="00F937CC"/>
    <w:rsid w:val="00F945F0"/>
    <w:rsid w:val="00F946DD"/>
    <w:rsid w:val="00F946E5"/>
    <w:rsid w:val="00F947B3"/>
    <w:rsid w:val="00F9588E"/>
    <w:rsid w:val="00F97174"/>
    <w:rsid w:val="00F97379"/>
    <w:rsid w:val="00F97894"/>
    <w:rsid w:val="00FA011F"/>
    <w:rsid w:val="00FA1B63"/>
    <w:rsid w:val="00FA1E39"/>
    <w:rsid w:val="00FA2AE9"/>
    <w:rsid w:val="00FA2CA7"/>
    <w:rsid w:val="00FA2D32"/>
    <w:rsid w:val="00FA3250"/>
    <w:rsid w:val="00FA43C3"/>
    <w:rsid w:val="00FA58BB"/>
    <w:rsid w:val="00FA5C65"/>
    <w:rsid w:val="00FA618E"/>
    <w:rsid w:val="00FA704C"/>
    <w:rsid w:val="00FB011C"/>
    <w:rsid w:val="00FB0154"/>
    <w:rsid w:val="00FB0B03"/>
    <w:rsid w:val="00FB206A"/>
    <w:rsid w:val="00FB2094"/>
    <w:rsid w:val="00FB25FE"/>
    <w:rsid w:val="00FB4F15"/>
    <w:rsid w:val="00FB4F4D"/>
    <w:rsid w:val="00FB4F4E"/>
    <w:rsid w:val="00FB6984"/>
    <w:rsid w:val="00FB6F67"/>
    <w:rsid w:val="00FB732E"/>
    <w:rsid w:val="00FB74C9"/>
    <w:rsid w:val="00FB7888"/>
    <w:rsid w:val="00FB7DCD"/>
    <w:rsid w:val="00FC08F8"/>
    <w:rsid w:val="00FC0BE2"/>
    <w:rsid w:val="00FC0C92"/>
    <w:rsid w:val="00FC10A3"/>
    <w:rsid w:val="00FC12C7"/>
    <w:rsid w:val="00FC32DF"/>
    <w:rsid w:val="00FC53A0"/>
    <w:rsid w:val="00FC6350"/>
    <w:rsid w:val="00FC648C"/>
    <w:rsid w:val="00FC6C02"/>
    <w:rsid w:val="00FC6C13"/>
    <w:rsid w:val="00FD1B84"/>
    <w:rsid w:val="00FD1D23"/>
    <w:rsid w:val="00FD2C41"/>
    <w:rsid w:val="00FD379B"/>
    <w:rsid w:val="00FD3955"/>
    <w:rsid w:val="00FD4972"/>
    <w:rsid w:val="00FD4A51"/>
    <w:rsid w:val="00FD4B13"/>
    <w:rsid w:val="00FD52B0"/>
    <w:rsid w:val="00FD52DE"/>
    <w:rsid w:val="00FD5D8D"/>
    <w:rsid w:val="00FD6459"/>
    <w:rsid w:val="00FD649F"/>
    <w:rsid w:val="00FD6D78"/>
    <w:rsid w:val="00FD7098"/>
    <w:rsid w:val="00FD751A"/>
    <w:rsid w:val="00FE03D1"/>
    <w:rsid w:val="00FE0BA0"/>
    <w:rsid w:val="00FE0C9A"/>
    <w:rsid w:val="00FE0E7F"/>
    <w:rsid w:val="00FE1582"/>
    <w:rsid w:val="00FE2DBE"/>
    <w:rsid w:val="00FE3514"/>
    <w:rsid w:val="00FE4582"/>
    <w:rsid w:val="00FE4D7C"/>
    <w:rsid w:val="00FE514E"/>
    <w:rsid w:val="00FE5898"/>
    <w:rsid w:val="00FE597D"/>
    <w:rsid w:val="00FE5DD3"/>
    <w:rsid w:val="00FE671A"/>
    <w:rsid w:val="00FE6A96"/>
    <w:rsid w:val="00FF06FF"/>
    <w:rsid w:val="00FF0C7D"/>
    <w:rsid w:val="00FF10DB"/>
    <w:rsid w:val="00FF3711"/>
    <w:rsid w:val="00FF381B"/>
    <w:rsid w:val="00FF4A66"/>
    <w:rsid w:val="00FF4F04"/>
    <w:rsid w:val="00FF5121"/>
    <w:rsid w:val="00FF735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5"/>
    <o:shapelayout v:ext="edit">
      <o:idmap v:ext="edit" data="1"/>
    </o:shapelayout>
  </w:shapeDefaults>
  <w:decimalSymbol w:val="."/>
  <w:listSeparator w:val=","/>
  <w14:docId w14:val="2FE94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F7550"/>
    <w:pPr>
      <w:jc w:val="both"/>
    </w:pPr>
    <w:rPr>
      <w:rFonts w:ascii="Arial" w:hAnsi="Arial"/>
      <w:szCs w:val="24"/>
      <w:lang w:val="en-US" w:eastAsia="en-US"/>
    </w:rPr>
  </w:style>
  <w:style w:type="paragraph" w:styleId="Heading1">
    <w:name w:val="heading 1"/>
    <w:basedOn w:val="Normal"/>
    <w:next w:val="Normal"/>
    <w:link w:val="Heading1Char"/>
    <w:qFormat/>
    <w:rsid w:val="00DA356B"/>
    <w:pPr>
      <w:keepNext/>
      <w:pBdr>
        <w:bottom w:val="single" w:sz="4" w:space="1" w:color="auto"/>
      </w:pBdr>
      <w:spacing w:before="240" w:after="240"/>
      <w:outlineLvl w:val="0"/>
    </w:pPr>
    <w:rPr>
      <w:b/>
      <w:bCs/>
      <w:color w:val="FF8001"/>
      <w:kern w:val="32"/>
      <w:sz w:val="32"/>
      <w:szCs w:val="32"/>
    </w:rPr>
  </w:style>
  <w:style w:type="paragraph" w:styleId="Heading2">
    <w:name w:val="heading 2"/>
    <w:basedOn w:val="Normal"/>
    <w:next w:val="Normal"/>
    <w:link w:val="Heading2Char"/>
    <w:qFormat/>
    <w:rsid w:val="00DA356B"/>
    <w:pPr>
      <w:keepNext/>
      <w:keepLines/>
      <w:spacing w:before="240" w:after="240"/>
      <w:outlineLvl w:val="1"/>
    </w:pPr>
    <w:rPr>
      <w:rFonts w:eastAsiaTheme="majorEastAsia" w:cstheme="majorBidi"/>
      <w:b/>
      <w:color w:val="FF8001"/>
      <w:sz w:val="28"/>
      <w:szCs w:val="26"/>
    </w:rPr>
  </w:style>
  <w:style w:type="paragraph" w:styleId="Heading3">
    <w:name w:val="heading 3"/>
    <w:basedOn w:val="Normal"/>
    <w:next w:val="Normal"/>
    <w:link w:val="Heading3Char"/>
    <w:qFormat/>
    <w:rsid w:val="00042818"/>
    <w:pPr>
      <w:keepNext/>
      <w:keepLines/>
      <w:spacing w:before="240" w:after="240"/>
      <w:outlineLvl w:val="2"/>
    </w:pPr>
    <w:rPr>
      <w:rFonts w:eastAsiaTheme="majorEastAsia" w:cstheme="majorBidi"/>
      <w:b/>
      <w:color w:val="FF8001"/>
      <w:sz w:val="24"/>
    </w:rPr>
  </w:style>
  <w:style w:type="paragraph" w:styleId="Heading4">
    <w:name w:val="heading 4"/>
    <w:basedOn w:val="Normal"/>
    <w:next w:val="Normal"/>
    <w:link w:val="Heading4Char"/>
    <w:qFormat/>
    <w:rsid w:val="008F7550"/>
    <w:pPr>
      <w:keepNext/>
      <w:keepLines/>
      <w:spacing w:before="4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unhideWhenUsed/>
    <w:qFormat/>
    <w:rsid w:val="00DA356B"/>
    <w:pPr>
      <w:keepNext/>
      <w:keepLines/>
      <w:spacing w:before="40"/>
      <w:jc w:val="left"/>
      <w:outlineLvl w:val="4"/>
    </w:pPr>
    <w:rPr>
      <w:rFonts w:asciiTheme="majorHAnsi" w:eastAsiaTheme="majorEastAsia" w:hAnsiTheme="majorHAnsi" w:cstheme="majorBidi"/>
      <w:color w:val="365F91" w:themeColor="accent1" w:themeShade="BF"/>
      <w:sz w:val="24"/>
    </w:rPr>
  </w:style>
  <w:style w:type="paragraph" w:styleId="Heading6">
    <w:name w:val="heading 6"/>
    <w:basedOn w:val="Normal"/>
    <w:next w:val="Normal"/>
    <w:link w:val="Heading6Char"/>
    <w:uiPriority w:val="9"/>
    <w:unhideWhenUsed/>
    <w:qFormat/>
    <w:rsid w:val="009A413F"/>
    <w:pPr>
      <w:keepNext/>
      <w:keepLines/>
      <w:spacing w:before="40"/>
      <w:jc w:val="left"/>
      <w:outlineLvl w:val="5"/>
    </w:pPr>
    <w:rPr>
      <w:rFonts w:asciiTheme="majorHAnsi" w:eastAsiaTheme="majorEastAsia" w:hAnsiTheme="majorHAnsi" w:cstheme="majorBidi"/>
      <w:color w:val="243F60" w:themeColor="accent1" w:themeShade="7F"/>
      <w:sz w:val="24"/>
    </w:rPr>
  </w:style>
  <w:style w:type="paragraph" w:styleId="Heading7">
    <w:name w:val="heading 7"/>
    <w:basedOn w:val="Normal"/>
    <w:next w:val="Normal"/>
    <w:link w:val="Heading7Char"/>
    <w:uiPriority w:val="9"/>
    <w:unhideWhenUsed/>
    <w:qFormat/>
    <w:rsid w:val="009A413F"/>
    <w:pPr>
      <w:keepNext/>
      <w:keepLines/>
      <w:spacing w:before="40"/>
      <w:jc w:val="left"/>
      <w:outlineLvl w:val="6"/>
    </w:pPr>
    <w:rPr>
      <w:rFonts w:asciiTheme="majorHAnsi" w:eastAsiaTheme="majorEastAsia" w:hAnsiTheme="majorHAnsi" w:cstheme="majorBidi"/>
      <w:i/>
      <w:iCs/>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ED192D"/>
    <w:pPr>
      <w:tabs>
        <w:tab w:val="center" w:pos="4153"/>
        <w:tab w:val="right" w:pos="8306"/>
      </w:tabs>
    </w:pPr>
  </w:style>
  <w:style w:type="paragraph" w:styleId="Footer">
    <w:name w:val="footer"/>
    <w:basedOn w:val="Normal"/>
    <w:link w:val="FooterChar"/>
    <w:uiPriority w:val="99"/>
    <w:rsid w:val="00ED192D"/>
    <w:pPr>
      <w:tabs>
        <w:tab w:val="center" w:pos="4153"/>
        <w:tab w:val="right" w:pos="8306"/>
      </w:tabs>
    </w:pPr>
  </w:style>
  <w:style w:type="paragraph" w:customStyle="1" w:styleId="Heading10">
    <w:name w:val="Heading1"/>
    <w:next w:val="Normal"/>
    <w:rsid w:val="00ED192D"/>
    <w:pPr>
      <w:keepNext/>
      <w:suppressAutoHyphens/>
      <w:autoSpaceDE w:val="0"/>
      <w:autoSpaceDN w:val="0"/>
      <w:adjustRightInd w:val="0"/>
      <w:spacing w:before="400" w:line="320" w:lineRule="atLeast"/>
    </w:pPr>
    <w:rPr>
      <w:rFonts w:ascii="Helvetica" w:hAnsi="Helvetica" w:cs="Helvetica"/>
      <w:b/>
      <w:bCs/>
      <w:color w:val="850000"/>
      <w:w w:val="0"/>
      <w:sz w:val="32"/>
      <w:szCs w:val="28"/>
      <w:lang w:val="en-US" w:eastAsia="en-US"/>
    </w:rPr>
  </w:style>
  <w:style w:type="character" w:styleId="Hyperlink">
    <w:name w:val="Hyperlink"/>
    <w:basedOn w:val="DefaultParagraphFont"/>
    <w:uiPriority w:val="99"/>
    <w:rsid w:val="00ED192D"/>
    <w:rPr>
      <w:color w:val="0000FF"/>
      <w:u w:val="single"/>
    </w:rPr>
  </w:style>
  <w:style w:type="character" w:customStyle="1" w:styleId="StyleCourierNew10pt">
    <w:name w:val="Style Courier New 10 pt"/>
    <w:basedOn w:val="DefaultParagraphFont"/>
    <w:rsid w:val="0043377E"/>
    <w:rPr>
      <w:rFonts w:ascii="Times New Roman" w:hAnsi="Times New Roman"/>
      <w:sz w:val="22"/>
    </w:rPr>
  </w:style>
  <w:style w:type="character" w:customStyle="1" w:styleId="StyleStyleCourierNew10pt9pt">
    <w:name w:val="Style Style Courier New 10 pt + 9 pt"/>
    <w:basedOn w:val="StyleCourierNew10pt"/>
    <w:rsid w:val="00350955"/>
    <w:rPr>
      <w:rFonts w:ascii="Times New Roman" w:hAnsi="Times New Roman"/>
      <w:sz w:val="22"/>
    </w:rPr>
  </w:style>
  <w:style w:type="character" w:customStyle="1" w:styleId="StyleStyleStyleCourierNew10pt9ptCourierNew9pt">
    <w:name w:val="Style Style Style Courier New 10 pt + 9 pt + Courier New 9 pt"/>
    <w:basedOn w:val="StyleStyleCourierNew10pt9pt"/>
    <w:rsid w:val="00497485"/>
    <w:rPr>
      <w:rFonts w:ascii="Times New Roman" w:hAnsi="Times New Roman"/>
      <w:sz w:val="22"/>
    </w:rPr>
  </w:style>
  <w:style w:type="paragraph" w:customStyle="1" w:styleId="StyleHeading1JustifiedBottomSinglesolidlineAuto05">
    <w:name w:val="Style Heading1 + Justified Bottom: (Single solid line Auto  0.5 ..."/>
    <w:basedOn w:val="Heading10"/>
    <w:autoRedefine/>
    <w:rsid w:val="00B64B81"/>
    <w:pPr>
      <w:pBdr>
        <w:bottom w:val="single" w:sz="4" w:space="1" w:color="auto"/>
      </w:pBdr>
      <w:spacing w:before="240"/>
      <w:jc w:val="both"/>
    </w:pPr>
    <w:rPr>
      <w:rFonts w:cs="Times New Roman"/>
      <w:szCs w:val="22"/>
    </w:rPr>
  </w:style>
  <w:style w:type="paragraph" w:styleId="NormalWeb">
    <w:name w:val="Normal (Web)"/>
    <w:basedOn w:val="Normal"/>
    <w:uiPriority w:val="99"/>
    <w:unhideWhenUsed/>
    <w:rsid w:val="004B6686"/>
    <w:pPr>
      <w:spacing w:before="75" w:after="75"/>
    </w:pPr>
    <w:rPr>
      <w:rFonts w:ascii="Verdana Tahoma Arial" w:hAnsi="Verdana Tahoma Arial"/>
      <w:sz w:val="17"/>
      <w:szCs w:val="17"/>
    </w:rPr>
  </w:style>
  <w:style w:type="character" w:styleId="Strong">
    <w:name w:val="Strong"/>
    <w:basedOn w:val="DefaultParagraphFont"/>
    <w:uiPriority w:val="22"/>
    <w:qFormat/>
    <w:rsid w:val="004B6686"/>
    <w:rPr>
      <w:b/>
      <w:bCs/>
    </w:rPr>
  </w:style>
  <w:style w:type="character" w:customStyle="1" w:styleId="hl">
    <w:name w:val="hl"/>
    <w:basedOn w:val="DefaultParagraphFont"/>
    <w:rsid w:val="00280A13"/>
  </w:style>
  <w:style w:type="paragraph" w:styleId="ListParagraph">
    <w:name w:val="List Paragraph"/>
    <w:basedOn w:val="Normal"/>
    <w:uiPriority w:val="34"/>
    <w:qFormat/>
    <w:rsid w:val="00637AD8"/>
    <w:pPr>
      <w:ind w:left="720"/>
    </w:pPr>
  </w:style>
  <w:style w:type="character" w:customStyle="1" w:styleId="Heading1Char">
    <w:name w:val="Heading 1 Char"/>
    <w:basedOn w:val="DefaultParagraphFont"/>
    <w:link w:val="Heading1"/>
    <w:rsid w:val="00DA356B"/>
    <w:rPr>
      <w:rFonts w:ascii="Arial" w:hAnsi="Arial"/>
      <w:b/>
      <w:bCs/>
      <w:color w:val="FF8001"/>
      <w:kern w:val="32"/>
      <w:sz w:val="32"/>
      <w:szCs w:val="32"/>
      <w:lang w:val="en-US" w:eastAsia="en-US"/>
    </w:rPr>
  </w:style>
  <w:style w:type="paragraph" w:styleId="Caption">
    <w:name w:val="caption"/>
    <w:basedOn w:val="Normal"/>
    <w:next w:val="Normal"/>
    <w:link w:val="CaptionChar"/>
    <w:unhideWhenUsed/>
    <w:qFormat/>
    <w:rsid w:val="00CB4850"/>
    <w:pPr>
      <w:spacing w:before="120" w:after="120"/>
    </w:pPr>
    <w:rPr>
      <w:b/>
      <w:bCs/>
      <w:szCs w:val="20"/>
    </w:rPr>
  </w:style>
  <w:style w:type="table" w:styleId="TableGrid">
    <w:name w:val="Table Grid"/>
    <w:basedOn w:val="TableNormal"/>
    <w:uiPriority w:val="39"/>
    <w:rsid w:val="002403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062CD0"/>
    <w:rPr>
      <w:rFonts w:ascii="Tahoma" w:hAnsi="Tahoma" w:cs="Tahoma"/>
      <w:sz w:val="16"/>
      <w:szCs w:val="16"/>
    </w:rPr>
  </w:style>
  <w:style w:type="character" w:customStyle="1" w:styleId="BalloonTextChar">
    <w:name w:val="Balloon Text Char"/>
    <w:basedOn w:val="DefaultParagraphFont"/>
    <w:link w:val="BalloonText"/>
    <w:rsid w:val="00062CD0"/>
    <w:rPr>
      <w:rFonts w:ascii="Tahoma" w:hAnsi="Tahoma" w:cs="Tahoma"/>
      <w:sz w:val="16"/>
      <w:szCs w:val="16"/>
    </w:rPr>
  </w:style>
  <w:style w:type="paragraph" w:styleId="DocumentMap">
    <w:name w:val="Document Map"/>
    <w:basedOn w:val="Normal"/>
    <w:link w:val="DocumentMapChar"/>
    <w:rsid w:val="00EC5608"/>
    <w:rPr>
      <w:rFonts w:ascii="Tahoma" w:hAnsi="Tahoma" w:cs="Tahoma"/>
      <w:sz w:val="16"/>
      <w:szCs w:val="16"/>
    </w:rPr>
  </w:style>
  <w:style w:type="character" w:customStyle="1" w:styleId="DocumentMapChar">
    <w:name w:val="Document Map Char"/>
    <w:basedOn w:val="DefaultParagraphFont"/>
    <w:link w:val="DocumentMap"/>
    <w:rsid w:val="00EC5608"/>
    <w:rPr>
      <w:rFonts w:ascii="Tahoma" w:hAnsi="Tahoma" w:cs="Tahoma"/>
      <w:sz w:val="16"/>
      <w:szCs w:val="16"/>
      <w:lang w:val="en-US" w:eastAsia="en-US"/>
    </w:rPr>
  </w:style>
  <w:style w:type="paragraph" w:styleId="Title">
    <w:name w:val="Title"/>
    <w:basedOn w:val="Normal"/>
    <w:next w:val="Normal"/>
    <w:link w:val="TitleChar"/>
    <w:qFormat/>
    <w:rsid w:val="006B73C5"/>
    <w:pPr>
      <w:jc w:val="center"/>
      <w:outlineLvl w:val="0"/>
    </w:pPr>
    <w:rPr>
      <w:b/>
      <w:bCs/>
      <w:color w:val="C00000"/>
      <w:kern w:val="28"/>
      <w:sz w:val="32"/>
      <w:szCs w:val="32"/>
    </w:rPr>
  </w:style>
  <w:style w:type="character" w:customStyle="1" w:styleId="TitleChar">
    <w:name w:val="Title Char"/>
    <w:basedOn w:val="DefaultParagraphFont"/>
    <w:link w:val="Title"/>
    <w:rsid w:val="006B73C5"/>
    <w:rPr>
      <w:b/>
      <w:bCs/>
      <w:color w:val="C00000"/>
      <w:kern w:val="28"/>
      <w:sz w:val="32"/>
      <w:szCs w:val="32"/>
      <w:lang w:val="en-US" w:eastAsia="en-US"/>
    </w:rPr>
  </w:style>
  <w:style w:type="character" w:customStyle="1" w:styleId="FooterChar">
    <w:name w:val="Footer Char"/>
    <w:basedOn w:val="DefaultParagraphFont"/>
    <w:link w:val="Footer"/>
    <w:uiPriority w:val="99"/>
    <w:rsid w:val="00995E45"/>
    <w:rPr>
      <w:sz w:val="22"/>
      <w:szCs w:val="24"/>
      <w:lang w:val="en-US" w:eastAsia="en-US"/>
    </w:rPr>
  </w:style>
  <w:style w:type="character" w:styleId="FollowedHyperlink">
    <w:name w:val="FollowedHyperlink"/>
    <w:basedOn w:val="DefaultParagraphFont"/>
    <w:rsid w:val="008B4AD5"/>
    <w:rPr>
      <w:color w:val="800080"/>
      <w:u w:val="single"/>
    </w:rPr>
  </w:style>
  <w:style w:type="character" w:customStyle="1" w:styleId="Heading3Char">
    <w:name w:val="Heading 3 Char"/>
    <w:basedOn w:val="DefaultParagraphFont"/>
    <w:link w:val="Heading3"/>
    <w:rsid w:val="00042818"/>
    <w:rPr>
      <w:rFonts w:ascii="Arial" w:eastAsiaTheme="majorEastAsia" w:hAnsi="Arial" w:cstheme="majorBidi"/>
      <w:b/>
      <w:color w:val="FF8001"/>
      <w:sz w:val="24"/>
      <w:szCs w:val="24"/>
      <w:lang w:val="en-US" w:eastAsia="en-US"/>
    </w:rPr>
  </w:style>
  <w:style w:type="character" w:customStyle="1" w:styleId="Heading4Char">
    <w:name w:val="Heading 4 Char"/>
    <w:basedOn w:val="DefaultParagraphFont"/>
    <w:link w:val="Heading4"/>
    <w:rsid w:val="008F7550"/>
    <w:rPr>
      <w:rFonts w:ascii="Arial" w:eastAsiaTheme="majorEastAsia" w:hAnsi="Arial" w:cstheme="majorBidi"/>
      <w:b/>
      <w:i/>
      <w:iCs/>
      <w:color w:val="000000" w:themeColor="text1"/>
      <w:szCs w:val="24"/>
      <w:lang w:val="en-US" w:eastAsia="en-US"/>
    </w:rPr>
  </w:style>
  <w:style w:type="character" w:customStyle="1" w:styleId="Heading5Char">
    <w:name w:val="Heading 5 Char"/>
    <w:basedOn w:val="DefaultParagraphFont"/>
    <w:link w:val="Heading5"/>
    <w:uiPriority w:val="9"/>
    <w:rsid w:val="00DA356B"/>
    <w:rPr>
      <w:rFonts w:asciiTheme="majorHAnsi" w:eastAsiaTheme="majorEastAsia" w:hAnsiTheme="majorHAnsi" w:cstheme="majorBidi"/>
      <w:color w:val="365F91" w:themeColor="accent1" w:themeShade="BF"/>
      <w:sz w:val="24"/>
      <w:szCs w:val="24"/>
      <w:lang w:val="en-US" w:eastAsia="en-US"/>
    </w:rPr>
  </w:style>
  <w:style w:type="paragraph" w:customStyle="1" w:styleId="s3">
    <w:name w:val="s3"/>
    <w:basedOn w:val="Normal"/>
    <w:rsid w:val="00DA356B"/>
    <w:pPr>
      <w:jc w:val="left"/>
    </w:pPr>
    <w:rPr>
      <w:rFonts w:ascii="Segoe UI" w:eastAsiaTheme="minorEastAsia" w:hAnsi="Segoe UI" w:cs="Segoe UI"/>
      <w:color w:val="000000"/>
      <w:sz w:val="22"/>
      <w:szCs w:val="22"/>
    </w:rPr>
  </w:style>
  <w:style w:type="paragraph" w:customStyle="1" w:styleId="s21">
    <w:name w:val="s21"/>
    <w:basedOn w:val="Normal"/>
    <w:rsid w:val="00DA356B"/>
    <w:pPr>
      <w:jc w:val="left"/>
    </w:pPr>
    <w:rPr>
      <w:rFonts w:ascii="Segoe UI" w:eastAsiaTheme="minorEastAsia" w:hAnsi="Segoe UI" w:cs="Segoe UI"/>
      <w:color w:val="000000"/>
      <w:sz w:val="16"/>
      <w:szCs w:val="16"/>
    </w:rPr>
  </w:style>
  <w:style w:type="paragraph" w:customStyle="1" w:styleId="s22">
    <w:name w:val="s22"/>
    <w:basedOn w:val="Normal"/>
    <w:rsid w:val="00DA356B"/>
    <w:pPr>
      <w:jc w:val="left"/>
    </w:pPr>
    <w:rPr>
      <w:rFonts w:ascii="Segoe UI" w:eastAsiaTheme="minorEastAsia" w:hAnsi="Segoe UI" w:cs="Segoe UI"/>
      <w:b/>
      <w:bCs/>
      <w:color w:val="000000"/>
      <w:sz w:val="16"/>
      <w:szCs w:val="16"/>
    </w:rPr>
  </w:style>
  <w:style w:type="paragraph" w:customStyle="1" w:styleId="s23">
    <w:name w:val="s23"/>
    <w:basedOn w:val="Normal"/>
    <w:rsid w:val="00DA356B"/>
    <w:pPr>
      <w:jc w:val="left"/>
    </w:pPr>
    <w:rPr>
      <w:rFonts w:ascii="Segoe UI" w:eastAsiaTheme="minorEastAsia" w:hAnsi="Segoe UI" w:cs="Segoe UI"/>
      <w:color w:val="B50014"/>
      <w:sz w:val="16"/>
      <w:szCs w:val="16"/>
    </w:rPr>
  </w:style>
  <w:style w:type="paragraph" w:customStyle="1" w:styleId="s24">
    <w:name w:val="s24"/>
    <w:basedOn w:val="Normal"/>
    <w:rsid w:val="00DA356B"/>
    <w:pPr>
      <w:jc w:val="left"/>
    </w:pPr>
    <w:rPr>
      <w:rFonts w:ascii="Segoe UI" w:eastAsiaTheme="minorEastAsia" w:hAnsi="Segoe UI" w:cs="Segoe UI"/>
      <w:i/>
      <w:iCs/>
      <w:color w:val="B50014"/>
      <w:sz w:val="16"/>
      <w:szCs w:val="16"/>
    </w:rPr>
  </w:style>
  <w:style w:type="character" w:customStyle="1" w:styleId="s231">
    <w:name w:val="s231"/>
    <w:basedOn w:val="DefaultParagraphFont"/>
    <w:rsid w:val="00DA356B"/>
    <w:rPr>
      <w:rFonts w:ascii="Segoe UI" w:hAnsi="Segoe UI" w:cs="Segoe UI" w:hint="default"/>
      <w:b w:val="0"/>
      <w:bCs w:val="0"/>
      <w:i w:val="0"/>
      <w:iCs w:val="0"/>
      <w:strike w:val="0"/>
      <w:dstrike w:val="0"/>
      <w:color w:val="B50014"/>
      <w:sz w:val="16"/>
      <w:szCs w:val="16"/>
      <w:u w:val="none"/>
      <w:effect w:val="none"/>
    </w:rPr>
  </w:style>
  <w:style w:type="character" w:customStyle="1" w:styleId="s211">
    <w:name w:val="s211"/>
    <w:basedOn w:val="DefaultParagraphFont"/>
    <w:rsid w:val="00DA356B"/>
    <w:rPr>
      <w:rFonts w:ascii="Segoe UI" w:hAnsi="Segoe UI" w:cs="Segoe UI" w:hint="default"/>
      <w:b w:val="0"/>
      <w:bCs w:val="0"/>
      <w:i w:val="0"/>
      <w:iCs w:val="0"/>
      <w:strike w:val="0"/>
      <w:dstrike w:val="0"/>
      <w:color w:val="000000"/>
      <w:sz w:val="16"/>
      <w:szCs w:val="16"/>
      <w:u w:val="none"/>
      <w:effect w:val="none"/>
    </w:rPr>
  </w:style>
  <w:style w:type="table" w:styleId="GridTable4-Accent1">
    <w:name w:val="Grid Table 4 Accent 1"/>
    <w:basedOn w:val="TableNormal"/>
    <w:uiPriority w:val="49"/>
    <w:rsid w:val="00DA356B"/>
    <w:rPr>
      <w:lang w:val="en-US"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efault">
    <w:name w:val="Default"/>
    <w:rsid w:val="00DA356B"/>
    <w:pPr>
      <w:autoSpaceDE w:val="0"/>
      <w:autoSpaceDN w:val="0"/>
      <w:adjustRightInd w:val="0"/>
    </w:pPr>
    <w:rPr>
      <w:rFonts w:ascii="Arial" w:hAnsi="Arial" w:cs="Arial"/>
      <w:color w:val="000000"/>
      <w:sz w:val="24"/>
      <w:szCs w:val="24"/>
      <w:lang w:val="en-US" w:eastAsia="en-US"/>
    </w:rPr>
  </w:style>
  <w:style w:type="character" w:customStyle="1" w:styleId="CaptionChar">
    <w:name w:val="Caption Char"/>
    <w:link w:val="Caption"/>
    <w:rsid w:val="00CB4850"/>
    <w:rPr>
      <w:rFonts w:ascii="Arial" w:hAnsi="Arial"/>
      <w:b/>
      <w:bCs/>
      <w:lang w:val="en-US" w:eastAsia="en-US"/>
    </w:rPr>
  </w:style>
  <w:style w:type="paragraph" w:customStyle="1" w:styleId="Style1">
    <w:name w:val="Style1"/>
    <w:basedOn w:val="Heading2"/>
    <w:next w:val="Normal"/>
    <w:link w:val="Style1Char"/>
    <w:qFormat/>
    <w:rsid w:val="00DA356B"/>
    <w:pPr>
      <w:pBdr>
        <w:bottom w:val="single" w:sz="18" w:space="1" w:color="C00000"/>
      </w:pBdr>
      <w:spacing w:before="100" w:beforeAutospacing="1" w:after="100" w:afterAutospacing="1"/>
      <w:jc w:val="left"/>
    </w:pPr>
    <w:rPr>
      <w:rFonts w:ascii="Calibri" w:hAnsi="Calibri"/>
      <w:b w:val="0"/>
      <w:bCs/>
      <w:color w:val="000000"/>
      <w:sz w:val="42"/>
      <w:szCs w:val="42"/>
    </w:rPr>
  </w:style>
  <w:style w:type="character" w:customStyle="1" w:styleId="Style1Char">
    <w:name w:val="Style1 Char"/>
    <w:basedOn w:val="Heading2Char"/>
    <w:link w:val="Style1"/>
    <w:rsid w:val="00DA356B"/>
    <w:rPr>
      <w:rFonts w:ascii="Calibri" w:eastAsiaTheme="majorEastAsia" w:hAnsi="Calibri" w:cstheme="majorBidi"/>
      <w:b w:val="0"/>
      <w:bCs/>
      <w:color w:val="000000"/>
      <w:sz w:val="42"/>
      <w:szCs w:val="42"/>
      <w:lang w:val="en-US" w:eastAsia="en-US"/>
    </w:rPr>
  </w:style>
  <w:style w:type="character" w:customStyle="1" w:styleId="Heading2Char">
    <w:name w:val="Heading 2 Char"/>
    <w:basedOn w:val="DefaultParagraphFont"/>
    <w:link w:val="Heading2"/>
    <w:rsid w:val="00DA356B"/>
    <w:rPr>
      <w:rFonts w:ascii="Arial" w:eastAsiaTheme="majorEastAsia" w:hAnsi="Arial" w:cstheme="majorBidi"/>
      <w:b/>
      <w:color w:val="FF8001"/>
      <w:sz w:val="28"/>
      <w:szCs w:val="26"/>
      <w:lang w:val="en-US" w:eastAsia="en-US"/>
    </w:rPr>
  </w:style>
  <w:style w:type="character" w:customStyle="1" w:styleId="UnresolvedMention1">
    <w:name w:val="Unresolved Mention1"/>
    <w:basedOn w:val="DefaultParagraphFont"/>
    <w:uiPriority w:val="99"/>
    <w:semiHidden/>
    <w:unhideWhenUsed/>
    <w:rsid w:val="00DA356B"/>
    <w:rPr>
      <w:color w:val="808080"/>
      <w:shd w:val="clear" w:color="auto" w:fill="E6E6E6"/>
    </w:rPr>
  </w:style>
  <w:style w:type="character" w:customStyle="1" w:styleId="Heading6Char">
    <w:name w:val="Heading 6 Char"/>
    <w:basedOn w:val="DefaultParagraphFont"/>
    <w:link w:val="Heading6"/>
    <w:uiPriority w:val="9"/>
    <w:rsid w:val="009A413F"/>
    <w:rPr>
      <w:rFonts w:asciiTheme="majorHAnsi" w:eastAsiaTheme="majorEastAsia" w:hAnsiTheme="majorHAnsi" w:cstheme="majorBidi"/>
      <w:color w:val="243F60" w:themeColor="accent1" w:themeShade="7F"/>
      <w:sz w:val="24"/>
      <w:szCs w:val="24"/>
      <w:lang w:val="en-US" w:eastAsia="en-US"/>
    </w:rPr>
  </w:style>
  <w:style w:type="character" w:customStyle="1" w:styleId="Heading7Char">
    <w:name w:val="Heading 7 Char"/>
    <w:basedOn w:val="DefaultParagraphFont"/>
    <w:link w:val="Heading7"/>
    <w:uiPriority w:val="9"/>
    <w:rsid w:val="009A413F"/>
    <w:rPr>
      <w:rFonts w:asciiTheme="majorHAnsi" w:eastAsiaTheme="majorEastAsia" w:hAnsiTheme="majorHAnsi" w:cstheme="majorBidi"/>
      <w:i/>
      <w:iCs/>
      <w:color w:val="243F60" w:themeColor="accent1" w:themeShade="7F"/>
      <w:sz w:val="24"/>
      <w:szCs w:val="24"/>
      <w:lang w:val="en-US" w:eastAsia="en-US"/>
    </w:rPr>
  </w:style>
  <w:style w:type="character" w:styleId="CommentReference">
    <w:name w:val="annotation reference"/>
    <w:basedOn w:val="DefaultParagraphFont"/>
    <w:uiPriority w:val="99"/>
    <w:semiHidden/>
    <w:unhideWhenUsed/>
    <w:rsid w:val="009A413F"/>
    <w:rPr>
      <w:sz w:val="16"/>
      <w:szCs w:val="16"/>
    </w:rPr>
  </w:style>
  <w:style w:type="paragraph" w:styleId="CommentText">
    <w:name w:val="annotation text"/>
    <w:basedOn w:val="Normal"/>
    <w:link w:val="CommentTextChar"/>
    <w:uiPriority w:val="99"/>
    <w:semiHidden/>
    <w:unhideWhenUsed/>
    <w:rsid w:val="009A413F"/>
    <w:pPr>
      <w:jc w:val="left"/>
    </w:pPr>
    <w:rPr>
      <w:rFonts w:ascii="Times New Roman" w:eastAsiaTheme="minorEastAsia" w:hAnsi="Times New Roman"/>
      <w:szCs w:val="20"/>
    </w:rPr>
  </w:style>
  <w:style w:type="character" w:customStyle="1" w:styleId="CommentTextChar">
    <w:name w:val="Comment Text Char"/>
    <w:basedOn w:val="DefaultParagraphFont"/>
    <w:link w:val="CommentText"/>
    <w:uiPriority w:val="99"/>
    <w:semiHidden/>
    <w:rsid w:val="009A413F"/>
    <w:rPr>
      <w:rFonts w:eastAsiaTheme="minorEastAsia"/>
      <w:lang w:val="en-US" w:eastAsia="en-US"/>
    </w:rPr>
  </w:style>
  <w:style w:type="paragraph" w:styleId="CommentSubject">
    <w:name w:val="annotation subject"/>
    <w:basedOn w:val="CommentText"/>
    <w:next w:val="CommentText"/>
    <w:link w:val="CommentSubjectChar"/>
    <w:semiHidden/>
    <w:unhideWhenUsed/>
    <w:rsid w:val="00FE1582"/>
    <w:pPr>
      <w:jc w:val="both"/>
    </w:pPr>
    <w:rPr>
      <w:rFonts w:ascii="Arial" w:eastAsia="Times New Roman" w:hAnsi="Arial"/>
      <w:b/>
      <w:bCs/>
    </w:rPr>
  </w:style>
  <w:style w:type="character" w:customStyle="1" w:styleId="CommentSubjectChar">
    <w:name w:val="Comment Subject Char"/>
    <w:basedOn w:val="CommentTextChar"/>
    <w:link w:val="CommentSubject"/>
    <w:semiHidden/>
    <w:rsid w:val="00FE1582"/>
    <w:rPr>
      <w:rFonts w:ascii="Arial" w:eastAsiaTheme="minorEastAsia" w:hAnsi="Arial"/>
      <w:b/>
      <w:bCs/>
      <w:lang w:val="en-US" w:eastAsia="en-US"/>
    </w:rPr>
  </w:style>
  <w:style w:type="character" w:styleId="UnresolvedMention">
    <w:name w:val="Unresolved Mention"/>
    <w:basedOn w:val="DefaultParagraphFont"/>
    <w:uiPriority w:val="99"/>
    <w:semiHidden/>
    <w:unhideWhenUsed/>
    <w:rsid w:val="00CF00D0"/>
    <w:rPr>
      <w:color w:val="808080"/>
      <w:shd w:val="clear" w:color="auto" w:fill="E6E6E6"/>
    </w:rPr>
  </w:style>
  <w:style w:type="paragraph" w:styleId="Revision">
    <w:name w:val="Revision"/>
    <w:hidden/>
    <w:uiPriority w:val="99"/>
    <w:semiHidden/>
    <w:rsid w:val="008233DD"/>
    <w:rPr>
      <w:rFonts w:ascii="Arial" w:hAnsi="Arial"/>
      <w:szCs w:val="24"/>
      <w:lang w:val="en-US" w:eastAsia="en-US"/>
    </w:rPr>
  </w:style>
  <w:style w:type="character" w:styleId="IntenseEmphasis">
    <w:name w:val="Intense Emphasis"/>
    <w:basedOn w:val="DefaultParagraphFont"/>
    <w:uiPriority w:val="21"/>
    <w:qFormat/>
    <w:rsid w:val="004A24BE"/>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645057">
      <w:bodyDiv w:val="1"/>
      <w:marLeft w:val="0"/>
      <w:marRight w:val="0"/>
      <w:marTop w:val="0"/>
      <w:marBottom w:val="0"/>
      <w:divBdr>
        <w:top w:val="none" w:sz="0" w:space="0" w:color="auto"/>
        <w:left w:val="none" w:sz="0" w:space="0" w:color="auto"/>
        <w:bottom w:val="none" w:sz="0" w:space="0" w:color="auto"/>
        <w:right w:val="none" w:sz="0" w:space="0" w:color="auto"/>
      </w:divBdr>
      <w:divsChild>
        <w:div w:id="321664678">
          <w:marLeft w:val="720"/>
          <w:marRight w:val="0"/>
          <w:marTop w:val="120"/>
          <w:marBottom w:val="0"/>
          <w:divBdr>
            <w:top w:val="none" w:sz="0" w:space="0" w:color="auto"/>
            <w:left w:val="none" w:sz="0" w:space="0" w:color="auto"/>
            <w:bottom w:val="none" w:sz="0" w:space="0" w:color="auto"/>
            <w:right w:val="none" w:sz="0" w:space="0" w:color="auto"/>
          </w:divBdr>
        </w:div>
      </w:divsChild>
    </w:div>
    <w:div w:id="246692340">
      <w:bodyDiv w:val="1"/>
      <w:marLeft w:val="0"/>
      <w:marRight w:val="0"/>
      <w:marTop w:val="0"/>
      <w:marBottom w:val="0"/>
      <w:divBdr>
        <w:top w:val="none" w:sz="0" w:space="0" w:color="auto"/>
        <w:left w:val="none" w:sz="0" w:space="0" w:color="auto"/>
        <w:bottom w:val="none" w:sz="0" w:space="0" w:color="auto"/>
        <w:right w:val="none" w:sz="0" w:space="0" w:color="auto"/>
      </w:divBdr>
      <w:divsChild>
        <w:div w:id="1861043819">
          <w:marLeft w:val="360"/>
          <w:marRight w:val="0"/>
          <w:marTop w:val="96"/>
          <w:marBottom w:val="0"/>
          <w:divBdr>
            <w:top w:val="none" w:sz="0" w:space="0" w:color="auto"/>
            <w:left w:val="none" w:sz="0" w:space="0" w:color="auto"/>
            <w:bottom w:val="none" w:sz="0" w:space="0" w:color="auto"/>
            <w:right w:val="none" w:sz="0" w:space="0" w:color="auto"/>
          </w:divBdr>
        </w:div>
        <w:div w:id="2103721804">
          <w:marLeft w:val="360"/>
          <w:marRight w:val="0"/>
          <w:marTop w:val="96"/>
          <w:marBottom w:val="0"/>
          <w:divBdr>
            <w:top w:val="none" w:sz="0" w:space="0" w:color="auto"/>
            <w:left w:val="none" w:sz="0" w:space="0" w:color="auto"/>
            <w:bottom w:val="none" w:sz="0" w:space="0" w:color="auto"/>
            <w:right w:val="none" w:sz="0" w:space="0" w:color="auto"/>
          </w:divBdr>
        </w:div>
      </w:divsChild>
    </w:div>
    <w:div w:id="283193462">
      <w:bodyDiv w:val="1"/>
      <w:marLeft w:val="0"/>
      <w:marRight w:val="0"/>
      <w:marTop w:val="0"/>
      <w:marBottom w:val="0"/>
      <w:divBdr>
        <w:top w:val="none" w:sz="0" w:space="0" w:color="auto"/>
        <w:left w:val="none" w:sz="0" w:space="0" w:color="auto"/>
        <w:bottom w:val="none" w:sz="0" w:space="0" w:color="auto"/>
        <w:right w:val="none" w:sz="0" w:space="0" w:color="auto"/>
      </w:divBdr>
    </w:div>
    <w:div w:id="350179759">
      <w:bodyDiv w:val="1"/>
      <w:marLeft w:val="0"/>
      <w:marRight w:val="0"/>
      <w:marTop w:val="0"/>
      <w:marBottom w:val="0"/>
      <w:divBdr>
        <w:top w:val="none" w:sz="0" w:space="0" w:color="auto"/>
        <w:left w:val="none" w:sz="0" w:space="0" w:color="auto"/>
        <w:bottom w:val="none" w:sz="0" w:space="0" w:color="auto"/>
        <w:right w:val="none" w:sz="0" w:space="0" w:color="auto"/>
      </w:divBdr>
      <w:divsChild>
        <w:div w:id="334069125">
          <w:marLeft w:val="360"/>
          <w:marRight w:val="0"/>
          <w:marTop w:val="96"/>
          <w:marBottom w:val="0"/>
          <w:divBdr>
            <w:top w:val="none" w:sz="0" w:space="0" w:color="auto"/>
            <w:left w:val="none" w:sz="0" w:space="0" w:color="auto"/>
            <w:bottom w:val="none" w:sz="0" w:space="0" w:color="auto"/>
            <w:right w:val="none" w:sz="0" w:space="0" w:color="auto"/>
          </w:divBdr>
        </w:div>
        <w:div w:id="421799142">
          <w:marLeft w:val="360"/>
          <w:marRight w:val="0"/>
          <w:marTop w:val="96"/>
          <w:marBottom w:val="0"/>
          <w:divBdr>
            <w:top w:val="none" w:sz="0" w:space="0" w:color="auto"/>
            <w:left w:val="none" w:sz="0" w:space="0" w:color="auto"/>
            <w:bottom w:val="none" w:sz="0" w:space="0" w:color="auto"/>
            <w:right w:val="none" w:sz="0" w:space="0" w:color="auto"/>
          </w:divBdr>
        </w:div>
        <w:div w:id="755788491">
          <w:marLeft w:val="360"/>
          <w:marRight w:val="0"/>
          <w:marTop w:val="96"/>
          <w:marBottom w:val="0"/>
          <w:divBdr>
            <w:top w:val="none" w:sz="0" w:space="0" w:color="auto"/>
            <w:left w:val="none" w:sz="0" w:space="0" w:color="auto"/>
            <w:bottom w:val="none" w:sz="0" w:space="0" w:color="auto"/>
            <w:right w:val="none" w:sz="0" w:space="0" w:color="auto"/>
          </w:divBdr>
        </w:div>
      </w:divsChild>
    </w:div>
    <w:div w:id="353043340">
      <w:bodyDiv w:val="1"/>
      <w:marLeft w:val="0"/>
      <w:marRight w:val="0"/>
      <w:marTop w:val="0"/>
      <w:marBottom w:val="0"/>
      <w:divBdr>
        <w:top w:val="none" w:sz="0" w:space="0" w:color="auto"/>
        <w:left w:val="none" w:sz="0" w:space="0" w:color="auto"/>
        <w:bottom w:val="none" w:sz="0" w:space="0" w:color="auto"/>
        <w:right w:val="none" w:sz="0" w:space="0" w:color="auto"/>
      </w:divBdr>
    </w:div>
    <w:div w:id="414478543">
      <w:bodyDiv w:val="1"/>
      <w:marLeft w:val="0"/>
      <w:marRight w:val="0"/>
      <w:marTop w:val="0"/>
      <w:marBottom w:val="0"/>
      <w:divBdr>
        <w:top w:val="none" w:sz="0" w:space="0" w:color="auto"/>
        <w:left w:val="none" w:sz="0" w:space="0" w:color="auto"/>
        <w:bottom w:val="none" w:sz="0" w:space="0" w:color="auto"/>
        <w:right w:val="none" w:sz="0" w:space="0" w:color="auto"/>
      </w:divBdr>
      <w:divsChild>
        <w:div w:id="150946524">
          <w:marLeft w:val="720"/>
          <w:marRight w:val="0"/>
          <w:marTop w:val="120"/>
          <w:marBottom w:val="0"/>
          <w:divBdr>
            <w:top w:val="none" w:sz="0" w:space="0" w:color="auto"/>
            <w:left w:val="none" w:sz="0" w:space="0" w:color="auto"/>
            <w:bottom w:val="none" w:sz="0" w:space="0" w:color="auto"/>
            <w:right w:val="none" w:sz="0" w:space="0" w:color="auto"/>
          </w:divBdr>
        </w:div>
      </w:divsChild>
    </w:div>
    <w:div w:id="415785011">
      <w:bodyDiv w:val="1"/>
      <w:marLeft w:val="0"/>
      <w:marRight w:val="0"/>
      <w:marTop w:val="0"/>
      <w:marBottom w:val="0"/>
      <w:divBdr>
        <w:top w:val="none" w:sz="0" w:space="0" w:color="auto"/>
        <w:left w:val="none" w:sz="0" w:space="0" w:color="auto"/>
        <w:bottom w:val="none" w:sz="0" w:space="0" w:color="auto"/>
        <w:right w:val="none" w:sz="0" w:space="0" w:color="auto"/>
      </w:divBdr>
    </w:div>
    <w:div w:id="489565779">
      <w:bodyDiv w:val="1"/>
      <w:marLeft w:val="0"/>
      <w:marRight w:val="0"/>
      <w:marTop w:val="0"/>
      <w:marBottom w:val="0"/>
      <w:divBdr>
        <w:top w:val="none" w:sz="0" w:space="0" w:color="auto"/>
        <w:left w:val="none" w:sz="0" w:space="0" w:color="auto"/>
        <w:bottom w:val="none" w:sz="0" w:space="0" w:color="auto"/>
        <w:right w:val="none" w:sz="0" w:space="0" w:color="auto"/>
      </w:divBdr>
      <w:divsChild>
        <w:div w:id="278992378">
          <w:marLeft w:val="360"/>
          <w:marRight w:val="0"/>
          <w:marTop w:val="96"/>
          <w:marBottom w:val="0"/>
          <w:divBdr>
            <w:top w:val="none" w:sz="0" w:space="0" w:color="auto"/>
            <w:left w:val="none" w:sz="0" w:space="0" w:color="auto"/>
            <w:bottom w:val="none" w:sz="0" w:space="0" w:color="auto"/>
            <w:right w:val="none" w:sz="0" w:space="0" w:color="auto"/>
          </w:divBdr>
        </w:div>
      </w:divsChild>
    </w:div>
    <w:div w:id="541671972">
      <w:bodyDiv w:val="1"/>
      <w:marLeft w:val="0"/>
      <w:marRight w:val="0"/>
      <w:marTop w:val="0"/>
      <w:marBottom w:val="0"/>
      <w:divBdr>
        <w:top w:val="none" w:sz="0" w:space="0" w:color="auto"/>
        <w:left w:val="none" w:sz="0" w:space="0" w:color="auto"/>
        <w:bottom w:val="none" w:sz="0" w:space="0" w:color="auto"/>
        <w:right w:val="none" w:sz="0" w:space="0" w:color="auto"/>
      </w:divBdr>
      <w:divsChild>
        <w:div w:id="661276993">
          <w:marLeft w:val="360"/>
          <w:marRight w:val="0"/>
          <w:marTop w:val="96"/>
          <w:marBottom w:val="0"/>
          <w:divBdr>
            <w:top w:val="none" w:sz="0" w:space="0" w:color="auto"/>
            <w:left w:val="none" w:sz="0" w:space="0" w:color="auto"/>
            <w:bottom w:val="none" w:sz="0" w:space="0" w:color="auto"/>
            <w:right w:val="none" w:sz="0" w:space="0" w:color="auto"/>
          </w:divBdr>
        </w:div>
        <w:div w:id="1740861906">
          <w:marLeft w:val="360"/>
          <w:marRight w:val="0"/>
          <w:marTop w:val="96"/>
          <w:marBottom w:val="0"/>
          <w:divBdr>
            <w:top w:val="none" w:sz="0" w:space="0" w:color="auto"/>
            <w:left w:val="none" w:sz="0" w:space="0" w:color="auto"/>
            <w:bottom w:val="none" w:sz="0" w:space="0" w:color="auto"/>
            <w:right w:val="none" w:sz="0" w:space="0" w:color="auto"/>
          </w:divBdr>
        </w:div>
      </w:divsChild>
    </w:div>
    <w:div w:id="652489921">
      <w:bodyDiv w:val="1"/>
      <w:marLeft w:val="0"/>
      <w:marRight w:val="0"/>
      <w:marTop w:val="0"/>
      <w:marBottom w:val="0"/>
      <w:divBdr>
        <w:top w:val="none" w:sz="0" w:space="0" w:color="auto"/>
        <w:left w:val="none" w:sz="0" w:space="0" w:color="auto"/>
        <w:bottom w:val="none" w:sz="0" w:space="0" w:color="auto"/>
        <w:right w:val="none" w:sz="0" w:space="0" w:color="auto"/>
      </w:divBdr>
      <w:divsChild>
        <w:div w:id="544147678">
          <w:marLeft w:val="0"/>
          <w:marRight w:val="0"/>
          <w:marTop w:val="0"/>
          <w:marBottom w:val="0"/>
          <w:divBdr>
            <w:top w:val="none" w:sz="0" w:space="0" w:color="auto"/>
            <w:left w:val="none" w:sz="0" w:space="0" w:color="auto"/>
            <w:bottom w:val="none" w:sz="0" w:space="0" w:color="auto"/>
            <w:right w:val="none" w:sz="0" w:space="0" w:color="auto"/>
          </w:divBdr>
          <w:divsChild>
            <w:div w:id="4065907">
              <w:marLeft w:val="0"/>
              <w:marRight w:val="0"/>
              <w:marTop w:val="0"/>
              <w:marBottom w:val="0"/>
              <w:divBdr>
                <w:top w:val="none" w:sz="0" w:space="0" w:color="auto"/>
                <w:left w:val="none" w:sz="0" w:space="0" w:color="auto"/>
                <w:bottom w:val="none" w:sz="0" w:space="0" w:color="auto"/>
                <w:right w:val="none" w:sz="0" w:space="0" w:color="auto"/>
              </w:divBdr>
            </w:div>
            <w:div w:id="1092160171">
              <w:marLeft w:val="0"/>
              <w:marRight w:val="0"/>
              <w:marTop w:val="0"/>
              <w:marBottom w:val="0"/>
              <w:divBdr>
                <w:top w:val="none" w:sz="0" w:space="0" w:color="auto"/>
                <w:left w:val="none" w:sz="0" w:space="0" w:color="auto"/>
                <w:bottom w:val="none" w:sz="0" w:space="0" w:color="auto"/>
                <w:right w:val="none" w:sz="0" w:space="0" w:color="auto"/>
              </w:divBdr>
            </w:div>
            <w:div w:id="1431311978">
              <w:marLeft w:val="0"/>
              <w:marRight w:val="0"/>
              <w:marTop w:val="0"/>
              <w:marBottom w:val="0"/>
              <w:divBdr>
                <w:top w:val="none" w:sz="0" w:space="0" w:color="auto"/>
                <w:left w:val="none" w:sz="0" w:space="0" w:color="auto"/>
                <w:bottom w:val="none" w:sz="0" w:space="0" w:color="auto"/>
                <w:right w:val="none" w:sz="0" w:space="0" w:color="auto"/>
              </w:divBdr>
            </w:div>
            <w:div w:id="1615555319">
              <w:marLeft w:val="0"/>
              <w:marRight w:val="0"/>
              <w:marTop w:val="0"/>
              <w:marBottom w:val="0"/>
              <w:divBdr>
                <w:top w:val="none" w:sz="0" w:space="0" w:color="auto"/>
                <w:left w:val="none" w:sz="0" w:space="0" w:color="auto"/>
                <w:bottom w:val="none" w:sz="0" w:space="0" w:color="auto"/>
                <w:right w:val="none" w:sz="0" w:space="0" w:color="auto"/>
              </w:divBdr>
            </w:div>
            <w:div w:id="16272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76843">
      <w:bodyDiv w:val="1"/>
      <w:marLeft w:val="0"/>
      <w:marRight w:val="0"/>
      <w:marTop w:val="0"/>
      <w:marBottom w:val="0"/>
      <w:divBdr>
        <w:top w:val="none" w:sz="0" w:space="0" w:color="auto"/>
        <w:left w:val="none" w:sz="0" w:space="0" w:color="auto"/>
        <w:bottom w:val="none" w:sz="0" w:space="0" w:color="auto"/>
        <w:right w:val="none" w:sz="0" w:space="0" w:color="auto"/>
      </w:divBdr>
    </w:div>
    <w:div w:id="1150050076">
      <w:bodyDiv w:val="1"/>
      <w:marLeft w:val="0"/>
      <w:marRight w:val="0"/>
      <w:marTop w:val="0"/>
      <w:marBottom w:val="0"/>
      <w:divBdr>
        <w:top w:val="none" w:sz="0" w:space="0" w:color="auto"/>
        <w:left w:val="none" w:sz="0" w:space="0" w:color="auto"/>
        <w:bottom w:val="none" w:sz="0" w:space="0" w:color="auto"/>
        <w:right w:val="none" w:sz="0" w:space="0" w:color="auto"/>
      </w:divBdr>
    </w:div>
    <w:div w:id="1219366305">
      <w:bodyDiv w:val="1"/>
      <w:marLeft w:val="0"/>
      <w:marRight w:val="0"/>
      <w:marTop w:val="0"/>
      <w:marBottom w:val="0"/>
      <w:divBdr>
        <w:top w:val="none" w:sz="0" w:space="0" w:color="auto"/>
        <w:left w:val="none" w:sz="0" w:space="0" w:color="auto"/>
        <w:bottom w:val="none" w:sz="0" w:space="0" w:color="auto"/>
        <w:right w:val="none" w:sz="0" w:space="0" w:color="auto"/>
      </w:divBdr>
    </w:div>
    <w:div w:id="1224021449">
      <w:bodyDiv w:val="1"/>
      <w:marLeft w:val="0"/>
      <w:marRight w:val="0"/>
      <w:marTop w:val="0"/>
      <w:marBottom w:val="0"/>
      <w:divBdr>
        <w:top w:val="none" w:sz="0" w:space="0" w:color="auto"/>
        <w:left w:val="none" w:sz="0" w:space="0" w:color="auto"/>
        <w:bottom w:val="none" w:sz="0" w:space="0" w:color="auto"/>
        <w:right w:val="none" w:sz="0" w:space="0" w:color="auto"/>
      </w:divBdr>
    </w:div>
    <w:div w:id="1232734529">
      <w:bodyDiv w:val="1"/>
      <w:marLeft w:val="0"/>
      <w:marRight w:val="0"/>
      <w:marTop w:val="0"/>
      <w:marBottom w:val="0"/>
      <w:divBdr>
        <w:top w:val="none" w:sz="0" w:space="0" w:color="auto"/>
        <w:left w:val="none" w:sz="0" w:space="0" w:color="auto"/>
        <w:bottom w:val="none" w:sz="0" w:space="0" w:color="auto"/>
        <w:right w:val="none" w:sz="0" w:space="0" w:color="auto"/>
      </w:divBdr>
      <w:divsChild>
        <w:div w:id="48847578">
          <w:marLeft w:val="360"/>
          <w:marRight w:val="0"/>
          <w:marTop w:val="96"/>
          <w:marBottom w:val="0"/>
          <w:divBdr>
            <w:top w:val="none" w:sz="0" w:space="0" w:color="auto"/>
            <w:left w:val="none" w:sz="0" w:space="0" w:color="auto"/>
            <w:bottom w:val="none" w:sz="0" w:space="0" w:color="auto"/>
            <w:right w:val="none" w:sz="0" w:space="0" w:color="auto"/>
          </w:divBdr>
        </w:div>
        <w:div w:id="449477105">
          <w:marLeft w:val="360"/>
          <w:marRight w:val="0"/>
          <w:marTop w:val="96"/>
          <w:marBottom w:val="0"/>
          <w:divBdr>
            <w:top w:val="none" w:sz="0" w:space="0" w:color="auto"/>
            <w:left w:val="none" w:sz="0" w:space="0" w:color="auto"/>
            <w:bottom w:val="none" w:sz="0" w:space="0" w:color="auto"/>
            <w:right w:val="none" w:sz="0" w:space="0" w:color="auto"/>
          </w:divBdr>
        </w:div>
        <w:div w:id="649134519">
          <w:marLeft w:val="907"/>
          <w:marRight w:val="0"/>
          <w:marTop w:val="77"/>
          <w:marBottom w:val="0"/>
          <w:divBdr>
            <w:top w:val="none" w:sz="0" w:space="0" w:color="auto"/>
            <w:left w:val="none" w:sz="0" w:space="0" w:color="auto"/>
            <w:bottom w:val="none" w:sz="0" w:space="0" w:color="auto"/>
            <w:right w:val="none" w:sz="0" w:space="0" w:color="auto"/>
          </w:divBdr>
        </w:div>
        <w:div w:id="671572357">
          <w:marLeft w:val="907"/>
          <w:marRight w:val="0"/>
          <w:marTop w:val="77"/>
          <w:marBottom w:val="0"/>
          <w:divBdr>
            <w:top w:val="none" w:sz="0" w:space="0" w:color="auto"/>
            <w:left w:val="none" w:sz="0" w:space="0" w:color="auto"/>
            <w:bottom w:val="none" w:sz="0" w:space="0" w:color="auto"/>
            <w:right w:val="none" w:sz="0" w:space="0" w:color="auto"/>
          </w:divBdr>
        </w:div>
        <w:div w:id="1048332729">
          <w:marLeft w:val="907"/>
          <w:marRight w:val="0"/>
          <w:marTop w:val="77"/>
          <w:marBottom w:val="0"/>
          <w:divBdr>
            <w:top w:val="none" w:sz="0" w:space="0" w:color="auto"/>
            <w:left w:val="none" w:sz="0" w:space="0" w:color="auto"/>
            <w:bottom w:val="none" w:sz="0" w:space="0" w:color="auto"/>
            <w:right w:val="none" w:sz="0" w:space="0" w:color="auto"/>
          </w:divBdr>
        </w:div>
        <w:div w:id="1054424703">
          <w:marLeft w:val="907"/>
          <w:marRight w:val="0"/>
          <w:marTop w:val="77"/>
          <w:marBottom w:val="0"/>
          <w:divBdr>
            <w:top w:val="none" w:sz="0" w:space="0" w:color="auto"/>
            <w:left w:val="none" w:sz="0" w:space="0" w:color="auto"/>
            <w:bottom w:val="none" w:sz="0" w:space="0" w:color="auto"/>
            <w:right w:val="none" w:sz="0" w:space="0" w:color="auto"/>
          </w:divBdr>
        </w:div>
        <w:div w:id="1201285619">
          <w:marLeft w:val="907"/>
          <w:marRight w:val="0"/>
          <w:marTop w:val="77"/>
          <w:marBottom w:val="0"/>
          <w:divBdr>
            <w:top w:val="none" w:sz="0" w:space="0" w:color="auto"/>
            <w:left w:val="none" w:sz="0" w:space="0" w:color="auto"/>
            <w:bottom w:val="none" w:sz="0" w:space="0" w:color="auto"/>
            <w:right w:val="none" w:sz="0" w:space="0" w:color="auto"/>
          </w:divBdr>
        </w:div>
        <w:div w:id="1375737224">
          <w:marLeft w:val="907"/>
          <w:marRight w:val="0"/>
          <w:marTop w:val="77"/>
          <w:marBottom w:val="0"/>
          <w:divBdr>
            <w:top w:val="none" w:sz="0" w:space="0" w:color="auto"/>
            <w:left w:val="none" w:sz="0" w:space="0" w:color="auto"/>
            <w:bottom w:val="none" w:sz="0" w:space="0" w:color="auto"/>
            <w:right w:val="none" w:sz="0" w:space="0" w:color="auto"/>
          </w:divBdr>
        </w:div>
        <w:div w:id="1411585344">
          <w:marLeft w:val="907"/>
          <w:marRight w:val="0"/>
          <w:marTop w:val="77"/>
          <w:marBottom w:val="0"/>
          <w:divBdr>
            <w:top w:val="none" w:sz="0" w:space="0" w:color="auto"/>
            <w:left w:val="none" w:sz="0" w:space="0" w:color="auto"/>
            <w:bottom w:val="none" w:sz="0" w:space="0" w:color="auto"/>
            <w:right w:val="none" w:sz="0" w:space="0" w:color="auto"/>
          </w:divBdr>
        </w:div>
        <w:div w:id="1607499570">
          <w:marLeft w:val="360"/>
          <w:marRight w:val="0"/>
          <w:marTop w:val="96"/>
          <w:marBottom w:val="0"/>
          <w:divBdr>
            <w:top w:val="none" w:sz="0" w:space="0" w:color="auto"/>
            <w:left w:val="none" w:sz="0" w:space="0" w:color="auto"/>
            <w:bottom w:val="none" w:sz="0" w:space="0" w:color="auto"/>
            <w:right w:val="none" w:sz="0" w:space="0" w:color="auto"/>
          </w:divBdr>
        </w:div>
        <w:div w:id="1805347215">
          <w:marLeft w:val="907"/>
          <w:marRight w:val="0"/>
          <w:marTop w:val="77"/>
          <w:marBottom w:val="0"/>
          <w:divBdr>
            <w:top w:val="none" w:sz="0" w:space="0" w:color="auto"/>
            <w:left w:val="none" w:sz="0" w:space="0" w:color="auto"/>
            <w:bottom w:val="none" w:sz="0" w:space="0" w:color="auto"/>
            <w:right w:val="none" w:sz="0" w:space="0" w:color="auto"/>
          </w:divBdr>
        </w:div>
        <w:div w:id="1844393980">
          <w:marLeft w:val="907"/>
          <w:marRight w:val="0"/>
          <w:marTop w:val="77"/>
          <w:marBottom w:val="0"/>
          <w:divBdr>
            <w:top w:val="none" w:sz="0" w:space="0" w:color="auto"/>
            <w:left w:val="none" w:sz="0" w:space="0" w:color="auto"/>
            <w:bottom w:val="none" w:sz="0" w:space="0" w:color="auto"/>
            <w:right w:val="none" w:sz="0" w:space="0" w:color="auto"/>
          </w:divBdr>
        </w:div>
      </w:divsChild>
    </w:div>
    <w:div w:id="1256209986">
      <w:bodyDiv w:val="1"/>
      <w:marLeft w:val="0"/>
      <w:marRight w:val="0"/>
      <w:marTop w:val="0"/>
      <w:marBottom w:val="0"/>
      <w:divBdr>
        <w:top w:val="none" w:sz="0" w:space="0" w:color="auto"/>
        <w:left w:val="none" w:sz="0" w:space="0" w:color="auto"/>
        <w:bottom w:val="none" w:sz="0" w:space="0" w:color="auto"/>
        <w:right w:val="none" w:sz="0" w:space="0" w:color="auto"/>
      </w:divBdr>
      <w:divsChild>
        <w:div w:id="582645790">
          <w:marLeft w:val="0"/>
          <w:marRight w:val="0"/>
          <w:marTop w:val="0"/>
          <w:marBottom w:val="0"/>
          <w:divBdr>
            <w:top w:val="none" w:sz="0" w:space="0" w:color="auto"/>
            <w:left w:val="none" w:sz="0" w:space="0" w:color="auto"/>
            <w:bottom w:val="none" w:sz="0" w:space="0" w:color="auto"/>
            <w:right w:val="none" w:sz="0" w:space="0" w:color="auto"/>
          </w:divBdr>
          <w:divsChild>
            <w:div w:id="800684990">
              <w:marLeft w:val="0"/>
              <w:marRight w:val="0"/>
              <w:marTop w:val="0"/>
              <w:marBottom w:val="0"/>
              <w:divBdr>
                <w:top w:val="none" w:sz="0" w:space="0" w:color="auto"/>
                <w:left w:val="none" w:sz="0" w:space="0" w:color="auto"/>
                <w:bottom w:val="none" w:sz="0" w:space="0" w:color="auto"/>
                <w:right w:val="none" w:sz="0" w:space="0" w:color="auto"/>
              </w:divBdr>
            </w:div>
            <w:div w:id="1267226563">
              <w:marLeft w:val="0"/>
              <w:marRight w:val="0"/>
              <w:marTop w:val="0"/>
              <w:marBottom w:val="0"/>
              <w:divBdr>
                <w:top w:val="none" w:sz="0" w:space="0" w:color="auto"/>
                <w:left w:val="none" w:sz="0" w:space="0" w:color="auto"/>
                <w:bottom w:val="none" w:sz="0" w:space="0" w:color="auto"/>
                <w:right w:val="none" w:sz="0" w:space="0" w:color="auto"/>
              </w:divBdr>
            </w:div>
            <w:div w:id="1771395026">
              <w:marLeft w:val="0"/>
              <w:marRight w:val="0"/>
              <w:marTop w:val="0"/>
              <w:marBottom w:val="0"/>
              <w:divBdr>
                <w:top w:val="none" w:sz="0" w:space="0" w:color="auto"/>
                <w:left w:val="none" w:sz="0" w:space="0" w:color="auto"/>
                <w:bottom w:val="none" w:sz="0" w:space="0" w:color="auto"/>
                <w:right w:val="none" w:sz="0" w:space="0" w:color="auto"/>
              </w:divBdr>
            </w:div>
            <w:div w:id="205974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74095">
      <w:bodyDiv w:val="1"/>
      <w:marLeft w:val="0"/>
      <w:marRight w:val="0"/>
      <w:marTop w:val="0"/>
      <w:marBottom w:val="0"/>
      <w:divBdr>
        <w:top w:val="none" w:sz="0" w:space="0" w:color="auto"/>
        <w:left w:val="none" w:sz="0" w:space="0" w:color="auto"/>
        <w:bottom w:val="none" w:sz="0" w:space="0" w:color="auto"/>
        <w:right w:val="none" w:sz="0" w:space="0" w:color="auto"/>
      </w:divBdr>
    </w:div>
    <w:div w:id="1866554258">
      <w:bodyDiv w:val="1"/>
      <w:marLeft w:val="0"/>
      <w:marRight w:val="0"/>
      <w:marTop w:val="0"/>
      <w:marBottom w:val="0"/>
      <w:divBdr>
        <w:top w:val="none" w:sz="0" w:space="0" w:color="auto"/>
        <w:left w:val="none" w:sz="0" w:space="0" w:color="auto"/>
        <w:bottom w:val="none" w:sz="0" w:space="0" w:color="auto"/>
        <w:right w:val="none" w:sz="0" w:space="0" w:color="auto"/>
      </w:divBdr>
      <w:divsChild>
        <w:div w:id="917443625">
          <w:marLeft w:val="0"/>
          <w:marRight w:val="0"/>
          <w:marTop w:val="0"/>
          <w:marBottom w:val="0"/>
          <w:divBdr>
            <w:top w:val="none" w:sz="0" w:space="0" w:color="auto"/>
            <w:left w:val="none" w:sz="0" w:space="0" w:color="auto"/>
            <w:bottom w:val="none" w:sz="0" w:space="0" w:color="auto"/>
            <w:right w:val="none" w:sz="0" w:space="0" w:color="auto"/>
          </w:divBdr>
          <w:divsChild>
            <w:div w:id="136143343">
              <w:marLeft w:val="0"/>
              <w:marRight w:val="0"/>
              <w:marTop w:val="0"/>
              <w:marBottom w:val="0"/>
              <w:divBdr>
                <w:top w:val="none" w:sz="0" w:space="0" w:color="auto"/>
                <w:left w:val="none" w:sz="0" w:space="0" w:color="auto"/>
                <w:bottom w:val="none" w:sz="0" w:space="0" w:color="auto"/>
                <w:right w:val="none" w:sz="0" w:space="0" w:color="auto"/>
              </w:divBdr>
            </w:div>
            <w:div w:id="226840545">
              <w:marLeft w:val="0"/>
              <w:marRight w:val="0"/>
              <w:marTop w:val="0"/>
              <w:marBottom w:val="0"/>
              <w:divBdr>
                <w:top w:val="none" w:sz="0" w:space="0" w:color="auto"/>
                <w:left w:val="none" w:sz="0" w:space="0" w:color="auto"/>
                <w:bottom w:val="none" w:sz="0" w:space="0" w:color="auto"/>
                <w:right w:val="none" w:sz="0" w:space="0" w:color="auto"/>
              </w:divBdr>
            </w:div>
            <w:div w:id="323170262">
              <w:marLeft w:val="0"/>
              <w:marRight w:val="0"/>
              <w:marTop w:val="0"/>
              <w:marBottom w:val="0"/>
              <w:divBdr>
                <w:top w:val="none" w:sz="0" w:space="0" w:color="auto"/>
                <w:left w:val="none" w:sz="0" w:space="0" w:color="auto"/>
                <w:bottom w:val="none" w:sz="0" w:space="0" w:color="auto"/>
                <w:right w:val="none" w:sz="0" w:space="0" w:color="auto"/>
              </w:divBdr>
            </w:div>
            <w:div w:id="81252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06179">
      <w:bodyDiv w:val="1"/>
      <w:marLeft w:val="0"/>
      <w:marRight w:val="0"/>
      <w:marTop w:val="0"/>
      <w:marBottom w:val="0"/>
      <w:divBdr>
        <w:top w:val="none" w:sz="0" w:space="0" w:color="auto"/>
        <w:left w:val="none" w:sz="0" w:space="0" w:color="auto"/>
        <w:bottom w:val="none" w:sz="0" w:space="0" w:color="auto"/>
        <w:right w:val="none" w:sz="0" w:space="0" w:color="auto"/>
      </w:divBdr>
      <w:divsChild>
        <w:div w:id="1125854584">
          <w:marLeft w:val="360"/>
          <w:marRight w:val="0"/>
          <w:marTop w:val="96"/>
          <w:marBottom w:val="0"/>
          <w:divBdr>
            <w:top w:val="none" w:sz="0" w:space="0" w:color="auto"/>
            <w:left w:val="none" w:sz="0" w:space="0" w:color="auto"/>
            <w:bottom w:val="none" w:sz="0" w:space="0" w:color="auto"/>
            <w:right w:val="none" w:sz="0" w:space="0" w:color="auto"/>
          </w:divBdr>
        </w:div>
        <w:div w:id="1338993468">
          <w:marLeft w:val="907"/>
          <w:marRight w:val="0"/>
          <w:marTop w:val="86"/>
          <w:marBottom w:val="0"/>
          <w:divBdr>
            <w:top w:val="none" w:sz="0" w:space="0" w:color="auto"/>
            <w:left w:val="none" w:sz="0" w:space="0" w:color="auto"/>
            <w:bottom w:val="none" w:sz="0" w:space="0" w:color="auto"/>
            <w:right w:val="none" w:sz="0" w:space="0" w:color="auto"/>
          </w:divBdr>
        </w:div>
        <w:div w:id="1625038095">
          <w:marLeft w:val="907"/>
          <w:marRight w:val="0"/>
          <w:marTop w:val="86"/>
          <w:marBottom w:val="0"/>
          <w:divBdr>
            <w:top w:val="none" w:sz="0" w:space="0" w:color="auto"/>
            <w:left w:val="none" w:sz="0" w:space="0" w:color="auto"/>
            <w:bottom w:val="none" w:sz="0" w:space="0" w:color="auto"/>
            <w:right w:val="none" w:sz="0" w:space="0" w:color="auto"/>
          </w:divBdr>
        </w:div>
      </w:divsChild>
    </w:div>
    <w:div w:id="2043242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8.xml"/><Relationship Id="rId21" Type="http://schemas.openxmlformats.org/officeDocument/2006/relationships/chart" Target="charts/chart3.xml"/><Relationship Id="rId42" Type="http://schemas.openxmlformats.org/officeDocument/2006/relationships/chart" Target="charts/chart24.xml"/><Relationship Id="rId47" Type="http://schemas.openxmlformats.org/officeDocument/2006/relationships/chart" Target="charts/chart29.xml"/><Relationship Id="rId63" Type="http://schemas.openxmlformats.org/officeDocument/2006/relationships/chart" Target="charts/chart45.xml"/><Relationship Id="rId68" Type="http://schemas.openxmlformats.org/officeDocument/2006/relationships/chart" Target="charts/chart50.xml"/><Relationship Id="rId84" Type="http://schemas.openxmlformats.org/officeDocument/2006/relationships/chart" Target="charts/chart64.xml"/><Relationship Id="rId89" Type="http://schemas.openxmlformats.org/officeDocument/2006/relationships/chart" Target="charts/chart68.xml"/><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chart" Target="charts/chart14.xml"/><Relationship Id="rId37" Type="http://schemas.openxmlformats.org/officeDocument/2006/relationships/chart" Target="charts/chart19.xml"/><Relationship Id="rId53" Type="http://schemas.openxmlformats.org/officeDocument/2006/relationships/chart" Target="charts/chart35.xml"/><Relationship Id="rId58" Type="http://schemas.openxmlformats.org/officeDocument/2006/relationships/chart" Target="charts/chart40.xml"/><Relationship Id="rId74" Type="http://schemas.openxmlformats.org/officeDocument/2006/relationships/chart" Target="charts/chart55.xml"/><Relationship Id="rId79" Type="http://schemas.openxmlformats.org/officeDocument/2006/relationships/chart" Target="charts/chart59.xml"/><Relationship Id="rId5" Type="http://schemas.openxmlformats.org/officeDocument/2006/relationships/customXml" Target="../customXml/item5.xml"/><Relationship Id="rId90" Type="http://schemas.openxmlformats.org/officeDocument/2006/relationships/chart" Target="charts/chart69.xml"/><Relationship Id="rId95" Type="http://schemas.openxmlformats.org/officeDocument/2006/relationships/footer" Target="footer1.xml"/><Relationship Id="rId22" Type="http://schemas.openxmlformats.org/officeDocument/2006/relationships/chart" Target="charts/chart4.xml"/><Relationship Id="rId27" Type="http://schemas.openxmlformats.org/officeDocument/2006/relationships/chart" Target="charts/chart9.xml"/><Relationship Id="rId43" Type="http://schemas.openxmlformats.org/officeDocument/2006/relationships/chart" Target="charts/chart25.xml"/><Relationship Id="rId48" Type="http://schemas.openxmlformats.org/officeDocument/2006/relationships/chart" Target="charts/chart30.xml"/><Relationship Id="rId64" Type="http://schemas.openxmlformats.org/officeDocument/2006/relationships/chart" Target="charts/chart46.xml"/><Relationship Id="rId69" Type="http://schemas.openxmlformats.org/officeDocument/2006/relationships/chart" Target="charts/chart51.xml"/><Relationship Id="rId80" Type="http://schemas.openxmlformats.org/officeDocument/2006/relationships/chart" Target="charts/chart60.xml"/><Relationship Id="rId85" Type="http://schemas.openxmlformats.org/officeDocument/2006/relationships/hyperlink" Target="https://github.com/Xilinx/dma_ip_drivers" TargetMode="External"/><Relationship Id="rId12" Type="http://schemas.openxmlformats.org/officeDocument/2006/relationships/hyperlink" Target="https://www.xilinx.com/support/answers/71453.html" TargetMode="External"/><Relationship Id="rId17" Type="http://schemas.openxmlformats.org/officeDocument/2006/relationships/image" Target="media/image4.png"/><Relationship Id="rId25" Type="http://schemas.openxmlformats.org/officeDocument/2006/relationships/chart" Target="charts/chart7.xml"/><Relationship Id="rId33" Type="http://schemas.openxmlformats.org/officeDocument/2006/relationships/chart" Target="charts/chart15.xml"/><Relationship Id="rId38" Type="http://schemas.openxmlformats.org/officeDocument/2006/relationships/chart" Target="charts/chart20.xml"/><Relationship Id="rId46" Type="http://schemas.openxmlformats.org/officeDocument/2006/relationships/chart" Target="charts/chart28.xml"/><Relationship Id="rId59" Type="http://schemas.openxmlformats.org/officeDocument/2006/relationships/chart" Target="charts/chart41.xml"/><Relationship Id="rId67" Type="http://schemas.openxmlformats.org/officeDocument/2006/relationships/chart" Target="charts/chart49.xml"/><Relationship Id="rId20" Type="http://schemas.openxmlformats.org/officeDocument/2006/relationships/chart" Target="charts/chart2.xml"/><Relationship Id="rId41" Type="http://schemas.openxmlformats.org/officeDocument/2006/relationships/chart" Target="charts/chart23.xml"/><Relationship Id="rId54" Type="http://schemas.openxmlformats.org/officeDocument/2006/relationships/chart" Target="charts/chart36.xml"/><Relationship Id="rId62" Type="http://schemas.openxmlformats.org/officeDocument/2006/relationships/chart" Target="charts/chart44.xml"/><Relationship Id="rId70" Type="http://schemas.openxmlformats.org/officeDocument/2006/relationships/chart" Target="charts/chart52.xml"/><Relationship Id="rId75" Type="http://schemas.openxmlformats.org/officeDocument/2006/relationships/chart" Target="charts/chart56.xml"/><Relationship Id="rId83" Type="http://schemas.openxmlformats.org/officeDocument/2006/relationships/chart" Target="charts/chart63.xml"/><Relationship Id="rId88" Type="http://schemas.openxmlformats.org/officeDocument/2006/relationships/chart" Target="charts/chart67.xml"/><Relationship Id="rId91" Type="http://schemas.openxmlformats.org/officeDocument/2006/relationships/chart" Target="charts/chart70.xml"/><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chart" Target="charts/chart5.xml"/><Relationship Id="rId28" Type="http://schemas.openxmlformats.org/officeDocument/2006/relationships/chart" Target="charts/chart10.xml"/><Relationship Id="rId36" Type="http://schemas.openxmlformats.org/officeDocument/2006/relationships/chart" Target="charts/chart18.xml"/><Relationship Id="rId49" Type="http://schemas.openxmlformats.org/officeDocument/2006/relationships/chart" Target="charts/chart31.xml"/><Relationship Id="rId57" Type="http://schemas.openxmlformats.org/officeDocument/2006/relationships/chart" Target="charts/chart39.xml"/><Relationship Id="rId10" Type="http://schemas.openxmlformats.org/officeDocument/2006/relationships/footnotes" Target="footnotes.xml"/><Relationship Id="rId31" Type="http://schemas.openxmlformats.org/officeDocument/2006/relationships/chart" Target="charts/chart13.xml"/><Relationship Id="rId44" Type="http://schemas.openxmlformats.org/officeDocument/2006/relationships/chart" Target="charts/chart26.xml"/><Relationship Id="rId52" Type="http://schemas.openxmlformats.org/officeDocument/2006/relationships/chart" Target="charts/chart34.xml"/><Relationship Id="rId60" Type="http://schemas.openxmlformats.org/officeDocument/2006/relationships/chart" Target="charts/chart42.xml"/><Relationship Id="rId65" Type="http://schemas.openxmlformats.org/officeDocument/2006/relationships/chart" Target="charts/chart47.xml"/><Relationship Id="rId73" Type="http://schemas.openxmlformats.org/officeDocument/2006/relationships/chart" Target="charts/chart54.xml"/><Relationship Id="rId78" Type="http://schemas.openxmlformats.org/officeDocument/2006/relationships/hyperlink" Target="https://github.com/Xilinx/dma_ip_drivers" TargetMode="External"/><Relationship Id="rId81" Type="http://schemas.openxmlformats.org/officeDocument/2006/relationships/chart" Target="charts/chart61.xml"/><Relationship Id="rId86" Type="http://schemas.openxmlformats.org/officeDocument/2006/relationships/chart" Target="charts/chart65.xml"/><Relationship Id="rId94" Type="http://schemas.openxmlformats.org/officeDocument/2006/relationships/header" Target="header2.xml"/><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github.com/Xilinx/dma_ip_drivers/" TargetMode="External"/><Relationship Id="rId18" Type="http://schemas.openxmlformats.org/officeDocument/2006/relationships/image" Target="media/image5.png"/><Relationship Id="rId39" Type="http://schemas.openxmlformats.org/officeDocument/2006/relationships/chart" Target="charts/chart21.xml"/><Relationship Id="rId34" Type="http://schemas.openxmlformats.org/officeDocument/2006/relationships/chart" Target="charts/chart16.xml"/><Relationship Id="rId50" Type="http://schemas.openxmlformats.org/officeDocument/2006/relationships/chart" Target="charts/chart32.xml"/><Relationship Id="rId55" Type="http://schemas.openxmlformats.org/officeDocument/2006/relationships/chart" Target="charts/chart37.xml"/><Relationship Id="rId76" Type="http://schemas.openxmlformats.org/officeDocument/2006/relationships/chart" Target="charts/chart57.xml"/><Relationship Id="rId97" Type="http://schemas.openxmlformats.org/officeDocument/2006/relationships/header" Target="header3.xml"/><Relationship Id="rId7" Type="http://schemas.openxmlformats.org/officeDocument/2006/relationships/styles" Target="styles.xml"/><Relationship Id="rId71" Type="http://schemas.openxmlformats.org/officeDocument/2006/relationships/hyperlink" Target="https://github.com/Xilinx/dma_ip_drivers" TargetMode="External"/><Relationship Id="rId92" Type="http://schemas.openxmlformats.org/officeDocument/2006/relationships/hyperlink" Target="https://www.xilinx.com/support/documentation/ip_documentation/pcie4_uscale_plus/v1_3/pg213-pcie4-ultrascale-plus.pdf" TargetMode="External"/><Relationship Id="rId2" Type="http://schemas.openxmlformats.org/officeDocument/2006/relationships/customXml" Target="../customXml/item2.xml"/><Relationship Id="rId29" Type="http://schemas.openxmlformats.org/officeDocument/2006/relationships/chart" Target="charts/chart11.xml"/><Relationship Id="rId24" Type="http://schemas.openxmlformats.org/officeDocument/2006/relationships/chart" Target="charts/chart6.xml"/><Relationship Id="rId40" Type="http://schemas.openxmlformats.org/officeDocument/2006/relationships/chart" Target="charts/chart22.xml"/><Relationship Id="rId45" Type="http://schemas.openxmlformats.org/officeDocument/2006/relationships/chart" Target="charts/chart27.xml"/><Relationship Id="rId66" Type="http://schemas.openxmlformats.org/officeDocument/2006/relationships/chart" Target="charts/chart48.xml"/><Relationship Id="rId87" Type="http://schemas.openxmlformats.org/officeDocument/2006/relationships/chart" Target="charts/chart66.xml"/><Relationship Id="rId61" Type="http://schemas.openxmlformats.org/officeDocument/2006/relationships/chart" Target="charts/chart43.xml"/><Relationship Id="rId82" Type="http://schemas.openxmlformats.org/officeDocument/2006/relationships/chart" Target="charts/chart62.xml"/><Relationship Id="rId19" Type="http://schemas.openxmlformats.org/officeDocument/2006/relationships/chart" Target="charts/chart1.xml"/><Relationship Id="rId14" Type="http://schemas.openxmlformats.org/officeDocument/2006/relationships/image" Target="media/image1.png"/><Relationship Id="rId30" Type="http://schemas.openxmlformats.org/officeDocument/2006/relationships/chart" Target="charts/chart12.xml"/><Relationship Id="rId35" Type="http://schemas.openxmlformats.org/officeDocument/2006/relationships/chart" Target="charts/chart17.xml"/><Relationship Id="rId56" Type="http://schemas.openxmlformats.org/officeDocument/2006/relationships/chart" Target="charts/chart38.xml"/><Relationship Id="rId77" Type="http://schemas.openxmlformats.org/officeDocument/2006/relationships/chart" Target="charts/chart58.xml"/><Relationship Id="rId100" Type="http://schemas.microsoft.com/office/2011/relationships/people" Target="people.xml"/><Relationship Id="rId8" Type="http://schemas.openxmlformats.org/officeDocument/2006/relationships/settings" Target="settings.xml"/><Relationship Id="rId51" Type="http://schemas.openxmlformats.org/officeDocument/2006/relationships/chart" Target="charts/chart33.xml"/><Relationship Id="rId72" Type="http://schemas.openxmlformats.org/officeDocument/2006/relationships/chart" Target="charts/chart53.xml"/><Relationship Id="rId93" Type="http://schemas.openxmlformats.org/officeDocument/2006/relationships/header" Target="header1.xml"/><Relationship Id="rId98" Type="http://schemas.openxmlformats.org/officeDocument/2006/relationships/footer" Target="footer3.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Host\gen3x16\performance_dpdk_2020.1_patch_Intel_xsjsdasm7.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amd_lab52%20(3).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amd_lab52%20(3).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amd_lab52%20(3).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Host\gen3x16\performance_dpdk_2020.1_patch_Intel_xsjsdasm7.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intel_lab46%20(1).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Host\gen3x16\performance_dpdk_2020.1_patch_Intel_xsjsdasm7.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amd_lab52%20(3).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intel_lab46%20(1).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Host\gen3x16\performance_dpdk_2020.1_patch_Intel_xsjsdasm7.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intel_lab46%20(1).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Host\gen3x16\performance_dpdk_2020.1_patch_Intel_xsjsdasm7.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intel_lab46%20(1).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intel_lab46%20(1).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amd_lab52%20(3).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intel_lab46%20(1).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Host\gen3x16\performance_dpdk_2020.1_patch_Intel_xsjsdasm7.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amd_lab52%20(3).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amd_lab52%20(3).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Host\gen3x16\performance_dpdk_2020.1_patch_Intel_xsjsdasm7.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amd_lab52%20(3).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Host\gen3x16\performance_dpdk_2020.1_patch_Intel_xsjsdasm7.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Host\gen3x16\performance_dpdk_2020.1_patch_Intel_xsjsdasm7.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amd_lab52%20(3).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Host\gen3x16\performance_dpdk_2020.1_patch_Intel_xsjsdasm7.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Host\gen3x16\performance_dpdk_2020.1_patch_Intel_xsjsdasm7.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Host\gen3x16\performance_dpdk_2020.1_patch_Intel_xsjsdasm7.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intel_lab46%20(1).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Host\gen3x16\performance_dpdk_2020.1_patch_Intel_xsjsdasm7.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intel_lab46%20(1).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Host\gen3x16\performance_dpdk_2020.1_patch_Intel_xsjsdasm7.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ST\qdma_perf_result_xsjsdasm7_st_unidir.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ST\qdma_perf_result_xsjsdasm7_st_unidir.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ST\qdma_perf_result_xsjsdasm7_st_bidir.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ST_VM\qdma_perf_result_xsjsdasm7_vm_st_unidir.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ST_VM\qdma_perf_result_xsjsdasm7_vm_st_unidir.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ST_VM\qdma_perf_result_xsjsdasm7_vm_st_bidir.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MM_BRAM\qdma_perf_result_xsjsdasm7_mm_bram_unidir.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amd_lab52%20(3).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MM_BRAM\qdma_perf_result_xsjsdasm7_mm_bram_unidir.xlsx" TargetMode="External"/></Relationships>
</file>

<file path=word/charts/_rels/chart61.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MM_BRAM\qdma_perf_result_xsjsdasm7_mm_bram_bidir.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MM_BRAM_VM\qdma_perf_result_xsjsdasm7_vm_mm_bram_unidir.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MM_BRAM_VM\qdma_perf_result_xsjsdasm7_vm_mm_bram_unidir.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MM_BRAM_VM\qdma_perf_result_xsjsdasm7_vm_mm_bram_bidir.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MM_DDR\qdma_perf_result_xsjsdasm7_mm_ddr_unidir.xlsx" TargetMode="External"/></Relationships>
</file>

<file path=word/charts/_rels/chart66.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MM_DDR\qdma_perf_result_xsjsdasm7_mm_ddr_unidir.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MM_DDR\qdma_perf_result_xsjsdasm7_mm_ddr_bidir.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MM_DDR_VM\qdma_perf_result_xsjsdasm7_vm_mm_ddr_unidir.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MM_DDR_VM\qdma_perf_result_xsjsdasm7_vm_mm_ddr_unidir.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Host\gen3x16\performance_dpdk_2020.1_patch_Intel_xsjsdasm7.xlsx" TargetMode="External"/><Relationship Id="rId2" Type="http://schemas.microsoft.com/office/2011/relationships/chartColorStyle" Target="colors7.xml"/><Relationship Id="rId1" Type="http://schemas.microsoft.com/office/2011/relationships/chartStyle" Target="style7.xml"/></Relationships>
</file>

<file path=word/charts/_rels/chart70.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MM_DDR_VM\qdma_perf_result_xsjsdasm7_vm_mm_ddr_bidir.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amd_lab52%20(3).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Host\gen3x16\performance_dpdk_2020.1_patch_Intel_xsjsdasm7.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 </a:t>
            </a:r>
            <a:r>
              <a:rPr lang="en-US"/>
              <a:t>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'C2H performance'!$C$11</c:f>
              <c:strCache>
                <c:ptCount val="1"/>
                <c:pt idx="0">
                  <c:v>1 Queue</c:v>
                </c:pt>
              </c:strCache>
            </c:strRef>
          </c:tx>
          <c:spPr>
            <a:ln w="28575" cap="rnd">
              <a:solidFill>
                <a:schemeClr val="accent1"/>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performance'!$D$11:$BO$11</c:f>
              <c:numCache>
                <c:formatCode>General</c:formatCode>
                <c:ptCount val="64"/>
                <c:pt idx="0">
                  <c:v>18.285</c:v>
                </c:pt>
                <c:pt idx="1">
                  <c:v>32</c:v>
                </c:pt>
                <c:pt idx="2">
                  <c:v>42.665999999999997</c:v>
                </c:pt>
                <c:pt idx="3">
                  <c:v>51.2</c:v>
                </c:pt>
                <c:pt idx="4">
                  <c:v>58.180999999999997</c:v>
                </c:pt>
                <c:pt idx="5">
                  <c:v>63.999000000000002</c:v>
                </c:pt>
                <c:pt idx="6">
                  <c:v>68.923000000000002</c:v>
                </c:pt>
                <c:pt idx="7">
                  <c:v>73.141999999999996</c:v>
                </c:pt>
                <c:pt idx="8">
                  <c:v>76.799000000000007</c:v>
                </c:pt>
                <c:pt idx="9">
                  <c:v>79.998999999999995</c:v>
                </c:pt>
                <c:pt idx="10">
                  <c:v>82.822999999999993</c:v>
                </c:pt>
                <c:pt idx="11">
                  <c:v>85.332999999999998</c:v>
                </c:pt>
                <c:pt idx="12">
                  <c:v>87.578000000000003</c:v>
                </c:pt>
                <c:pt idx="13">
                  <c:v>89.599000000000004</c:v>
                </c:pt>
                <c:pt idx="14">
                  <c:v>91.427999999999997</c:v>
                </c:pt>
                <c:pt idx="15">
                  <c:v>93.09</c:v>
                </c:pt>
                <c:pt idx="16">
                  <c:v>94.608000000000004</c:v>
                </c:pt>
                <c:pt idx="17">
                  <c:v>96</c:v>
                </c:pt>
                <c:pt idx="18">
                  <c:v>97.28</c:v>
                </c:pt>
                <c:pt idx="19">
                  <c:v>98.460999999999999</c:v>
                </c:pt>
                <c:pt idx="20">
                  <c:v>99.555000000000007</c:v>
                </c:pt>
                <c:pt idx="21">
                  <c:v>100.571</c:v>
                </c:pt>
                <c:pt idx="22">
                  <c:v>101.517</c:v>
                </c:pt>
                <c:pt idx="23">
                  <c:v>102.4</c:v>
                </c:pt>
                <c:pt idx="24">
                  <c:v>103.22499999999999</c:v>
                </c:pt>
                <c:pt idx="25">
                  <c:v>103.999</c:v>
                </c:pt>
                <c:pt idx="26">
                  <c:v>104.587</c:v>
                </c:pt>
                <c:pt idx="27">
                  <c:v>104.7</c:v>
                </c:pt>
                <c:pt idx="28">
                  <c:v>104.84</c:v>
                </c:pt>
                <c:pt idx="29">
                  <c:v>104.97</c:v>
                </c:pt>
                <c:pt idx="30">
                  <c:v>105.218</c:v>
                </c:pt>
                <c:pt idx="31">
                  <c:v>105.271</c:v>
                </c:pt>
                <c:pt idx="32">
                  <c:v>105.45</c:v>
                </c:pt>
                <c:pt idx="33">
                  <c:v>105.495</c:v>
                </c:pt>
                <c:pt idx="34">
                  <c:v>105.68</c:v>
                </c:pt>
                <c:pt idx="35">
                  <c:v>105.779</c:v>
                </c:pt>
                <c:pt idx="36">
                  <c:v>105.751</c:v>
                </c:pt>
                <c:pt idx="37">
                  <c:v>105.86199999999999</c:v>
                </c:pt>
                <c:pt idx="38">
                  <c:v>106.03</c:v>
                </c:pt>
                <c:pt idx="39">
                  <c:v>106.069</c:v>
                </c:pt>
                <c:pt idx="40">
                  <c:v>105.952</c:v>
                </c:pt>
                <c:pt idx="41">
                  <c:v>106.039</c:v>
                </c:pt>
                <c:pt idx="42">
                  <c:v>106.533</c:v>
                </c:pt>
                <c:pt idx="43">
                  <c:v>106.708</c:v>
                </c:pt>
                <c:pt idx="44">
                  <c:v>106.78</c:v>
                </c:pt>
                <c:pt idx="45">
                  <c:v>106.104</c:v>
                </c:pt>
                <c:pt idx="46">
                  <c:v>106.489</c:v>
                </c:pt>
                <c:pt idx="47">
                  <c:v>106.96</c:v>
                </c:pt>
                <c:pt idx="48">
                  <c:v>106.98</c:v>
                </c:pt>
                <c:pt idx="49">
                  <c:v>107.04</c:v>
                </c:pt>
                <c:pt idx="50">
                  <c:v>106.779</c:v>
                </c:pt>
                <c:pt idx="51">
                  <c:v>106.496</c:v>
                </c:pt>
                <c:pt idx="52">
                  <c:v>106.529</c:v>
                </c:pt>
                <c:pt idx="53">
                  <c:v>107.17700000000001</c:v>
                </c:pt>
                <c:pt idx="54">
                  <c:v>107.425</c:v>
                </c:pt>
                <c:pt idx="55">
                  <c:v>107.416</c:v>
                </c:pt>
                <c:pt idx="56">
                  <c:v>107.28</c:v>
                </c:pt>
                <c:pt idx="57">
                  <c:v>107.226</c:v>
                </c:pt>
                <c:pt idx="58">
                  <c:v>106.967</c:v>
                </c:pt>
                <c:pt idx="59">
                  <c:v>106.86799999999999</c:v>
                </c:pt>
                <c:pt idx="60">
                  <c:v>106.91500000000001</c:v>
                </c:pt>
                <c:pt idx="61">
                  <c:v>107.123</c:v>
                </c:pt>
                <c:pt idx="62">
                  <c:v>108.208</c:v>
                </c:pt>
                <c:pt idx="63">
                  <c:v>108.327</c:v>
                </c:pt>
              </c:numCache>
            </c:numRef>
          </c:val>
          <c:smooth val="0"/>
          <c:extLst>
            <c:ext xmlns:c16="http://schemas.microsoft.com/office/drawing/2014/chart" uri="{C3380CC4-5D6E-409C-BE32-E72D297353CC}">
              <c16:uniqueId val="{00000000-692A-4FD3-986D-E343A0D48C56}"/>
            </c:ext>
          </c:extLst>
        </c:ser>
        <c:ser>
          <c:idx val="1"/>
          <c:order val="1"/>
          <c:tx>
            <c:strRef>
              <c:f>'C2H performance'!$C$10</c:f>
              <c:strCache>
                <c:ptCount val="1"/>
                <c:pt idx="0">
                  <c:v>2 Queues</c:v>
                </c:pt>
              </c:strCache>
            </c:strRef>
          </c:tx>
          <c:spPr>
            <a:ln w="28575" cap="rnd">
              <a:solidFill>
                <a:schemeClr val="accent2"/>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performance'!$D$10:$BO$10</c:f>
              <c:numCache>
                <c:formatCode>General</c:formatCode>
                <c:ptCount val="64"/>
                <c:pt idx="0">
                  <c:v>36.570999999999998</c:v>
                </c:pt>
                <c:pt idx="1">
                  <c:v>64</c:v>
                </c:pt>
                <c:pt idx="2">
                  <c:v>85.332999999999998</c:v>
                </c:pt>
                <c:pt idx="3">
                  <c:v>91.234999999999999</c:v>
                </c:pt>
                <c:pt idx="4">
                  <c:v>93.947999999999993</c:v>
                </c:pt>
                <c:pt idx="5">
                  <c:v>95.742999999999995</c:v>
                </c:pt>
                <c:pt idx="6">
                  <c:v>97.037000000000006</c:v>
                </c:pt>
                <c:pt idx="7">
                  <c:v>98.037000000000006</c:v>
                </c:pt>
                <c:pt idx="8">
                  <c:v>98.914000000000001</c:v>
                </c:pt>
                <c:pt idx="9">
                  <c:v>99.694999999999993</c:v>
                </c:pt>
                <c:pt idx="10">
                  <c:v>100.334</c:v>
                </c:pt>
                <c:pt idx="11">
                  <c:v>100.84699999999999</c:v>
                </c:pt>
                <c:pt idx="12">
                  <c:v>101.27500000000001</c:v>
                </c:pt>
                <c:pt idx="13">
                  <c:v>101.617</c:v>
                </c:pt>
                <c:pt idx="14">
                  <c:v>101.973</c:v>
                </c:pt>
                <c:pt idx="15">
                  <c:v>102.21899999999999</c:v>
                </c:pt>
                <c:pt idx="16">
                  <c:v>102.523</c:v>
                </c:pt>
                <c:pt idx="17">
                  <c:v>102.68</c:v>
                </c:pt>
                <c:pt idx="18">
                  <c:v>102.955</c:v>
                </c:pt>
                <c:pt idx="19">
                  <c:v>103.21</c:v>
                </c:pt>
                <c:pt idx="20">
                  <c:v>103.435</c:v>
                </c:pt>
                <c:pt idx="21">
                  <c:v>103.599</c:v>
                </c:pt>
                <c:pt idx="22">
                  <c:v>103.764</c:v>
                </c:pt>
                <c:pt idx="23">
                  <c:v>103.904</c:v>
                </c:pt>
                <c:pt idx="24">
                  <c:v>104.068</c:v>
                </c:pt>
                <c:pt idx="25">
                  <c:v>104.078</c:v>
                </c:pt>
                <c:pt idx="26">
                  <c:v>104.42100000000001</c:v>
                </c:pt>
                <c:pt idx="27">
                  <c:v>104.596</c:v>
                </c:pt>
                <c:pt idx="28">
                  <c:v>104.453</c:v>
                </c:pt>
                <c:pt idx="29">
                  <c:v>104.586</c:v>
                </c:pt>
                <c:pt idx="30">
                  <c:v>104.798</c:v>
                </c:pt>
                <c:pt idx="31">
                  <c:v>105.084</c:v>
                </c:pt>
                <c:pt idx="32">
                  <c:v>105.39</c:v>
                </c:pt>
                <c:pt idx="33">
                  <c:v>105.432</c:v>
                </c:pt>
                <c:pt idx="34">
                  <c:v>105.634</c:v>
                </c:pt>
                <c:pt idx="35">
                  <c:v>105.746</c:v>
                </c:pt>
                <c:pt idx="36">
                  <c:v>105.617</c:v>
                </c:pt>
                <c:pt idx="37">
                  <c:v>105.739</c:v>
                </c:pt>
                <c:pt idx="38">
                  <c:v>105.90600000000001</c:v>
                </c:pt>
                <c:pt idx="39">
                  <c:v>105.92400000000001</c:v>
                </c:pt>
                <c:pt idx="40">
                  <c:v>105.791</c:v>
                </c:pt>
                <c:pt idx="41">
                  <c:v>105.95099999999999</c:v>
                </c:pt>
                <c:pt idx="42">
                  <c:v>106.39</c:v>
                </c:pt>
                <c:pt idx="43">
                  <c:v>106.557</c:v>
                </c:pt>
                <c:pt idx="44">
                  <c:v>106.64700000000001</c:v>
                </c:pt>
                <c:pt idx="45">
                  <c:v>106.008</c:v>
                </c:pt>
                <c:pt idx="46">
                  <c:v>106.515</c:v>
                </c:pt>
                <c:pt idx="47">
                  <c:v>106.962</c:v>
                </c:pt>
                <c:pt idx="48">
                  <c:v>107.09399999999999</c:v>
                </c:pt>
                <c:pt idx="49">
                  <c:v>107.185</c:v>
                </c:pt>
                <c:pt idx="50">
                  <c:v>106.684</c:v>
                </c:pt>
                <c:pt idx="51">
                  <c:v>106.321</c:v>
                </c:pt>
                <c:pt idx="52">
                  <c:v>106.489</c:v>
                </c:pt>
                <c:pt idx="53">
                  <c:v>107.331</c:v>
                </c:pt>
                <c:pt idx="54">
                  <c:v>107.91</c:v>
                </c:pt>
                <c:pt idx="55">
                  <c:v>107.895</c:v>
                </c:pt>
                <c:pt idx="56">
                  <c:v>107.81699999999999</c:v>
                </c:pt>
                <c:pt idx="57">
                  <c:v>107.78</c:v>
                </c:pt>
                <c:pt idx="58">
                  <c:v>107.273</c:v>
                </c:pt>
                <c:pt idx="59">
                  <c:v>107.083</c:v>
                </c:pt>
                <c:pt idx="60">
                  <c:v>107.08</c:v>
                </c:pt>
                <c:pt idx="61">
                  <c:v>107.417</c:v>
                </c:pt>
                <c:pt idx="62">
                  <c:v>108.075</c:v>
                </c:pt>
                <c:pt idx="63">
                  <c:v>107.989</c:v>
                </c:pt>
              </c:numCache>
            </c:numRef>
          </c:val>
          <c:smooth val="0"/>
          <c:extLst>
            <c:ext xmlns:c16="http://schemas.microsoft.com/office/drawing/2014/chart" uri="{C3380CC4-5D6E-409C-BE32-E72D297353CC}">
              <c16:uniqueId val="{00000001-692A-4FD3-986D-E343A0D48C56}"/>
            </c:ext>
          </c:extLst>
        </c:ser>
        <c:ser>
          <c:idx val="2"/>
          <c:order val="2"/>
          <c:tx>
            <c:strRef>
              <c:f>'C2H performance'!$C$9</c:f>
              <c:strCache>
                <c:ptCount val="1"/>
                <c:pt idx="0">
                  <c:v>4 Queues</c:v>
                </c:pt>
              </c:strCache>
            </c:strRef>
          </c:tx>
          <c:spPr>
            <a:ln w="28575" cap="rnd">
              <a:solidFill>
                <a:srgbClr val="00B050"/>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performance'!$D$9:$BO$9</c:f>
              <c:numCache>
                <c:formatCode>General</c:formatCode>
                <c:ptCount val="64"/>
                <c:pt idx="0">
                  <c:v>61.853000000000002</c:v>
                </c:pt>
                <c:pt idx="1">
                  <c:v>79.552999999999997</c:v>
                </c:pt>
                <c:pt idx="2">
                  <c:v>86.608999999999995</c:v>
                </c:pt>
                <c:pt idx="3">
                  <c:v>90.664000000000001</c:v>
                </c:pt>
                <c:pt idx="4">
                  <c:v>93.471999999999994</c:v>
                </c:pt>
                <c:pt idx="5">
                  <c:v>95.349000000000004</c:v>
                </c:pt>
                <c:pt idx="6">
                  <c:v>96.537999999999997</c:v>
                </c:pt>
                <c:pt idx="7">
                  <c:v>97.613</c:v>
                </c:pt>
                <c:pt idx="8">
                  <c:v>98.507000000000005</c:v>
                </c:pt>
                <c:pt idx="9">
                  <c:v>99.281000000000006</c:v>
                </c:pt>
                <c:pt idx="10">
                  <c:v>99.908000000000001</c:v>
                </c:pt>
                <c:pt idx="11">
                  <c:v>100.396</c:v>
                </c:pt>
                <c:pt idx="12">
                  <c:v>100.649</c:v>
                </c:pt>
                <c:pt idx="13">
                  <c:v>101.399</c:v>
                </c:pt>
                <c:pt idx="14">
                  <c:v>101.39700000000001</c:v>
                </c:pt>
                <c:pt idx="15">
                  <c:v>101.76600000000001</c:v>
                </c:pt>
                <c:pt idx="16">
                  <c:v>102.12</c:v>
                </c:pt>
                <c:pt idx="17">
                  <c:v>102.35599999999999</c:v>
                </c:pt>
                <c:pt idx="18">
                  <c:v>102.587</c:v>
                </c:pt>
                <c:pt idx="19">
                  <c:v>102.878</c:v>
                </c:pt>
                <c:pt idx="20">
                  <c:v>103.161</c:v>
                </c:pt>
                <c:pt idx="21">
                  <c:v>103.399</c:v>
                </c:pt>
                <c:pt idx="22">
                  <c:v>103.616</c:v>
                </c:pt>
                <c:pt idx="23">
                  <c:v>103.85599999999999</c:v>
                </c:pt>
                <c:pt idx="24">
                  <c:v>104.08499999999999</c:v>
                </c:pt>
                <c:pt idx="25">
                  <c:v>104.307</c:v>
                </c:pt>
                <c:pt idx="26">
                  <c:v>104.52</c:v>
                </c:pt>
                <c:pt idx="27">
                  <c:v>104.762</c:v>
                </c:pt>
                <c:pt idx="28">
                  <c:v>105.001</c:v>
                </c:pt>
                <c:pt idx="29">
                  <c:v>105.14</c:v>
                </c:pt>
                <c:pt idx="30">
                  <c:v>105.387</c:v>
                </c:pt>
                <c:pt idx="31">
                  <c:v>105.379</c:v>
                </c:pt>
                <c:pt idx="32">
                  <c:v>105.636</c:v>
                </c:pt>
                <c:pt idx="33">
                  <c:v>105.47499999999999</c:v>
                </c:pt>
                <c:pt idx="34">
                  <c:v>105.72</c:v>
                </c:pt>
                <c:pt idx="35">
                  <c:v>105.79</c:v>
                </c:pt>
                <c:pt idx="36">
                  <c:v>105.64700000000001</c:v>
                </c:pt>
                <c:pt idx="37">
                  <c:v>105.916</c:v>
                </c:pt>
                <c:pt idx="38">
                  <c:v>106.042</c:v>
                </c:pt>
                <c:pt idx="39">
                  <c:v>106.038</c:v>
                </c:pt>
                <c:pt idx="40">
                  <c:v>105.774</c:v>
                </c:pt>
                <c:pt idx="41">
                  <c:v>106.092</c:v>
                </c:pt>
                <c:pt idx="42">
                  <c:v>106.435</c:v>
                </c:pt>
                <c:pt idx="43">
                  <c:v>106.59099999999999</c:v>
                </c:pt>
                <c:pt idx="44">
                  <c:v>106.673</c:v>
                </c:pt>
                <c:pt idx="45">
                  <c:v>106.001</c:v>
                </c:pt>
                <c:pt idx="46">
                  <c:v>106.58799999999999</c:v>
                </c:pt>
                <c:pt idx="47">
                  <c:v>106.96299999999999</c:v>
                </c:pt>
                <c:pt idx="48">
                  <c:v>107.131</c:v>
                </c:pt>
                <c:pt idx="49">
                  <c:v>107.16500000000001</c:v>
                </c:pt>
                <c:pt idx="50">
                  <c:v>106.66200000000001</c:v>
                </c:pt>
                <c:pt idx="51">
                  <c:v>106.34699999999999</c:v>
                </c:pt>
                <c:pt idx="52">
                  <c:v>106.56100000000001</c:v>
                </c:pt>
                <c:pt idx="53">
                  <c:v>107.17</c:v>
                </c:pt>
                <c:pt idx="54">
                  <c:v>107.496</c:v>
                </c:pt>
                <c:pt idx="55">
                  <c:v>107.54</c:v>
                </c:pt>
                <c:pt idx="56">
                  <c:v>107.46899999999999</c:v>
                </c:pt>
                <c:pt idx="57">
                  <c:v>107.374</c:v>
                </c:pt>
                <c:pt idx="58">
                  <c:v>107.04300000000001</c:v>
                </c:pt>
                <c:pt idx="59">
                  <c:v>106.94199999999999</c:v>
                </c:pt>
                <c:pt idx="60">
                  <c:v>107.029</c:v>
                </c:pt>
                <c:pt idx="61">
                  <c:v>107.27500000000001</c:v>
                </c:pt>
                <c:pt idx="62">
                  <c:v>107.77500000000001</c:v>
                </c:pt>
                <c:pt idx="63">
                  <c:v>107.806</c:v>
                </c:pt>
              </c:numCache>
            </c:numRef>
          </c:val>
          <c:smooth val="0"/>
          <c:extLst>
            <c:ext xmlns:c16="http://schemas.microsoft.com/office/drawing/2014/chart" uri="{C3380CC4-5D6E-409C-BE32-E72D297353CC}">
              <c16:uniqueId val="{00000002-692A-4FD3-986D-E343A0D48C56}"/>
            </c:ext>
          </c:extLst>
        </c:ser>
        <c:ser>
          <c:idx val="3"/>
          <c:order val="3"/>
          <c:tx>
            <c:strRef>
              <c:f>'C2H performance'!$C$8</c:f>
              <c:strCache>
                <c:ptCount val="1"/>
                <c:pt idx="0">
                  <c:v>8 Queues</c:v>
                </c:pt>
              </c:strCache>
            </c:strRef>
          </c:tx>
          <c:spPr>
            <a:ln w="28575" cap="rnd">
              <a:solidFill>
                <a:schemeClr val="accent4"/>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performance'!$D$8:$BO$8</c:f>
              <c:numCache>
                <c:formatCode>General</c:formatCode>
                <c:ptCount val="64"/>
                <c:pt idx="0">
                  <c:v>42.186999999999998</c:v>
                </c:pt>
                <c:pt idx="1">
                  <c:v>79.048000000000002</c:v>
                </c:pt>
                <c:pt idx="2">
                  <c:v>86.037999999999997</c:v>
                </c:pt>
                <c:pt idx="3">
                  <c:v>90.269000000000005</c:v>
                </c:pt>
                <c:pt idx="4">
                  <c:v>92.725999999999999</c:v>
                </c:pt>
                <c:pt idx="5">
                  <c:v>94.563999999999993</c:v>
                </c:pt>
                <c:pt idx="6">
                  <c:v>96.069000000000003</c:v>
                </c:pt>
                <c:pt idx="7">
                  <c:v>97.375</c:v>
                </c:pt>
                <c:pt idx="8">
                  <c:v>97.828999999999994</c:v>
                </c:pt>
                <c:pt idx="9">
                  <c:v>98.558999999999997</c:v>
                </c:pt>
                <c:pt idx="10">
                  <c:v>99.363</c:v>
                </c:pt>
                <c:pt idx="11">
                  <c:v>99.981999999999999</c:v>
                </c:pt>
                <c:pt idx="12">
                  <c:v>100.539</c:v>
                </c:pt>
                <c:pt idx="13">
                  <c:v>101.223</c:v>
                </c:pt>
                <c:pt idx="14">
                  <c:v>101.946</c:v>
                </c:pt>
                <c:pt idx="15">
                  <c:v>102.23399999999999</c:v>
                </c:pt>
                <c:pt idx="16">
                  <c:v>102.02800000000001</c:v>
                </c:pt>
                <c:pt idx="17">
                  <c:v>102.361</c:v>
                </c:pt>
                <c:pt idx="18">
                  <c:v>102.651</c:v>
                </c:pt>
                <c:pt idx="19">
                  <c:v>102.904</c:v>
                </c:pt>
                <c:pt idx="20">
                  <c:v>103.17100000000001</c:v>
                </c:pt>
                <c:pt idx="21">
                  <c:v>103.398</c:v>
                </c:pt>
                <c:pt idx="22">
                  <c:v>103.613</c:v>
                </c:pt>
                <c:pt idx="23">
                  <c:v>103.819</c:v>
                </c:pt>
                <c:pt idx="24">
                  <c:v>104.036</c:v>
                </c:pt>
                <c:pt idx="25">
                  <c:v>104.119</c:v>
                </c:pt>
                <c:pt idx="26">
                  <c:v>104.224</c:v>
                </c:pt>
                <c:pt idx="27">
                  <c:v>104.367</c:v>
                </c:pt>
                <c:pt idx="28">
                  <c:v>104.557</c:v>
                </c:pt>
                <c:pt idx="29">
                  <c:v>104.691</c:v>
                </c:pt>
                <c:pt idx="30">
                  <c:v>104.916</c:v>
                </c:pt>
                <c:pt idx="31">
                  <c:v>104.97499999999999</c:v>
                </c:pt>
                <c:pt idx="32">
                  <c:v>105.152</c:v>
                </c:pt>
                <c:pt idx="33">
                  <c:v>105.197</c:v>
                </c:pt>
                <c:pt idx="34">
                  <c:v>105.389</c:v>
                </c:pt>
                <c:pt idx="35">
                  <c:v>105.47799999999999</c:v>
                </c:pt>
                <c:pt idx="36">
                  <c:v>105.449</c:v>
                </c:pt>
                <c:pt idx="37">
                  <c:v>105.538</c:v>
                </c:pt>
                <c:pt idx="38">
                  <c:v>105.703</c:v>
                </c:pt>
                <c:pt idx="39">
                  <c:v>105.78100000000001</c:v>
                </c:pt>
                <c:pt idx="40">
                  <c:v>105.672</c:v>
                </c:pt>
                <c:pt idx="41">
                  <c:v>105.863</c:v>
                </c:pt>
                <c:pt idx="42">
                  <c:v>106.00700000000001</c:v>
                </c:pt>
                <c:pt idx="43">
                  <c:v>106.142</c:v>
                </c:pt>
                <c:pt idx="44">
                  <c:v>106.161</c:v>
                </c:pt>
                <c:pt idx="45">
                  <c:v>105.867</c:v>
                </c:pt>
                <c:pt idx="46">
                  <c:v>106.197</c:v>
                </c:pt>
                <c:pt idx="47">
                  <c:v>106.429</c:v>
                </c:pt>
                <c:pt idx="48">
                  <c:v>106.503</c:v>
                </c:pt>
                <c:pt idx="49">
                  <c:v>106.593</c:v>
                </c:pt>
                <c:pt idx="50">
                  <c:v>106.304</c:v>
                </c:pt>
                <c:pt idx="51">
                  <c:v>106.187</c:v>
                </c:pt>
                <c:pt idx="52">
                  <c:v>106.377</c:v>
                </c:pt>
                <c:pt idx="53">
                  <c:v>106.761</c:v>
                </c:pt>
                <c:pt idx="54">
                  <c:v>106.908</c:v>
                </c:pt>
                <c:pt idx="55">
                  <c:v>106.93</c:v>
                </c:pt>
                <c:pt idx="56">
                  <c:v>106.876</c:v>
                </c:pt>
                <c:pt idx="57">
                  <c:v>106.83799999999999</c:v>
                </c:pt>
                <c:pt idx="58">
                  <c:v>106.679</c:v>
                </c:pt>
                <c:pt idx="59">
                  <c:v>106.672</c:v>
                </c:pt>
                <c:pt idx="60">
                  <c:v>106.73099999999999</c:v>
                </c:pt>
                <c:pt idx="61">
                  <c:v>106.937</c:v>
                </c:pt>
                <c:pt idx="62">
                  <c:v>107.223</c:v>
                </c:pt>
                <c:pt idx="63">
                  <c:v>107.253</c:v>
                </c:pt>
              </c:numCache>
            </c:numRef>
          </c:val>
          <c:smooth val="0"/>
          <c:extLst>
            <c:ext xmlns:c16="http://schemas.microsoft.com/office/drawing/2014/chart" uri="{C3380CC4-5D6E-409C-BE32-E72D297353CC}">
              <c16:uniqueId val="{00000003-692A-4FD3-986D-E343A0D48C56}"/>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 </a:t>
            </a:r>
            <a:r>
              <a:rPr lang="en-US"/>
              <a:t>H2C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performance'!$D$15:$BO$15</c:f>
              <c:numCache>
                <c:formatCode>General</c:formatCode>
                <c:ptCount val="64"/>
                <c:pt idx="0">
                  <c:v>33.908203125</c:v>
                </c:pt>
                <c:pt idx="1">
                  <c:v>33.2939453125</c:v>
                </c:pt>
                <c:pt idx="2">
                  <c:v>32.798177083333336</c:v>
                </c:pt>
                <c:pt idx="3">
                  <c:v>32.2490234375</c:v>
                </c:pt>
                <c:pt idx="4">
                  <c:v>31.713281250000001</c:v>
                </c:pt>
                <c:pt idx="5">
                  <c:v>30.883463541666668</c:v>
                </c:pt>
                <c:pt idx="6">
                  <c:v>27.999720982142858</c:v>
                </c:pt>
                <c:pt idx="7">
                  <c:v>24.372802734375</c:v>
                </c:pt>
                <c:pt idx="8">
                  <c:v>21.727213541666668</c:v>
                </c:pt>
                <c:pt idx="9">
                  <c:v>19.596875000000001</c:v>
                </c:pt>
                <c:pt idx="10">
                  <c:v>17.725142045454547</c:v>
                </c:pt>
                <c:pt idx="11">
                  <c:v>16.28173828125</c:v>
                </c:pt>
                <c:pt idx="12">
                  <c:v>15.055739182692308</c:v>
                </c:pt>
                <c:pt idx="13">
                  <c:v>13.941127232142858</c:v>
                </c:pt>
                <c:pt idx="14">
                  <c:v>13.032291666666667</c:v>
                </c:pt>
                <c:pt idx="15">
                  <c:v>12.188720703125</c:v>
                </c:pt>
                <c:pt idx="16">
                  <c:v>11.487821691176471</c:v>
                </c:pt>
                <c:pt idx="17">
                  <c:v>10.863823784722221</c:v>
                </c:pt>
                <c:pt idx="18">
                  <c:v>10.271792763157896</c:v>
                </c:pt>
                <c:pt idx="19">
                  <c:v>9.7699218749999996</c:v>
                </c:pt>
                <c:pt idx="20">
                  <c:v>9.3123139880952372</c:v>
                </c:pt>
                <c:pt idx="21">
                  <c:v>8.8692294034090917</c:v>
                </c:pt>
                <c:pt idx="22">
                  <c:v>8.4927819293478262</c:v>
                </c:pt>
                <c:pt idx="23">
                  <c:v>8.1468912760416661</c:v>
                </c:pt>
                <c:pt idx="24">
                  <c:v>7.8079687499999997</c:v>
                </c:pt>
                <c:pt idx="25">
                  <c:v>7.5153245192307692</c:v>
                </c:pt>
                <c:pt idx="26">
                  <c:v>7.2426215277777777</c:v>
                </c:pt>
                <c:pt idx="27">
                  <c:v>6.9748186383928568</c:v>
                </c:pt>
                <c:pt idx="28">
                  <c:v>6.7398302801724137</c:v>
                </c:pt>
                <c:pt idx="29">
                  <c:v>6.5065755208333336</c:v>
                </c:pt>
                <c:pt idx="30">
                  <c:v>6.301789314516129</c:v>
                </c:pt>
                <c:pt idx="31">
                  <c:v>6.109130859375</c:v>
                </c:pt>
                <c:pt idx="32">
                  <c:v>5.9145951704545459</c:v>
                </c:pt>
                <c:pt idx="33">
                  <c:v>5.7440831801470589</c:v>
                </c:pt>
                <c:pt idx="34">
                  <c:v>5.583984375</c:v>
                </c:pt>
                <c:pt idx="35">
                  <c:v>5.4234483506944446</c:v>
                </c:pt>
                <c:pt idx="36">
                  <c:v>5.2798247466216219</c:v>
                </c:pt>
                <c:pt idx="37">
                  <c:v>5.1442742598684212</c:v>
                </c:pt>
                <c:pt idx="38">
                  <c:v>5.0076121794871797</c:v>
                </c:pt>
                <c:pt idx="39">
                  <c:v>4.8852050781249998</c:v>
                </c:pt>
                <c:pt idx="40">
                  <c:v>4.7615758384146343</c:v>
                </c:pt>
                <c:pt idx="41">
                  <c:v>4.650716145833333</c:v>
                </c:pt>
                <c:pt idx="42">
                  <c:v>4.5439680232558137</c:v>
                </c:pt>
                <c:pt idx="43">
                  <c:v>4.4365678267045459</c:v>
                </c:pt>
                <c:pt idx="44">
                  <c:v>4.3401909722222225</c:v>
                </c:pt>
                <c:pt idx="45">
                  <c:v>4.248046875</c:v>
                </c:pt>
                <c:pt idx="46">
                  <c:v>4.1542137632978724</c:v>
                </c:pt>
                <c:pt idx="47">
                  <c:v>4.069742838541667</c:v>
                </c:pt>
                <c:pt idx="48">
                  <c:v>3.9884406887755102</c:v>
                </c:pt>
                <c:pt idx="49">
                  <c:v>3.9056250000000001</c:v>
                </c:pt>
                <c:pt idx="50">
                  <c:v>3.8310355392156863</c:v>
                </c:pt>
                <c:pt idx="51">
                  <c:v>3.7590895432692308</c:v>
                </c:pt>
                <c:pt idx="52">
                  <c:v>3.6843307783018866</c:v>
                </c:pt>
                <c:pt idx="53">
                  <c:v>3.6176576967592591</c:v>
                </c:pt>
                <c:pt idx="54">
                  <c:v>3.5494318181818181</c:v>
                </c:pt>
                <c:pt idx="55">
                  <c:v>3.4875837053571428</c:v>
                </c:pt>
                <c:pt idx="56">
                  <c:v>3.4277001096491229</c:v>
                </c:pt>
                <c:pt idx="57">
                  <c:v>3.3663793103448274</c:v>
                </c:pt>
                <c:pt idx="58">
                  <c:v>3.3107123940677967</c:v>
                </c:pt>
                <c:pt idx="59">
                  <c:v>3.2568033854166667</c:v>
                </c:pt>
                <c:pt idx="60">
                  <c:v>3.2013960040983607</c:v>
                </c:pt>
                <c:pt idx="61">
                  <c:v>3.1509576612903225</c:v>
                </c:pt>
                <c:pt idx="62">
                  <c:v>3.1021825396825395</c:v>
                </c:pt>
                <c:pt idx="63">
                  <c:v>3.051116943359375</c:v>
                </c:pt>
              </c:numCache>
            </c:numRef>
          </c:val>
          <c:smooth val="0"/>
          <c:extLst>
            <c:ext xmlns:c16="http://schemas.microsoft.com/office/drawing/2014/chart" uri="{C3380CC4-5D6E-409C-BE32-E72D297353CC}">
              <c16:uniqueId val="{00000000-DB76-4282-8834-9C51DD10C4A8}"/>
            </c:ext>
          </c:extLst>
        </c:ser>
        <c:ser>
          <c:idx val="1"/>
          <c:order val="1"/>
          <c:tx>
            <c:v>2 Queues</c:v>
          </c:tx>
          <c:spPr>
            <a:ln w="28575" cap="rnd">
              <a:solidFill>
                <a:schemeClr val="accent2"/>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performance'!$D$14:$BO$14</c:f>
              <c:numCache>
                <c:formatCode>General</c:formatCode>
                <c:ptCount val="64"/>
                <c:pt idx="0">
                  <c:v>68.611328125</c:v>
                </c:pt>
                <c:pt idx="1">
                  <c:v>66.6416015625</c:v>
                </c:pt>
                <c:pt idx="2">
                  <c:v>61.136067708333336</c:v>
                </c:pt>
                <c:pt idx="3">
                  <c:v>47.89306640625</c:v>
                </c:pt>
                <c:pt idx="4">
                  <c:v>38.895703124999997</c:v>
                </c:pt>
                <c:pt idx="5">
                  <c:v>32.563151041666664</c:v>
                </c:pt>
                <c:pt idx="6">
                  <c:v>28.002511160714285</c:v>
                </c:pt>
                <c:pt idx="7">
                  <c:v>24.37744140625</c:v>
                </c:pt>
                <c:pt idx="8">
                  <c:v>21.727864583333332</c:v>
                </c:pt>
                <c:pt idx="9">
                  <c:v>19.600000000000001</c:v>
                </c:pt>
                <c:pt idx="10">
                  <c:v>17.738458806818183</c:v>
                </c:pt>
                <c:pt idx="11">
                  <c:v>16.293619791666668</c:v>
                </c:pt>
                <c:pt idx="12">
                  <c:v>15.065805288461538</c:v>
                </c:pt>
                <c:pt idx="13">
                  <c:v>13.949776785714286</c:v>
                </c:pt>
                <c:pt idx="14">
                  <c:v>13.039973958333333</c:v>
                </c:pt>
                <c:pt idx="15">
                  <c:v>12.1898193359375</c:v>
                </c:pt>
                <c:pt idx="16">
                  <c:v>11.488051470588236</c:v>
                </c:pt>
                <c:pt idx="17">
                  <c:v>10.865125868055555</c:v>
                </c:pt>
                <c:pt idx="18">
                  <c:v>10.271998355263158</c:v>
                </c:pt>
                <c:pt idx="19">
                  <c:v>9.7707031250000007</c:v>
                </c:pt>
                <c:pt idx="20">
                  <c:v>9.3155691964285712</c:v>
                </c:pt>
                <c:pt idx="21">
                  <c:v>8.8731356534090917</c:v>
                </c:pt>
                <c:pt idx="22">
                  <c:v>8.4958389945652169</c:v>
                </c:pt>
                <c:pt idx="23">
                  <c:v>8.1493326822916661</c:v>
                </c:pt>
                <c:pt idx="24">
                  <c:v>7.8115625</c:v>
                </c:pt>
                <c:pt idx="25">
                  <c:v>7.5178786057692308</c:v>
                </c:pt>
                <c:pt idx="26">
                  <c:v>7.2458043981481479</c:v>
                </c:pt>
                <c:pt idx="27">
                  <c:v>6.9751674107142856</c:v>
                </c:pt>
                <c:pt idx="28">
                  <c:v>6.7400323275862073</c:v>
                </c:pt>
                <c:pt idx="29">
                  <c:v>6.5065755208333336</c:v>
                </c:pt>
                <c:pt idx="30">
                  <c:v>6.302041330645161</c:v>
                </c:pt>
                <c:pt idx="31">
                  <c:v>6.10943603515625</c:v>
                </c:pt>
                <c:pt idx="32">
                  <c:v>5.9161339962121211</c:v>
                </c:pt>
                <c:pt idx="33">
                  <c:v>5.7460363051470589</c:v>
                </c:pt>
                <c:pt idx="34">
                  <c:v>5.5856584821428568</c:v>
                </c:pt>
                <c:pt idx="35">
                  <c:v>5.4245876736111107</c:v>
                </c:pt>
                <c:pt idx="36">
                  <c:v>5.2815139358108105</c:v>
                </c:pt>
                <c:pt idx="37">
                  <c:v>5.1455592105263159</c:v>
                </c:pt>
                <c:pt idx="38">
                  <c:v>5.0076121794871797</c:v>
                </c:pt>
                <c:pt idx="39">
                  <c:v>4.8853515625000004</c:v>
                </c:pt>
                <c:pt idx="40">
                  <c:v>4.7615758384146343</c:v>
                </c:pt>
                <c:pt idx="41">
                  <c:v>4.6506231398809526</c:v>
                </c:pt>
                <c:pt idx="42">
                  <c:v>4.5447401889534884</c:v>
                </c:pt>
                <c:pt idx="43">
                  <c:v>4.4375</c:v>
                </c:pt>
                <c:pt idx="44">
                  <c:v>4.3409722222222218</c:v>
                </c:pt>
                <c:pt idx="45">
                  <c:v>4.2489385190217392</c:v>
                </c:pt>
                <c:pt idx="46">
                  <c:v>4.1543384308510642</c:v>
                </c:pt>
                <c:pt idx="47">
                  <c:v>4.069864908854167</c:v>
                </c:pt>
                <c:pt idx="48">
                  <c:v>3.988719706632653</c:v>
                </c:pt>
                <c:pt idx="49">
                  <c:v>3.9058984374999999</c:v>
                </c:pt>
                <c:pt idx="50">
                  <c:v>3.8310355392156863</c:v>
                </c:pt>
                <c:pt idx="51">
                  <c:v>3.7590895432692308</c:v>
                </c:pt>
                <c:pt idx="52">
                  <c:v>3.6849572523584904</c:v>
                </c:pt>
                <c:pt idx="53">
                  <c:v>3.6182725694444446</c:v>
                </c:pt>
                <c:pt idx="54">
                  <c:v>3.5501775568181819</c:v>
                </c:pt>
                <c:pt idx="55">
                  <c:v>3.4878627232142856</c:v>
                </c:pt>
                <c:pt idx="56">
                  <c:v>3.4283511513157894</c:v>
                </c:pt>
                <c:pt idx="57">
                  <c:v>3.3665140086206895</c:v>
                </c:pt>
                <c:pt idx="58">
                  <c:v>3.3108448093220337</c:v>
                </c:pt>
                <c:pt idx="59">
                  <c:v>3.2568033854166667</c:v>
                </c:pt>
                <c:pt idx="60">
                  <c:v>3.2015240778688523</c:v>
                </c:pt>
                <c:pt idx="61">
                  <c:v>3.1510836693548385</c:v>
                </c:pt>
                <c:pt idx="62">
                  <c:v>3.1021825396825395</c:v>
                </c:pt>
                <c:pt idx="63">
                  <c:v>3.0516357421875</c:v>
                </c:pt>
              </c:numCache>
            </c:numRef>
          </c:val>
          <c:smooth val="0"/>
          <c:extLst>
            <c:ext xmlns:c16="http://schemas.microsoft.com/office/drawing/2014/chart" uri="{C3380CC4-5D6E-409C-BE32-E72D297353CC}">
              <c16:uniqueId val="{00000001-DB76-4282-8834-9C51DD10C4A8}"/>
            </c:ext>
          </c:extLst>
        </c:ser>
        <c:ser>
          <c:idx val="2"/>
          <c:order val="2"/>
          <c:tx>
            <c:v>4 Queues</c:v>
          </c:tx>
          <c:spPr>
            <a:ln w="28575" cap="rnd">
              <a:solidFill>
                <a:schemeClr val="accent3"/>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performance'!$D$13:$BO$13</c:f>
              <c:numCache>
                <c:formatCode>General</c:formatCode>
                <c:ptCount val="64"/>
                <c:pt idx="0">
                  <c:v>109.796875</c:v>
                </c:pt>
                <c:pt idx="1">
                  <c:v>85.5537109375</c:v>
                </c:pt>
                <c:pt idx="2">
                  <c:v>60.823567708333336</c:v>
                </c:pt>
                <c:pt idx="3">
                  <c:v>47.412109375</c:v>
                </c:pt>
                <c:pt idx="4">
                  <c:v>38.798046874999997</c:v>
                </c:pt>
                <c:pt idx="5">
                  <c:v>32.5869140625</c:v>
                </c:pt>
                <c:pt idx="6">
                  <c:v>28.021484375</c:v>
                </c:pt>
                <c:pt idx="7">
                  <c:v>24.379150390625</c:v>
                </c:pt>
                <c:pt idx="8">
                  <c:v>21.729600694444443</c:v>
                </c:pt>
                <c:pt idx="9">
                  <c:v>19.600390624999999</c:v>
                </c:pt>
                <c:pt idx="10">
                  <c:v>17.745916193181817</c:v>
                </c:pt>
                <c:pt idx="11">
                  <c:v>16.298665364583332</c:v>
                </c:pt>
                <c:pt idx="12">
                  <c:v>15.071364182692308</c:v>
                </c:pt>
                <c:pt idx="13">
                  <c:v>13.950334821428571</c:v>
                </c:pt>
                <c:pt idx="14">
                  <c:v>13.040625</c:v>
                </c:pt>
                <c:pt idx="15">
                  <c:v>12.1923828125</c:v>
                </c:pt>
                <c:pt idx="16">
                  <c:v>11.4921875</c:v>
                </c:pt>
                <c:pt idx="17">
                  <c:v>10.867621527777779</c:v>
                </c:pt>
                <c:pt idx="18">
                  <c:v>10.272101151315789</c:v>
                </c:pt>
                <c:pt idx="19">
                  <c:v>9.7707031250000007</c:v>
                </c:pt>
                <c:pt idx="20">
                  <c:v>9.3152901785714288</c:v>
                </c:pt>
                <c:pt idx="21">
                  <c:v>8.874556107954545</c:v>
                </c:pt>
                <c:pt idx="22">
                  <c:v>8.497707201086957</c:v>
                </c:pt>
                <c:pt idx="23">
                  <c:v>8.151123046875</c:v>
                </c:pt>
                <c:pt idx="24">
                  <c:v>7.8119531249999996</c:v>
                </c:pt>
                <c:pt idx="25">
                  <c:v>7.5181790865384617</c:v>
                </c:pt>
                <c:pt idx="26">
                  <c:v>7.2458043981481479</c:v>
                </c:pt>
                <c:pt idx="27">
                  <c:v>6.9759347098214288</c:v>
                </c:pt>
                <c:pt idx="28">
                  <c:v>6.7412446120689653</c:v>
                </c:pt>
                <c:pt idx="29">
                  <c:v>6.5069661458333332</c:v>
                </c:pt>
                <c:pt idx="30">
                  <c:v>6.302167338709677</c:v>
                </c:pt>
                <c:pt idx="31">
                  <c:v>6.10968017578125</c:v>
                </c:pt>
                <c:pt idx="32">
                  <c:v>5.9169034090909092</c:v>
                </c:pt>
                <c:pt idx="33">
                  <c:v>5.7467830882352944</c:v>
                </c:pt>
                <c:pt idx="34">
                  <c:v>5.586272321428571</c:v>
                </c:pt>
                <c:pt idx="35">
                  <c:v>5.4247504340277777</c:v>
                </c:pt>
                <c:pt idx="36">
                  <c:v>5.2815139358108105</c:v>
                </c:pt>
                <c:pt idx="37">
                  <c:v>5.1455592105263159</c:v>
                </c:pt>
                <c:pt idx="38">
                  <c:v>5.0078625801282053</c:v>
                </c:pt>
                <c:pt idx="39">
                  <c:v>4.885986328125</c:v>
                </c:pt>
                <c:pt idx="40">
                  <c:v>4.7615758384146343</c:v>
                </c:pt>
                <c:pt idx="41">
                  <c:v>4.6504836309523814</c:v>
                </c:pt>
                <c:pt idx="42">
                  <c:v>4.5455123546511631</c:v>
                </c:pt>
                <c:pt idx="43">
                  <c:v>4.4373668323863633</c:v>
                </c:pt>
                <c:pt idx="44">
                  <c:v>4.3412326388888891</c:v>
                </c:pt>
                <c:pt idx="45">
                  <c:v>4.2488111413043477</c:v>
                </c:pt>
                <c:pt idx="46">
                  <c:v>4.1548786569148932</c:v>
                </c:pt>
                <c:pt idx="47">
                  <c:v>4.070393880208333</c:v>
                </c:pt>
                <c:pt idx="48">
                  <c:v>3.9891183035714284</c:v>
                </c:pt>
                <c:pt idx="49">
                  <c:v>3.9058984374999999</c:v>
                </c:pt>
                <c:pt idx="50">
                  <c:v>3.8311504289215685</c:v>
                </c:pt>
                <c:pt idx="51">
                  <c:v>3.7590895432692308</c:v>
                </c:pt>
                <c:pt idx="52">
                  <c:v>3.6852152122641511</c:v>
                </c:pt>
                <c:pt idx="53">
                  <c:v>3.6188151041666665</c:v>
                </c:pt>
                <c:pt idx="54">
                  <c:v>3.5500710227272729</c:v>
                </c:pt>
                <c:pt idx="55">
                  <c:v>3.4881068638392856</c:v>
                </c:pt>
                <c:pt idx="56">
                  <c:v>3.4283511513157894</c:v>
                </c:pt>
                <c:pt idx="57">
                  <c:v>3.3668844288793105</c:v>
                </c:pt>
                <c:pt idx="58">
                  <c:v>3.311076536016949</c:v>
                </c:pt>
                <c:pt idx="59">
                  <c:v>3.2569335937499999</c:v>
                </c:pt>
                <c:pt idx="60">
                  <c:v>3.2015240778688523</c:v>
                </c:pt>
                <c:pt idx="61">
                  <c:v>3.1509576612903225</c:v>
                </c:pt>
                <c:pt idx="62">
                  <c:v>3.1021825396825395</c:v>
                </c:pt>
                <c:pt idx="63">
                  <c:v>3.0517578125</c:v>
                </c:pt>
              </c:numCache>
            </c:numRef>
          </c:val>
          <c:smooth val="0"/>
          <c:extLst>
            <c:ext xmlns:c16="http://schemas.microsoft.com/office/drawing/2014/chart" uri="{C3380CC4-5D6E-409C-BE32-E72D297353CC}">
              <c16:uniqueId val="{00000002-DB76-4282-8834-9C51DD10C4A8}"/>
            </c:ext>
          </c:extLst>
        </c:ser>
        <c:ser>
          <c:idx val="3"/>
          <c:order val="3"/>
          <c:tx>
            <c:v>8 Queues</c:v>
          </c:tx>
          <c:spPr>
            <a:ln w="28575" cap="rnd">
              <a:solidFill>
                <a:schemeClr val="accent4"/>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performance'!$D$12:$BO$12</c:f>
              <c:numCache>
                <c:formatCode>General</c:formatCode>
                <c:ptCount val="64"/>
                <c:pt idx="0">
                  <c:v>110.35546875</c:v>
                </c:pt>
                <c:pt idx="1">
                  <c:v>85.5732421875</c:v>
                </c:pt>
                <c:pt idx="2">
                  <c:v>60.837239583333336</c:v>
                </c:pt>
                <c:pt idx="3">
                  <c:v>47.40869140625</c:v>
                </c:pt>
                <c:pt idx="4">
                  <c:v>38.799999999999997</c:v>
                </c:pt>
                <c:pt idx="5">
                  <c:v>32.5966796875</c:v>
                </c:pt>
                <c:pt idx="6">
                  <c:v>28.030970982142858</c:v>
                </c:pt>
                <c:pt idx="7">
                  <c:v>24.38427734375</c:v>
                </c:pt>
                <c:pt idx="8">
                  <c:v>21.735243055555557</c:v>
                </c:pt>
                <c:pt idx="9">
                  <c:v>19.604882812500001</c:v>
                </c:pt>
                <c:pt idx="10">
                  <c:v>17.74911221590909</c:v>
                </c:pt>
                <c:pt idx="11">
                  <c:v>16.302408854166668</c:v>
                </c:pt>
                <c:pt idx="12">
                  <c:v>15.07391826923077</c:v>
                </c:pt>
                <c:pt idx="13">
                  <c:v>13.951869419642858</c:v>
                </c:pt>
                <c:pt idx="14">
                  <c:v>13.042447916666667</c:v>
                </c:pt>
                <c:pt idx="15">
                  <c:v>12.1943359375</c:v>
                </c:pt>
                <c:pt idx="16">
                  <c:v>11.493566176470589</c:v>
                </c:pt>
                <c:pt idx="17">
                  <c:v>10.869357638888889</c:v>
                </c:pt>
                <c:pt idx="18">
                  <c:v>10.273643092105264</c:v>
                </c:pt>
                <c:pt idx="19">
                  <c:v>9.7715820312500004</c:v>
                </c:pt>
                <c:pt idx="20">
                  <c:v>9.3165922619047628</c:v>
                </c:pt>
                <c:pt idx="21">
                  <c:v>8.8748224431818183</c:v>
                </c:pt>
                <c:pt idx="22">
                  <c:v>8.4978770380434785</c:v>
                </c:pt>
                <c:pt idx="23">
                  <c:v>8.1512858072916661</c:v>
                </c:pt>
                <c:pt idx="24">
                  <c:v>7.8116406249999999</c:v>
                </c:pt>
                <c:pt idx="25">
                  <c:v>7.5181790865384617</c:v>
                </c:pt>
                <c:pt idx="26">
                  <c:v>7.2460214120370372</c:v>
                </c:pt>
                <c:pt idx="27">
                  <c:v>6.9759347098214288</c:v>
                </c:pt>
                <c:pt idx="28">
                  <c:v>6.7409752155172411</c:v>
                </c:pt>
                <c:pt idx="29">
                  <c:v>6.5069661458333332</c:v>
                </c:pt>
                <c:pt idx="30">
                  <c:v>6.3022933467741939</c:v>
                </c:pt>
                <c:pt idx="31">
                  <c:v>6.1092529296875</c:v>
                </c:pt>
                <c:pt idx="32">
                  <c:v>5.9167850378787881</c:v>
                </c:pt>
                <c:pt idx="33">
                  <c:v>5.7468979779411766</c:v>
                </c:pt>
                <c:pt idx="34">
                  <c:v>5.5863839285714283</c:v>
                </c:pt>
                <c:pt idx="35">
                  <c:v>5.4247504340277777</c:v>
                </c:pt>
                <c:pt idx="36">
                  <c:v>5.2817778716216219</c:v>
                </c:pt>
                <c:pt idx="37">
                  <c:v>5.1455592105263159</c:v>
                </c:pt>
                <c:pt idx="38">
                  <c:v>5.0081129807692308</c:v>
                </c:pt>
                <c:pt idx="39">
                  <c:v>4.885986328125</c:v>
                </c:pt>
                <c:pt idx="40">
                  <c:v>4.7615758384146343</c:v>
                </c:pt>
                <c:pt idx="41">
                  <c:v>4.6511346726190474</c:v>
                </c:pt>
                <c:pt idx="42">
                  <c:v>4.5452398255813957</c:v>
                </c:pt>
                <c:pt idx="43">
                  <c:v>4.4372336647727275</c:v>
                </c:pt>
                <c:pt idx="44">
                  <c:v>4.3409722222222218</c:v>
                </c:pt>
                <c:pt idx="45">
                  <c:v>4.2488111413043477</c:v>
                </c:pt>
                <c:pt idx="46">
                  <c:v>4.1552526595744679</c:v>
                </c:pt>
                <c:pt idx="47">
                  <c:v>4.070393880208333</c:v>
                </c:pt>
                <c:pt idx="48">
                  <c:v>3.9889588647959182</c:v>
                </c:pt>
                <c:pt idx="49">
                  <c:v>3.9060156250000002</c:v>
                </c:pt>
                <c:pt idx="50">
                  <c:v>3.8312653186274508</c:v>
                </c:pt>
                <c:pt idx="51">
                  <c:v>3.7592022235576925</c:v>
                </c:pt>
                <c:pt idx="52">
                  <c:v>3.6853626179245285</c:v>
                </c:pt>
                <c:pt idx="53">
                  <c:v>3.6186704282407409</c:v>
                </c:pt>
                <c:pt idx="54">
                  <c:v>3.5501775568181819</c:v>
                </c:pt>
                <c:pt idx="55">
                  <c:v>3.4882463727678572</c:v>
                </c:pt>
                <c:pt idx="56">
                  <c:v>3.4284539473684212</c:v>
                </c:pt>
                <c:pt idx="57">
                  <c:v>3.3668844288793105</c:v>
                </c:pt>
                <c:pt idx="58">
                  <c:v>3.3113413665254239</c:v>
                </c:pt>
                <c:pt idx="59">
                  <c:v>3.25732421875</c:v>
                </c:pt>
                <c:pt idx="60">
                  <c:v>3.2016521516393444</c:v>
                </c:pt>
                <c:pt idx="61">
                  <c:v>3.151209677419355</c:v>
                </c:pt>
                <c:pt idx="62">
                  <c:v>3.1021825396825395</c:v>
                </c:pt>
                <c:pt idx="63">
                  <c:v>3.0516357421875</c:v>
                </c:pt>
              </c:numCache>
            </c:numRef>
          </c:val>
          <c:smooth val="0"/>
          <c:extLst>
            <c:ext xmlns:c16="http://schemas.microsoft.com/office/drawing/2014/chart" uri="{C3380CC4-5D6E-409C-BE32-E72D297353CC}">
              <c16:uniqueId val="{00000003-DB76-4282-8834-9C51DD10C4A8}"/>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solidFill>
                  <a:srgbClr val="FF0000"/>
                </a:solidFill>
                <a:effectLst/>
              </a:rPr>
              <a:t>PF</a:t>
            </a:r>
            <a:r>
              <a:rPr lang="en-US" sz="1400" b="0" i="0" baseline="0">
                <a:effectLst/>
              </a:rPr>
              <a:t>: 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0"/>
          <c:tx>
            <c:strRef>
              <c:f>'Forwarding Performance'!$C$11</c:f>
              <c:strCache>
                <c:ptCount val="1"/>
                <c:pt idx="0">
                  <c:v>1 Queue</c:v>
                </c:pt>
              </c:strCache>
            </c:strRef>
          </c:tx>
          <c:spPr>
            <a:ln w="28575" cap="rnd">
              <a:solidFill>
                <a:srgbClr val="0070C0"/>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Performance'!$D$11:$BO$11</c:f>
              <c:numCache>
                <c:formatCode>General</c:formatCode>
                <c:ptCount val="64"/>
                <c:pt idx="0">
                  <c:v>16.156901376</c:v>
                </c:pt>
                <c:pt idx="1">
                  <c:v>31.492364288000001</c:v>
                </c:pt>
                <c:pt idx="2">
                  <c:v>42.653222399999997</c:v>
                </c:pt>
                <c:pt idx="3">
                  <c:v>51.200036863999998</c:v>
                </c:pt>
                <c:pt idx="4">
                  <c:v>58.181836799999999</c:v>
                </c:pt>
                <c:pt idx="5">
                  <c:v>63.999934463999999</c:v>
                </c:pt>
                <c:pt idx="6">
                  <c:v>68.923147775999993</c:v>
                </c:pt>
                <c:pt idx="7">
                  <c:v>73.142988799999998</c:v>
                </c:pt>
                <c:pt idx="8">
                  <c:v>76.799941631999999</c:v>
                </c:pt>
                <c:pt idx="9">
                  <c:v>80.000015360000006</c:v>
                </c:pt>
                <c:pt idx="10">
                  <c:v>82.823600639999995</c:v>
                </c:pt>
                <c:pt idx="11">
                  <c:v>85.33343232</c:v>
                </c:pt>
                <c:pt idx="12">
                  <c:v>87.579102207999995</c:v>
                </c:pt>
                <c:pt idx="13">
                  <c:v>89.600136191999994</c:v>
                </c:pt>
                <c:pt idx="14">
                  <c:v>91.42854912</c:v>
                </c:pt>
                <c:pt idx="15">
                  <c:v>93.091012608</c:v>
                </c:pt>
                <c:pt idx="16">
                  <c:v>94.608676352000003</c:v>
                </c:pt>
                <c:pt idx="17">
                  <c:v>95.999956991999994</c:v>
                </c:pt>
                <c:pt idx="18">
                  <c:v>97.280048640000004</c:v>
                </c:pt>
                <c:pt idx="19">
                  <c:v>98.461276159999997</c:v>
                </c:pt>
                <c:pt idx="20">
                  <c:v>99.555488256000004</c:v>
                </c:pt>
                <c:pt idx="21">
                  <c:v>100.02128998400001</c:v>
                </c:pt>
                <c:pt idx="22">
                  <c:v>100.325431808</c:v>
                </c:pt>
                <c:pt idx="23">
                  <c:v>101.651202048</c:v>
                </c:pt>
                <c:pt idx="24">
                  <c:v>101.9558656</c:v>
                </c:pt>
                <c:pt idx="25">
                  <c:v>102.295278592</c:v>
                </c:pt>
                <c:pt idx="26">
                  <c:v>102.90368563200001</c:v>
                </c:pt>
                <c:pt idx="27">
                  <c:v>103.438569472</c:v>
                </c:pt>
                <c:pt idx="28">
                  <c:v>103.691512832</c:v>
                </c:pt>
                <c:pt idx="29">
                  <c:v>103.859328</c:v>
                </c:pt>
                <c:pt idx="30">
                  <c:v>103.989201408</c:v>
                </c:pt>
                <c:pt idx="31">
                  <c:v>103.98957568</c:v>
                </c:pt>
                <c:pt idx="32">
                  <c:v>104.015611392</c:v>
                </c:pt>
                <c:pt idx="33">
                  <c:v>104.2068992</c:v>
                </c:pt>
                <c:pt idx="34">
                  <c:v>104.33000704</c:v>
                </c:pt>
                <c:pt idx="35">
                  <c:v>104.553547776</c:v>
                </c:pt>
                <c:pt idx="36">
                  <c:v>104.72743321599999</c:v>
                </c:pt>
                <c:pt idx="37">
                  <c:v>104.713729024</c:v>
                </c:pt>
                <c:pt idx="38">
                  <c:v>104.69452032</c:v>
                </c:pt>
                <c:pt idx="39">
                  <c:v>104.71686144</c:v>
                </c:pt>
                <c:pt idx="40">
                  <c:v>104.745377792</c:v>
                </c:pt>
                <c:pt idx="41">
                  <c:v>104.770520064</c:v>
                </c:pt>
                <c:pt idx="42">
                  <c:v>104.80765235200001</c:v>
                </c:pt>
                <c:pt idx="43">
                  <c:v>104.867321856</c:v>
                </c:pt>
                <c:pt idx="44">
                  <c:v>104.91388415999999</c:v>
                </c:pt>
                <c:pt idx="45">
                  <c:v>104.93864447999999</c:v>
                </c:pt>
                <c:pt idx="46">
                  <c:v>104.98627481600001</c:v>
                </c:pt>
                <c:pt idx="47">
                  <c:v>105.068494848</c:v>
                </c:pt>
                <c:pt idx="48">
                  <c:v>105.16611123200001</c:v>
                </c:pt>
                <c:pt idx="49">
                  <c:v>105.2967168</c:v>
                </c:pt>
                <c:pt idx="50">
                  <c:v>105.414248448</c:v>
                </c:pt>
                <c:pt idx="51">
                  <c:v>105.531305984</c:v>
                </c:pt>
                <c:pt idx="52">
                  <c:v>105.61808793599999</c:v>
                </c:pt>
                <c:pt idx="53">
                  <c:v>105.733444608</c:v>
                </c:pt>
                <c:pt idx="54">
                  <c:v>105.83502335999999</c:v>
                </c:pt>
                <c:pt idx="55">
                  <c:v>105.91737856</c:v>
                </c:pt>
                <c:pt idx="56">
                  <c:v>105.977289216</c:v>
                </c:pt>
                <c:pt idx="57">
                  <c:v>106.068232192</c:v>
                </c:pt>
                <c:pt idx="58">
                  <c:v>106.160487936</c:v>
                </c:pt>
                <c:pt idx="59">
                  <c:v>106.17105408</c:v>
                </c:pt>
                <c:pt idx="60">
                  <c:v>106.192828928</c:v>
                </c:pt>
                <c:pt idx="61">
                  <c:v>106.208852992</c:v>
                </c:pt>
                <c:pt idx="62">
                  <c:v>106.25110272000001</c:v>
                </c:pt>
                <c:pt idx="63">
                  <c:v>106.280189952</c:v>
                </c:pt>
              </c:numCache>
            </c:numRef>
          </c:val>
          <c:smooth val="0"/>
          <c:extLst>
            <c:ext xmlns:c16="http://schemas.microsoft.com/office/drawing/2014/chart" uri="{C3380CC4-5D6E-409C-BE32-E72D297353CC}">
              <c16:uniqueId val="{00000000-2717-4937-940A-974C04DB7D0F}"/>
            </c:ext>
          </c:extLst>
        </c:ser>
        <c:ser>
          <c:idx val="2"/>
          <c:order val="1"/>
          <c:tx>
            <c:strRef>
              <c:f>'Forwarding Performance'!$C$10</c:f>
              <c:strCache>
                <c:ptCount val="1"/>
                <c:pt idx="0">
                  <c:v>2 Queues</c:v>
                </c:pt>
              </c:strCache>
            </c:strRef>
          </c:tx>
          <c:spPr>
            <a:ln w="28575" cap="rnd">
              <a:solidFill>
                <a:schemeClr val="accent2"/>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Performance'!$D$10:$BO$10</c:f>
              <c:numCache>
                <c:formatCode>General</c:formatCode>
                <c:ptCount val="64"/>
                <c:pt idx="0">
                  <c:v>31.896377344000001</c:v>
                </c:pt>
                <c:pt idx="1">
                  <c:v>50.352225279999999</c:v>
                </c:pt>
                <c:pt idx="2">
                  <c:v>59.472284160000001</c:v>
                </c:pt>
                <c:pt idx="3">
                  <c:v>72.553373695999994</c:v>
                </c:pt>
                <c:pt idx="4">
                  <c:v>85.798904320000005</c:v>
                </c:pt>
                <c:pt idx="5">
                  <c:v>87.819405312000001</c:v>
                </c:pt>
                <c:pt idx="6">
                  <c:v>87.068821503999999</c:v>
                </c:pt>
                <c:pt idx="7">
                  <c:v>87.730061312000004</c:v>
                </c:pt>
                <c:pt idx="8">
                  <c:v>90.643585536000003</c:v>
                </c:pt>
                <c:pt idx="9">
                  <c:v>89.2878848</c:v>
                </c:pt>
                <c:pt idx="10">
                  <c:v>89.338360320000007</c:v>
                </c:pt>
                <c:pt idx="11">
                  <c:v>90.639212544000003</c:v>
                </c:pt>
                <c:pt idx="12">
                  <c:v>92.986935807999998</c:v>
                </c:pt>
                <c:pt idx="13">
                  <c:v>94.138526720000002</c:v>
                </c:pt>
                <c:pt idx="14">
                  <c:v>93.381296640000002</c:v>
                </c:pt>
                <c:pt idx="15">
                  <c:v>91.730583551999999</c:v>
                </c:pt>
                <c:pt idx="16">
                  <c:v>92.592969216</c:v>
                </c:pt>
                <c:pt idx="17">
                  <c:v>95.951278079999994</c:v>
                </c:pt>
                <c:pt idx="18">
                  <c:v>98.010446336000001</c:v>
                </c:pt>
                <c:pt idx="19">
                  <c:v>98.658242560000005</c:v>
                </c:pt>
                <c:pt idx="20">
                  <c:v>99.235293695999999</c:v>
                </c:pt>
                <c:pt idx="21">
                  <c:v>100.978403328</c:v>
                </c:pt>
                <c:pt idx="22">
                  <c:v>101.39630592</c:v>
                </c:pt>
                <c:pt idx="23">
                  <c:v>101.81931417600001</c:v>
                </c:pt>
                <c:pt idx="24">
                  <c:v>102.1665792</c:v>
                </c:pt>
                <c:pt idx="25">
                  <c:v>102.44092518399999</c:v>
                </c:pt>
                <c:pt idx="26">
                  <c:v>102.744640512</c:v>
                </c:pt>
                <c:pt idx="27">
                  <c:v>103.058866176</c:v>
                </c:pt>
                <c:pt idx="28">
                  <c:v>103.47186636799999</c:v>
                </c:pt>
                <c:pt idx="29">
                  <c:v>103.67536128</c:v>
                </c:pt>
                <c:pt idx="30">
                  <c:v>103.781548032</c:v>
                </c:pt>
                <c:pt idx="31">
                  <c:v>103.833993216</c:v>
                </c:pt>
                <c:pt idx="32">
                  <c:v>103.883096064</c:v>
                </c:pt>
                <c:pt idx="33">
                  <c:v>104.09522688</c:v>
                </c:pt>
                <c:pt idx="34">
                  <c:v>104.22944</c:v>
                </c:pt>
                <c:pt idx="35">
                  <c:v>104.39724441600001</c:v>
                </c:pt>
                <c:pt idx="36">
                  <c:v>104.559494656</c:v>
                </c:pt>
                <c:pt idx="37">
                  <c:v>104.582070272</c:v>
                </c:pt>
                <c:pt idx="38">
                  <c:v>104.5614336</c:v>
                </c:pt>
                <c:pt idx="39">
                  <c:v>104.60028928</c:v>
                </c:pt>
                <c:pt idx="40">
                  <c:v>104.633196544</c:v>
                </c:pt>
                <c:pt idx="41">
                  <c:v>104.68297728</c:v>
                </c:pt>
                <c:pt idx="42">
                  <c:v>104.726831616</c:v>
                </c:pt>
                <c:pt idx="43">
                  <c:v>104.746436608</c:v>
                </c:pt>
                <c:pt idx="44">
                  <c:v>104.79843072</c:v>
                </c:pt>
                <c:pt idx="45">
                  <c:v>104.845708288</c:v>
                </c:pt>
                <c:pt idx="46">
                  <c:v>104.89555353599999</c:v>
                </c:pt>
                <c:pt idx="47">
                  <c:v>104.991522816</c:v>
                </c:pt>
                <c:pt idx="48">
                  <c:v>105.07684812799999</c:v>
                </c:pt>
                <c:pt idx="49">
                  <c:v>105.21441280000001</c:v>
                </c:pt>
                <c:pt idx="50">
                  <c:v>105.328522752</c:v>
                </c:pt>
                <c:pt idx="51">
                  <c:v>105.421375488</c:v>
                </c:pt>
                <c:pt idx="52">
                  <c:v>105.519638528</c:v>
                </c:pt>
                <c:pt idx="53">
                  <c:v>105.62008780799999</c:v>
                </c:pt>
                <c:pt idx="54">
                  <c:v>105.69064704</c:v>
                </c:pt>
                <c:pt idx="55">
                  <c:v>105.867661312</c:v>
                </c:pt>
                <c:pt idx="56">
                  <c:v>105.90146918400001</c:v>
                </c:pt>
                <c:pt idx="57">
                  <c:v>105.921296384</c:v>
                </c:pt>
                <c:pt idx="58">
                  <c:v>105.95900057599999</c:v>
                </c:pt>
                <c:pt idx="59">
                  <c:v>105.96446208</c:v>
                </c:pt>
                <c:pt idx="60">
                  <c:v>105.989571072</c:v>
                </c:pt>
                <c:pt idx="61">
                  <c:v>106.01178624000001</c:v>
                </c:pt>
                <c:pt idx="62">
                  <c:v>106.053083136</c:v>
                </c:pt>
                <c:pt idx="63">
                  <c:v>106.07345664</c:v>
                </c:pt>
              </c:numCache>
            </c:numRef>
          </c:val>
          <c:smooth val="0"/>
          <c:extLst>
            <c:ext xmlns:c16="http://schemas.microsoft.com/office/drawing/2014/chart" uri="{C3380CC4-5D6E-409C-BE32-E72D297353CC}">
              <c16:uniqueId val="{00000001-2717-4937-940A-974C04DB7D0F}"/>
            </c:ext>
          </c:extLst>
        </c:ser>
        <c:ser>
          <c:idx val="1"/>
          <c:order val="2"/>
          <c:tx>
            <c:strRef>
              <c:f>'Forwarding Performance'!$C$9</c:f>
              <c:strCache>
                <c:ptCount val="1"/>
                <c:pt idx="0">
                  <c:v>4 Queues</c:v>
                </c:pt>
              </c:strCache>
            </c:strRef>
          </c:tx>
          <c:spPr>
            <a:ln w="28575" cap="rnd">
              <a:solidFill>
                <a:srgbClr val="00B050"/>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Performance'!$D$9:$BO$9</c:f>
              <c:numCache>
                <c:formatCode>General</c:formatCode>
                <c:ptCount val="64"/>
                <c:pt idx="0">
                  <c:v>40.772728319999999</c:v>
                </c:pt>
                <c:pt idx="1">
                  <c:v>66.913525759999999</c:v>
                </c:pt>
                <c:pt idx="2">
                  <c:v>75.234743808000005</c:v>
                </c:pt>
                <c:pt idx="3">
                  <c:v>81.734551551999999</c:v>
                </c:pt>
                <c:pt idx="4">
                  <c:v>85.395179519999999</c:v>
                </c:pt>
                <c:pt idx="5">
                  <c:v>86.840828927999993</c:v>
                </c:pt>
                <c:pt idx="6">
                  <c:v>86.193261055999997</c:v>
                </c:pt>
                <c:pt idx="7">
                  <c:v>86.650503168</c:v>
                </c:pt>
                <c:pt idx="8">
                  <c:v>87.603909119999997</c:v>
                </c:pt>
                <c:pt idx="9">
                  <c:v>88.192686080000001</c:v>
                </c:pt>
                <c:pt idx="10">
                  <c:v>88.847869439999997</c:v>
                </c:pt>
                <c:pt idx="11">
                  <c:v>89.723633664000005</c:v>
                </c:pt>
                <c:pt idx="12">
                  <c:v>89.900062719999994</c:v>
                </c:pt>
                <c:pt idx="13">
                  <c:v>90.196908031999996</c:v>
                </c:pt>
                <c:pt idx="14">
                  <c:v>92.592038400000007</c:v>
                </c:pt>
                <c:pt idx="15">
                  <c:v>94.484963328000006</c:v>
                </c:pt>
                <c:pt idx="16">
                  <c:v>96.737761792000001</c:v>
                </c:pt>
                <c:pt idx="17">
                  <c:v>98.530523135999999</c:v>
                </c:pt>
                <c:pt idx="18">
                  <c:v>99.776477184000001</c:v>
                </c:pt>
                <c:pt idx="19">
                  <c:v>99.919267840000003</c:v>
                </c:pt>
                <c:pt idx="20">
                  <c:v>100.248056832</c:v>
                </c:pt>
                <c:pt idx="21">
                  <c:v>100.739088384</c:v>
                </c:pt>
                <c:pt idx="22">
                  <c:v>101.057533952</c:v>
                </c:pt>
                <c:pt idx="23">
                  <c:v>101.2506624</c:v>
                </c:pt>
                <c:pt idx="24">
                  <c:v>101.6345728</c:v>
                </c:pt>
                <c:pt idx="25">
                  <c:v>102.019547136</c:v>
                </c:pt>
                <c:pt idx="26">
                  <c:v>102.362752512</c:v>
                </c:pt>
                <c:pt idx="27">
                  <c:v>102.66828185599999</c:v>
                </c:pt>
                <c:pt idx="28">
                  <c:v>102.91824384</c:v>
                </c:pt>
                <c:pt idx="29">
                  <c:v>103.11409152</c:v>
                </c:pt>
                <c:pt idx="30">
                  <c:v>103.28021504</c:v>
                </c:pt>
                <c:pt idx="31">
                  <c:v>103.37550336</c:v>
                </c:pt>
                <c:pt idx="32">
                  <c:v>103.4926464</c:v>
                </c:pt>
                <c:pt idx="33">
                  <c:v>103.674667008</c:v>
                </c:pt>
                <c:pt idx="34">
                  <c:v>103.8113664</c:v>
                </c:pt>
                <c:pt idx="35">
                  <c:v>103.991334912</c:v>
                </c:pt>
                <c:pt idx="36">
                  <c:v>104.123062784</c:v>
                </c:pt>
                <c:pt idx="37">
                  <c:v>104.165556224</c:v>
                </c:pt>
                <c:pt idx="38">
                  <c:v>104.196298752</c:v>
                </c:pt>
                <c:pt idx="39">
                  <c:v>104.25563136</c:v>
                </c:pt>
                <c:pt idx="40">
                  <c:v>104.32761600000001</c:v>
                </c:pt>
                <c:pt idx="41">
                  <c:v>104.383813632</c:v>
                </c:pt>
                <c:pt idx="42">
                  <c:v>104.40416512</c:v>
                </c:pt>
                <c:pt idx="43">
                  <c:v>104.454090752</c:v>
                </c:pt>
                <c:pt idx="44">
                  <c:v>104.49672192</c:v>
                </c:pt>
                <c:pt idx="45">
                  <c:v>104.568124416</c:v>
                </c:pt>
                <c:pt idx="46">
                  <c:v>104.644421632</c:v>
                </c:pt>
                <c:pt idx="47">
                  <c:v>104.74133913599999</c:v>
                </c:pt>
                <c:pt idx="48">
                  <c:v>104.84789504</c:v>
                </c:pt>
                <c:pt idx="49">
                  <c:v>104.9672448</c:v>
                </c:pt>
                <c:pt idx="50">
                  <c:v>105.069935616</c:v>
                </c:pt>
                <c:pt idx="51">
                  <c:v>105.32912332799999</c:v>
                </c:pt>
                <c:pt idx="52">
                  <c:v>105.37560064</c:v>
                </c:pt>
                <c:pt idx="53">
                  <c:v>105.406838784</c:v>
                </c:pt>
                <c:pt idx="54">
                  <c:v>105.4407552</c:v>
                </c:pt>
                <c:pt idx="55">
                  <c:v>105.465450496</c:v>
                </c:pt>
                <c:pt idx="56">
                  <c:v>105.494936064</c:v>
                </c:pt>
                <c:pt idx="57">
                  <c:v>105.51760896</c:v>
                </c:pt>
                <c:pt idx="58">
                  <c:v>105.54796032</c:v>
                </c:pt>
                <c:pt idx="59">
                  <c:v>105.55969536000001</c:v>
                </c:pt>
                <c:pt idx="60">
                  <c:v>105.58280550400001</c:v>
                </c:pt>
                <c:pt idx="61">
                  <c:v>105.612573696</c:v>
                </c:pt>
                <c:pt idx="62">
                  <c:v>105.6440448</c:v>
                </c:pt>
                <c:pt idx="63">
                  <c:v>105.67319551999999</c:v>
                </c:pt>
              </c:numCache>
            </c:numRef>
          </c:val>
          <c:smooth val="0"/>
          <c:extLst>
            <c:ext xmlns:c16="http://schemas.microsoft.com/office/drawing/2014/chart" uri="{C3380CC4-5D6E-409C-BE32-E72D297353CC}">
              <c16:uniqueId val="{00000002-2717-4937-940A-974C04DB7D0F}"/>
            </c:ext>
          </c:extLst>
        </c:ser>
        <c:ser>
          <c:idx val="0"/>
          <c:order val="3"/>
          <c:tx>
            <c:strRef>
              <c:f>'Forwarding Performance'!$C$8</c:f>
              <c:strCache>
                <c:ptCount val="1"/>
                <c:pt idx="0">
                  <c:v>8 Queues</c:v>
                </c:pt>
              </c:strCache>
            </c:strRef>
          </c:tx>
          <c:spPr>
            <a:ln w="28575" cap="rnd">
              <a:solidFill>
                <a:schemeClr val="accent4"/>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Performance'!$D$8:$BO$8</c:f>
              <c:numCache>
                <c:formatCode>General</c:formatCode>
                <c:ptCount val="64"/>
                <c:pt idx="0">
                  <c:v>42.381700608000003</c:v>
                </c:pt>
                <c:pt idx="1">
                  <c:v>65.805854719999999</c:v>
                </c:pt>
                <c:pt idx="2">
                  <c:v>75.184966656</c:v>
                </c:pt>
                <c:pt idx="3">
                  <c:v>81.002127360000003</c:v>
                </c:pt>
                <c:pt idx="4">
                  <c:v>84.741698560000003</c:v>
                </c:pt>
                <c:pt idx="5">
                  <c:v>87.628062720000003</c:v>
                </c:pt>
                <c:pt idx="6">
                  <c:v>89.529302016000003</c:v>
                </c:pt>
                <c:pt idx="7">
                  <c:v>91.251425280000007</c:v>
                </c:pt>
                <c:pt idx="8">
                  <c:v>92.006618111999998</c:v>
                </c:pt>
                <c:pt idx="9">
                  <c:v>92.714495999999997</c:v>
                </c:pt>
                <c:pt idx="10">
                  <c:v>92.438032895999996</c:v>
                </c:pt>
                <c:pt idx="11">
                  <c:v>92.673576960000005</c:v>
                </c:pt>
                <c:pt idx="12">
                  <c:v>93.045308927999997</c:v>
                </c:pt>
                <c:pt idx="13">
                  <c:v>93.341437952000007</c:v>
                </c:pt>
                <c:pt idx="14">
                  <c:v>95.547655680000005</c:v>
                </c:pt>
                <c:pt idx="15">
                  <c:v>97.983291391999998</c:v>
                </c:pt>
                <c:pt idx="16">
                  <c:v>98.553868800000004</c:v>
                </c:pt>
                <c:pt idx="17">
                  <c:v>99.105988608000004</c:v>
                </c:pt>
                <c:pt idx="18">
                  <c:v>99.386899967999994</c:v>
                </c:pt>
                <c:pt idx="19">
                  <c:v>99.403376640000005</c:v>
                </c:pt>
                <c:pt idx="20">
                  <c:v>99.762034176</c:v>
                </c:pt>
                <c:pt idx="21">
                  <c:v>100.224436224</c:v>
                </c:pt>
                <c:pt idx="22">
                  <c:v>100.46852198400001</c:v>
                </c:pt>
                <c:pt idx="23">
                  <c:v>100.72036147199999</c:v>
                </c:pt>
                <c:pt idx="24">
                  <c:v>101.074304</c:v>
                </c:pt>
                <c:pt idx="25">
                  <c:v>101.468363776</c:v>
                </c:pt>
                <c:pt idx="26">
                  <c:v>101.83235328000001</c:v>
                </c:pt>
                <c:pt idx="27">
                  <c:v>102.11756441599999</c:v>
                </c:pt>
                <c:pt idx="28">
                  <c:v>102.49535795200001</c:v>
                </c:pt>
                <c:pt idx="29">
                  <c:v>102.7903488</c:v>
                </c:pt>
                <c:pt idx="30">
                  <c:v>102.873352192</c:v>
                </c:pt>
                <c:pt idx="31">
                  <c:v>103.14252288</c:v>
                </c:pt>
                <c:pt idx="32">
                  <c:v>103.292716032</c:v>
                </c:pt>
                <c:pt idx="33">
                  <c:v>103.461801984</c:v>
                </c:pt>
                <c:pt idx="34">
                  <c:v>103.6359296</c:v>
                </c:pt>
                <c:pt idx="35">
                  <c:v>103.73391359999999</c:v>
                </c:pt>
                <c:pt idx="36">
                  <c:v>103.795558912</c:v>
                </c:pt>
                <c:pt idx="37">
                  <c:v>103.84439603200001</c:v>
                </c:pt>
                <c:pt idx="38">
                  <c:v>103.969462272</c:v>
                </c:pt>
                <c:pt idx="39">
                  <c:v>103.99825920000001</c:v>
                </c:pt>
                <c:pt idx="40">
                  <c:v>104.06105958400001</c:v>
                </c:pt>
                <c:pt idx="41">
                  <c:v>104.109164544</c:v>
                </c:pt>
                <c:pt idx="42">
                  <c:v>104.18052659200001</c:v>
                </c:pt>
                <c:pt idx="43">
                  <c:v>104.19853311999999</c:v>
                </c:pt>
                <c:pt idx="44">
                  <c:v>104.26323456</c:v>
                </c:pt>
                <c:pt idx="45">
                  <c:v>104.30085631999999</c:v>
                </c:pt>
                <c:pt idx="46">
                  <c:v>104.335560192</c:v>
                </c:pt>
                <c:pt idx="47">
                  <c:v>104.3908608</c:v>
                </c:pt>
                <c:pt idx="48">
                  <c:v>104.455844864</c:v>
                </c:pt>
                <c:pt idx="49">
                  <c:v>104.4715008</c:v>
                </c:pt>
                <c:pt idx="50">
                  <c:v>104.49774336</c:v>
                </c:pt>
                <c:pt idx="51">
                  <c:v>104.54571212800001</c:v>
                </c:pt>
                <c:pt idx="52">
                  <c:v>104.582740992</c:v>
                </c:pt>
                <c:pt idx="53">
                  <c:v>104.62025318400001</c:v>
                </c:pt>
                <c:pt idx="54">
                  <c:v>104.645376</c:v>
                </c:pt>
                <c:pt idx="55">
                  <c:v>104.676339712</c:v>
                </c:pt>
                <c:pt idx="56">
                  <c:v>104.737465344</c:v>
                </c:pt>
                <c:pt idx="57">
                  <c:v>104.731199488</c:v>
                </c:pt>
                <c:pt idx="58">
                  <c:v>104.75194931199999</c:v>
                </c:pt>
                <c:pt idx="59">
                  <c:v>104.79476735999999</c:v>
                </c:pt>
                <c:pt idx="60">
                  <c:v>104.79782041599999</c:v>
                </c:pt>
                <c:pt idx="61">
                  <c:v>104.831988736</c:v>
                </c:pt>
                <c:pt idx="62">
                  <c:v>104.863094784</c:v>
                </c:pt>
                <c:pt idx="63">
                  <c:v>104.910716928</c:v>
                </c:pt>
              </c:numCache>
            </c:numRef>
          </c:val>
          <c:smooth val="0"/>
          <c:extLst>
            <c:ext xmlns:c16="http://schemas.microsoft.com/office/drawing/2014/chart" uri="{C3380CC4-5D6E-409C-BE32-E72D297353CC}">
              <c16:uniqueId val="{00000003-2717-4937-940A-974C04DB7D0F}"/>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solidFill>
                  <a:srgbClr val="FF0000"/>
                </a:solidFill>
                <a:effectLst/>
              </a:rPr>
              <a:t>PF</a:t>
            </a:r>
            <a:r>
              <a:rPr lang="en-US" sz="1400" b="0" i="0" baseline="0">
                <a:effectLst/>
              </a:rPr>
              <a:t>: 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1 Queue</c:v>
          </c:tx>
          <c:spPr>
            <a:ln w="28575" cap="rnd">
              <a:solidFill>
                <a:schemeClr val="accent2"/>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Performance'!$D$15:$BO$15</c:f>
              <c:numCache>
                <c:formatCode>General</c:formatCode>
                <c:ptCount val="64"/>
                <c:pt idx="0">
                  <c:v>31.556448</c:v>
                </c:pt>
                <c:pt idx="1">
                  <c:v>30.754262000000001</c:v>
                </c:pt>
                <c:pt idx="2">
                  <c:v>27.769024999999999</c:v>
                </c:pt>
                <c:pt idx="3">
                  <c:v>25.000018000000001</c:v>
                </c:pt>
                <c:pt idx="4">
                  <c:v>22.72728</c:v>
                </c:pt>
                <c:pt idx="5">
                  <c:v>20.833311999999999</c:v>
                </c:pt>
                <c:pt idx="6">
                  <c:v>19.230789000000001</c:v>
                </c:pt>
                <c:pt idx="7">
                  <c:v>17.857175000000002</c:v>
                </c:pt>
                <c:pt idx="8">
                  <c:v>16.666654000000001</c:v>
                </c:pt>
                <c:pt idx="9">
                  <c:v>15.625003</c:v>
                </c:pt>
                <c:pt idx="10">
                  <c:v>14.705895</c:v>
                </c:pt>
                <c:pt idx="11">
                  <c:v>13.888904999999999</c:v>
                </c:pt>
                <c:pt idx="12">
                  <c:v>13.157918</c:v>
                </c:pt>
                <c:pt idx="13">
                  <c:v>12.500019</c:v>
                </c:pt>
                <c:pt idx="14">
                  <c:v>11.904759</c:v>
                </c:pt>
                <c:pt idx="15">
                  <c:v>11.363649000000001</c:v>
                </c:pt>
                <c:pt idx="16">
                  <c:v>10.869562999999999</c:v>
                </c:pt>
                <c:pt idx="17">
                  <c:v>10.416662000000001</c:v>
                </c:pt>
                <c:pt idx="18">
                  <c:v>10.000005</c:v>
                </c:pt>
                <c:pt idx="19">
                  <c:v>9.6153589999999998</c:v>
                </c:pt>
                <c:pt idx="20">
                  <c:v>9.2592529999999993</c:v>
                </c:pt>
                <c:pt idx="21">
                  <c:v>8.8797309999999996</c:v>
                </c:pt>
                <c:pt idx="22">
                  <c:v>8.5194829999999993</c:v>
                </c:pt>
                <c:pt idx="23">
                  <c:v>8.2723960000000005</c:v>
                </c:pt>
                <c:pt idx="24">
                  <c:v>7.9653020000000003</c:v>
                </c:pt>
                <c:pt idx="25">
                  <c:v>7.6844409999999996</c:v>
                </c:pt>
                <c:pt idx="26">
                  <c:v>7.4438430000000002</c:v>
                </c:pt>
                <c:pt idx="27">
                  <c:v>7.2153020000000003</c:v>
                </c:pt>
                <c:pt idx="28">
                  <c:v>6.9835339999999997</c:v>
                </c:pt>
                <c:pt idx="29">
                  <c:v>6.7616750000000003</c:v>
                </c:pt>
                <c:pt idx="30">
                  <c:v>6.5517390000000004</c:v>
                </c:pt>
                <c:pt idx="31">
                  <c:v>6.3470199999999997</c:v>
                </c:pt>
                <c:pt idx="32">
                  <c:v>6.1562270000000003</c:v>
                </c:pt>
                <c:pt idx="33">
                  <c:v>5.9861500000000003</c:v>
                </c:pt>
                <c:pt idx="34">
                  <c:v>5.821987</c:v>
                </c:pt>
                <c:pt idx="35">
                  <c:v>5.6723929999999996</c:v>
                </c:pt>
                <c:pt idx="36">
                  <c:v>5.5282640000000001</c:v>
                </c:pt>
                <c:pt idx="37">
                  <c:v>5.3820790000000001</c:v>
                </c:pt>
                <c:pt idx="38">
                  <c:v>5.2431150000000004</c:v>
                </c:pt>
                <c:pt idx="39">
                  <c:v>5.1131279999999997</c:v>
                </c:pt>
                <c:pt idx="40">
                  <c:v>4.989776</c:v>
                </c:pt>
                <c:pt idx="41">
                  <c:v>4.8721410000000001</c:v>
                </c:pt>
                <c:pt idx="42">
                  <c:v>4.7605219999999999</c:v>
                </c:pt>
                <c:pt idx="43">
                  <c:v>4.6549769999999997</c:v>
                </c:pt>
                <c:pt idx="44">
                  <c:v>4.5535540000000001</c:v>
                </c:pt>
                <c:pt idx="45">
                  <c:v>4.4556149999999999</c:v>
                </c:pt>
                <c:pt idx="46">
                  <c:v>4.3627940000000001</c:v>
                </c:pt>
                <c:pt idx="47">
                  <c:v>4.2752480000000004</c:v>
                </c:pt>
                <c:pt idx="48">
                  <c:v>4.1918889999999998</c:v>
                </c:pt>
                <c:pt idx="49">
                  <c:v>4.1131529999999996</c:v>
                </c:pt>
                <c:pt idx="50">
                  <c:v>4.0370039999999996</c:v>
                </c:pt>
                <c:pt idx="51">
                  <c:v>3.9637660000000001</c:v>
                </c:pt>
                <c:pt idx="52">
                  <c:v>3.8921760000000001</c:v>
                </c:pt>
                <c:pt idx="53">
                  <c:v>3.824271</c:v>
                </c:pt>
                <c:pt idx="54">
                  <c:v>3.758346</c:v>
                </c:pt>
                <c:pt idx="55">
                  <c:v>3.694105</c:v>
                </c:pt>
                <c:pt idx="56">
                  <c:v>3.6313490000000002</c:v>
                </c:pt>
                <c:pt idx="57">
                  <c:v>3.5718019999999999</c:v>
                </c:pt>
                <c:pt idx="58">
                  <c:v>3.5143170000000001</c:v>
                </c:pt>
                <c:pt idx="59">
                  <c:v>3.456089</c:v>
                </c:pt>
                <c:pt idx="60">
                  <c:v>3.4001290000000002</c:v>
                </c:pt>
                <c:pt idx="61">
                  <c:v>3.345793</c:v>
                </c:pt>
                <c:pt idx="62">
                  <c:v>3.2939949999999998</c:v>
                </c:pt>
                <c:pt idx="63">
                  <c:v>3.243414</c:v>
                </c:pt>
              </c:numCache>
            </c:numRef>
          </c:val>
          <c:smooth val="0"/>
          <c:extLst>
            <c:ext xmlns:c16="http://schemas.microsoft.com/office/drawing/2014/chart" uri="{C3380CC4-5D6E-409C-BE32-E72D297353CC}">
              <c16:uniqueId val="{00000000-F013-4B36-8C96-2BB5DF36E42F}"/>
            </c:ext>
          </c:extLst>
        </c:ser>
        <c:ser>
          <c:idx val="0"/>
          <c:order val="1"/>
          <c:tx>
            <c:v>2 Queues</c:v>
          </c:tx>
          <c:spPr>
            <a:ln w="28575" cap="rnd">
              <a:solidFill>
                <a:schemeClr val="accent1"/>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Performance'!$D$14:$BO$14</c:f>
              <c:numCache>
                <c:formatCode>General</c:formatCode>
                <c:ptCount val="64"/>
                <c:pt idx="0">
                  <c:v>62.297612000000001</c:v>
                </c:pt>
                <c:pt idx="1">
                  <c:v>49.172094999999999</c:v>
                </c:pt>
                <c:pt idx="2">
                  <c:v>38.718935000000002</c:v>
                </c:pt>
                <c:pt idx="3">
                  <c:v>35.426451999999998</c:v>
                </c:pt>
                <c:pt idx="4">
                  <c:v>33.515197000000001</c:v>
                </c:pt>
                <c:pt idx="5">
                  <c:v>28.587046000000001</c:v>
                </c:pt>
                <c:pt idx="6">
                  <c:v>24.293755999999998</c:v>
                </c:pt>
                <c:pt idx="7">
                  <c:v>21.418472000000001</c:v>
                </c:pt>
                <c:pt idx="8">
                  <c:v>19.670916999999999</c:v>
                </c:pt>
                <c:pt idx="9">
                  <c:v>17.439039999999999</c:v>
                </c:pt>
                <c:pt idx="10">
                  <c:v>15.862634999999999</c:v>
                </c:pt>
                <c:pt idx="11">
                  <c:v>14.752476</c:v>
                </c:pt>
                <c:pt idx="12">
                  <c:v>13.970393</c:v>
                </c:pt>
                <c:pt idx="13">
                  <c:v>13.133165</c:v>
                </c:pt>
                <c:pt idx="14">
                  <c:v>12.159022999999999</c:v>
                </c:pt>
                <c:pt idx="15">
                  <c:v>11.197581</c:v>
                </c:pt>
                <c:pt idx="16">
                  <c:v>10.637979</c:v>
                </c:pt>
                <c:pt idx="17">
                  <c:v>10.411379999999999</c:v>
                </c:pt>
                <c:pt idx="18">
                  <c:v>10.075087</c:v>
                </c:pt>
                <c:pt idx="19">
                  <c:v>9.6345939999999999</c:v>
                </c:pt>
                <c:pt idx="20">
                  <c:v>9.2294730000000005</c:v>
                </c:pt>
                <c:pt idx="21">
                  <c:v>8.9647020000000008</c:v>
                </c:pt>
                <c:pt idx="22">
                  <c:v>8.6104199999999995</c:v>
                </c:pt>
                <c:pt idx="23">
                  <c:v>8.2860770000000006</c:v>
                </c:pt>
                <c:pt idx="24">
                  <c:v>7.9817640000000001</c:v>
                </c:pt>
                <c:pt idx="25">
                  <c:v>7.6953820000000004</c:v>
                </c:pt>
                <c:pt idx="26">
                  <c:v>7.4323379999999997</c:v>
                </c:pt>
                <c:pt idx="27">
                  <c:v>7.1888160000000001</c:v>
                </c:pt>
                <c:pt idx="28">
                  <c:v>6.9687409999999996</c:v>
                </c:pt>
                <c:pt idx="29">
                  <c:v>6.7496980000000004</c:v>
                </c:pt>
                <c:pt idx="30">
                  <c:v>6.5386559999999996</c:v>
                </c:pt>
                <c:pt idx="31">
                  <c:v>6.3375240000000002</c:v>
                </c:pt>
                <c:pt idx="32">
                  <c:v>6.1483840000000001</c:v>
                </c:pt>
                <c:pt idx="33">
                  <c:v>5.9797349999999998</c:v>
                </c:pt>
                <c:pt idx="34">
                  <c:v>5.8163749999999999</c:v>
                </c:pt>
                <c:pt idx="35">
                  <c:v>5.663913</c:v>
                </c:pt>
                <c:pt idx="36">
                  <c:v>5.5193989999999999</c:v>
                </c:pt>
                <c:pt idx="37">
                  <c:v>5.3753120000000001</c:v>
                </c:pt>
                <c:pt idx="38">
                  <c:v>5.2364499999999996</c:v>
                </c:pt>
                <c:pt idx="39">
                  <c:v>5.1074359999999999</c:v>
                </c:pt>
                <c:pt idx="40">
                  <c:v>4.984432</c:v>
                </c:pt>
                <c:pt idx="41">
                  <c:v>4.8680700000000003</c:v>
                </c:pt>
                <c:pt idx="42">
                  <c:v>4.7568510000000002</c:v>
                </c:pt>
                <c:pt idx="43">
                  <c:v>4.6496110000000002</c:v>
                </c:pt>
                <c:pt idx="44">
                  <c:v>4.5485429999999996</c:v>
                </c:pt>
                <c:pt idx="45">
                  <c:v>4.4516689999999999</c:v>
                </c:pt>
                <c:pt idx="46">
                  <c:v>4.3590239999999998</c:v>
                </c:pt>
                <c:pt idx="47">
                  <c:v>4.2721159999999996</c:v>
                </c:pt>
                <c:pt idx="48">
                  <c:v>4.1883309999999998</c:v>
                </c:pt>
                <c:pt idx="49">
                  <c:v>4.1099379999999996</c:v>
                </c:pt>
                <c:pt idx="50">
                  <c:v>4.0337209999999999</c:v>
                </c:pt>
                <c:pt idx="51">
                  <c:v>3.9596369999999999</c:v>
                </c:pt>
                <c:pt idx="52">
                  <c:v>3.8885480000000001</c:v>
                </c:pt>
                <c:pt idx="53">
                  <c:v>3.8201710000000002</c:v>
                </c:pt>
                <c:pt idx="54">
                  <c:v>3.7532190000000001</c:v>
                </c:pt>
                <c:pt idx="55">
                  <c:v>3.6923710000000001</c:v>
                </c:pt>
                <c:pt idx="56">
                  <c:v>3.6287509999999998</c:v>
                </c:pt>
                <c:pt idx="57">
                  <c:v>3.5668540000000002</c:v>
                </c:pt>
                <c:pt idx="58">
                  <c:v>3.507647</c:v>
                </c:pt>
                <c:pt idx="59">
                  <c:v>3.4493640000000001</c:v>
                </c:pt>
                <c:pt idx="60">
                  <c:v>3.393621</c:v>
                </c:pt>
                <c:pt idx="61">
                  <c:v>3.339585</c:v>
                </c:pt>
                <c:pt idx="62">
                  <c:v>3.2878560000000001</c:v>
                </c:pt>
                <c:pt idx="63">
                  <c:v>3.2371050000000001</c:v>
                </c:pt>
              </c:numCache>
            </c:numRef>
          </c:val>
          <c:smooth val="0"/>
          <c:extLst>
            <c:ext xmlns:c16="http://schemas.microsoft.com/office/drawing/2014/chart" uri="{C3380CC4-5D6E-409C-BE32-E72D297353CC}">
              <c16:uniqueId val="{00000001-F013-4B36-8C96-2BB5DF36E42F}"/>
            </c:ext>
          </c:extLst>
        </c:ser>
        <c:ser>
          <c:idx val="2"/>
          <c:order val="2"/>
          <c:tx>
            <c:v>4 Queues</c:v>
          </c:tx>
          <c:spPr>
            <a:ln w="28575" cap="rnd">
              <a:solidFill>
                <a:schemeClr val="accent3"/>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Performance'!$D$13:$BO$13</c:f>
              <c:numCache>
                <c:formatCode>General</c:formatCode>
                <c:ptCount val="64"/>
                <c:pt idx="0">
                  <c:v>79.634235000000004</c:v>
                </c:pt>
                <c:pt idx="1">
                  <c:v>65.345240000000004</c:v>
                </c:pt>
                <c:pt idx="2">
                  <c:v>48.980953</c:v>
                </c:pt>
                <c:pt idx="3">
                  <c:v>39.909449000000002</c:v>
                </c:pt>
                <c:pt idx="4">
                  <c:v>33.357492000000001</c:v>
                </c:pt>
                <c:pt idx="5">
                  <c:v>28.268498999999998</c:v>
                </c:pt>
                <c:pt idx="6">
                  <c:v>24.049458999999999</c:v>
                </c:pt>
                <c:pt idx="7">
                  <c:v>21.154907999999999</c:v>
                </c:pt>
                <c:pt idx="8">
                  <c:v>19.011265000000002</c:v>
                </c:pt>
                <c:pt idx="9">
                  <c:v>17.225134000000001</c:v>
                </c:pt>
                <c:pt idx="10">
                  <c:v>15.775544999999999</c:v>
                </c:pt>
                <c:pt idx="11">
                  <c:v>14.603456</c:v>
                </c:pt>
                <c:pt idx="12">
                  <c:v>13.50662</c:v>
                </c:pt>
                <c:pt idx="13">
                  <c:v>12.583273999999999</c:v>
                </c:pt>
                <c:pt idx="14">
                  <c:v>12.056255</c:v>
                </c:pt>
                <c:pt idx="15">
                  <c:v>11.533809</c:v>
                </c:pt>
                <c:pt idx="16">
                  <c:v>11.114172999999999</c:v>
                </c:pt>
                <c:pt idx="17">
                  <c:v>10.691246</c:v>
                </c:pt>
                <c:pt idx="18">
                  <c:v>10.256627999999999</c:v>
                </c:pt>
                <c:pt idx="19">
                  <c:v>9.7577409999999993</c:v>
                </c:pt>
                <c:pt idx="20">
                  <c:v>9.3236659999999993</c:v>
                </c:pt>
                <c:pt idx="21">
                  <c:v>8.9434559999999994</c:v>
                </c:pt>
                <c:pt idx="22">
                  <c:v>8.5816520000000001</c:v>
                </c:pt>
                <c:pt idx="23">
                  <c:v>8.2398000000000007</c:v>
                </c:pt>
                <c:pt idx="24">
                  <c:v>7.9402010000000001</c:v>
                </c:pt>
                <c:pt idx="25">
                  <c:v>7.6637279999999999</c:v>
                </c:pt>
                <c:pt idx="26">
                  <c:v>7.4047130000000001</c:v>
                </c:pt>
                <c:pt idx="27">
                  <c:v>7.1615710000000004</c:v>
                </c:pt>
                <c:pt idx="28">
                  <c:v>6.9314549999999997</c:v>
                </c:pt>
                <c:pt idx="29">
                  <c:v>6.7131569999999998</c:v>
                </c:pt>
                <c:pt idx="30">
                  <c:v>6.5070699999999997</c:v>
                </c:pt>
                <c:pt idx="31">
                  <c:v>6.3095400000000001</c:v>
                </c:pt>
                <c:pt idx="32">
                  <c:v>6.1252750000000002</c:v>
                </c:pt>
                <c:pt idx="33">
                  <c:v>5.9555759999999998</c:v>
                </c:pt>
                <c:pt idx="34">
                  <c:v>5.7930450000000002</c:v>
                </c:pt>
                <c:pt idx="35">
                  <c:v>5.6418910000000002</c:v>
                </c:pt>
                <c:pt idx="36">
                  <c:v>5.4963610000000003</c:v>
                </c:pt>
                <c:pt idx="37">
                  <c:v>5.353904</c:v>
                </c:pt>
                <c:pt idx="38">
                  <c:v>5.2181639999999998</c:v>
                </c:pt>
                <c:pt idx="39">
                  <c:v>5.0906070000000003</c:v>
                </c:pt>
                <c:pt idx="40">
                  <c:v>4.969875</c:v>
                </c:pt>
                <c:pt idx="41">
                  <c:v>4.854158</c:v>
                </c:pt>
                <c:pt idx="42">
                  <c:v>4.7421949999999997</c:v>
                </c:pt>
                <c:pt idx="43">
                  <c:v>4.6366339999999999</c:v>
                </c:pt>
                <c:pt idx="44">
                  <c:v>4.5354479999999997</c:v>
                </c:pt>
                <c:pt idx="45">
                  <c:v>4.439883</c:v>
                </c:pt>
                <c:pt idx="46">
                  <c:v>4.3485880000000003</c:v>
                </c:pt>
                <c:pt idx="47">
                  <c:v>4.2619360000000004</c:v>
                </c:pt>
                <c:pt idx="48">
                  <c:v>4.1792049999999996</c:v>
                </c:pt>
                <c:pt idx="49">
                  <c:v>4.1002830000000001</c:v>
                </c:pt>
                <c:pt idx="50">
                  <c:v>4.0238180000000003</c:v>
                </c:pt>
                <c:pt idx="51">
                  <c:v>3.956172</c:v>
                </c:pt>
                <c:pt idx="52">
                  <c:v>3.8832399999999998</c:v>
                </c:pt>
                <c:pt idx="53">
                  <c:v>3.8124579999999999</c:v>
                </c:pt>
                <c:pt idx="54">
                  <c:v>3.744345</c:v>
                </c:pt>
                <c:pt idx="55">
                  <c:v>3.6783429999999999</c:v>
                </c:pt>
                <c:pt idx="56">
                  <c:v>3.6148210000000001</c:v>
                </c:pt>
                <c:pt idx="57">
                  <c:v>3.5532599999999999</c:v>
                </c:pt>
                <c:pt idx="58">
                  <c:v>3.49404</c:v>
                </c:pt>
                <c:pt idx="59">
                  <c:v>3.436188</c:v>
                </c:pt>
                <c:pt idx="60">
                  <c:v>3.3805969999999999</c:v>
                </c:pt>
                <c:pt idx="61">
                  <c:v>3.3270089999999999</c:v>
                </c:pt>
                <c:pt idx="62">
                  <c:v>3.2751749999999999</c:v>
                </c:pt>
                <c:pt idx="63">
                  <c:v>3.2248899999999998</c:v>
                </c:pt>
              </c:numCache>
            </c:numRef>
          </c:val>
          <c:smooth val="0"/>
          <c:extLst>
            <c:ext xmlns:c16="http://schemas.microsoft.com/office/drawing/2014/chart" uri="{C3380CC4-5D6E-409C-BE32-E72D297353CC}">
              <c16:uniqueId val="{00000002-F013-4B36-8C96-2BB5DF36E42F}"/>
            </c:ext>
          </c:extLst>
        </c:ser>
        <c:ser>
          <c:idx val="3"/>
          <c:order val="3"/>
          <c:tx>
            <c:v>8 Queues</c:v>
          </c:tx>
          <c:spPr>
            <a:ln w="28575" cap="rnd">
              <a:solidFill>
                <a:schemeClr val="accent4"/>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Performance'!$D$12:$BO$12</c:f>
              <c:numCache>
                <c:formatCode>General</c:formatCode>
                <c:ptCount val="64"/>
                <c:pt idx="0">
                  <c:v>82.776758999999998</c:v>
                </c:pt>
                <c:pt idx="1">
                  <c:v>64.263530000000003</c:v>
                </c:pt>
                <c:pt idx="2">
                  <c:v>48.948546</c:v>
                </c:pt>
                <c:pt idx="3">
                  <c:v>39.551819999999999</c:v>
                </c:pt>
                <c:pt idx="4">
                  <c:v>33.102226000000002</c:v>
                </c:pt>
                <c:pt idx="5">
                  <c:v>28.524760000000001</c:v>
                </c:pt>
                <c:pt idx="6">
                  <c:v>24.980274000000001</c:v>
                </c:pt>
                <c:pt idx="7">
                  <c:v>22.278179999999999</c:v>
                </c:pt>
                <c:pt idx="8">
                  <c:v>19.966714</c:v>
                </c:pt>
                <c:pt idx="9">
                  <c:v>18.1083</c:v>
                </c:pt>
                <c:pt idx="10">
                  <c:v>16.413003</c:v>
                </c:pt>
                <c:pt idx="11">
                  <c:v>15.083589999999999</c:v>
                </c:pt>
                <c:pt idx="12">
                  <c:v>13.979163</c:v>
                </c:pt>
                <c:pt idx="13">
                  <c:v>13.021964000000001</c:v>
                </c:pt>
                <c:pt idx="14">
                  <c:v>12.441101</c:v>
                </c:pt>
                <c:pt idx="15">
                  <c:v>11.960851</c:v>
                </c:pt>
                <c:pt idx="16">
                  <c:v>11.322825</c:v>
                </c:pt>
                <c:pt idx="17">
                  <c:v>10.753688</c:v>
                </c:pt>
                <c:pt idx="18">
                  <c:v>10.216581</c:v>
                </c:pt>
                <c:pt idx="19">
                  <c:v>9.7073610000000006</c:v>
                </c:pt>
                <c:pt idx="20">
                  <c:v>9.2784630000000003</c:v>
                </c:pt>
                <c:pt idx="21">
                  <c:v>8.8977660000000007</c:v>
                </c:pt>
                <c:pt idx="22">
                  <c:v>8.5316340000000004</c:v>
                </c:pt>
                <c:pt idx="23">
                  <c:v>8.1966439999999992</c:v>
                </c:pt>
                <c:pt idx="24">
                  <c:v>7.8964299999999996</c:v>
                </c:pt>
                <c:pt idx="25">
                  <c:v>7.6223229999999997</c:v>
                </c:pt>
                <c:pt idx="26">
                  <c:v>7.3663449999999999</c:v>
                </c:pt>
                <c:pt idx="27">
                  <c:v>7.1231559999999998</c:v>
                </c:pt>
                <c:pt idx="28">
                  <c:v>6.9029740000000004</c:v>
                </c:pt>
                <c:pt idx="29">
                  <c:v>6.6920799999999998</c:v>
                </c:pt>
                <c:pt idx="30">
                  <c:v>6.4814360000000004</c:v>
                </c:pt>
                <c:pt idx="31">
                  <c:v>6.2953200000000002</c:v>
                </c:pt>
                <c:pt idx="32">
                  <c:v>6.113442</c:v>
                </c:pt>
                <c:pt idx="33">
                  <c:v>5.9433480000000003</c:v>
                </c:pt>
                <c:pt idx="34">
                  <c:v>5.7832549999999996</c:v>
                </c:pt>
                <c:pt idx="35">
                  <c:v>5.6279250000000003</c:v>
                </c:pt>
                <c:pt idx="36">
                  <c:v>5.4790729999999996</c:v>
                </c:pt>
                <c:pt idx="37">
                  <c:v>5.3373970000000002</c:v>
                </c:pt>
                <c:pt idx="38">
                  <c:v>5.206804</c:v>
                </c:pt>
                <c:pt idx="39">
                  <c:v>5.0780399999999997</c:v>
                </c:pt>
                <c:pt idx="40">
                  <c:v>4.9571769999999997</c:v>
                </c:pt>
                <c:pt idx="41">
                  <c:v>4.841386</c:v>
                </c:pt>
                <c:pt idx="42">
                  <c:v>4.732037</c:v>
                </c:pt>
                <c:pt idx="43">
                  <c:v>4.6252899999999997</c:v>
                </c:pt>
                <c:pt idx="44">
                  <c:v>4.5253139999999998</c:v>
                </c:pt>
                <c:pt idx="45">
                  <c:v>4.4285350000000001</c:v>
                </c:pt>
                <c:pt idx="46">
                  <c:v>4.3357530000000004</c:v>
                </c:pt>
                <c:pt idx="47">
                  <c:v>4.2476750000000001</c:v>
                </c:pt>
                <c:pt idx="48">
                  <c:v>4.1635780000000002</c:v>
                </c:pt>
                <c:pt idx="49">
                  <c:v>4.0809179999999996</c:v>
                </c:pt>
                <c:pt idx="50">
                  <c:v>4.0019049999999998</c:v>
                </c:pt>
                <c:pt idx="51">
                  <c:v>3.9267470000000002</c:v>
                </c:pt>
                <c:pt idx="52">
                  <c:v>3.8540220000000001</c:v>
                </c:pt>
                <c:pt idx="53">
                  <c:v>3.784008</c:v>
                </c:pt>
                <c:pt idx="54">
                  <c:v>3.7161</c:v>
                </c:pt>
                <c:pt idx="55">
                  <c:v>3.6508210000000001</c:v>
                </c:pt>
                <c:pt idx="56">
                  <c:v>3.5888659999999999</c:v>
                </c:pt>
                <c:pt idx="57">
                  <c:v>3.5267780000000002</c:v>
                </c:pt>
                <c:pt idx="58">
                  <c:v>3.467689</c:v>
                </c:pt>
                <c:pt idx="59">
                  <c:v>3.4112879999999999</c:v>
                </c:pt>
                <c:pt idx="60">
                  <c:v>3.3554629999999999</c:v>
                </c:pt>
                <c:pt idx="61">
                  <c:v>3.302419</c:v>
                </c:pt>
                <c:pt idx="62">
                  <c:v>3.2509640000000002</c:v>
                </c:pt>
                <c:pt idx="63">
                  <c:v>3.2016209999999998</c:v>
                </c:pt>
              </c:numCache>
            </c:numRef>
          </c:val>
          <c:smooth val="0"/>
          <c:extLst>
            <c:ext xmlns:c16="http://schemas.microsoft.com/office/drawing/2014/chart" uri="{C3380CC4-5D6E-409C-BE32-E72D297353CC}">
              <c16:uniqueId val="{00000003-F013-4B36-8C96-2BB5DF36E42F}"/>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'C2H performance'!$C$11</c:f>
              <c:strCache>
                <c:ptCount val="1"/>
                <c:pt idx="0">
                  <c:v>1 Queue</c:v>
                </c:pt>
              </c:strCache>
            </c:strRef>
          </c:tx>
          <c:spPr>
            <a:ln w="28575" cap="rnd">
              <a:solidFill>
                <a:schemeClr val="accent1"/>
              </a:solidFill>
              <a:round/>
            </a:ln>
            <a:effectLst/>
          </c:spPr>
          <c:marker>
            <c:symbol val="none"/>
          </c:marker>
          <c:cat>
            <c:numRef>
              <c:f>'C2H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'C2H performance'!$D$11:$BO$11</c:f>
              <c:numCache>
                <c:formatCode>General</c:formatCode>
                <c:ptCount val="63"/>
                <c:pt idx="0">
                  <c:v>31.998999999999999</c:v>
                </c:pt>
                <c:pt idx="1">
                  <c:v>42.646999999999998</c:v>
                </c:pt>
                <c:pt idx="2">
                  <c:v>51.177</c:v>
                </c:pt>
                <c:pt idx="3">
                  <c:v>58.182000000000002</c:v>
                </c:pt>
                <c:pt idx="4">
                  <c:v>64</c:v>
                </c:pt>
                <c:pt idx="5">
                  <c:v>68.894000000000005</c:v>
                </c:pt>
                <c:pt idx="6">
                  <c:v>73.113</c:v>
                </c:pt>
                <c:pt idx="7">
                  <c:v>76.769000000000005</c:v>
                </c:pt>
                <c:pt idx="8">
                  <c:v>80</c:v>
                </c:pt>
                <c:pt idx="9">
                  <c:v>82.739000000000004</c:v>
                </c:pt>
                <c:pt idx="10">
                  <c:v>85.332999999999998</c:v>
                </c:pt>
                <c:pt idx="11">
                  <c:v>87.578999999999994</c:v>
                </c:pt>
                <c:pt idx="12">
                  <c:v>89.6</c:v>
                </c:pt>
                <c:pt idx="13">
                  <c:v>91.396000000000001</c:v>
                </c:pt>
                <c:pt idx="14">
                  <c:v>93.090999999999994</c:v>
                </c:pt>
                <c:pt idx="15">
                  <c:v>94.608000000000004</c:v>
                </c:pt>
                <c:pt idx="16">
                  <c:v>95.998999999999995</c:v>
                </c:pt>
                <c:pt idx="17">
                  <c:v>97.28</c:v>
                </c:pt>
                <c:pt idx="18">
                  <c:v>98.460999999999999</c:v>
                </c:pt>
                <c:pt idx="19">
                  <c:v>99.555000000000007</c:v>
                </c:pt>
                <c:pt idx="20">
                  <c:v>100.506</c:v>
                </c:pt>
                <c:pt idx="21">
                  <c:v>101.517</c:v>
                </c:pt>
                <c:pt idx="22">
                  <c:v>102.371</c:v>
                </c:pt>
                <c:pt idx="23">
                  <c:v>103.19799999999999</c:v>
                </c:pt>
                <c:pt idx="24">
                  <c:v>104</c:v>
                </c:pt>
                <c:pt idx="25">
                  <c:v>104.727</c:v>
                </c:pt>
                <c:pt idx="26">
                  <c:v>105.152</c:v>
                </c:pt>
                <c:pt idx="27">
                  <c:v>105.331</c:v>
                </c:pt>
                <c:pt idx="28">
                  <c:v>105.419</c:v>
                </c:pt>
                <c:pt idx="29">
                  <c:v>105.721</c:v>
                </c:pt>
                <c:pt idx="30">
                  <c:v>105.67700000000001</c:v>
                </c:pt>
                <c:pt idx="31">
                  <c:v>105.991</c:v>
                </c:pt>
                <c:pt idx="32">
                  <c:v>105.874</c:v>
                </c:pt>
                <c:pt idx="33">
                  <c:v>106.166</c:v>
                </c:pt>
                <c:pt idx="34">
                  <c:v>106.31399999999999</c:v>
                </c:pt>
                <c:pt idx="35">
                  <c:v>106.21599999999999</c:v>
                </c:pt>
                <c:pt idx="36">
                  <c:v>106.30500000000001</c:v>
                </c:pt>
                <c:pt idx="37">
                  <c:v>106.572</c:v>
                </c:pt>
                <c:pt idx="38">
                  <c:v>106.67700000000001</c:v>
                </c:pt>
                <c:pt idx="39">
                  <c:v>106.42400000000001</c:v>
                </c:pt>
                <c:pt idx="40">
                  <c:v>106.40900000000001</c:v>
                </c:pt>
                <c:pt idx="41">
                  <c:v>106.998</c:v>
                </c:pt>
                <c:pt idx="42">
                  <c:v>107.17100000000001</c:v>
                </c:pt>
                <c:pt idx="43">
                  <c:v>107.253</c:v>
                </c:pt>
                <c:pt idx="44">
                  <c:v>106.438</c:v>
                </c:pt>
                <c:pt idx="45">
                  <c:v>106.789</c:v>
                </c:pt>
                <c:pt idx="46">
                  <c:v>107.482</c:v>
                </c:pt>
                <c:pt idx="47">
                  <c:v>107.64700000000001</c:v>
                </c:pt>
                <c:pt idx="48">
                  <c:v>107.71899999999999</c:v>
                </c:pt>
                <c:pt idx="49">
                  <c:v>107.258</c:v>
                </c:pt>
                <c:pt idx="50">
                  <c:v>106.678</c:v>
                </c:pt>
                <c:pt idx="51">
                  <c:v>106.73099999999999</c:v>
                </c:pt>
                <c:pt idx="52">
                  <c:v>107.71899999999999</c:v>
                </c:pt>
                <c:pt idx="53">
                  <c:v>108.09</c:v>
                </c:pt>
                <c:pt idx="54">
                  <c:v>108.06100000000001</c:v>
                </c:pt>
                <c:pt idx="55">
                  <c:v>107.977</c:v>
                </c:pt>
                <c:pt idx="56">
                  <c:v>107.917</c:v>
                </c:pt>
                <c:pt idx="57">
                  <c:v>107.39700000000001</c:v>
                </c:pt>
                <c:pt idx="58">
                  <c:v>107.122</c:v>
                </c:pt>
                <c:pt idx="59">
                  <c:v>107.175</c:v>
                </c:pt>
                <c:pt idx="60">
                  <c:v>107.43899999999999</c:v>
                </c:pt>
                <c:pt idx="61">
                  <c:v>108.181</c:v>
                </c:pt>
                <c:pt idx="62">
                  <c:v>108.33199999999999</c:v>
                </c:pt>
              </c:numCache>
            </c:numRef>
          </c:val>
          <c:smooth val="0"/>
          <c:extLst>
            <c:ext xmlns:c16="http://schemas.microsoft.com/office/drawing/2014/chart" uri="{C3380CC4-5D6E-409C-BE32-E72D297353CC}">
              <c16:uniqueId val="{00000000-1F44-4F0D-94FF-C0D58D5F88FF}"/>
            </c:ext>
          </c:extLst>
        </c:ser>
        <c:ser>
          <c:idx val="1"/>
          <c:order val="1"/>
          <c:tx>
            <c:strRef>
              <c:f>'C2H performance'!$C$10</c:f>
              <c:strCache>
                <c:ptCount val="1"/>
                <c:pt idx="0">
                  <c:v>2 Queues</c:v>
                </c:pt>
              </c:strCache>
            </c:strRef>
          </c:tx>
          <c:spPr>
            <a:ln w="28575" cap="rnd">
              <a:solidFill>
                <a:schemeClr val="accent2"/>
              </a:solidFill>
              <a:round/>
            </a:ln>
            <a:effectLst/>
          </c:spPr>
          <c:marker>
            <c:symbol val="none"/>
          </c:marker>
          <c:cat>
            <c:numRef>
              <c:f>'C2H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'C2H performance'!$D$10:$BO$10</c:f>
              <c:numCache>
                <c:formatCode>General</c:formatCode>
                <c:ptCount val="63"/>
                <c:pt idx="0">
                  <c:v>63.984999999999999</c:v>
                </c:pt>
                <c:pt idx="1">
                  <c:v>85.328999999999994</c:v>
                </c:pt>
                <c:pt idx="2">
                  <c:v>91.596000000000004</c:v>
                </c:pt>
                <c:pt idx="3">
                  <c:v>94.37</c:v>
                </c:pt>
                <c:pt idx="4">
                  <c:v>96.108999999999995</c:v>
                </c:pt>
                <c:pt idx="5">
                  <c:v>97.554000000000002</c:v>
                </c:pt>
                <c:pt idx="6">
                  <c:v>98.567999999999998</c:v>
                </c:pt>
                <c:pt idx="7">
                  <c:v>99.524000000000001</c:v>
                </c:pt>
                <c:pt idx="8">
                  <c:v>100.276</c:v>
                </c:pt>
                <c:pt idx="9">
                  <c:v>100.91200000000001</c:v>
                </c:pt>
                <c:pt idx="10">
                  <c:v>101.202</c:v>
                </c:pt>
                <c:pt idx="11">
                  <c:v>101.779</c:v>
                </c:pt>
                <c:pt idx="12">
                  <c:v>102.379</c:v>
                </c:pt>
                <c:pt idx="13">
                  <c:v>102.685</c:v>
                </c:pt>
                <c:pt idx="14">
                  <c:v>102.934</c:v>
                </c:pt>
                <c:pt idx="15">
                  <c:v>103.095</c:v>
                </c:pt>
                <c:pt idx="16">
                  <c:v>103.15600000000001</c:v>
                </c:pt>
                <c:pt idx="17">
                  <c:v>103.511</c:v>
                </c:pt>
                <c:pt idx="18">
                  <c:v>103.639</c:v>
                </c:pt>
                <c:pt idx="19">
                  <c:v>103.843</c:v>
                </c:pt>
                <c:pt idx="20">
                  <c:v>104.03</c:v>
                </c:pt>
                <c:pt idx="21">
                  <c:v>104.262</c:v>
                </c:pt>
                <c:pt idx="22">
                  <c:v>104.486</c:v>
                </c:pt>
                <c:pt idx="23">
                  <c:v>104.685</c:v>
                </c:pt>
                <c:pt idx="24">
                  <c:v>104.9</c:v>
                </c:pt>
                <c:pt idx="25">
                  <c:v>105.09399999999999</c:v>
                </c:pt>
                <c:pt idx="26">
                  <c:v>105.29300000000001</c:v>
                </c:pt>
                <c:pt idx="27">
                  <c:v>105.446</c:v>
                </c:pt>
                <c:pt idx="28">
                  <c:v>105.569</c:v>
                </c:pt>
                <c:pt idx="29">
                  <c:v>105.869</c:v>
                </c:pt>
                <c:pt idx="30">
                  <c:v>105.87</c:v>
                </c:pt>
                <c:pt idx="31">
                  <c:v>106.163</c:v>
                </c:pt>
                <c:pt idx="32">
                  <c:v>105.938</c:v>
                </c:pt>
                <c:pt idx="33">
                  <c:v>106.39100000000001</c:v>
                </c:pt>
                <c:pt idx="34">
                  <c:v>106.503</c:v>
                </c:pt>
                <c:pt idx="35">
                  <c:v>106.254</c:v>
                </c:pt>
                <c:pt idx="36">
                  <c:v>106.7</c:v>
                </c:pt>
                <c:pt idx="37">
                  <c:v>106.748</c:v>
                </c:pt>
                <c:pt idx="38">
                  <c:v>106.85</c:v>
                </c:pt>
                <c:pt idx="39">
                  <c:v>106.32899999999999</c:v>
                </c:pt>
                <c:pt idx="40">
                  <c:v>106.68300000000001</c:v>
                </c:pt>
                <c:pt idx="41">
                  <c:v>107.14700000000001</c:v>
                </c:pt>
                <c:pt idx="42">
                  <c:v>107.377</c:v>
                </c:pt>
                <c:pt idx="43">
                  <c:v>107.438</c:v>
                </c:pt>
                <c:pt idx="44">
                  <c:v>106.367</c:v>
                </c:pt>
                <c:pt idx="45">
                  <c:v>107.14700000000001</c:v>
                </c:pt>
                <c:pt idx="46">
                  <c:v>107.67100000000001</c:v>
                </c:pt>
                <c:pt idx="47">
                  <c:v>107.822</c:v>
                </c:pt>
                <c:pt idx="48">
                  <c:v>107.923</c:v>
                </c:pt>
                <c:pt idx="49">
                  <c:v>107.27500000000001</c:v>
                </c:pt>
                <c:pt idx="50">
                  <c:v>106.622</c:v>
                </c:pt>
                <c:pt idx="51">
                  <c:v>106.9</c:v>
                </c:pt>
                <c:pt idx="52">
                  <c:v>108.07299999999999</c:v>
                </c:pt>
                <c:pt idx="53">
                  <c:v>108.279</c:v>
                </c:pt>
                <c:pt idx="54">
                  <c:v>108.245</c:v>
                </c:pt>
                <c:pt idx="55">
                  <c:v>108.172</c:v>
                </c:pt>
                <c:pt idx="56">
                  <c:v>108.009</c:v>
                </c:pt>
                <c:pt idx="57">
                  <c:v>107.343</c:v>
                </c:pt>
                <c:pt idx="58">
                  <c:v>107.146</c:v>
                </c:pt>
                <c:pt idx="59">
                  <c:v>107.215</c:v>
                </c:pt>
                <c:pt idx="60">
                  <c:v>107.646</c:v>
                </c:pt>
                <c:pt idx="61">
                  <c:v>108.48099999999999</c:v>
                </c:pt>
                <c:pt idx="62">
                  <c:v>108.536</c:v>
                </c:pt>
              </c:numCache>
            </c:numRef>
          </c:val>
          <c:smooth val="0"/>
          <c:extLst>
            <c:ext xmlns:c16="http://schemas.microsoft.com/office/drawing/2014/chart" uri="{C3380CC4-5D6E-409C-BE32-E72D297353CC}">
              <c16:uniqueId val="{00000001-1F44-4F0D-94FF-C0D58D5F88FF}"/>
            </c:ext>
          </c:extLst>
        </c:ser>
        <c:ser>
          <c:idx val="2"/>
          <c:order val="2"/>
          <c:tx>
            <c:strRef>
              <c:f>'C2H performance'!$C$9</c:f>
              <c:strCache>
                <c:ptCount val="1"/>
                <c:pt idx="0">
                  <c:v>4 Queues</c:v>
                </c:pt>
              </c:strCache>
            </c:strRef>
          </c:tx>
          <c:spPr>
            <a:ln w="28575" cap="rnd">
              <a:solidFill>
                <a:srgbClr val="00B050"/>
              </a:solidFill>
              <a:round/>
            </a:ln>
            <a:effectLst/>
          </c:spPr>
          <c:marker>
            <c:symbol val="none"/>
          </c:marker>
          <c:cat>
            <c:numRef>
              <c:f>'C2H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'C2H performance'!$D$9:$BO$9</c:f>
              <c:numCache>
                <c:formatCode>General</c:formatCode>
                <c:ptCount val="63"/>
                <c:pt idx="0">
                  <c:v>80.338999999999999</c:v>
                </c:pt>
                <c:pt idx="1">
                  <c:v>87.783000000000001</c:v>
                </c:pt>
                <c:pt idx="2">
                  <c:v>91.986999999999995</c:v>
                </c:pt>
                <c:pt idx="3">
                  <c:v>94.540999999999997</c:v>
                </c:pt>
                <c:pt idx="4">
                  <c:v>96.281999999999996</c:v>
                </c:pt>
                <c:pt idx="5">
                  <c:v>97.89</c:v>
                </c:pt>
                <c:pt idx="6">
                  <c:v>99.25</c:v>
                </c:pt>
                <c:pt idx="7">
                  <c:v>100.102</c:v>
                </c:pt>
                <c:pt idx="8">
                  <c:v>100.92</c:v>
                </c:pt>
                <c:pt idx="9">
                  <c:v>101.166</c:v>
                </c:pt>
                <c:pt idx="10">
                  <c:v>101.617</c:v>
                </c:pt>
                <c:pt idx="11">
                  <c:v>102.069</c:v>
                </c:pt>
                <c:pt idx="12">
                  <c:v>102.39700000000001</c:v>
                </c:pt>
                <c:pt idx="13">
                  <c:v>102.55800000000001</c:v>
                </c:pt>
                <c:pt idx="14">
                  <c:v>102.98099999999999</c:v>
                </c:pt>
                <c:pt idx="15">
                  <c:v>103.113</c:v>
                </c:pt>
                <c:pt idx="16">
                  <c:v>103.321</c:v>
                </c:pt>
                <c:pt idx="17">
                  <c:v>103.383</c:v>
                </c:pt>
                <c:pt idx="18">
                  <c:v>103.756</c:v>
                </c:pt>
                <c:pt idx="19">
                  <c:v>103.96899999999999</c:v>
                </c:pt>
                <c:pt idx="20">
                  <c:v>104.114</c:v>
                </c:pt>
                <c:pt idx="21">
                  <c:v>104.26</c:v>
                </c:pt>
                <c:pt idx="22">
                  <c:v>104.46299999999999</c:v>
                </c:pt>
                <c:pt idx="23">
                  <c:v>104.693</c:v>
                </c:pt>
                <c:pt idx="24">
                  <c:v>104.89100000000001</c:v>
                </c:pt>
                <c:pt idx="25">
                  <c:v>105.09099999999999</c:v>
                </c:pt>
                <c:pt idx="26">
                  <c:v>105.294</c:v>
                </c:pt>
                <c:pt idx="27">
                  <c:v>105.45</c:v>
                </c:pt>
                <c:pt idx="28">
                  <c:v>105.571</c:v>
                </c:pt>
                <c:pt idx="29">
                  <c:v>105.866</c:v>
                </c:pt>
                <c:pt idx="30">
                  <c:v>105.889</c:v>
                </c:pt>
                <c:pt idx="31">
                  <c:v>106.17100000000001</c:v>
                </c:pt>
                <c:pt idx="32">
                  <c:v>105.93</c:v>
                </c:pt>
                <c:pt idx="33">
                  <c:v>106.39</c:v>
                </c:pt>
                <c:pt idx="34">
                  <c:v>106.495</c:v>
                </c:pt>
                <c:pt idx="35">
                  <c:v>106.241</c:v>
                </c:pt>
                <c:pt idx="36">
                  <c:v>106.691</c:v>
                </c:pt>
                <c:pt idx="37">
                  <c:v>106.744</c:v>
                </c:pt>
                <c:pt idx="38">
                  <c:v>106.879</c:v>
                </c:pt>
                <c:pt idx="39">
                  <c:v>106.30800000000001</c:v>
                </c:pt>
                <c:pt idx="40">
                  <c:v>106.765</c:v>
                </c:pt>
                <c:pt idx="41">
                  <c:v>107.15300000000001</c:v>
                </c:pt>
                <c:pt idx="42">
                  <c:v>107.34</c:v>
                </c:pt>
                <c:pt idx="43">
                  <c:v>107.437</c:v>
                </c:pt>
                <c:pt idx="44">
                  <c:v>106.334</c:v>
                </c:pt>
                <c:pt idx="45">
                  <c:v>107.18</c:v>
                </c:pt>
                <c:pt idx="46">
                  <c:v>107.669</c:v>
                </c:pt>
                <c:pt idx="47">
                  <c:v>107.83199999999999</c:v>
                </c:pt>
                <c:pt idx="48">
                  <c:v>107.938</c:v>
                </c:pt>
                <c:pt idx="49">
                  <c:v>107.238</c:v>
                </c:pt>
                <c:pt idx="50">
                  <c:v>106.607</c:v>
                </c:pt>
                <c:pt idx="51">
                  <c:v>106.913</c:v>
                </c:pt>
                <c:pt idx="52">
                  <c:v>108.07299999999999</c:v>
                </c:pt>
                <c:pt idx="53">
                  <c:v>108.282</c:v>
                </c:pt>
                <c:pt idx="54">
                  <c:v>108.236</c:v>
                </c:pt>
                <c:pt idx="55">
                  <c:v>108.179</c:v>
                </c:pt>
                <c:pt idx="56">
                  <c:v>108.011</c:v>
                </c:pt>
                <c:pt idx="57">
                  <c:v>107.336</c:v>
                </c:pt>
                <c:pt idx="58">
                  <c:v>107.14100000000001</c:v>
                </c:pt>
                <c:pt idx="59">
                  <c:v>107.212</c:v>
                </c:pt>
                <c:pt idx="60">
                  <c:v>107.679</c:v>
                </c:pt>
                <c:pt idx="61">
                  <c:v>108.497</c:v>
                </c:pt>
                <c:pt idx="62">
                  <c:v>108.532</c:v>
                </c:pt>
              </c:numCache>
            </c:numRef>
          </c:val>
          <c:smooth val="0"/>
          <c:extLst>
            <c:ext xmlns:c16="http://schemas.microsoft.com/office/drawing/2014/chart" uri="{C3380CC4-5D6E-409C-BE32-E72D297353CC}">
              <c16:uniqueId val="{00000002-1F44-4F0D-94FF-C0D58D5F88FF}"/>
            </c:ext>
          </c:extLst>
        </c:ser>
        <c:ser>
          <c:idx val="3"/>
          <c:order val="3"/>
          <c:tx>
            <c:strRef>
              <c:f>'C2H performance'!$C$8</c:f>
              <c:strCache>
                <c:ptCount val="1"/>
                <c:pt idx="0">
                  <c:v>8 Queues</c:v>
                </c:pt>
              </c:strCache>
            </c:strRef>
          </c:tx>
          <c:spPr>
            <a:ln w="28575" cap="rnd">
              <a:solidFill>
                <a:schemeClr val="accent4"/>
              </a:solidFill>
              <a:round/>
            </a:ln>
            <a:effectLst/>
          </c:spPr>
          <c:marker>
            <c:symbol val="none"/>
          </c:marker>
          <c:cat>
            <c:numRef>
              <c:f>'C2H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'C2H performance'!$D$8:$BO$8</c:f>
              <c:numCache>
                <c:formatCode>General</c:formatCode>
                <c:ptCount val="63"/>
                <c:pt idx="0">
                  <c:v>79.959000000000003</c:v>
                </c:pt>
                <c:pt idx="1">
                  <c:v>87.415999999999997</c:v>
                </c:pt>
                <c:pt idx="2">
                  <c:v>91.367999999999995</c:v>
                </c:pt>
                <c:pt idx="3">
                  <c:v>94.034000000000006</c:v>
                </c:pt>
                <c:pt idx="4">
                  <c:v>95.808000000000007</c:v>
                </c:pt>
                <c:pt idx="5">
                  <c:v>97.233999999999995</c:v>
                </c:pt>
                <c:pt idx="6">
                  <c:v>98.28</c:v>
                </c:pt>
                <c:pt idx="7">
                  <c:v>99.093000000000004</c:v>
                </c:pt>
                <c:pt idx="8">
                  <c:v>99.796000000000006</c:v>
                </c:pt>
                <c:pt idx="9">
                  <c:v>100.378</c:v>
                </c:pt>
                <c:pt idx="10">
                  <c:v>100.89</c:v>
                </c:pt>
                <c:pt idx="11">
                  <c:v>101.31</c:v>
                </c:pt>
                <c:pt idx="12">
                  <c:v>101.68</c:v>
                </c:pt>
                <c:pt idx="13">
                  <c:v>101.989</c:v>
                </c:pt>
                <c:pt idx="14">
                  <c:v>102.28700000000001</c:v>
                </c:pt>
                <c:pt idx="15">
                  <c:v>102.57599999999999</c:v>
                </c:pt>
                <c:pt idx="16">
                  <c:v>102.791</c:v>
                </c:pt>
                <c:pt idx="17">
                  <c:v>103.004</c:v>
                </c:pt>
                <c:pt idx="18">
                  <c:v>103.197</c:v>
                </c:pt>
                <c:pt idx="19">
                  <c:v>103.376</c:v>
                </c:pt>
                <c:pt idx="20">
                  <c:v>103.536</c:v>
                </c:pt>
                <c:pt idx="21">
                  <c:v>103.688</c:v>
                </c:pt>
                <c:pt idx="22">
                  <c:v>103.83799999999999</c:v>
                </c:pt>
                <c:pt idx="23">
                  <c:v>103.977</c:v>
                </c:pt>
                <c:pt idx="24">
                  <c:v>104.134</c:v>
                </c:pt>
                <c:pt idx="25">
                  <c:v>104.24</c:v>
                </c:pt>
                <c:pt idx="26">
                  <c:v>104.38800000000001</c:v>
                </c:pt>
                <c:pt idx="27">
                  <c:v>104.56</c:v>
                </c:pt>
                <c:pt idx="28">
                  <c:v>104.693</c:v>
                </c:pt>
                <c:pt idx="29">
                  <c:v>104.922</c:v>
                </c:pt>
                <c:pt idx="30">
                  <c:v>104.98</c:v>
                </c:pt>
                <c:pt idx="31">
                  <c:v>105.155</c:v>
                </c:pt>
                <c:pt idx="32">
                  <c:v>105.194</c:v>
                </c:pt>
                <c:pt idx="33">
                  <c:v>105.407</c:v>
                </c:pt>
                <c:pt idx="34">
                  <c:v>105.49299999999999</c:v>
                </c:pt>
                <c:pt idx="35">
                  <c:v>105.465</c:v>
                </c:pt>
                <c:pt idx="36">
                  <c:v>105.58499999999999</c:v>
                </c:pt>
                <c:pt idx="37">
                  <c:v>105.727</c:v>
                </c:pt>
                <c:pt idx="38">
                  <c:v>105.80500000000001</c:v>
                </c:pt>
                <c:pt idx="39">
                  <c:v>105.669</c:v>
                </c:pt>
                <c:pt idx="40">
                  <c:v>105.895</c:v>
                </c:pt>
                <c:pt idx="41">
                  <c:v>106.03100000000001</c:v>
                </c:pt>
                <c:pt idx="42">
                  <c:v>106.18300000000001</c:v>
                </c:pt>
                <c:pt idx="43">
                  <c:v>106.203</c:v>
                </c:pt>
                <c:pt idx="44">
                  <c:v>105.869</c:v>
                </c:pt>
                <c:pt idx="45">
                  <c:v>106.229</c:v>
                </c:pt>
                <c:pt idx="46">
                  <c:v>106.47</c:v>
                </c:pt>
                <c:pt idx="47">
                  <c:v>106.545</c:v>
                </c:pt>
                <c:pt idx="48">
                  <c:v>106.627</c:v>
                </c:pt>
                <c:pt idx="49">
                  <c:v>106.313</c:v>
                </c:pt>
                <c:pt idx="50">
                  <c:v>106.18899999999999</c:v>
                </c:pt>
                <c:pt idx="51">
                  <c:v>106.413</c:v>
                </c:pt>
                <c:pt idx="52">
                  <c:v>106.797</c:v>
                </c:pt>
                <c:pt idx="53">
                  <c:v>106.94</c:v>
                </c:pt>
                <c:pt idx="54">
                  <c:v>106.956</c:v>
                </c:pt>
                <c:pt idx="55">
                  <c:v>106.923</c:v>
                </c:pt>
                <c:pt idx="56">
                  <c:v>106.858</c:v>
                </c:pt>
                <c:pt idx="57">
                  <c:v>106.688</c:v>
                </c:pt>
                <c:pt idx="58">
                  <c:v>106.67400000000001</c:v>
                </c:pt>
                <c:pt idx="59">
                  <c:v>106.735</c:v>
                </c:pt>
                <c:pt idx="60">
                  <c:v>106.96</c:v>
                </c:pt>
                <c:pt idx="61">
                  <c:v>107.252</c:v>
                </c:pt>
                <c:pt idx="62">
                  <c:v>107.303</c:v>
                </c:pt>
              </c:numCache>
            </c:numRef>
          </c:val>
          <c:smooth val="0"/>
          <c:extLst>
            <c:ext xmlns:c16="http://schemas.microsoft.com/office/drawing/2014/chart" uri="{C3380CC4-5D6E-409C-BE32-E72D297353CC}">
              <c16:uniqueId val="{00000003-1F44-4F0D-94FF-C0D58D5F88FF}"/>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performance'!$D$15:$BO$15</c:f>
              <c:numCache>
                <c:formatCode>General</c:formatCode>
                <c:ptCount val="64"/>
                <c:pt idx="0">
                  <c:v>35.291015625</c:v>
                </c:pt>
                <c:pt idx="1">
                  <c:v>31.2490234375</c:v>
                </c:pt>
                <c:pt idx="2">
                  <c:v>27.764973958333332</c:v>
                </c:pt>
                <c:pt idx="3">
                  <c:v>24.98876953125</c:v>
                </c:pt>
                <c:pt idx="4">
                  <c:v>22.727343749999999</c:v>
                </c:pt>
                <c:pt idx="5">
                  <c:v>20.833333333333332</c:v>
                </c:pt>
                <c:pt idx="6">
                  <c:v>19.22265625</c:v>
                </c:pt>
                <c:pt idx="7">
                  <c:v>17.849853515625</c:v>
                </c:pt>
                <c:pt idx="8">
                  <c:v>16.659939236111111</c:v>
                </c:pt>
                <c:pt idx="9">
                  <c:v>15.625</c:v>
                </c:pt>
                <c:pt idx="10">
                  <c:v>14.690873579545455</c:v>
                </c:pt>
                <c:pt idx="11">
                  <c:v>13.888834635416666</c:v>
                </c:pt>
                <c:pt idx="12">
                  <c:v>13.15790264423077</c:v>
                </c:pt>
                <c:pt idx="13">
                  <c:v>12.5</c:v>
                </c:pt>
                <c:pt idx="14">
                  <c:v>11.900520833333333</c:v>
                </c:pt>
                <c:pt idx="15">
                  <c:v>11.3636474609375</c:v>
                </c:pt>
                <c:pt idx="16">
                  <c:v>10.869485294117647</c:v>
                </c:pt>
                <c:pt idx="17">
                  <c:v>10.416558159722221</c:v>
                </c:pt>
                <c:pt idx="18">
                  <c:v>10</c:v>
                </c:pt>
                <c:pt idx="19">
                  <c:v>9.6153320312500004</c:v>
                </c:pt>
                <c:pt idx="20">
                  <c:v>9.2592075892857135</c:v>
                </c:pt>
                <c:pt idx="21">
                  <c:v>8.9227627840909083</c:v>
                </c:pt>
                <c:pt idx="22">
                  <c:v>8.6206691576086953</c:v>
                </c:pt>
                <c:pt idx="23">
                  <c:v>8.3309733072916661</c:v>
                </c:pt>
                <c:pt idx="24">
                  <c:v>8.0623437500000001</c:v>
                </c:pt>
                <c:pt idx="25">
                  <c:v>7.8125</c:v>
                </c:pt>
                <c:pt idx="26">
                  <c:v>7.5757378472222223</c:v>
                </c:pt>
                <c:pt idx="27">
                  <c:v>7.3348214285714288</c:v>
                </c:pt>
                <c:pt idx="28">
                  <c:v>7.0939520474137927</c:v>
                </c:pt>
                <c:pt idx="29">
                  <c:v>6.8632161458333334</c:v>
                </c:pt>
                <c:pt idx="30">
                  <c:v>6.660849294354839</c:v>
                </c:pt>
                <c:pt idx="31">
                  <c:v>6.45001220703125</c:v>
                </c:pt>
                <c:pt idx="32">
                  <c:v>6.2731415719696972</c:v>
                </c:pt>
                <c:pt idx="33">
                  <c:v>6.0819163602941178</c:v>
                </c:pt>
                <c:pt idx="34">
                  <c:v>5.9244419642857142</c:v>
                </c:pt>
                <c:pt idx="35">
                  <c:v>5.767903645833333</c:v>
                </c:pt>
                <c:pt idx="36">
                  <c:v>5.6068412162162158</c:v>
                </c:pt>
                <c:pt idx="37">
                  <c:v>5.4638671875</c:v>
                </c:pt>
                <c:pt idx="38">
                  <c:v>5.3371394230769234</c:v>
                </c:pt>
                <c:pt idx="39">
                  <c:v>5.2088378906250004</c:v>
                </c:pt>
                <c:pt idx="40">
                  <c:v>5.0697408536585362</c:v>
                </c:pt>
                <c:pt idx="41">
                  <c:v>4.9483351934523814</c:v>
                </c:pt>
                <c:pt idx="42">
                  <c:v>4.8600109011627906</c:v>
                </c:pt>
                <c:pt idx="43">
                  <c:v>4.7572354403409092</c:v>
                </c:pt>
                <c:pt idx="44">
                  <c:v>4.6550781250000002</c:v>
                </c:pt>
                <c:pt idx="45">
                  <c:v>4.5192764945652177</c:v>
                </c:pt>
                <c:pt idx="46">
                  <c:v>4.4377077792553195</c:v>
                </c:pt>
                <c:pt idx="47">
                  <c:v>4.373453776041667</c:v>
                </c:pt>
                <c:pt idx="48">
                  <c:v>4.2907764668367347</c:v>
                </c:pt>
                <c:pt idx="49">
                  <c:v>4.2077734375000002</c:v>
                </c:pt>
                <c:pt idx="50">
                  <c:v>4.1076133578431371</c:v>
                </c:pt>
                <c:pt idx="51">
                  <c:v>4.0068359375</c:v>
                </c:pt>
                <c:pt idx="52">
                  <c:v>3.9331883844339623</c:v>
                </c:pt>
                <c:pt idx="53">
                  <c:v>3.8960865162037037</c:v>
                </c:pt>
                <c:pt idx="54">
                  <c:v>3.8384232954545454</c:v>
                </c:pt>
                <c:pt idx="55">
                  <c:v>3.7688685825892856</c:v>
                </c:pt>
                <c:pt idx="56">
                  <c:v>3.6998697916666665</c:v>
                </c:pt>
                <c:pt idx="57">
                  <c:v>3.6340584590517242</c:v>
                </c:pt>
                <c:pt idx="58">
                  <c:v>3.5552502648305087</c:v>
                </c:pt>
                <c:pt idx="59">
                  <c:v>3.4870442708333331</c:v>
                </c:pt>
                <c:pt idx="60">
                  <c:v>3.431576588114754</c:v>
                </c:pt>
                <c:pt idx="61">
                  <c:v>3.384545110887097</c:v>
                </c:pt>
                <c:pt idx="62">
                  <c:v>3.3538256448412698</c:v>
                </c:pt>
                <c:pt idx="63">
                  <c:v>3.3060302734375</c:v>
                </c:pt>
              </c:numCache>
            </c:numRef>
          </c:val>
          <c:smooth val="0"/>
          <c:extLst>
            <c:ext xmlns:c16="http://schemas.microsoft.com/office/drawing/2014/chart" uri="{C3380CC4-5D6E-409C-BE32-E72D297353CC}">
              <c16:uniqueId val="{00000000-CED7-44BA-A685-53517E1434FB}"/>
            </c:ext>
          </c:extLst>
        </c:ser>
        <c:ser>
          <c:idx val="1"/>
          <c:order val="1"/>
          <c:tx>
            <c:v>2 Queues</c:v>
          </c:tx>
          <c:spPr>
            <a:ln w="28575" cap="rnd">
              <a:solidFill>
                <a:schemeClr val="accent2"/>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performance'!$D$14:$BO$14</c:f>
              <c:numCache>
                <c:formatCode>General</c:formatCode>
                <c:ptCount val="64"/>
                <c:pt idx="0">
                  <c:v>71.427734375</c:v>
                </c:pt>
                <c:pt idx="1">
                  <c:v>62.4853515625</c:v>
                </c:pt>
                <c:pt idx="2">
                  <c:v>55.552734375</c:v>
                </c:pt>
                <c:pt idx="3">
                  <c:v>44.724609375</c:v>
                </c:pt>
                <c:pt idx="4">
                  <c:v>36.86328125</c:v>
                </c:pt>
                <c:pt idx="5">
                  <c:v>31.285481770833332</c:v>
                </c:pt>
                <c:pt idx="6">
                  <c:v>27.219308035714285</c:v>
                </c:pt>
                <c:pt idx="7">
                  <c:v>24.064453125</c:v>
                </c:pt>
                <c:pt idx="8">
                  <c:v>21.598090277777779</c:v>
                </c:pt>
                <c:pt idx="9">
                  <c:v>19.585156250000001</c:v>
                </c:pt>
                <c:pt idx="10">
                  <c:v>17.917613636363637</c:v>
                </c:pt>
                <c:pt idx="11">
                  <c:v>16.4716796875</c:v>
                </c:pt>
                <c:pt idx="12">
                  <c:v>15.29131610576923</c:v>
                </c:pt>
                <c:pt idx="13">
                  <c:v>14.282784598214286</c:v>
                </c:pt>
                <c:pt idx="14">
                  <c:v>13.370442708333334</c:v>
                </c:pt>
                <c:pt idx="15">
                  <c:v>12.565185546875</c:v>
                </c:pt>
                <c:pt idx="16">
                  <c:v>11.844554227941176</c:v>
                </c:pt>
                <c:pt idx="17">
                  <c:v>11.193142361111111</c:v>
                </c:pt>
                <c:pt idx="18">
                  <c:v>10.640522203947368</c:v>
                </c:pt>
                <c:pt idx="19">
                  <c:v>10.12099609375</c:v>
                </c:pt>
                <c:pt idx="20">
                  <c:v>9.6580171130952372</c:v>
                </c:pt>
                <c:pt idx="21">
                  <c:v>9.2356178977272734</c:v>
                </c:pt>
                <c:pt idx="22">
                  <c:v>8.8537703804347831</c:v>
                </c:pt>
                <c:pt idx="23">
                  <c:v>8.5030924479166661</c:v>
                </c:pt>
                <c:pt idx="24">
                  <c:v>8.1785156249999993</c:v>
                </c:pt>
                <c:pt idx="25">
                  <c:v>7.8801081730769234</c:v>
                </c:pt>
                <c:pt idx="26">
                  <c:v>7.6022858796296298</c:v>
                </c:pt>
                <c:pt idx="27">
                  <c:v>7.3446568080357144</c:v>
                </c:pt>
                <c:pt idx="28">
                  <c:v>7.1016971982758621</c:v>
                </c:pt>
                <c:pt idx="29">
                  <c:v>6.8729817708333334</c:v>
                </c:pt>
                <c:pt idx="30">
                  <c:v>6.670173891129032</c:v>
                </c:pt>
                <c:pt idx="31">
                  <c:v>6.4617919921875</c:v>
                </c:pt>
                <c:pt idx="32">
                  <c:v>6.2833214962121211</c:v>
                </c:pt>
                <c:pt idx="33">
                  <c:v>6.0855928308823533</c:v>
                </c:pt>
                <c:pt idx="34">
                  <c:v>5.9369977678571431</c:v>
                </c:pt>
                <c:pt idx="35">
                  <c:v>5.778157552083333</c:v>
                </c:pt>
                <c:pt idx="36">
                  <c:v>5.6088471283783781</c:v>
                </c:pt>
                <c:pt idx="37">
                  <c:v>5.4841694078947372</c:v>
                </c:pt>
                <c:pt idx="38">
                  <c:v>5.3459535256410255</c:v>
                </c:pt>
                <c:pt idx="39">
                  <c:v>5.21728515625</c:v>
                </c:pt>
                <c:pt idx="40">
                  <c:v>5.0652153201219514</c:v>
                </c:pt>
                <c:pt idx="41">
                  <c:v>4.9610770089285712</c:v>
                </c:pt>
                <c:pt idx="42">
                  <c:v>4.8667787063953485</c:v>
                </c:pt>
                <c:pt idx="43">
                  <c:v>4.7663796164772725</c:v>
                </c:pt>
                <c:pt idx="44">
                  <c:v>4.6631076388888886</c:v>
                </c:pt>
                <c:pt idx="45">
                  <c:v>4.5162618885869561</c:v>
                </c:pt>
                <c:pt idx="46">
                  <c:v>4.4525847739361701</c:v>
                </c:pt>
                <c:pt idx="47">
                  <c:v>4.381144205729167</c:v>
                </c:pt>
                <c:pt idx="48">
                  <c:v>4.2977519132653059</c:v>
                </c:pt>
                <c:pt idx="49">
                  <c:v>4.2157421875000001</c:v>
                </c:pt>
                <c:pt idx="50">
                  <c:v>4.108264399509804</c:v>
                </c:pt>
                <c:pt idx="51">
                  <c:v>4.004732572115385</c:v>
                </c:pt>
                <c:pt idx="52">
                  <c:v>3.9394162735849059</c:v>
                </c:pt>
                <c:pt idx="53">
                  <c:v>3.9088903356481484</c:v>
                </c:pt>
                <c:pt idx="54">
                  <c:v>3.8451349431818183</c:v>
                </c:pt>
                <c:pt idx="55">
                  <c:v>3.7752859933035716</c:v>
                </c:pt>
                <c:pt idx="56">
                  <c:v>3.7065515350877192</c:v>
                </c:pt>
                <c:pt idx="57">
                  <c:v>3.6371565193965516</c:v>
                </c:pt>
                <c:pt idx="58">
                  <c:v>3.5534626588983049</c:v>
                </c:pt>
                <c:pt idx="59">
                  <c:v>3.4878255208333333</c:v>
                </c:pt>
                <c:pt idx="60">
                  <c:v>3.432857325819672</c:v>
                </c:pt>
                <c:pt idx="61">
                  <c:v>3.3910660282258065</c:v>
                </c:pt>
                <c:pt idx="62">
                  <c:v>3.3631262400793651</c:v>
                </c:pt>
                <c:pt idx="63">
                  <c:v>3.312255859375</c:v>
                </c:pt>
              </c:numCache>
            </c:numRef>
          </c:val>
          <c:smooth val="0"/>
          <c:extLst>
            <c:ext xmlns:c16="http://schemas.microsoft.com/office/drawing/2014/chart" uri="{C3380CC4-5D6E-409C-BE32-E72D297353CC}">
              <c16:uniqueId val="{00000001-CED7-44BA-A685-53517E1434FB}"/>
            </c:ext>
          </c:extLst>
        </c:ser>
        <c:ser>
          <c:idx val="2"/>
          <c:order val="2"/>
          <c:tx>
            <c:v>4 Queues</c:v>
          </c:tx>
          <c:spPr>
            <a:ln w="28575" cap="rnd">
              <a:solidFill>
                <a:schemeClr val="accent3"/>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performance'!$D$13:$BO$13</c:f>
              <c:numCache>
                <c:formatCode>General</c:formatCode>
                <c:ptCount val="64"/>
                <c:pt idx="0">
                  <c:v>121.326171875</c:v>
                </c:pt>
                <c:pt idx="1">
                  <c:v>78.4560546875</c:v>
                </c:pt>
                <c:pt idx="2">
                  <c:v>57.150390625</c:v>
                </c:pt>
                <c:pt idx="3">
                  <c:v>44.91552734375</c:v>
                </c:pt>
                <c:pt idx="4">
                  <c:v>36.930078125000001</c:v>
                </c:pt>
                <c:pt idx="5">
                  <c:v>31.341796875</c:v>
                </c:pt>
                <c:pt idx="6">
                  <c:v>27.313058035714285</c:v>
                </c:pt>
                <c:pt idx="7">
                  <c:v>24.23095703125</c:v>
                </c:pt>
                <c:pt idx="8">
                  <c:v>21.723524305555557</c:v>
                </c:pt>
                <c:pt idx="9">
                  <c:v>19.7109375</c:v>
                </c:pt>
                <c:pt idx="10">
                  <c:v>17.962713068181817</c:v>
                </c:pt>
                <c:pt idx="11">
                  <c:v>16.539225260416668</c:v>
                </c:pt>
                <c:pt idx="12">
                  <c:v>15.334885817307692</c:v>
                </c:pt>
                <c:pt idx="13">
                  <c:v>14.285295758928571</c:v>
                </c:pt>
                <c:pt idx="14">
                  <c:v>13.35390625</c:v>
                </c:pt>
                <c:pt idx="15">
                  <c:v>12.5709228515625</c:v>
                </c:pt>
                <c:pt idx="16">
                  <c:v>11.846622242647058</c:v>
                </c:pt>
                <c:pt idx="17">
                  <c:v>11.211046006944445</c:v>
                </c:pt>
                <c:pt idx="18">
                  <c:v>10.627364309210526</c:v>
                </c:pt>
                <c:pt idx="19">
                  <c:v>10.132421875</c:v>
                </c:pt>
                <c:pt idx="20">
                  <c:v>9.6697358630952372</c:v>
                </c:pt>
                <c:pt idx="21">
                  <c:v>9.2430752840909083</c:v>
                </c:pt>
                <c:pt idx="22">
                  <c:v>8.8536005434782616</c:v>
                </c:pt>
                <c:pt idx="23">
                  <c:v>8.501220703125</c:v>
                </c:pt>
                <c:pt idx="24">
                  <c:v>8.1791406250000005</c:v>
                </c:pt>
                <c:pt idx="25">
                  <c:v>7.8794320913461542</c:v>
                </c:pt>
                <c:pt idx="26">
                  <c:v>7.6020688657407405</c:v>
                </c:pt>
                <c:pt idx="27">
                  <c:v>7.3447265625</c:v>
                </c:pt>
                <c:pt idx="28">
                  <c:v>7.1019665948275863</c:v>
                </c:pt>
                <c:pt idx="29">
                  <c:v>6.8731119791666666</c:v>
                </c:pt>
                <c:pt idx="30">
                  <c:v>6.669984879032258</c:v>
                </c:pt>
                <c:pt idx="31">
                  <c:v>6.46295166015625</c:v>
                </c:pt>
                <c:pt idx="32">
                  <c:v>6.2837949810606064</c:v>
                </c:pt>
                <c:pt idx="33">
                  <c:v>6.0851332720588234</c:v>
                </c:pt>
                <c:pt idx="34">
                  <c:v>5.9369419642857144</c:v>
                </c:pt>
                <c:pt idx="35">
                  <c:v>5.7777235243055554</c:v>
                </c:pt>
                <c:pt idx="36">
                  <c:v>5.6081608952702702</c:v>
                </c:pt>
                <c:pt idx="37">
                  <c:v>5.4837068256578947</c:v>
                </c:pt>
                <c:pt idx="38">
                  <c:v>5.3457532051282053</c:v>
                </c:pt>
                <c:pt idx="39">
                  <c:v>5.2187011718749998</c:v>
                </c:pt>
                <c:pt idx="40">
                  <c:v>5.0642149390243905</c:v>
                </c:pt>
                <c:pt idx="41">
                  <c:v>4.9648902529761907</c:v>
                </c:pt>
                <c:pt idx="42">
                  <c:v>4.8670512354651159</c:v>
                </c:pt>
                <c:pt idx="43">
                  <c:v>4.7647372159090908</c:v>
                </c:pt>
                <c:pt idx="44">
                  <c:v>4.6630642361111114</c:v>
                </c:pt>
                <c:pt idx="45">
                  <c:v>4.5148607336956523</c:v>
                </c:pt>
                <c:pt idx="46">
                  <c:v>4.4539561170212769</c:v>
                </c:pt>
                <c:pt idx="47">
                  <c:v>4.381062825520833</c:v>
                </c:pt>
                <c:pt idx="48">
                  <c:v>4.2981505102040813</c:v>
                </c:pt>
                <c:pt idx="49">
                  <c:v>4.2163281250000004</c:v>
                </c:pt>
                <c:pt idx="50">
                  <c:v>4.1068474264705879</c:v>
                </c:pt>
                <c:pt idx="51">
                  <c:v>4.0041691706730766</c:v>
                </c:pt>
                <c:pt idx="52">
                  <c:v>3.9398953419811322</c:v>
                </c:pt>
                <c:pt idx="53">
                  <c:v>3.9088903356481484</c:v>
                </c:pt>
                <c:pt idx="54">
                  <c:v>3.8452414772727272</c:v>
                </c:pt>
                <c:pt idx="55">
                  <c:v>3.7749720982142856</c:v>
                </c:pt>
                <c:pt idx="56">
                  <c:v>3.7067913925438596</c:v>
                </c:pt>
                <c:pt idx="57">
                  <c:v>3.6372238685344827</c:v>
                </c:pt>
                <c:pt idx="58">
                  <c:v>3.5532309322033897</c:v>
                </c:pt>
                <c:pt idx="59">
                  <c:v>3.4876627604166668</c:v>
                </c:pt>
                <c:pt idx="60">
                  <c:v>3.4327612704918034</c:v>
                </c:pt>
                <c:pt idx="61">
                  <c:v>3.3921055947580645</c:v>
                </c:pt>
                <c:pt idx="62">
                  <c:v>3.3636222718253967</c:v>
                </c:pt>
                <c:pt idx="63">
                  <c:v>3.3121337890625</c:v>
                </c:pt>
              </c:numCache>
            </c:numRef>
          </c:val>
          <c:smooth val="0"/>
          <c:extLst>
            <c:ext xmlns:c16="http://schemas.microsoft.com/office/drawing/2014/chart" uri="{C3380CC4-5D6E-409C-BE32-E72D297353CC}">
              <c16:uniqueId val="{00000002-CED7-44BA-A685-53517E1434FB}"/>
            </c:ext>
          </c:extLst>
        </c:ser>
        <c:ser>
          <c:idx val="3"/>
          <c:order val="3"/>
          <c:tx>
            <c:v>8 Queues</c:v>
          </c:tx>
          <c:spPr>
            <a:ln w="28575" cap="rnd">
              <a:solidFill>
                <a:schemeClr val="accent4"/>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performance'!$D$12:$BO$12</c:f>
              <c:numCache>
                <c:formatCode>General</c:formatCode>
                <c:ptCount val="64"/>
                <c:pt idx="0">
                  <c:v>82.984375</c:v>
                </c:pt>
                <c:pt idx="1">
                  <c:v>78.0849609375</c:v>
                </c:pt>
                <c:pt idx="2">
                  <c:v>56.911458333333336</c:v>
                </c:pt>
                <c:pt idx="3">
                  <c:v>44.61328125</c:v>
                </c:pt>
                <c:pt idx="4">
                  <c:v>36.732031249999999</c:v>
                </c:pt>
                <c:pt idx="5">
                  <c:v>31.1875</c:v>
                </c:pt>
                <c:pt idx="6">
                  <c:v>27.130022321428573</c:v>
                </c:pt>
                <c:pt idx="7">
                  <c:v>23.994140625</c:v>
                </c:pt>
                <c:pt idx="8">
                  <c:v>21.504557291666668</c:v>
                </c:pt>
                <c:pt idx="9">
                  <c:v>19.491406250000001</c:v>
                </c:pt>
                <c:pt idx="10">
                  <c:v>17.822798295454547</c:v>
                </c:pt>
                <c:pt idx="11">
                  <c:v>16.4208984375</c:v>
                </c:pt>
                <c:pt idx="12">
                  <c:v>15.220853365384615</c:v>
                </c:pt>
                <c:pt idx="13">
                  <c:v>14.185267857142858</c:v>
                </c:pt>
                <c:pt idx="14">
                  <c:v>13.279817708333333</c:v>
                </c:pt>
                <c:pt idx="15">
                  <c:v>12.4862060546875</c:v>
                </c:pt>
                <c:pt idx="16">
                  <c:v>11.784926470588236</c:v>
                </c:pt>
                <c:pt idx="17">
                  <c:v>11.153537326388889</c:v>
                </c:pt>
                <c:pt idx="18">
                  <c:v>10.588404605263158</c:v>
                </c:pt>
                <c:pt idx="19">
                  <c:v>10.077832031250001</c:v>
                </c:pt>
                <c:pt idx="20">
                  <c:v>9.6145833333333339</c:v>
                </c:pt>
                <c:pt idx="21">
                  <c:v>9.1917613636363633</c:v>
                </c:pt>
                <c:pt idx="22">
                  <c:v>8.805027173913043</c:v>
                </c:pt>
                <c:pt idx="23">
                  <c:v>8.4503580729166661</c:v>
                </c:pt>
                <c:pt idx="24">
                  <c:v>8.1232031249999999</c:v>
                </c:pt>
                <c:pt idx="25">
                  <c:v>7.8225661057692308</c:v>
                </c:pt>
                <c:pt idx="26">
                  <c:v>7.5405092592592595</c:v>
                </c:pt>
                <c:pt idx="27">
                  <c:v>7.2815290178571432</c:v>
                </c:pt>
                <c:pt idx="28">
                  <c:v>7.0420258620689653</c:v>
                </c:pt>
                <c:pt idx="29">
                  <c:v>6.8159505208333337</c:v>
                </c:pt>
                <c:pt idx="30">
                  <c:v>6.610509072580645</c:v>
                </c:pt>
                <c:pt idx="31">
                  <c:v>6.407470703125</c:v>
                </c:pt>
                <c:pt idx="32">
                  <c:v>6.2236624053030303</c:v>
                </c:pt>
                <c:pt idx="33">
                  <c:v>6.0428538602941178</c:v>
                </c:pt>
                <c:pt idx="34">
                  <c:v>5.8820870535714285</c:v>
                </c:pt>
                <c:pt idx="35">
                  <c:v>5.7233615451388893</c:v>
                </c:pt>
                <c:pt idx="36">
                  <c:v>5.5671980574324325</c:v>
                </c:pt>
                <c:pt idx="37">
                  <c:v>5.4268606085526319</c:v>
                </c:pt>
                <c:pt idx="38">
                  <c:v>5.2948217147435894</c:v>
                </c:pt>
                <c:pt idx="39">
                  <c:v>5.166259765625</c:v>
                </c:pt>
                <c:pt idx="40">
                  <c:v>5.0337747713414638</c:v>
                </c:pt>
                <c:pt idx="41">
                  <c:v>4.9244326636904763</c:v>
                </c:pt>
                <c:pt idx="42">
                  <c:v>4.8160882994186043</c:v>
                </c:pt>
                <c:pt idx="43">
                  <c:v>4.71337890625</c:v>
                </c:pt>
                <c:pt idx="44">
                  <c:v>4.6095052083333332</c:v>
                </c:pt>
                <c:pt idx="45">
                  <c:v>4.4951171875</c:v>
                </c:pt>
                <c:pt idx="46">
                  <c:v>4.4144365026595747</c:v>
                </c:pt>
                <c:pt idx="47">
                  <c:v>4.332275390625</c:v>
                </c:pt>
                <c:pt idx="48">
                  <c:v>4.2468510841836737</c:v>
                </c:pt>
                <c:pt idx="49">
                  <c:v>4.1651171874999999</c:v>
                </c:pt>
                <c:pt idx="50">
                  <c:v>4.071423100490196</c:v>
                </c:pt>
                <c:pt idx="51">
                  <c:v>3.9884690504807692</c:v>
                </c:pt>
                <c:pt idx="52">
                  <c:v>3.9214696344339623</c:v>
                </c:pt>
                <c:pt idx="53">
                  <c:v>3.8627387152777777</c:v>
                </c:pt>
                <c:pt idx="54">
                  <c:v>3.7975852272727271</c:v>
                </c:pt>
                <c:pt idx="55">
                  <c:v>3.7303292410714284</c:v>
                </c:pt>
                <c:pt idx="56">
                  <c:v>3.6637541118421053</c:v>
                </c:pt>
                <c:pt idx="57">
                  <c:v>3.5983970905172415</c:v>
                </c:pt>
                <c:pt idx="58">
                  <c:v>3.531779661016949</c:v>
                </c:pt>
                <c:pt idx="59">
                  <c:v>3.4724609375000002</c:v>
                </c:pt>
                <c:pt idx="60">
                  <c:v>3.4174884733606556</c:v>
                </c:pt>
                <c:pt idx="61">
                  <c:v>3.3694556451612905</c:v>
                </c:pt>
                <c:pt idx="62">
                  <c:v>3.3250248015873014</c:v>
                </c:pt>
                <c:pt idx="63">
                  <c:v>3.274627685546875</c:v>
                </c:pt>
              </c:numCache>
            </c:numRef>
          </c:val>
          <c:smooth val="0"/>
          <c:extLst>
            <c:ext xmlns:c16="http://schemas.microsoft.com/office/drawing/2014/chart" uri="{C3380CC4-5D6E-409C-BE32-E72D297353CC}">
              <c16:uniqueId val="{00000003-CED7-44BA-A685-53517E1434FB}"/>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H2C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'H2C performance'!$C$10</c:f>
              <c:strCache>
                <c:ptCount val="1"/>
                <c:pt idx="0">
                  <c:v>1 Queue</c:v>
                </c:pt>
              </c:strCache>
            </c:strRef>
          </c:tx>
          <c:spPr>
            <a:ln w="28575" cap="rnd">
              <a:solidFill>
                <a:schemeClr val="accent1"/>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performance'!$D$10:$BO$10</c:f>
              <c:numCache>
                <c:formatCode>General</c:formatCode>
                <c:ptCount val="64"/>
                <c:pt idx="0">
                  <c:v>25.425999999999998</c:v>
                </c:pt>
                <c:pt idx="1">
                  <c:v>50.344999999999999</c:v>
                </c:pt>
                <c:pt idx="2">
                  <c:v>72.570999999999998</c:v>
                </c:pt>
                <c:pt idx="3">
                  <c:v>86.488</c:v>
                </c:pt>
                <c:pt idx="4">
                  <c:v>98.171000000000006</c:v>
                </c:pt>
                <c:pt idx="5">
                  <c:v>99.138000000000005</c:v>
                </c:pt>
                <c:pt idx="6">
                  <c:v>100.179</c:v>
                </c:pt>
                <c:pt idx="7">
                  <c:v>99.92</c:v>
                </c:pt>
                <c:pt idx="8">
                  <c:v>99.762</c:v>
                </c:pt>
                <c:pt idx="9">
                  <c:v>99.608999999999995</c:v>
                </c:pt>
                <c:pt idx="10">
                  <c:v>99.47</c:v>
                </c:pt>
                <c:pt idx="11">
                  <c:v>100.056</c:v>
                </c:pt>
                <c:pt idx="12">
                  <c:v>99.888999999999996</c:v>
                </c:pt>
                <c:pt idx="13">
                  <c:v>99.858000000000004</c:v>
                </c:pt>
                <c:pt idx="14">
                  <c:v>99.759</c:v>
                </c:pt>
                <c:pt idx="15">
                  <c:v>99.594999999999999</c:v>
                </c:pt>
                <c:pt idx="16">
                  <c:v>100.10599999999999</c:v>
                </c:pt>
                <c:pt idx="17">
                  <c:v>99.956000000000003</c:v>
                </c:pt>
                <c:pt idx="18">
                  <c:v>99.906000000000006</c:v>
                </c:pt>
                <c:pt idx="19">
                  <c:v>99.775000000000006</c:v>
                </c:pt>
                <c:pt idx="20">
                  <c:v>99.751000000000005</c:v>
                </c:pt>
                <c:pt idx="21">
                  <c:v>100.00700000000001</c:v>
                </c:pt>
                <c:pt idx="22">
                  <c:v>100.042</c:v>
                </c:pt>
                <c:pt idx="23">
                  <c:v>99.86</c:v>
                </c:pt>
                <c:pt idx="24">
                  <c:v>99.887</c:v>
                </c:pt>
                <c:pt idx="25">
                  <c:v>99.834999999999994</c:v>
                </c:pt>
                <c:pt idx="26">
                  <c:v>99.974999999999994</c:v>
                </c:pt>
                <c:pt idx="27">
                  <c:v>99.989000000000004</c:v>
                </c:pt>
                <c:pt idx="28">
                  <c:v>99.891999999999996</c:v>
                </c:pt>
                <c:pt idx="29">
                  <c:v>99.896000000000001</c:v>
                </c:pt>
                <c:pt idx="30">
                  <c:v>99.784999999999997</c:v>
                </c:pt>
                <c:pt idx="31">
                  <c:v>100.03400000000001</c:v>
                </c:pt>
                <c:pt idx="32">
                  <c:v>100.023</c:v>
                </c:pt>
                <c:pt idx="33">
                  <c:v>99.981999999999999</c:v>
                </c:pt>
                <c:pt idx="34">
                  <c:v>99.763999999999996</c:v>
                </c:pt>
                <c:pt idx="35">
                  <c:v>99.826999999999998</c:v>
                </c:pt>
                <c:pt idx="36">
                  <c:v>100.021</c:v>
                </c:pt>
                <c:pt idx="37">
                  <c:v>99.912000000000006</c:v>
                </c:pt>
                <c:pt idx="38">
                  <c:v>99.984999999999999</c:v>
                </c:pt>
                <c:pt idx="39">
                  <c:v>99.941000000000003</c:v>
                </c:pt>
                <c:pt idx="40">
                  <c:v>99.900999999999996</c:v>
                </c:pt>
                <c:pt idx="41">
                  <c:v>100.042</c:v>
                </c:pt>
                <c:pt idx="42">
                  <c:v>100.012</c:v>
                </c:pt>
                <c:pt idx="43">
                  <c:v>99.96</c:v>
                </c:pt>
                <c:pt idx="44">
                  <c:v>99.900999999999996</c:v>
                </c:pt>
                <c:pt idx="45">
                  <c:v>99.86</c:v>
                </c:pt>
                <c:pt idx="46">
                  <c:v>100.041</c:v>
                </c:pt>
                <c:pt idx="47">
                  <c:v>99.861999999999995</c:v>
                </c:pt>
                <c:pt idx="48">
                  <c:v>99.947999999999993</c:v>
                </c:pt>
                <c:pt idx="49">
                  <c:v>99.94</c:v>
                </c:pt>
                <c:pt idx="50">
                  <c:v>99.837999999999994</c:v>
                </c:pt>
                <c:pt idx="51">
                  <c:v>100.032</c:v>
                </c:pt>
                <c:pt idx="52">
                  <c:v>100.001</c:v>
                </c:pt>
                <c:pt idx="53">
                  <c:v>99.974999999999994</c:v>
                </c:pt>
                <c:pt idx="54">
                  <c:v>99.917000000000002</c:v>
                </c:pt>
                <c:pt idx="55">
                  <c:v>99.914000000000001</c:v>
                </c:pt>
                <c:pt idx="56">
                  <c:v>99.926000000000002</c:v>
                </c:pt>
                <c:pt idx="57">
                  <c:v>99.998999999999995</c:v>
                </c:pt>
                <c:pt idx="58">
                  <c:v>99.978999999999999</c:v>
                </c:pt>
                <c:pt idx="59">
                  <c:v>99.938999999999993</c:v>
                </c:pt>
                <c:pt idx="60">
                  <c:v>99.926000000000002</c:v>
                </c:pt>
                <c:pt idx="61">
                  <c:v>100.02200000000001</c:v>
                </c:pt>
                <c:pt idx="62">
                  <c:v>99.99</c:v>
                </c:pt>
                <c:pt idx="63">
                  <c:v>99.947999999999993</c:v>
                </c:pt>
              </c:numCache>
            </c:numRef>
          </c:val>
          <c:smooth val="0"/>
          <c:extLst>
            <c:ext xmlns:c16="http://schemas.microsoft.com/office/drawing/2014/chart" uri="{C3380CC4-5D6E-409C-BE32-E72D297353CC}">
              <c16:uniqueId val="{00000000-76E0-4853-8933-393B2DFE6618}"/>
            </c:ext>
          </c:extLst>
        </c:ser>
        <c:ser>
          <c:idx val="1"/>
          <c:order val="1"/>
          <c:tx>
            <c:strRef>
              <c:f>'H2C performance'!$C$9</c:f>
              <c:strCache>
                <c:ptCount val="1"/>
                <c:pt idx="0">
                  <c:v>2 Queues</c:v>
                </c:pt>
              </c:strCache>
            </c:strRef>
          </c:tx>
          <c:spPr>
            <a:ln w="28575" cap="rnd">
              <a:solidFill>
                <a:schemeClr val="accent2"/>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performance'!$D$9:$BO$9</c:f>
              <c:numCache>
                <c:formatCode>General</c:formatCode>
                <c:ptCount val="64"/>
                <c:pt idx="0">
                  <c:v>45.817</c:v>
                </c:pt>
                <c:pt idx="1">
                  <c:v>83.007000000000005</c:v>
                </c:pt>
                <c:pt idx="2">
                  <c:v>96.653000000000006</c:v>
                </c:pt>
                <c:pt idx="3">
                  <c:v>99.977000000000004</c:v>
                </c:pt>
                <c:pt idx="4">
                  <c:v>98.933999999999997</c:v>
                </c:pt>
                <c:pt idx="5">
                  <c:v>99.388999999999996</c:v>
                </c:pt>
                <c:pt idx="6">
                  <c:v>100.462</c:v>
                </c:pt>
                <c:pt idx="7">
                  <c:v>100.13800000000001</c:v>
                </c:pt>
                <c:pt idx="8">
                  <c:v>99.972999999999999</c:v>
                </c:pt>
                <c:pt idx="9">
                  <c:v>99.777000000000001</c:v>
                </c:pt>
                <c:pt idx="10">
                  <c:v>99.662000000000006</c:v>
                </c:pt>
                <c:pt idx="11">
                  <c:v>100.267</c:v>
                </c:pt>
                <c:pt idx="12">
                  <c:v>100.10599999999999</c:v>
                </c:pt>
                <c:pt idx="13">
                  <c:v>99.998000000000005</c:v>
                </c:pt>
                <c:pt idx="14">
                  <c:v>99.775999999999996</c:v>
                </c:pt>
                <c:pt idx="15">
                  <c:v>99.816000000000003</c:v>
                </c:pt>
                <c:pt idx="16">
                  <c:v>100.184</c:v>
                </c:pt>
                <c:pt idx="17">
                  <c:v>100.05</c:v>
                </c:pt>
                <c:pt idx="18">
                  <c:v>99.926000000000002</c:v>
                </c:pt>
                <c:pt idx="19">
                  <c:v>99.938999999999993</c:v>
                </c:pt>
                <c:pt idx="20">
                  <c:v>99.778000000000006</c:v>
                </c:pt>
                <c:pt idx="21">
                  <c:v>100.134</c:v>
                </c:pt>
                <c:pt idx="22">
                  <c:v>100.047</c:v>
                </c:pt>
                <c:pt idx="23">
                  <c:v>100.003</c:v>
                </c:pt>
                <c:pt idx="24">
                  <c:v>99.941999999999993</c:v>
                </c:pt>
                <c:pt idx="25">
                  <c:v>99.891000000000005</c:v>
                </c:pt>
                <c:pt idx="26">
                  <c:v>100.102</c:v>
                </c:pt>
                <c:pt idx="27">
                  <c:v>100.00700000000001</c:v>
                </c:pt>
                <c:pt idx="28">
                  <c:v>100.01300000000001</c:v>
                </c:pt>
                <c:pt idx="29">
                  <c:v>99.938999999999993</c:v>
                </c:pt>
                <c:pt idx="30">
                  <c:v>99.887</c:v>
                </c:pt>
                <c:pt idx="31">
                  <c:v>100.10299999999999</c:v>
                </c:pt>
                <c:pt idx="32">
                  <c:v>100.024</c:v>
                </c:pt>
                <c:pt idx="33">
                  <c:v>99.991</c:v>
                </c:pt>
                <c:pt idx="34">
                  <c:v>99.966999999999999</c:v>
                </c:pt>
                <c:pt idx="35">
                  <c:v>99.915000000000006</c:v>
                </c:pt>
                <c:pt idx="36">
                  <c:v>100.024</c:v>
                </c:pt>
                <c:pt idx="37">
                  <c:v>100.029</c:v>
                </c:pt>
                <c:pt idx="38">
                  <c:v>99.998999999999995</c:v>
                </c:pt>
                <c:pt idx="39">
                  <c:v>99.941000000000003</c:v>
                </c:pt>
                <c:pt idx="40">
                  <c:v>99.921000000000006</c:v>
                </c:pt>
                <c:pt idx="41">
                  <c:v>100.05200000000001</c:v>
                </c:pt>
                <c:pt idx="42">
                  <c:v>100.042</c:v>
                </c:pt>
                <c:pt idx="43">
                  <c:v>99.962999999999994</c:v>
                </c:pt>
                <c:pt idx="44">
                  <c:v>99.97</c:v>
                </c:pt>
                <c:pt idx="45">
                  <c:v>99.900999999999996</c:v>
                </c:pt>
                <c:pt idx="46">
                  <c:v>100.07</c:v>
                </c:pt>
                <c:pt idx="47">
                  <c:v>100.032</c:v>
                </c:pt>
                <c:pt idx="48">
                  <c:v>99.951999999999998</c:v>
                </c:pt>
                <c:pt idx="49">
                  <c:v>99.941999999999993</c:v>
                </c:pt>
                <c:pt idx="50">
                  <c:v>99.933999999999997</c:v>
                </c:pt>
                <c:pt idx="51">
                  <c:v>100.05800000000001</c:v>
                </c:pt>
                <c:pt idx="52">
                  <c:v>100.02</c:v>
                </c:pt>
                <c:pt idx="53">
                  <c:v>99.974999999999994</c:v>
                </c:pt>
                <c:pt idx="54">
                  <c:v>99.972999999999999</c:v>
                </c:pt>
                <c:pt idx="55">
                  <c:v>99.941000000000003</c:v>
                </c:pt>
                <c:pt idx="56">
                  <c:v>99.992999999999995</c:v>
                </c:pt>
                <c:pt idx="57">
                  <c:v>100.014</c:v>
                </c:pt>
                <c:pt idx="58">
                  <c:v>100</c:v>
                </c:pt>
                <c:pt idx="59">
                  <c:v>99.944999999999993</c:v>
                </c:pt>
                <c:pt idx="60">
                  <c:v>99.941999999999993</c:v>
                </c:pt>
                <c:pt idx="61">
                  <c:v>100.057</c:v>
                </c:pt>
                <c:pt idx="62">
                  <c:v>100.01900000000001</c:v>
                </c:pt>
                <c:pt idx="63">
                  <c:v>99.983000000000004</c:v>
                </c:pt>
              </c:numCache>
            </c:numRef>
          </c:val>
          <c:smooth val="0"/>
          <c:extLst>
            <c:ext xmlns:c16="http://schemas.microsoft.com/office/drawing/2014/chart" uri="{C3380CC4-5D6E-409C-BE32-E72D297353CC}">
              <c16:uniqueId val="{00000001-76E0-4853-8933-393B2DFE6618}"/>
            </c:ext>
          </c:extLst>
        </c:ser>
        <c:ser>
          <c:idx val="2"/>
          <c:order val="2"/>
          <c:tx>
            <c:strRef>
              <c:f>'H2C performance'!$C$8</c:f>
              <c:strCache>
                <c:ptCount val="1"/>
                <c:pt idx="0">
                  <c:v>4 Queues</c:v>
                </c:pt>
              </c:strCache>
            </c:strRef>
          </c:tx>
          <c:spPr>
            <a:ln w="28575" cap="rnd">
              <a:solidFill>
                <a:srgbClr val="00B050"/>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performance'!$D$8:$BO$8</c:f>
              <c:numCache>
                <c:formatCode>General</c:formatCode>
                <c:ptCount val="64"/>
                <c:pt idx="0">
                  <c:v>68.438999999999993</c:v>
                </c:pt>
                <c:pt idx="1">
                  <c:v>87.546999999999997</c:v>
                </c:pt>
                <c:pt idx="2">
                  <c:v>96.659000000000006</c:v>
                </c:pt>
                <c:pt idx="3">
                  <c:v>100.149</c:v>
                </c:pt>
                <c:pt idx="4">
                  <c:v>99.003</c:v>
                </c:pt>
                <c:pt idx="5">
                  <c:v>99.61</c:v>
                </c:pt>
                <c:pt idx="6">
                  <c:v>100.474</c:v>
                </c:pt>
                <c:pt idx="7">
                  <c:v>100.28</c:v>
                </c:pt>
                <c:pt idx="8">
                  <c:v>99.974000000000004</c:v>
                </c:pt>
                <c:pt idx="9">
                  <c:v>99.94</c:v>
                </c:pt>
                <c:pt idx="10">
                  <c:v>99.8</c:v>
                </c:pt>
                <c:pt idx="11">
                  <c:v>100.27</c:v>
                </c:pt>
                <c:pt idx="12">
                  <c:v>100.10599999999999</c:v>
                </c:pt>
                <c:pt idx="13">
                  <c:v>100.006</c:v>
                </c:pt>
                <c:pt idx="14">
                  <c:v>99.938999999999993</c:v>
                </c:pt>
                <c:pt idx="15">
                  <c:v>99.870999999999995</c:v>
                </c:pt>
                <c:pt idx="16">
                  <c:v>100.238</c:v>
                </c:pt>
                <c:pt idx="17">
                  <c:v>100.11799999999999</c:v>
                </c:pt>
                <c:pt idx="18">
                  <c:v>100.029</c:v>
                </c:pt>
                <c:pt idx="19">
                  <c:v>99.941000000000003</c:v>
                </c:pt>
                <c:pt idx="20">
                  <c:v>99.778999999999996</c:v>
                </c:pt>
                <c:pt idx="21">
                  <c:v>100.187</c:v>
                </c:pt>
                <c:pt idx="22">
                  <c:v>100.09699999999999</c:v>
                </c:pt>
                <c:pt idx="23">
                  <c:v>100.033</c:v>
                </c:pt>
                <c:pt idx="24">
                  <c:v>99.941999999999993</c:v>
                </c:pt>
                <c:pt idx="25">
                  <c:v>99.893000000000001</c:v>
                </c:pt>
                <c:pt idx="26">
                  <c:v>100.152</c:v>
                </c:pt>
                <c:pt idx="27">
                  <c:v>100.00700000000001</c:v>
                </c:pt>
                <c:pt idx="28">
                  <c:v>100.015</c:v>
                </c:pt>
                <c:pt idx="29">
                  <c:v>99.938999999999993</c:v>
                </c:pt>
                <c:pt idx="30">
                  <c:v>99.918000000000006</c:v>
                </c:pt>
                <c:pt idx="31">
                  <c:v>100.13</c:v>
                </c:pt>
                <c:pt idx="32">
                  <c:v>100.024</c:v>
                </c:pt>
                <c:pt idx="33">
                  <c:v>99.99</c:v>
                </c:pt>
                <c:pt idx="34">
                  <c:v>99.966999999999999</c:v>
                </c:pt>
                <c:pt idx="35">
                  <c:v>99.930999999999997</c:v>
                </c:pt>
                <c:pt idx="36">
                  <c:v>100.071</c:v>
                </c:pt>
                <c:pt idx="37">
                  <c:v>100.03</c:v>
                </c:pt>
                <c:pt idx="38">
                  <c:v>99.998000000000005</c:v>
                </c:pt>
                <c:pt idx="39">
                  <c:v>99.983999999999995</c:v>
                </c:pt>
                <c:pt idx="40">
                  <c:v>99.942999999999998</c:v>
                </c:pt>
                <c:pt idx="41">
                  <c:v>100.09</c:v>
                </c:pt>
                <c:pt idx="42">
                  <c:v>100.04</c:v>
                </c:pt>
                <c:pt idx="43">
                  <c:v>100.017</c:v>
                </c:pt>
                <c:pt idx="44">
                  <c:v>99.972999999999999</c:v>
                </c:pt>
                <c:pt idx="45">
                  <c:v>99.945999999999998</c:v>
                </c:pt>
                <c:pt idx="46">
                  <c:v>100.087</c:v>
                </c:pt>
                <c:pt idx="47">
                  <c:v>100.03400000000001</c:v>
                </c:pt>
                <c:pt idx="48">
                  <c:v>100.006</c:v>
                </c:pt>
                <c:pt idx="49">
                  <c:v>99.941999999999993</c:v>
                </c:pt>
                <c:pt idx="50">
                  <c:v>99.936999999999998</c:v>
                </c:pt>
                <c:pt idx="51">
                  <c:v>100.06699999999999</c:v>
                </c:pt>
                <c:pt idx="52">
                  <c:v>100.03400000000001</c:v>
                </c:pt>
                <c:pt idx="53">
                  <c:v>99.974999999999994</c:v>
                </c:pt>
                <c:pt idx="54">
                  <c:v>99.983999999999995</c:v>
                </c:pt>
                <c:pt idx="55">
                  <c:v>99.956000000000003</c:v>
                </c:pt>
                <c:pt idx="56">
                  <c:v>100.06</c:v>
                </c:pt>
                <c:pt idx="57">
                  <c:v>100.03700000000001</c:v>
                </c:pt>
                <c:pt idx="58">
                  <c:v>100.012</c:v>
                </c:pt>
                <c:pt idx="59">
                  <c:v>99.986000000000004</c:v>
                </c:pt>
                <c:pt idx="60">
                  <c:v>99.941999999999993</c:v>
                </c:pt>
                <c:pt idx="61">
                  <c:v>100.05500000000001</c:v>
                </c:pt>
                <c:pt idx="62">
                  <c:v>100.03100000000001</c:v>
                </c:pt>
                <c:pt idx="63">
                  <c:v>100.01300000000001</c:v>
                </c:pt>
              </c:numCache>
            </c:numRef>
          </c:val>
          <c:smooth val="0"/>
          <c:extLst>
            <c:ext xmlns:c16="http://schemas.microsoft.com/office/drawing/2014/chart" uri="{C3380CC4-5D6E-409C-BE32-E72D297353CC}">
              <c16:uniqueId val="{00000002-76E0-4853-8933-393B2DFE6618}"/>
            </c:ext>
          </c:extLst>
        </c:ser>
        <c:ser>
          <c:idx val="3"/>
          <c:order val="3"/>
          <c:tx>
            <c:strRef>
              <c:f>'H2C performance'!$C$7</c:f>
              <c:strCache>
                <c:ptCount val="1"/>
                <c:pt idx="0">
                  <c:v>8 Queues</c:v>
                </c:pt>
              </c:strCache>
            </c:strRef>
          </c:tx>
          <c:spPr>
            <a:ln w="28575" cap="rnd">
              <a:solidFill>
                <a:schemeClr val="accent4"/>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performance'!$D$7:$BO$7</c:f>
              <c:numCache>
                <c:formatCode>General</c:formatCode>
                <c:ptCount val="64"/>
                <c:pt idx="0">
                  <c:v>68.488</c:v>
                </c:pt>
                <c:pt idx="1">
                  <c:v>87.614000000000004</c:v>
                </c:pt>
                <c:pt idx="2">
                  <c:v>96.742000000000004</c:v>
                </c:pt>
                <c:pt idx="3">
                  <c:v>100.26</c:v>
                </c:pt>
                <c:pt idx="4">
                  <c:v>99.167000000000002</c:v>
                </c:pt>
                <c:pt idx="5">
                  <c:v>99.679000000000002</c:v>
                </c:pt>
                <c:pt idx="6">
                  <c:v>100.619</c:v>
                </c:pt>
                <c:pt idx="7">
                  <c:v>100.342</c:v>
                </c:pt>
                <c:pt idx="8">
                  <c:v>100.122</c:v>
                </c:pt>
                <c:pt idx="9">
                  <c:v>99.941999999999993</c:v>
                </c:pt>
                <c:pt idx="10">
                  <c:v>99.832999999999998</c:v>
                </c:pt>
                <c:pt idx="11">
                  <c:v>100.34399999999999</c:v>
                </c:pt>
                <c:pt idx="12">
                  <c:v>100.211</c:v>
                </c:pt>
                <c:pt idx="13">
                  <c:v>100.008</c:v>
                </c:pt>
                <c:pt idx="14">
                  <c:v>99.941000000000003</c:v>
                </c:pt>
                <c:pt idx="15">
                  <c:v>99.875</c:v>
                </c:pt>
                <c:pt idx="16">
                  <c:v>100.261</c:v>
                </c:pt>
                <c:pt idx="17">
                  <c:v>100.14400000000001</c:v>
                </c:pt>
                <c:pt idx="18">
                  <c:v>100.029</c:v>
                </c:pt>
                <c:pt idx="19">
                  <c:v>99.978999999999999</c:v>
                </c:pt>
                <c:pt idx="20">
                  <c:v>99.914000000000001</c:v>
                </c:pt>
                <c:pt idx="21">
                  <c:v>100.2</c:v>
                </c:pt>
                <c:pt idx="22">
                  <c:v>100.122</c:v>
                </c:pt>
                <c:pt idx="23">
                  <c:v>100.03400000000001</c:v>
                </c:pt>
                <c:pt idx="24">
                  <c:v>99.941999999999993</c:v>
                </c:pt>
                <c:pt idx="25">
                  <c:v>99.921999999999997</c:v>
                </c:pt>
                <c:pt idx="26">
                  <c:v>100.152</c:v>
                </c:pt>
                <c:pt idx="27">
                  <c:v>100.00700000000001</c:v>
                </c:pt>
                <c:pt idx="28">
                  <c:v>100.03700000000001</c:v>
                </c:pt>
                <c:pt idx="29">
                  <c:v>99.99</c:v>
                </c:pt>
                <c:pt idx="30">
                  <c:v>99.93</c:v>
                </c:pt>
                <c:pt idx="31">
                  <c:v>100.139</c:v>
                </c:pt>
                <c:pt idx="32">
                  <c:v>100.08499999999999</c:v>
                </c:pt>
                <c:pt idx="33">
                  <c:v>100.03100000000001</c:v>
                </c:pt>
                <c:pt idx="34">
                  <c:v>99.983000000000004</c:v>
                </c:pt>
                <c:pt idx="35">
                  <c:v>99.947999999999993</c:v>
                </c:pt>
                <c:pt idx="36">
                  <c:v>100.114</c:v>
                </c:pt>
                <c:pt idx="37">
                  <c:v>100.066</c:v>
                </c:pt>
                <c:pt idx="38">
                  <c:v>100.02200000000001</c:v>
                </c:pt>
                <c:pt idx="39">
                  <c:v>99.99</c:v>
                </c:pt>
                <c:pt idx="40">
                  <c:v>99.954999999999998</c:v>
                </c:pt>
                <c:pt idx="41">
                  <c:v>100.104</c:v>
                </c:pt>
                <c:pt idx="42">
                  <c:v>100.04</c:v>
                </c:pt>
                <c:pt idx="43">
                  <c:v>100.024</c:v>
                </c:pt>
                <c:pt idx="44">
                  <c:v>99.992000000000004</c:v>
                </c:pt>
                <c:pt idx="45">
                  <c:v>99.953000000000003</c:v>
                </c:pt>
                <c:pt idx="46">
                  <c:v>100.093</c:v>
                </c:pt>
                <c:pt idx="47">
                  <c:v>100.03700000000001</c:v>
                </c:pt>
                <c:pt idx="48">
                  <c:v>100.011</c:v>
                </c:pt>
                <c:pt idx="49">
                  <c:v>99.941999999999993</c:v>
                </c:pt>
                <c:pt idx="50">
                  <c:v>99.96</c:v>
                </c:pt>
                <c:pt idx="51">
                  <c:v>100.084</c:v>
                </c:pt>
                <c:pt idx="52">
                  <c:v>100.03400000000001</c:v>
                </c:pt>
                <c:pt idx="53">
                  <c:v>100.02200000000001</c:v>
                </c:pt>
                <c:pt idx="54">
                  <c:v>99.992999999999995</c:v>
                </c:pt>
                <c:pt idx="55">
                  <c:v>99.965000000000003</c:v>
                </c:pt>
                <c:pt idx="56">
                  <c:v>100.07899999999999</c:v>
                </c:pt>
                <c:pt idx="57">
                  <c:v>100.04600000000001</c:v>
                </c:pt>
                <c:pt idx="58">
                  <c:v>100.01900000000001</c:v>
                </c:pt>
                <c:pt idx="59">
                  <c:v>99.986000000000004</c:v>
                </c:pt>
                <c:pt idx="60">
                  <c:v>99.941999999999993</c:v>
                </c:pt>
                <c:pt idx="61">
                  <c:v>100.053</c:v>
                </c:pt>
                <c:pt idx="62">
                  <c:v>100.033</c:v>
                </c:pt>
                <c:pt idx="63">
                  <c:v>100.01900000000001</c:v>
                </c:pt>
              </c:numCache>
            </c:numRef>
          </c:val>
          <c:smooth val="0"/>
          <c:extLst>
            <c:ext xmlns:c16="http://schemas.microsoft.com/office/drawing/2014/chart" uri="{C3380CC4-5D6E-409C-BE32-E72D297353CC}">
              <c16:uniqueId val="{00000003-76E0-4853-8933-393B2DFE6618}"/>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H2C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performance'!$D$14:$BO$14</c:f>
              <c:numCache>
                <c:formatCode>General</c:formatCode>
                <c:ptCount val="64"/>
                <c:pt idx="0">
                  <c:v>49.66015625</c:v>
                </c:pt>
                <c:pt idx="1">
                  <c:v>49.1650390625</c:v>
                </c:pt>
                <c:pt idx="2">
                  <c:v>47.246744791666664</c:v>
                </c:pt>
                <c:pt idx="3">
                  <c:v>42.23046875</c:v>
                </c:pt>
                <c:pt idx="4">
                  <c:v>38.348046875000001</c:v>
                </c:pt>
                <c:pt idx="5">
                  <c:v>32.271484375</c:v>
                </c:pt>
                <c:pt idx="6">
                  <c:v>27.951729910714285</c:v>
                </c:pt>
                <c:pt idx="7">
                  <c:v>24.39453125</c:v>
                </c:pt>
                <c:pt idx="8">
                  <c:v>21.649739583333332</c:v>
                </c:pt>
                <c:pt idx="9">
                  <c:v>19.454882812499999</c:v>
                </c:pt>
                <c:pt idx="10">
                  <c:v>17.661576704545453</c:v>
                </c:pt>
                <c:pt idx="11">
                  <c:v>16.28515625</c:v>
                </c:pt>
                <c:pt idx="12">
                  <c:v>15.007361778846153</c:v>
                </c:pt>
                <c:pt idx="13">
                  <c:v>13.931082589285714</c:v>
                </c:pt>
                <c:pt idx="14">
                  <c:v>12.989453125000001</c:v>
                </c:pt>
                <c:pt idx="15">
                  <c:v>12.1575927734375</c:v>
                </c:pt>
                <c:pt idx="16">
                  <c:v>11.501148897058824</c:v>
                </c:pt>
                <c:pt idx="17">
                  <c:v>10.845920138888889</c:v>
                </c:pt>
                <c:pt idx="18">
                  <c:v>10.269942434210526</c:v>
                </c:pt>
                <c:pt idx="19">
                  <c:v>9.74365234375</c:v>
                </c:pt>
                <c:pt idx="20">
                  <c:v>9.2774367559523814</c:v>
                </c:pt>
                <c:pt idx="21">
                  <c:v>8.878462357954545</c:v>
                </c:pt>
                <c:pt idx="22">
                  <c:v>8.4954144021739122</c:v>
                </c:pt>
                <c:pt idx="23">
                  <c:v>8.1266276041666661</c:v>
                </c:pt>
                <c:pt idx="24">
                  <c:v>7.803671875</c:v>
                </c:pt>
                <c:pt idx="25">
                  <c:v>7.4996243990384617</c:v>
                </c:pt>
                <c:pt idx="26">
                  <c:v>7.2319878472222223</c:v>
                </c:pt>
                <c:pt idx="27">
                  <c:v>6.9746791294642856</c:v>
                </c:pt>
                <c:pt idx="28">
                  <c:v>6.7276400862068968</c:v>
                </c:pt>
                <c:pt idx="29">
                  <c:v>6.5036458333333336</c:v>
                </c:pt>
                <c:pt idx="30">
                  <c:v>6.286857358870968</c:v>
                </c:pt>
                <c:pt idx="31">
                  <c:v>6.1055908203125</c:v>
                </c:pt>
                <c:pt idx="32">
                  <c:v>5.919921875</c:v>
                </c:pt>
                <c:pt idx="33">
                  <c:v>5.7434512867647056</c:v>
                </c:pt>
                <c:pt idx="34">
                  <c:v>5.5671875000000002</c:v>
                </c:pt>
                <c:pt idx="35">
                  <c:v>5.4159613715277777</c:v>
                </c:pt>
                <c:pt idx="36">
                  <c:v>5.2798247466216219</c:v>
                </c:pt>
                <c:pt idx="37">
                  <c:v>5.1352796052631575</c:v>
                </c:pt>
                <c:pt idx="38">
                  <c:v>5.0072616185897436</c:v>
                </c:pt>
                <c:pt idx="39">
                  <c:v>4.8799316406250002</c:v>
                </c:pt>
                <c:pt idx="40">
                  <c:v>4.7590034298780486</c:v>
                </c:pt>
                <c:pt idx="41">
                  <c:v>4.6522507440476186</c:v>
                </c:pt>
                <c:pt idx="42">
                  <c:v>4.5426962209302326</c:v>
                </c:pt>
                <c:pt idx="43">
                  <c:v>4.4371448863636367</c:v>
                </c:pt>
                <c:pt idx="44">
                  <c:v>4.335980902777778</c:v>
                </c:pt>
                <c:pt idx="45">
                  <c:v>4.2399796195652177</c:v>
                </c:pt>
                <c:pt idx="46">
                  <c:v>4.1572888962765955</c:v>
                </c:pt>
                <c:pt idx="47">
                  <c:v>4.063395182291667</c:v>
                </c:pt>
                <c:pt idx="48">
                  <c:v>3.9838966836734695</c:v>
                </c:pt>
                <c:pt idx="49">
                  <c:v>3.9039062499999999</c:v>
                </c:pt>
                <c:pt idx="50">
                  <c:v>3.8234528186274508</c:v>
                </c:pt>
                <c:pt idx="51">
                  <c:v>3.7572115384615383</c:v>
                </c:pt>
                <c:pt idx="52">
                  <c:v>3.6851783608490565</c:v>
                </c:pt>
                <c:pt idx="53">
                  <c:v>3.6159939236111112</c:v>
                </c:pt>
                <c:pt idx="54">
                  <c:v>3.5481889204545456</c:v>
                </c:pt>
                <c:pt idx="55">
                  <c:v>3.4847237723214284</c:v>
                </c:pt>
                <c:pt idx="56">
                  <c:v>3.4239994517543861</c:v>
                </c:pt>
                <c:pt idx="57">
                  <c:v>3.3674232219827585</c:v>
                </c:pt>
                <c:pt idx="58">
                  <c:v>3.3096861758474576</c:v>
                </c:pt>
                <c:pt idx="59">
                  <c:v>3.2532226562500002</c:v>
                </c:pt>
                <c:pt idx="60">
                  <c:v>3.1994748975409837</c:v>
                </c:pt>
                <c:pt idx="61">
                  <c:v>3.1508946572580645</c:v>
                </c:pt>
                <c:pt idx="62">
                  <c:v>3.0998883928571428</c:v>
                </c:pt>
                <c:pt idx="63">
                  <c:v>3.0501708984375</c:v>
                </c:pt>
              </c:numCache>
            </c:numRef>
          </c:val>
          <c:smooth val="0"/>
          <c:extLst>
            <c:ext xmlns:c16="http://schemas.microsoft.com/office/drawing/2014/chart" uri="{C3380CC4-5D6E-409C-BE32-E72D297353CC}">
              <c16:uniqueId val="{00000000-30FE-44B7-B64F-D54D066D3D2B}"/>
            </c:ext>
          </c:extLst>
        </c:ser>
        <c:ser>
          <c:idx val="1"/>
          <c:order val="1"/>
          <c:tx>
            <c:v>2 Queues</c:v>
          </c:tx>
          <c:spPr>
            <a:ln w="28575" cap="rnd">
              <a:solidFill>
                <a:schemeClr val="accent2"/>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performance'!$D$13:$BO$13</c:f>
              <c:numCache>
                <c:formatCode>General</c:formatCode>
                <c:ptCount val="64"/>
                <c:pt idx="0">
                  <c:v>89.486328125</c:v>
                </c:pt>
                <c:pt idx="1">
                  <c:v>81.0615234375</c:v>
                </c:pt>
                <c:pt idx="2">
                  <c:v>62.925130208333336</c:v>
                </c:pt>
                <c:pt idx="3">
                  <c:v>48.81689453125</c:v>
                </c:pt>
                <c:pt idx="4">
                  <c:v>38.646093749999999</c:v>
                </c:pt>
                <c:pt idx="5">
                  <c:v>32.353190104166664</c:v>
                </c:pt>
                <c:pt idx="6">
                  <c:v>28.030691964285715</c:v>
                </c:pt>
                <c:pt idx="7">
                  <c:v>24.44775390625</c:v>
                </c:pt>
                <c:pt idx="8">
                  <c:v>21.695529513888889</c:v>
                </c:pt>
                <c:pt idx="9">
                  <c:v>19.487695312500001</c:v>
                </c:pt>
                <c:pt idx="10">
                  <c:v>17.695667613636363</c:v>
                </c:pt>
                <c:pt idx="11">
                  <c:v>16.319498697916668</c:v>
                </c:pt>
                <c:pt idx="12">
                  <c:v>15.039963942307692</c:v>
                </c:pt>
                <c:pt idx="13">
                  <c:v>13.950613839285714</c:v>
                </c:pt>
                <c:pt idx="14">
                  <c:v>12.991666666666667</c:v>
                </c:pt>
                <c:pt idx="15">
                  <c:v>12.1845703125</c:v>
                </c:pt>
                <c:pt idx="16">
                  <c:v>11.510110294117647</c:v>
                </c:pt>
                <c:pt idx="17">
                  <c:v>10.856119791666666</c:v>
                </c:pt>
                <c:pt idx="18">
                  <c:v>10.271998355263158</c:v>
                </c:pt>
                <c:pt idx="19">
                  <c:v>9.7596679687499996</c:v>
                </c:pt>
                <c:pt idx="20">
                  <c:v>9.2799479166666661</c:v>
                </c:pt>
                <c:pt idx="21">
                  <c:v>8.8897372159090917</c:v>
                </c:pt>
                <c:pt idx="22">
                  <c:v>8.4958389945652169</c:v>
                </c:pt>
                <c:pt idx="23">
                  <c:v>8.1382649739583339</c:v>
                </c:pt>
                <c:pt idx="24">
                  <c:v>7.8079687499999997</c:v>
                </c:pt>
                <c:pt idx="25">
                  <c:v>7.5038311298076925</c:v>
                </c:pt>
                <c:pt idx="26">
                  <c:v>7.2411747685185182</c:v>
                </c:pt>
                <c:pt idx="27">
                  <c:v>6.9759347098214288</c:v>
                </c:pt>
                <c:pt idx="28">
                  <c:v>6.7357893318965516</c:v>
                </c:pt>
                <c:pt idx="29">
                  <c:v>6.5064453125000004</c:v>
                </c:pt>
                <c:pt idx="30">
                  <c:v>6.29328377016129</c:v>
                </c:pt>
                <c:pt idx="31">
                  <c:v>6.10980224609375</c:v>
                </c:pt>
                <c:pt idx="32">
                  <c:v>5.9199810606060606</c:v>
                </c:pt>
                <c:pt idx="33">
                  <c:v>5.7439682904411766</c:v>
                </c:pt>
                <c:pt idx="34">
                  <c:v>5.5785156249999996</c:v>
                </c:pt>
                <c:pt idx="35">
                  <c:v>5.420735677083333</c:v>
                </c:pt>
                <c:pt idx="36">
                  <c:v>5.2799831081081079</c:v>
                </c:pt>
                <c:pt idx="37">
                  <c:v>5.1412931743421053</c:v>
                </c:pt>
                <c:pt idx="38">
                  <c:v>5.007962740384615</c:v>
                </c:pt>
                <c:pt idx="39">
                  <c:v>4.8799316406250002</c:v>
                </c:pt>
                <c:pt idx="40">
                  <c:v>4.7599561737804876</c:v>
                </c:pt>
                <c:pt idx="41">
                  <c:v>4.6527157738095237</c:v>
                </c:pt>
                <c:pt idx="42">
                  <c:v>4.5440588662790695</c:v>
                </c:pt>
                <c:pt idx="43">
                  <c:v>4.4372780539772725</c:v>
                </c:pt>
                <c:pt idx="44">
                  <c:v>4.3389756944444446</c:v>
                </c:pt>
                <c:pt idx="45">
                  <c:v>4.2417204483695654</c:v>
                </c:pt>
                <c:pt idx="46">
                  <c:v>4.1584940159574471</c:v>
                </c:pt>
                <c:pt idx="47">
                  <c:v>4.0703125</c:v>
                </c:pt>
                <c:pt idx="48">
                  <c:v>3.9840561224489797</c:v>
                </c:pt>
                <c:pt idx="49">
                  <c:v>3.9039843749999998</c:v>
                </c:pt>
                <c:pt idx="50">
                  <c:v>3.8271292892156863</c:v>
                </c:pt>
                <c:pt idx="51">
                  <c:v>3.7581881009615383</c:v>
                </c:pt>
                <c:pt idx="52">
                  <c:v>3.6858785377358489</c:v>
                </c:pt>
                <c:pt idx="53">
                  <c:v>3.6159939236111112</c:v>
                </c:pt>
                <c:pt idx="54">
                  <c:v>3.5501775568181819</c:v>
                </c:pt>
                <c:pt idx="55">
                  <c:v>3.4856654575892856</c:v>
                </c:pt>
                <c:pt idx="56">
                  <c:v>3.426295230263158</c:v>
                </c:pt>
                <c:pt idx="57">
                  <c:v>3.3679283405172415</c:v>
                </c:pt>
                <c:pt idx="58">
                  <c:v>3.3103813559322033</c:v>
                </c:pt>
                <c:pt idx="59">
                  <c:v>3.25341796875</c:v>
                </c:pt>
                <c:pt idx="60">
                  <c:v>3.1999871926229506</c:v>
                </c:pt>
                <c:pt idx="61">
                  <c:v>3.1519972278225805</c:v>
                </c:pt>
                <c:pt idx="62">
                  <c:v>3.1007874503968256</c:v>
                </c:pt>
                <c:pt idx="63">
                  <c:v>3.051239013671875</c:v>
                </c:pt>
              </c:numCache>
            </c:numRef>
          </c:val>
          <c:smooth val="0"/>
          <c:extLst>
            <c:ext xmlns:c16="http://schemas.microsoft.com/office/drawing/2014/chart" uri="{C3380CC4-5D6E-409C-BE32-E72D297353CC}">
              <c16:uniqueId val="{00000001-30FE-44B7-B64F-D54D066D3D2B}"/>
            </c:ext>
          </c:extLst>
        </c:ser>
        <c:ser>
          <c:idx val="2"/>
          <c:order val="2"/>
          <c:tx>
            <c:v>4 Queues</c:v>
          </c:tx>
          <c:spPr>
            <a:ln w="28575" cap="rnd">
              <a:solidFill>
                <a:schemeClr val="accent3"/>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performance'!$D$12:$BO$12</c:f>
              <c:numCache>
                <c:formatCode>General</c:formatCode>
                <c:ptCount val="64"/>
                <c:pt idx="0">
                  <c:v>133.669921875</c:v>
                </c:pt>
                <c:pt idx="1">
                  <c:v>85.4951171875</c:v>
                </c:pt>
                <c:pt idx="2">
                  <c:v>62.929036458333336</c:v>
                </c:pt>
                <c:pt idx="3">
                  <c:v>48.90087890625</c:v>
                </c:pt>
                <c:pt idx="4">
                  <c:v>38.673046874999997</c:v>
                </c:pt>
                <c:pt idx="5">
                  <c:v>32.425130208333336</c:v>
                </c:pt>
                <c:pt idx="6">
                  <c:v>28.034040178571427</c:v>
                </c:pt>
                <c:pt idx="7">
                  <c:v>24.482421875</c:v>
                </c:pt>
                <c:pt idx="8">
                  <c:v>21.695746527777779</c:v>
                </c:pt>
                <c:pt idx="9">
                  <c:v>19.51953125</c:v>
                </c:pt>
                <c:pt idx="10">
                  <c:v>17.720170454545453</c:v>
                </c:pt>
                <c:pt idx="11">
                  <c:v>16.319986979166668</c:v>
                </c:pt>
                <c:pt idx="12">
                  <c:v>15.039963942307692</c:v>
                </c:pt>
                <c:pt idx="13">
                  <c:v>13.951729910714286</c:v>
                </c:pt>
                <c:pt idx="14">
                  <c:v>13.012890625000001</c:v>
                </c:pt>
                <c:pt idx="15">
                  <c:v>12.1912841796875</c:v>
                </c:pt>
                <c:pt idx="16">
                  <c:v>11.516314338235293</c:v>
                </c:pt>
                <c:pt idx="17">
                  <c:v>10.863498263888889</c:v>
                </c:pt>
                <c:pt idx="18">
                  <c:v>10.282586348684211</c:v>
                </c:pt>
                <c:pt idx="19">
                  <c:v>9.7598632812500004</c:v>
                </c:pt>
                <c:pt idx="20">
                  <c:v>9.2800409226190474</c:v>
                </c:pt>
                <c:pt idx="21">
                  <c:v>8.8944424715909083</c:v>
                </c:pt>
                <c:pt idx="22">
                  <c:v>8.5000849184782616</c:v>
                </c:pt>
                <c:pt idx="23">
                  <c:v>8.1407063802083339</c:v>
                </c:pt>
                <c:pt idx="24">
                  <c:v>7.8079687499999997</c:v>
                </c:pt>
                <c:pt idx="25">
                  <c:v>7.5039813701923075</c:v>
                </c:pt>
                <c:pt idx="26">
                  <c:v>7.244791666666667</c:v>
                </c:pt>
                <c:pt idx="27">
                  <c:v>6.9759347098214288</c:v>
                </c:pt>
                <c:pt idx="28">
                  <c:v>6.7359240301724137</c:v>
                </c:pt>
                <c:pt idx="29">
                  <c:v>6.5064453125000004</c:v>
                </c:pt>
                <c:pt idx="30">
                  <c:v>6.29523689516129</c:v>
                </c:pt>
                <c:pt idx="31">
                  <c:v>6.1114501953125</c:v>
                </c:pt>
                <c:pt idx="32">
                  <c:v>5.9199810606060606</c:v>
                </c:pt>
                <c:pt idx="33">
                  <c:v>5.7439108455882355</c:v>
                </c:pt>
                <c:pt idx="34">
                  <c:v>5.5785156249999996</c:v>
                </c:pt>
                <c:pt idx="35">
                  <c:v>5.4216037326388893</c:v>
                </c:pt>
                <c:pt idx="36">
                  <c:v>5.2824641047297298</c:v>
                </c:pt>
                <c:pt idx="37">
                  <c:v>5.1413445723684212</c:v>
                </c:pt>
                <c:pt idx="38">
                  <c:v>5.0079126602564106</c:v>
                </c:pt>
                <c:pt idx="39">
                  <c:v>4.8820312499999998</c:v>
                </c:pt>
                <c:pt idx="40">
                  <c:v>4.7610041920731705</c:v>
                </c:pt>
                <c:pt idx="41">
                  <c:v>4.6544828869047619</c:v>
                </c:pt>
                <c:pt idx="42">
                  <c:v>4.5439680232558137</c:v>
                </c:pt>
                <c:pt idx="43">
                  <c:v>4.4396750710227275</c:v>
                </c:pt>
                <c:pt idx="44">
                  <c:v>4.3391059027777779</c:v>
                </c:pt>
                <c:pt idx="45">
                  <c:v>4.2436311141304346</c:v>
                </c:pt>
                <c:pt idx="46">
                  <c:v>4.1592004654255321</c:v>
                </c:pt>
                <c:pt idx="47">
                  <c:v>4.070393880208333</c:v>
                </c:pt>
                <c:pt idx="48">
                  <c:v>3.9862085459183674</c:v>
                </c:pt>
                <c:pt idx="49">
                  <c:v>3.9039843749999998</c:v>
                </c:pt>
                <c:pt idx="50">
                  <c:v>3.8272441789215685</c:v>
                </c:pt>
                <c:pt idx="51">
                  <c:v>3.7585261418269229</c:v>
                </c:pt>
                <c:pt idx="52">
                  <c:v>3.6863944575471699</c:v>
                </c:pt>
                <c:pt idx="53">
                  <c:v>3.6159939236111112</c:v>
                </c:pt>
                <c:pt idx="54">
                  <c:v>3.550568181818182</c:v>
                </c:pt>
                <c:pt idx="55">
                  <c:v>3.4861886160714284</c:v>
                </c:pt>
                <c:pt idx="56">
                  <c:v>3.4285910087719298</c:v>
                </c:pt>
                <c:pt idx="57">
                  <c:v>3.3687028556034484</c:v>
                </c:pt>
                <c:pt idx="58">
                  <c:v>3.3107786016949152</c:v>
                </c:pt>
                <c:pt idx="59">
                  <c:v>3.2547526041666668</c:v>
                </c:pt>
                <c:pt idx="60">
                  <c:v>3.1999871926229506</c:v>
                </c:pt>
                <c:pt idx="61">
                  <c:v>3.1519342237903225</c:v>
                </c:pt>
                <c:pt idx="62">
                  <c:v>3.1011594742063493</c:v>
                </c:pt>
                <c:pt idx="63">
                  <c:v>3.052154541015625</c:v>
                </c:pt>
              </c:numCache>
            </c:numRef>
          </c:val>
          <c:smooth val="0"/>
          <c:extLst>
            <c:ext xmlns:c16="http://schemas.microsoft.com/office/drawing/2014/chart" uri="{C3380CC4-5D6E-409C-BE32-E72D297353CC}">
              <c16:uniqueId val="{00000002-30FE-44B7-B64F-D54D066D3D2B}"/>
            </c:ext>
          </c:extLst>
        </c:ser>
        <c:ser>
          <c:idx val="3"/>
          <c:order val="3"/>
          <c:tx>
            <c:v>8 Queues</c:v>
          </c:tx>
          <c:spPr>
            <a:ln w="28575" cap="rnd">
              <a:solidFill>
                <a:schemeClr val="accent4"/>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performance'!$D$11:$BO$11</c:f>
              <c:numCache>
                <c:formatCode>General</c:formatCode>
                <c:ptCount val="64"/>
                <c:pt idx="0">
                  <c:v>133.765625</c:v>
                </c:pt>
                <c:pt idx="1">
                  <c:v>85.560546875</c:v>
                </c:pt>
                <c:pt idx="2">
                  <c:v>62.983072916666664</c:v>
                </c:pt>
                <c:pt idx="3">
                  <c:v>48.955078125</c:v>
                </c:pt>
                <c:pt idx="4">
                  <c:v>38.737109375000003</c:v>
                </c:pt>
                <c:pt idx="5">
                  <c:v>32.447591145833336</c:v>
                </c:pt>
                <c:pt idx="6">
                  <c:v>28.074497767857142</c:v>
                </c:pt>
                <c:pt idx="7">
                  <c:v>24.49755859375</c:v>
                </c:pt>
                <c:pt idx="8">
                  <c:v>21.727864583333332</c:v>
                </c:pt>
                <c:pt idx="9">
                  <c:v>19.519921875000001</c:v>
                </c:pt>
                <c:pt idx="10">
                  <c:v>17.726029829545453</c:v>
                </c:pt>
                <c:pt idx="11">
                  <c:v>16.33203125</c:v>
                </c:pt>
                <c:pt idx="12">
                  <c:v>15.055739182692308</c:v>
                </c:pt>
                <c:pt idx="13">
                  <c:v>13.952008928571429</c:v>
                </c:pt>
                <c:pt idx="14">
                  <c:v>13.013151041666667</c:v>
                </c:pt>
                <c:pt idx="15">
                  <c:v>12.1917724609375</c:v>
                </c:pt>
                <c:pt idx="16">
                  <c:v>11.518956801470589</c:v>
                </c:pt>
                <c:pt idx="17">
                  <c:v>10.866319444444445</c:v>
                </c:pt>
                <c:pt idx="18">
                  <c:v>10.282586348684211</c:v>
                </c:pt>
                <c:pt idx="19">
                  <c:v>9.7635742187499996</c:v>
                </c:pt>
                <c:pt idx="20">
                  <c:v>9.2925967261904763</c:v>
                </c:pt>
                <c:pt idx="21">
                  <c:v>8.8955965909090917</c:v>
                </c:pt>
                <c:pt idx="22">
                  <c:v>8.5022078804347831</c:v>
                </c:pt>
                <c:pt idx="23">
                  <c:v>8.1407877604166661</c:v>
                </c:pt>
                <c:pt idx="24">
                  <c:v>7.8079687499999997</c:v>
                </c:pt>
                <c:pt idx="25">
                  <c:v>7.5061598557692308</c:v>
                </c:pt>
                <c:pt idx="26">
                  <c:v>7.244791666666667</c:v>
                </c:pt>
                <c:pt idx="27">
                  <c:v>6.9759347098214288</c:v>
                </c:pt>
                <c:pt idx="28">
                  <c:v>6.7374057112068968</c:v>
                </c:pt>
                <c:pt idx="29">
                  <c:v>6.509765625</c:v>
                </c:pt>
                <c:pt idx="30">
                  <c:v>6.295992943548387</c:v>
                </c:pt>
                <c:pt idx="31">
                  <c:v>6.11199951171875</c:v>
                </c:pt>
                <c:pt idx="32">
                  <c:v>5.9235913825757578</c:v>
                </c:pt>
                <c:pt idx="33">
                  <c:v>5.7462660845588234</c:v>
                </c:pt>
                <c:pt idx="34">
                  <c:v>5.5794084821428571</c:v>
                </c:pt>
                <c:pt idx="35">
                  <c:v>5.422526041666667</c:v>
                </c:pt>
                <c:pt idx="36">
                  <c:v>5.2847339527027026</c:v>
                </c:pt>
                <c:pt idx="37">
                  <c:v>5.1431949013157894</c:v>
                </c:pt>
                <c:pt idx="38">
                  <c:v>5.009114583333333</c:v>
                </c:pt>
                <c:pt idx="39">
                  <c:v>4.88232421875</c:v>
                </c:pt>
                <c:pt idx="40">
                  <c:v>4.7615758384146343</c:v>
                </c:pt>
                <c:pt idx="41">
                  <c:v>4.6551339285714288</c:v>
                </c:pt>
                <c:pt idx="42">
                  <c:v>4.5439680232558137</c:v>
                </c:pt>
                <c:pt idx="43">
                  <c:v>4.4399857954545459</c:v>
                </c:pt>
                <c:pt idx="44">
                  <c:v>4.3399305555555552</c:v>
                </c:pt>
                <c:pt idx="45">
                  <c:v>4.2439283288043477</c:v>
                </c:pt>
                <c:pt idx="46">
                  <c:v>4.1594498005319149</c:v>
                </c:pt>
                <c:pt idx="47">
                  <c:v>4.070515950520833</c:v>
                </c:pt>
                <c:pt idx="48">
                  <c:v>3.9864078443877551</c:v>
                </c:pt>
                <c:pt idx="49">
                  <c:v>3.9039843749999998</c:v>
                </c:pt>
                <c:pt idx="50">
                  <c:v>3.828125</c:v>
                </c:pt>
                <c:pt idx="51">
                  <c:v>3.7591646634615383</c:v>
                </c:pt>
                <c:pt idx="52">
                  <c:v>3.6863944575471699</c:v>
                </c:pt>
                <c:pt idx="53">
                  <c:v>3.6176938657407409</c:v>
                </c:pt>
                <c:pt idx="54">
                  <c:v>3.550887784090909</c:v>
                </c:pt>
                <c:pt idx="55">
                  <c:v>3.4865025111607144</c:v>
                </c:pt>
                <c:pt idx="56">
                  <c:v>3.4292420504385963</c:v>
                </c:pt>
                <c:pt idx="57">
                  <c:v>3.3690059267241379</c:v>
                </c:pt>
                <c:pt idx="58">
                  <c:v>3.3110103283898304</c:v>
                </c:pt>
                <c:pt idx="59">
                  <c:v>3.2547526041666668</c:v>
                </c:pt>
                <c:pt idx="60">
                  <c:v>3.1999871926229506</c:v>
                </c:pt>
                <c:pt idx="61">
                  <c:v>3.1518712197580645</c:v>
                </c:pt>
                <c:pt idx="62">
                  <c:v>3.1012214781746033</c:v>
                </c:pt>
                <c:pt idx="63">
                  <c:v>3.052337646484375</c:v>
                </c:pt>
              </c:numCache>
            </c:numRef>
          </c:val>
          <c:smooth val="0"/>
          <c:extLst>
            <c:ext xmlns:c16="http://schemas.microsoft.com/office/drawing/2014/chart" uri="{C3380CC4-5D6E-409C-BE32-E72D297353CC}">
              <c16:uniqueId val="{00000003-30FE-44B7-B64F-D54D066D3D2B}"/>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 </a:t>
            </a:r>
            <a:r>
              <a:rPr lang="en-US"/>
              <a:t>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'C2H performance'!$C$11</c:f>
              <c:strCache>
                <c:ptCount val="1"/>
                <c:pt idx="0">
                  <c:v>1 Queue</c:v>
                </c:pt>
              </c:strCache>
            </c:strRef>
          </c:tx>
          <c:spPr>
            <a:ln w="28575" cap="rnd">
              <a:solidFill>
                <a:schemeClr val="accent1"/>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performance'!$D$11:$BO$11</c:f>
              <c:numCache>
                <c:formatCode>General</c:formatCode>
                <c:ptCount val="64"/>
                <c:pt idx="0">
                  <c:v>18.285</c:v>
                </c:pt>
                <c:pt idx="1">
                  <c:v>32</c:v>
                </c:pt>
                <c:pt idx="2">
                  <c:v>42.665999999999997</c:v>
                </c:pt>
                <c:pt idx="3">
                  <c:v>51.2</c:v>
                </c:pt>
                <c:pt idx="4">
                  <c:v>58.180999999999997</c:v>
                </c:pt>
                <c:pt idx="5">
                  <c:v>63.999000000000002</c:v>
                </c:pt>
                <c:pt idx="6">
                  <c:v>68.923000000000002</c:v>
                </c:pt>
                <c:pt idx="7">
                  <c:v>73.141999999999996</c:v>
                </c:pt>
                <c:pt idx="8">
                  <c:v>76.799000000000007</c:v>
                </c:pt>
                <c:pt idx="9">
                  <c:v>79.998999999999995</c:v>
                </c:pt>
                <c:pt idx="10">
                  <c:v>82.822999999999993</c:v>
                </c:pt>
                <c:pt idx="11">
                  <c:v>85.332999999999998</c:v>
                </c:pt>
                <c:pt idx="12">
                  <c:v>87.578000000000003</c:v>
                </c:pt>
                <c:pt idx="13">
                  <c:v>89.599000000000004</c:v>
                </c:pt>
                <c:pt idx="14">
                  <c:v>91.427999999999997</c:v>
                </c:pt>
                <c:pt idx="15">
                  <c:v>93.09</c:v>
                </c:pt>
                <c:pt idx="16">
                  <c:v>94.608000000000004</c:v>
                </c:pt>
                <c:pt idx="17">
                  <c:v>96</c:v>
                </c:pt>
                <c:pt idx="18">
                  <c:v>97.28</c:v>
                </c:pt>
                <c:pt idx="19">
                  <c:v>98.460999999999999</c:v>
                </c:pt>
                <c:pt idx="20">
                  <c:v>99.555000000000007</c:v>
                </c:pt>
                <c:pt idx="21">
                  <c:v>100.571</c:v>
                </c:pt>
                <c:pt idx="22">
                  <c:v>101.517</c:v>
                </c:pt>
                <c:pt idx="23">
                  <c:v>102.4</c:v>
                </c:pt>
                <c:pt idx="24">
                  <c:v>103.22499999999999</c:v>
                </c:pt>
                <c:pt idx="25">
                  <c:v>103.999</c:v>
                </c:pt>
                <c:pt idx="26">
                  <c:v>104.587</c:v>
                </c:pt>
                <c:pt idx="27">
                  <c:v>104.7</c:v>
                </c:pt>
                <c:pt idx="28">
                  <c:v>104.84</c:v>
                </c:pt>
                <c:pt idx="29">
                  <c:v>104.97</c:v>
                </c:pt>
                <c:pt idx="30">
                  <c:v>105.218</c:v>
                </c:pt>
                <c:pt idx="31">
                  <c:v>105.271</c:v>
                </c:pt>
                <c:pt idx="32">
                  <c:v>105.45</c:v>
                </c:pt>
                <c:pt idx="33">
                  <c:v>105.495</c:v>
                </c:pt>
                <c:pt idx="34">
                  <c:v>105.68</c:v>
                </c:pt>
                <c:pt idx="35">
                  <c:v>105.779</c:v>
                </c:pt>
                <c:pt idx="36">
                  <c:v>105.751</c:v>
                </c:pt>
                <c:pt idx="37">
                  <c:v>105.86199999999999</c:v>
                </c:pt>
                <c:pt idx="38">
                  <c:v>106.03</c:v>
                </c:pt>
                <c:pt idx="39">
                  <c:v>106.069</c:v>
                </c:pt>
                <c:pt idx="40">
                  <c:v>105.952</c:v>
                </c:pt>
                <c:pt idx="41">
                  <c:v>106.039</c:v>
                </c:pt>
                <c:pt idx="42">
                  <c:v>106.533</c:v>
                </c:pt>
                <c:pt idx="43">
                  <c:v>106.708</c:v>
                </c:pt>
                <c:pt idx="44">
                  <c:v>106.78</c:v>
                </c:pt>
                <c:pt idx="45">
                  <c:v>106.104</c:v>
                </c:pt>
                <c:pt idx="46">
                  <c:v>106.489</c:v>
                </c:pt>
                <c:pt idx="47">
                  <c:v>106.96</c:v>
                </c:pt>
                <c:pt idx="48">
                  <c:v>106.98</c:v>
                </c:pt>
                <c:pt idx="49">
                  <c:v>107.04</c:v>
                </c:pt>
                <c:pt idx="50">
                  <c:v>106.779</c:v>
                </c:pt>
                <c:pt idx="51">
                  <c:v>106.496</c:v>
                </c:pt>
                <c:pt idx="52">
                  <c:v>106.529</c:v>
                </c:pt>
                <c:pt idx="53">
                  <c:v>107.17700000000001</c:v>
                </c:pt>
                <c:pt idx="54">
                  <c:v>107.425</c:v>
                </c:pt>
                <c:pt idx="55">
                  <c:v>107.416</c:v>
                </c:pt>
                <c:pt idx="56">
                  <c:v>107.28</c:v>
                </c:pt>
                <c:pt idx="57">
                  <c:v>107.226</c:v>
                </c:pt>
                <c:pt idx="58">
                  <c:v>106.967</c:v>
                </c:pt>
                <c:pt idx="59">
                  <c:v>106.86799999999999</c:v>
                </c:pt>
                <c:pt idx="60">
                  <c:v>106.91500000000001</c:v>
                </c:pt>
                <c:pt idx="61">
                  <c:v>107.123</c:v>
                </c:pt>
                <c:pt idx="62">
                  <c:v>108.208</c:v>
                </c:pt>
                <c:pt idx="63">
                  <c:v>108.327</c:v>
                </c:pt>
              </c:numCache>
            </c:numRef>
          </c:val>
          <c:smooth val="0"/>
          <c:extLst>
            <c:ext xmlns:c16="http://schemas.microsoft.com/office/drawing/2014/chart" uri="{C3380CC4-5D6E-409C-BE32-E72D297353CC}">
              <c16:uniqueId val="{00000000-86B9-4DD6-94F7-FC1E1D2FC6E1}"/>
            </c:ext>
          </c:extLst>
        </c:ser>
        <c:ser>
          <c:idx val="1"/>
          <c:order val="1"/>
          <c:tx>
            <c:strRef>
              <c:f>'C2H performance'!$C$10</c:f>
              <c:strCache>
                <c:ptCount val="1"/>
                <c:pt idx="0">
                  <c:v>2 Queues</c:v>
                </c:pt>
              </c:strCache>
            </c:strRef>
          </c:tx>
          <c:spPr>
            <a:ln w="28575" cap="rnd">
              <a:solidFill>
                <a:schemeClr val="accent2"/>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performance'!$D$10:$BO$10</c:f>
              <c:numCache>
                <c:formatCode>General</c:formatCode>
                <c:ptCount val="64"/>
                <c:pt idx="0">
                  <c:v>36.570999999999998</c:v>
                </c:pt>
                <c:pt idx="1">
                  <c:v>64</c:v>
                </c:pt>
                <c:pt idx="2">
                  <c:v>85.332999999999998</c:v>
                </c:pt>
                <c:pt idx="3">
                  <c:v>91.234999999999999</c:v>
                </c:pt>
                <c:pt idx="4">
                  <c:v>93.947999999999993</c:v>
                </c:pt>
                <c:pt idx="5">
                  <c:v>95.742999999999995</c:v>
                </c:pt>
                <c:pt idx="6">
                  <c:v>97.037000000000006</c:v>
                </c:pt>
                <c:pt idx="7">
                  <c:v>98.037000000000006</c:v>
                </c:pt>
                <c:pt idx="8">
                  <c:v>98.914000000000001</c:v>
                </c:pt>
                <c:pt idx="9">
                  <c:v>99.694999999999993</c:v>
                </c:pt>
                <c:pt idx="10">
                  <c:v>100.334</c:v>
                </c:pt>
                <c:pt idx="11">
                  <c:v>100.84699999999999</c:v>
                </c:pt>
                <c:pt idx="12">
                  <c:v>101.27500000000001</c:v>
                </c:pt>
                <c:pt idx="13">
                  <c:v>101.617</c:v>
                </c:pt>
                <c:pt idx="14">
                  <c:v>101.973</c:v>
                </c:pt>
                <c:pt idx="15">
                  <c:v>102.21899999999999</c:v>
                </c:pt>
                <c:pt idx="16">
                  <c:v>102.523</c:v>
                </c:pt>
                <c:pt idx="17">
                  <c:v>102.68</c:v>
                </c:pt>
                <c:pt idx="18">
                  <c:v>102.955</c:v>
                </c:pt>
                <c:pt idx="19">
                  <c:v>103.21</c:v>
                </c:pt>
                <c:pt idx="20">
                  <c:v>103.435</c:v>
                </c:pt>
                <c:pt idx="21">
                  <c:v>103.599</c:v>
                </c:pt>
                <c:pt idx="22">
                  <c:v>103.764</c:v>
                </c:pt>
                <c:pt idx="23">
                  <c:v>103.904</c:v>
                </c:pt>
                <c:pt idx="24">
                  <c:v>104.068</c:v>
                </c:pt>
                <c:pt idx="25">
                  <c:v>104.078</c:v>
                </c:pt>
                <c:pt idx="26">
                  <c:v>104.42100000000001</c:v>
                </c:pt>
                <c:pt idx="27">
                  <c:v>104.596</c:v>
                </c:pt>
                <c:pt idx="28">
                  <c:v>104.453</c:v>
                </c:pt>
                <c:pt idx="29">
                  <c:v>104.586</c:v>
                </c:pt>
                <c:pt idx="30">
                  <c:v>104.798</c:v>
                </c:pt>
                <c:pt idx="31">
                  <c:v>105.084</c:v>
                </c:pt>
                <c:pt idx="32">
                  <c:v>105.39</c:v>
                </c:pt>
                <c:pt idx="33">
                  <c:v>105.432</c:v>
                </c:pt>
                <c:pt idx="34">
                  <c:v>105.634</c:v>
                </c:pt>
                <c:pt idx="35">
                  <c:v>105.746</c:v>
                </c:pt>
                <c:pt idx="36">
                  <c:v>105.617</c:v>
                </c:pt>
                <c:pt idx="37">
                  <c:v>105.739</c:v>
                </c:pt>
                <c:pt idx="38">
                  <c:v>105.90600000000001</c:v>
                </c:pt>
                <c:pt idx="39">
                  <c:v>105.92400000000001</c:v>
                </c:pt>
                <c:pt idx="40">
                  <c:v>105.791</c:v>
                </c:pt>
                <c:pt idx="41">
                  <c:v>105.95099999999999</c:v>
                </c:pt>
                <c:pt idx="42">
                  <c:v>106.39</c:v>
                </c:pt>
                <c:pt idx="43">
                  <c:v>106.557</c:v>
                </c:pt>
                <c:pt idx="44">
                  <c:v>106.64700000000001</c:v>
                </c:pt>
                <c:pt idx="45">
                  <c:v>106.008</c:v>
                </c:pt>
                <c:pt idx="46">
                  <c:v>106.515</c:v>
                </c:pt>
                <c:pt idx="47">
                  <c:v>106.962</c:v>
                </c:pt>
                <c:pt idx="48">
                  <c:v>107.09399999999999</c:v>
                </c:pt>
                <c:pt idx="49">
                  <c:v>107.185</c:v>
                </c:pt>
                <c:pt idx="50">
                  <c:v>106.684</c:v>
                </c:pt>
                <c:pt idx="51">
                  <c:v>106.321</c:v>
                </c:pt>
                <c:pt idx="52">
                  <c:v>106.489</c:v>
                </c:pt>
                <c:pt idx="53">
                  <c:v>107.331</c:v>
                </c:pt>
                <c:pt idx="54">
                  <c:v>107.91</c:v>
                </c:pt>
                <c:pt idx="55">
                  <c:v>107.895</c:v>
                </c:pt>
                <c:pt idx="56">
                  <c:v>107.81699999999999</c:v>
                </c:pt>
                <c:pt idx="57">
                  <c:v>107.78</c:v>
                </c:pt>
                <c:pt idx="58">
                  <c:v>107.273</c:v>
                </c:pt>
                <c:pt idx="59">
                  <c:v>107.083</c:v>
                </c:pt>
                <c:pt idx="60">
                  <c:v>107.08</c:v>
                </c:pt>
                <c:pt idx="61">
                  <c:v>107.417</c:v>
                </c:pt>
                <c:pt idx="62">
                  <c:v>108.075</c:v>
                </c:pt>
                <c:pt idx="63">
                  <c:v>107.989</c:v>
                </c:pt>
              </c:numCache>
            </c:numRef>
          </c:val>
          <c:smooth val="0"/>
          <c:extLst>
            <c:ext xmlns:c16="http://schemas.microsoft.com/office/drawing/2014/chart" uri="{C3380CC4-5D6E-409C-BE32-E72D297353CC}">
              <c16:uniqueId val="{00000001-86B9-4DD6-94F7-FC1E1D2FC6E1}"/>
            </c:ext>
          </c:extLst>
        </c:ser>
        <c:ser>
          <c:idx val="2"/>
          <c:order val="2"/>
          <c:tx>
            <c:strRef>
              <c:f>'C2H performance'!$C$9</c:f>
              <c:strCache>
                <c:ptCount val="1"/>
                <c:pt idx="0">
                  <c:v>4 Queues</c:v>
                </c:pt>
              </c:strCache>
            </c:strRef>
          </c:tx>
          <c:spPr>
            <a:ln w="28575" cap="rnd">
              <a:solidFill>
                <a:srgbClr val="00B050"/>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performance'!$D$9:$BO$9</c:f>
              <c:numCache>
                <c:formatCode>General</c:formatCode>
                <c:ptCount val="64"/>
                <c:pt idx="0">
                  <c:v>61.853000000000002</c:v>
                </c:pt>
                <c:pt idx="1">
                  <c:v>79.552999999999997</c:v>
                </c:pt>
                <c:pt idx="2">
                  <c:v>86.608999999999995</c:v>
                </c:pt>
                <c:pt idx="3">
                  <c:v>90.664000000000001</c:v>
                </c:pt>
                <c:pt idx="4">
                  <c:v>93.471999999999994</c:v>
                </c:pt>
                <c:pt idx="5">
                  <c:v>95.349000000000004</c:v>
                </c:pt>
                <c:pt idx="6">
                  <c:v>96.537999999999997</c:v>
                </c:pt>
                <c:pt idx="7">
                  <c:v>97.613</c:v>
                </c:pt>
                <c:pt idx="8">
                  <c:v>98.507000000000005</c:v>
                </c:pt>
                <c:pt idx="9">
                  <c:v>99.281000000000006</c:v>
                </c:pt>
                <c:pt idx="10">
                  <c:v>99.908000000000001</c:v>
                </c:pt>
                <c:pt idx="11">
                  <c:v>100.396</c:v>
                </c:pt>
                <c:pt idx="12">
                  <c:v>100.649</c:v>
                </c:pt>
                <c:pt idx="13">
                  <c:v>101.399</c:v>
                </c:pt>
                <c:pt idx="14">
                  <c:v>101.39700000000001</c:v>
                </c:pt>
                <c:pt idx="15">
                  <c:v>101.76600000000001</c:v>
                </c:pt>
                <c:pt idx="16">
                  <c:v>102.12</c:v>
                </c:pt>
                <c:pt idx="17">
                  <c:v>102.35599999999999</c:v>
                </c:pt>
                <c:pt idx="18">
                  <c:v>102.587</c:v>
                </c:pt>
                <c:pt idx="19">
                  <c:v>102.878</c:v>
                </c:pt>
                <c:pt idx="20">
                  <c:v>103.161</c:v>
                </c:pt>
                <c:pt idx="21">
                  <c:v>103.399</c:v>
                </c:pt>
                <c:pt idx="22">
                  <c:v>103.616</c:v>
                </c:pt>
                <c:pt idx="23">
                  <c:v>103.85599999999999</c:v>
                </c:pt>
                <c:pt idx="24">
                  <c:v>104.08499999999999</c:v>
                </c:pt>
                <c:pt idx="25">
                  <c:v>104.307</c:v>
                </c:pt>
                <c:pt idx="26">
                  <c:v>104.52</c:v>
                </c:pt>
                <c:pt idx="27">
                  <c:v>104.762</c:v>
                </c:pt>
                <c:pt idx="28">
                  <c:v>105.001</c:v>
                </c:pt>
                <c:pt idx="29">
                  <c:v>105.14</c:v>
                </c:pt>
                <c:pt idx="30">
                  <c:v>105.387</c:v>
                </c:pt>
                <c:pt idx="31">
                  <c:v>105.379</c:v>
                </c:pt>
                <c:pt idx="32">
                  <c:v>105.636</c:v>
                </c:pt>
                <c:pt idx="33">
                  <c:v>105.47499999999999</c:v>
                </c:pt>
                <c:pt idx="34">
                  <c:v>105.72</c:v>
                </c:pt>
                <c:pt idx="35">
                  <c:v>105.79</c:v>
                </c:pt>
                <c:pt idx="36">
                  <c:v>105.64700000000001</c:v>
                </c:pt>
                <c:pt idx="37">
                  <c:v>105.916</c:v>
                </c:pt>
                <c:pt idx="38">
                  <c:v>106.042</c:v>
                </c:pt>
                <c:pt idx="39">
                  <c:v>106.038</c:v>
                </c:pt>
                <c:pt idx="40">
                  <c:v>105.774</c:v>
                </c:pt>
                <c:pt idx="41">
                  <c:v>106.092</c:v>
                </c:pt>
                <c:pt idx="42">
                  <c:v>106.435</c:v>
                </c:pt>
                <c:pt idx="43">
                  <c:v>106.59099999999999</c:v>
                </c:pt>
                <c:pt idx="44">
                  <c:v>106.673</c:v>
                </c:pt>
                <c:pt idx="45">
                  <c:v>106.001</c:v>
                </c:pt>
                <c:pt idx="46">
                  <c:v>106.58799999999999</c:v>
                </c:pt>
                <c:pt idx="47">
                  <c:v>106.96299999999999</c:v>
                </c:pt>
                <c:pt idx="48">
                  <c:v>107.131</c:v>
                </c:pt>
                <c:pt idx="49">
                  <c:v>107.16500000000001</c:v>
                </c:pt>
                <c:pt idx="50">
                  <c:v>106.66200000000001</c:v>
                </c:pt>
                <c:pt idx="51">
                  <c:v>106.34699999999999</c:v>
                </c:pt>
                <c:pt idx="52">
                  <c:v>106.56100000000001</c:v>
                </c:pt>
                <c:pt idx="53">
                  <c:v>107.17</c:v>
                </c:pt>
                <c:pt idx="54">
                  <c:v>107.496</c:v>
                </c:pt>
                <c:pt idx="55">
                  <c:v>107.54</c:v>
                </c:pt>
                <c:pt idx="56">
                  <c:v>107.46899999999999</c:v>
                </c:pt>
                <c:pt idx="57">
                  <c:v>107.374</c:v>
                </c:pt>
                <c:pt idx="58">
                  <c:v>107.04300000000001</c:v>
                </c:pt>
                <c:pt idx="59">
                  <c:v>106.94199999999999</c:v>
                </c:pt>
                <c:pt idx="60">
                  <c:v>107.029</c:v>
                </c:pt>
                <c:pt idx="61">
                  <c:v>107.27500000000001</c:v>
                </c:pt>
                <c:pt idx="62">
                  <c:v>107.77500000000001</c:v>
                </c:pt>
                <c:pt idx="63">
                  <c:v>107.806</c:v>
                </c:pt>
              </c:numCache>
            </c:numRef>
          </c:val>
          <c:smooth val="0"/>
          <c:extLst>
            <c:ext xmlns:c16="http://schemas.microsoft.com/office/drawing/2014/chart" uri="{C3380CC4-5D6E-409C-BE32-E72D297353CC}">
              <c16:uniqueId val="{00000002-86B9-4DD6-94F7-FC1E1D2FC6E1}"/>
            </c:ext>
          </c:extLst>
        </c:ser>
        <c:ser>
          <c:idx val="3"/>
          <c:order val="3"/>
          <c:tx>
            <c:strRef>
              <c:f>'C2H performance'!$C$8</c:f>
              <c:strCache>
                <c:ptCount val="1"/>
                <c:pt idx="0">
                  <c:v>8 Queues</c:v>
                </c:pt>
              </c:strCache>
            </c:strRef>
          </c:tx>
          <c:spPr>
            <a:ln w="28575" cap="rnd">
              <a:solidFill>
                <a:schemeClr val="accent4"/>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performance'!$D$8:$BO$8</c:f>
              <c:numCache>
                <c:formatCode>General</c:formatCode>
                <c:ptCount val="64"/>
                <c:pt idx="0">
                  <c:v>42.186999999999998</c:v>
                </c:pt>
                <c:pt idx="1">
                  <c:v>79.048000000000002</c:v>
                </c:pt>
                <c:pt idx="2">
                  <c:v>86.037999999999997</c:v>
                </c:pt>
                <c:pt idx="3">
                  <c:v>90.269000000000005</c:v>
                </c:pt>
                <c:pt idx="4">
                  <c:v>92.725999999999999</c:v>
                </c:pt>
                <c:pt idx="5">
                  <c:v>94.563999999999993</c:v>
                </c:pt>
                <c:pt idx="6">
                  <c:v>96.069000000000003</c:v>
                </c:pt>
                <c:pt idx="7">
                  <c:v>97.375</c:v>
                </c:pt>
                <c:pt idx="8">
                  <c:v>97.828999999999994</c:v>
                </c:pt>
                <c:pt idx="9">
                  <c:v>98.558999999999997</c:v>
                </c:pt>
                <c:pt idx="10">
                  <c:v>99.363</c:v>
                </c:pt>
                <c:pt idx="11">
                  <c:v>99.981999999999999</c:v>
                </c:pt>
                <c:pt idx="12">
                  <c:v>100.539</c:v>
                </c:pt>
                <c:pt idx="13">
                  <c:v>101.223</c:v>
                </c:pt>
                <c:pt idx="14">
                  <c:v>101.946</c:v>
                </c:pt>
                <c:pt idx="15">
                  <c:v>102.23399999999999</c:v>
                </c:pt>
                <c:pt idx="16">
                  <c:v>102.02800000000001</c:v>
                </c:pt>
                <c:pt idx="17">
                  <c:v>102.361</c:v>
                </c:pt>
                <c:pt idx="18">
                  <c:v>102.651</c:v>
                </c:pt>
                <c:pt idx="19">
                  <c:v>102.904</c:v>
                </c:pt>
                <c:pt idx="20">
                  <c:v>103.17100000000001</c:v>
                </c:pt>
                <c:pt idx="21">
                  <c:v>103.398</c:v>
                </c:pt>
                <c:pt idx="22">
                  <c:v>103.613</c:v>
                </c:pt>
                <c:pt idx="23">
                  <c:v>103.819</c:v>
                </c:pt>
                <c:pt idx="24">
                  <c:v>104.036</c:v>
                </c:pt>
                <c:pt idx="25">
                  <c:v>104.119</c:v>
                </c:pt>
                <c:pt idx="26">
                  <c:v>104.224</c:v>
                </c:pt>
                <c:pt idx="27">
                  <c:v>104.367</c:v>
                </c:pt>
                <c:pt idx="28">
                  <c:v>104.557</c:v>
                </c:pt>
                <c:pt idx="29">
                  <c:v>104.691</c:v>
                </c:pt>
                <c:pt idx="30">
                  <c:v>104.916</c:v>
                </c:pt>
                <c:pt idx="31">
                  <c:v>104.97499999999999</c:v>
                </c:pt>
                <c:pt idx="32">
                  <c:v>105.152</c:v>
                </c:pt>
                <c:pt idx="33">
                  <c:v>105.197</c:v>
                </c:pt>
                <c:pt idx="34">
                  <c:v>105.389</c:v>
                </c:pt>
                <c:pt idx="35">
                  <c:v>105.47799999999999</c:v>
                </c:pt>
                <c:pt idx="36">
                  <c:v>105.449</c:v>
                </c:pt>
                <c:pt idx="37">
                  <c:v>105.538</c:v>
                </c:pt>
                <c:pt idx="38">
                  <c:v>105.703</c:v>
                </c:pt>
                <c:pt idx="39">
                  <c:v>105.78100000000001</c:v>
                </c:pt>
                <c:pt idx="40">
                  <c:v>105.672</c:v>
                </c:pt>
                <c:pt idx="41">
                  <c:v>105.863</c:v>
                </c:pt>
                <c:pt idx="42">
                  <c:v>106.00700000000001</c:v>
                </c:pt>
                <c:pt idx="43">
                  <c:v>106.142</c:v>
                </c:pt>
                <c:pt idx="44">
                  <c:v>106.161</c:v>
                </c:pt>
                <c:pt idx="45">
                  <c:v>105.867</c:v>
                </c:pt>
                <c:pt idx="46">
                  <c:v>106.197</c:v>
                </c:pt>
                <c:pt idx="47">
                  <c:v>106.429</c:v>
                </c:pt>
                <c:pt idx="48">
                  <c:v>106.503</c:v>
                </c:pt>
                <c:pt idx="49">
                  <c:v>106.593</c:v>
                </c:pt>
                <c:pt idx="50">
                  <c:v>106.304</c:v>
                </c:pt>
                <c:pt idx="51">
                  <c:v>106.187</c:v>
                </c:pt>
                <c:pt idx="52">
                  <c:v>106.377</c:v>
                </c:pt>
                <c:pt idx="53">
                  <c:v>106.761</c:v>
                </c:pt>
                <c:pt idx="54">
                  <c:v>106.908</c:v>
                </c:pt>
                <c:pt idx="55">
                  <c:v>106.93</c:v>
                </c:pt>
                <c:pt idx="56">
                  <c:v>106.876</c:v>
                </c:pt>
                <c:pt idx="57">
                  <c:v>106.83799999999999</c:v>
                </c:pt>
                <c:pt idx="58">
                  <c:v>106.679</c:v>
                </c:pt>
                <c:pt idx="59">
                  <c:v>106.672</c:v>
                </c:pt>
                <c:pt idx="60">
                  <c:v>106.73099999999999</c:v>
                </c:pt>
                <c:pt idx="61">
                  <c:v>106.937</c:v>
                </c:pt>
                <c:pt idx="62">
                  <c:v>107.223</c:v>
                </c:pt>
                <c:pt idx="63">
                  <c:v>107.253</c:v>
                </c:pt>
              </c:numCache>
            </c:numRef>
          </c:val>
          <c:smooth val="0"/>
          <c:extLst>
            <c:ext xmlns:c16="http://schemas.microsoft.com/office/drawing/2014/chart" uri="{C3380CC4-5D6E-409C-BE32-E72D297353CC}">
              <c16:uniqueId val="{00000003-86B9-4DD6-94F7-FC1E1D2FC6E1}"/>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solidFill>
                  <a:srgbClr val="FF0000"/>
                </a:solidFill>
                <a:effectLst/>
              </a:rPr>
              <a:t>PF</a:t>
            </a:r>
            <a:r>
              <a:rPr lang="en-US" sz="1400" b="0" i="0" baseline="0">
                <a:effectLst/>
              </a:rPr>
              <a:t>: 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'C2H performance'!$C$11</c:f>
              <c:strCache>
                <c:ptCount val="1"/>
                <c:pt idx="0">
                  <c:v>1 Queue</c:v>
                </c:pt>
              </c:strCache>
            </c:strRef>
          </c:tx>
          <c:spPr>
            <a:ln w="28575" cap="rnd">
              <a:solidFill>
                <a:schemeClr val="accent1"/>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performance'!$D$11:$BO$11</c:f>
              <c:numCache>
                <c:formatCode>General</c:formatCode>
                <c:ptCount val="64"/>
                <c:pt idx="0">
                  <c:v>18.285</c:v>
                </c:pt>
                <c:pt idx="1">
                  <c:v>31.998999999999999</c:v>
                </c:pt>
                <c:pt idx="2">
                  <c:v>42.665999999999997</c:v>
                </c:pt>
                <c:pt idx="3">
                  <c:v>51.2</c:v>
                </c:pt>
                <c:pt idx="4">
                  <c:v>58.180999999999997</c:v>
                </c:pt>
                <c:pt idx="5">
                  <c:v>64</c:v>
                </c:pt>
                <c:pt idx="6">
                  <c:v>68.923000000000002</c:v>
                </c:pt>
                <c:pt idx="7">
                  <c:v>73.141999999999996</c:v>
                </c:pt>
                <c:pt idx="8">
                  <c:v>76.799000000000007</c:v>
                </c:pt>
                <c:pt idx="9">
                  <c:v>79.998999999999995</c:v>
                </c:pt>
                <c:pt idx="10">
                  <c:v>82.822000000000003</c:v>
                </c:pt>
                <c:pt idx="11">
                  <c:v>85.331999999999994</c:v>
                </c:pt>
                <c:pt idx="12">
                  <c:v>87.576999999999998</c:v>
                </c:pt>
                <c:pt idx="13">
                  <c:v>89.596999999999994</c:v>
                </c:pt>
                <c:pt idx="14">
                  <c:v>91.427000000000007</c:v>
                </c:pt>
                <c:pt idx="15">
                  <c:v>93.087000000000003</c:v>
                </c:pt>
                <c:pt idx="16">
                  <c:v>94.603999999999999</c:v>
                </c:pt>
                <c:pt idx="17">
                  <c:v>95.989000000000004</c:v>
                </c:pt>
                <c:pt idx="18">
                  <c:v>97.268000000000001</c:v>
                </c:pt>
                <c:pt idx="19">
                  <c:v>98.454999999999998</c:v>
                </c:pt>
                <c:pt idx="20">
                  <c:v>99.549000000000007</c:v>
                </c:pt>
                <c:pt idx="21">
                  <c:v>100.56100000000001</c:v>
                </c:pt>
                <c:pt idx="22">
                  <c:v>101.496</c:v>
                </c:pt>
                <c:pt idx="23">
                  <c:v>102.387</c:v>
                </c:pt>
                <c:pt idx="24">
                  <c:v>103.199</c:v>
                </c:pt>
                <c:pt idx="25">
                  <c:v>103.964</c:v>
                </c:pt>
                <c:pt idx="26">
                  <c:v>104.55500000000001</c:v>
                </c:pt>
                <c:pt idx="27">
                  <c:v>104.813</c:v>
                </c:pt>
                <c:pt idx="28">
                  <c:v>105.146</c:v>
                </c:pt>
                <c:pt idx="29">
                  <c:v>105.262</c:v>
                </c:pt>
                <c:pt idx="30">
                  <c:v>105.429</c:v>
                </c:pt>
                <c:pt idx="31">
                  <c:v>105.636</c:v>
                </c:pt>
                <c:pt idx="32">
                  <c:v>105.651</c:v>
                </c:pt>
                <c:pt idx="33">
                  <c:v>105.834</c:v>
                </c:pt>
                <c:pt idx="34">
                  <c:v>105.97199999999999</c:v>
                </c:pt>
                <c:pt idx="35">
                  <c:v>105.965</c:v>
                </c:pt>
                <c:pt idx="36">
                  <c:v>106.023</c:v>
                </c:pt>
                <c:pt idx="37">
                  <c:v>105.99299999999999</c:v>
                </c:pt>
                <c:pt idx="38">
                  <c:v>106.205</c:v>
                </c:pt>
                <c:pt idx="39">
                  <c:v>106.145</c:v>
                </c:pt>
                <c:pt idx="40">
                  <c:v>105.84399999999999</c:v>
                </c:pt>
                <c:pt idx="41">
                  <c:v>106.675</c:v>
                </c:pt>
                <c:pt idx="42">
                  <c:v>106.78</c:v>
                </c:pt>
                <c:pt idx="43">
                  <c:v>106.283</c:v>
                </c:pt>
                <c:pt idx="44">
                  <c:v>106.776</c:v>
                </c:pt>
                <c:pt idx="45">
                  <c:v>107.131</c:v>
                </c:pt>
                <c:pt idx="46">
                  <c:v>107.16500000000001</c:v>
                </c:pt>
                <c:pt idx="47">
                  <c:v>106.197</c:v>
                </c:pt>
                <c:pt idx="48">
                  <c:v>106.899</c:v>
                </c:pt>
                <c:pt idx="49">
                  <c:v>107.48699999999999</c:v>
                </c:pt>
                <c:pt idx="50">
                  <c:v>107.512</c:v>
                </c:pt>
                <c:pt idx="51">
                  <c:v>107.199</c:v>
                </c:pt>
                <c:pt idx="52">
                  <c:v>106.483</c:v>
                </c:pt>
                <c:pt idx="53">
                  <c:v>106.93300000000001</c:v>
                </c:pt>
                <c:pt idx="54">
                  <c:v>107.813</c:v>
                </c:pt>
                <c:pt idx="55">
                  <c:v>107.78400000000001</c:v>
                </c:pt>
                <c:pt idx="56">
                  <c:v>107.624</c:v>
                </c:pt>
                <c:pt idx="57">
                  <c:v>107.02</c:v>
                </c:pt>
                <c:pt idx="58">
                  <c:v>106.84099999999999</c:v>
                </c:pt>
                <c:pt idx="59">
                  <c:v>107.515</c:v>
                </c:pt>
                <c:pt idx="60">
                  <c:v>108.108</c:v>
                </c:pt>
                <c:pt idx="61">
                  <c:v>108.065</c:v>
                </c:pt>
                <c:pt idx="62">
                  <c:v>108.098</c:v>
                </c:pt>
                <c:pt idx="63">
                  <c:v>107.598</c:v>
                </c:pt>
              </c:numCache>
            </c:numRef>
          </c:val>
          <c:smooth val="0"/>
          <c:extLst>
            <c:ext xmlns:c16="http://schemas.microsoft.com/office/drawing/2014/chart" uri="{C3380CC4-5D6E-409C-BE32-E72D297353CC}">
              <c16:uniqueId val="{00000000-8D21-4D82-B3B5-AF01104882DA}"/>
            </c:ext>
          </c:extLst>
        </c:ser>
        <c:ser>
          <c:idx val="1"/>
          <c:order val="1"/>
          <c:tx>
            <c:strRef>
              <c:f>'C2H performance'!$C$10</c:f>
              <c:strCache>
                <c:ptCount val="1"/>
                <c:pt idx="0">
                  <c:v>2 Queues</c:v>
                </c:pt>
              </c:strCache>
            </c:strRef>
          </c:tx>
          <c:spPr>
            <a:ln w="28575" cap="rnd">
              <a:solidFill>
                <a:schemeClr val="accent2"/>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performance'!$D$10:$BO$10</c:f>
              <c:numCache>
                <c:formatCode>General</c:formatCode>
                <c:ptCount val="64"/>
                <c:pt idx="0">
                  <c:v>36.570999999999998</c:v>
                </c:pt>
                <c:pt idx="1">
                  <c:v>63.999000000000002</c:v>
                </c:pt>
                <c:pt idx="2">
                  <c:v>85.332999999999998</c:v>
                </c:pt>
                <c:pt idx="3">
                  <c:v>89.367999999999995</c:v>
                </c:pt>
                <c:pt idx="4">
                  <c:v>92.447999999999993</c:v>
                </c:pt>
                <c:pt idx="5">
                  <c:v>94.278999999999996</c:v>
                </c:pt>
                <c:pt idx="6">
                  <c:v>95.311999999999998</c:v>
                </c:pt>
                <c:pt idx="7">
                  <c:v>96.847999999999999</c:v>
                </c:pt>
                <c:pt idx="8">
                  <c:v>96.927999999999997</c:v>
                </c:pt>
                <c:pt idx="9">
                  <c:v>98.087999999999994</c:v>
                </c:pt>
                <c:pt idx="10">
                  <c:v>98.762</c:v>
                </c:pt>
                <c:pt idx="11">
                  <c:v>99.131</c:v>
                </c:pt>
                <c:pt idx="12">
                  <c:v>99.123000000000005</c:v>
                </c:pt>
                <c:pt idx="13">
                  <c:v>100.47499999999999</c:v>
                </c:pt>
                <c:pt idx="14">
                  <c:v>101.16</c:v>
                </c:pt>
                <c:pt idx="15">
                  <c:v>101.735</c:v>
                </c:pt>
                <c:pt idx="16">
                  <c:v>102.236</c:v>
                </c:pt>
                <c:pt idx="17">
                  <c:v>102.62</c:v>
                </c:pt>
                <c:pt idx="18">
                  <c:v>102.68899999999999</c:v>
                </c:pt>
                <c:pt idx="19">
                  <c:v>102.90300000000001</c:v>
                </c:pt>
                <c:pt idx="20">
                  <c:v>103.14400000000001</c:v>
                </c:pt>
                <c:pt idx="21">
                  <c:v>103.40300000000001</c:v>
                </c:pt>
                <c:pt idx="22">
                  <c:v>103.69199999999999</c:v>
                </c:pt>
                <c:pt idx="23">
                  <c:v>103.992</c:v>
                </c:pt>
                <c:pt idx="24">
                  <c:v>104.30800000000001</c:v>
                </c:pt>
                <c:pt idx="25">
                  <c:v>104.504</c:v>
                </c:pt>
                <c:pt idx="26">
                  <c:v>104.669</c:v>
                </c:pt>
                <c:pt idx="27">
                  <c:v>104.956</c:v>
                </c:pt>
                <c:pt idx="28">
                  <c:v>105.236</c:v>
                </c:pt>
                <c:pt idx="29">
                  <c:v>105.31100000000001</c:v>
                </c:pt>
                <c:pt idx="30">
                  <c:v>105.52</c:v>
                </c:pt>
                <c:pt idx="31">
                  <c:v>105.694</c:v>
                </c:pt>
                <c:pt idx="32">
                  <c:v>105.77200000000001</c:v>
                </c:pt>
                <c:pt idx="33">
                  <c:v>105.925</c:v>
                </c:pt>
                <c:pt idx="34">
                  <c:v>106.03400000000001</c:v>
                </c:pt>
                <c:pt idx="35">
                  <c:v>106.024</c:v>
                </c:pt>
                <c:pt idx="36">
                  <c:v>106.208</c:v>
                </c:pt>
                <c:pt idx="37">
                  <c:v>106.05200000000001</c:v>
                </c:pt>
                <c:pt idx="38">
                  <c:v>106.285</c:v>
                </c:pt>
                <c:pt idx="39">
                  <c:v>106.556</c:v>
                </c:pt>
                <c:pt idx="40">
                  <c:v>105.955</c:v>
                </c:pt>
                <c:pt idx="41">
                  <c:v>106.73399999999999</c:v>
                </c:pt>
                <c:pt idx="42">
                  <c:v>106.86</c:v>
                </c:pt>
                <c:pt idx="43">
                  <c:v>106.339</c:v>
                </c:pt>
                <c:pt idx="44">
                  <c:v>106.913</c:v>
                </c:pt>
                <c:pt idx="45">
                  <c:v>107.19</c:v>
                </c:pt>
                <c:pt idx="46">
                  <c:v>107.264</c:v>
                </c:pt>
                <c:pt idx="47">
                  <c:v>106.252</c:v>
                </c:pt>
                <c:pt idx="48">
                  <c:v>107.001</c:v>
                </c:pt>
                <c:pt idx="49">
                  <c:v>107.501</c:v>
                </c:pt>
                <c:pt idx="50">
                  <c:v>107.524</c:v>
                </c:pt>
                <c:pt idx="51">
                  <c:v>107.187</c:v>
                </c:pt>
                <c:pt idx="52">
                  <c:v>106.532</c:v>
                </c:pt>
                <c:pt idx="53">
                  <c:v>107.15600000000001</c:v>
                </c:pt>
                <c:pt idx="54">
                  <c:v>107.82299999999999</c:v>
                </c:pt>
                <c:pt idx="55">
                  <c:v>107.836</c:v>
                </c:pt>
                <c:pt idx="56">
                  <c:v>107.64700000000001</c:v>
                </c:pt>
                <c:pt idx="57">
                  <c:v>107.038</c:v>
                </c:pt>
                <c:pt idx="58">
                  <c:v>106.953</c:v>
                </c:pt>
                <c:pt idx="59">
                  <c:v>107.63200000000001</c:v>
                </c:pt>
                <c:pt idx="60">
                  <c:v>108.13</c:v>
                </c:pt>
                <c:pt idx="61">
                  <c:v>108.142</c:v>
                </c:pt>
                <c:pt idx="62">
                  <c:v>108.10899999999999</c:v>
                </c:pt>
                <c:pt idx="63">
                  <c:v>107.652</c:v>
                </c:pt>
              </c:numCache>
            </c:numRef>
          </c:val>
          <c:smooth val="0"/>
          <c:extLst>
            <c:ext xmlns:c16="http://schemas.microsoft.com/office/drawing/2014/chart" uri="{C3380CC4-5D6E-409C-BE32-E72D297353CC}">
              <c16:uniqueId val="{00000001-8D21-4D82-B3B5-AF01104882DA}"/>
            </c:ext>
          </c:extLst>
        </c:ser>
        <c:ser>
          <c:idx val="2"/>
          <c:order val="2"/>
          <c:tx>
            <c:strRef>
              <c:f>'C2H performance'!$C$9</c:f>
              <c:strCache>
                <c:ptCount val="1"/>
                <c:pt idx="0">
                  <c:v>4 Queues</c:v>
                </c:pt>
              </c:strCache>
            </c:strRef>
          </c:tx>
          <c:spPr>
            <a:ln w="28575" cap="rnd">
              <a:solidFill>
                <a:srgbClr val="00B050"/>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performance'!$D$9:$BO$9</c:f>
              <c:numCache>
                <c:formatCode>General</c:formatCode>
                <c:ptCount val="64"/>
                <c:pt idx="0">
                  <c:v>42.64</c:v>
                </c:pt>
                <c:pt idx="1">
                  <c:v>76.183000000000007</c:v>
                </c:pt>
                <c:pt idx="2">
                  <c:v>86</c:v>
                </c:pt>
                <c:pt idx="3">
                  <c:v>89.84</c:v>
                </c:pt>
                <c:pt idx="4">
                  <c:v>92.587000000000003</c:v>
                </c:pt>
                <c:pt idx="5">
                  <c:v>94.703999999999994</c:v>
                </c:pt>
                <c:pt idx="6">
                  <c:v>95.954999999999998</c:v>
                </c:pt>
                <c:pt idx="7">
                  <c:v>97.17</c:v>
                </c:pt>
                <c:pt idx="8">
                  <c:v>97.957999999999998</c:v>
                </c:pt>
                <c:pt idx="9">
                  <c:v>98.418000000000006</c:v>
                </c:pt>
                <c:pt idx="10">
                  <c:v>98.942999999999998</c:v>
                </c:pt>
                <c:pt idx="11">
                  <c:v>99.311999999999998</c:v>
                </c:pt>
                <c:pt idx="12">
                  <c:v>99.68</c:v>
                </c:pt>
                <c:pt idx="13">
                  <c:v>100.038</c:v>
                </c:pt>
                <c:pt idx="14">
                  <c:v>100.69499999999999</c:v>
                </c:pt>
                <c:pt idx="15">
                  <c:v>101.30800000000001</c:v>
                </c:pt>
                <c:pt idx="16">
                  <c:v>101.684</c:v>
                </c:pt>
                <c:pt idx="17">
                  <c:v>101.968</c:v>
                </c:pt>
                <c:pt idx="18">
                  <c:v>102.236</c:v>
                </c:pt>
                <c:pt idx="19">
                  <c:v>102.57599999999999</c:v>
                </c:pt>
                <c:pt idx="20">
                  <c:v>102.901</c:v>
                </c:pt>
                <c:pt idx="21">
                  <c:v>103.169</c:v>
                </c:pt>
                <c:pt idx="22">
                  <c:v>103.426</c:v>
                </c:pt>
                <c:pt idx="23">
                  <c:v>103.76300000000001</c:v>
                </c:pt>
                <c:pt idx="24">
                  <c:v>103.98699999999999</c:v>
                </c:pt>
                <c:pt idx="25">
                  <c:v>104.206</c:v>
                </c:pt>
                <c:pt idx="26">
                  <c:v>104.322</c:v>
                </c:pt>
                <c:pt idx="27">
                  <c:v>104.66200000000001</c:v>
                </c:pt>
                <c:pt idx="28">
                  <c:v>104.85299999999999</c:v>
                </c:pt>
                <c:pt idx="29">
                  <c:v>105.017</c:v>
                </c:pt>
                <c:pt idx="30">
                  <c:v>105.182</c:v>
                </c:pt>
                <c:pt idx="31">
                  <c:v>105.336</c:v>
                </c:pt>
                <c:pt idx="32">
                  <c:v>105.42700000000001</c:v>
                </c:pt>
                <c:pt idx="33">
                  <c:v>105.58199999999999</c:v>
                </c:pt>
                <c:pt idx="34">
                  <c:v>105.672</c:v>
                </c:pt>
                <c:pt idx="35">
                  <c:v>105.75</c:v>
                </c:pt>
                <c:pt idx="36">
                  <c:v>105.81100000000001</c:v>
                </c:pt>
                <c:pt idx="37">
                  <c:v>105.739</c:v>
                </c:pt>
                <c:pt idx="38">
                  <c:v>105.914</c:v>
                </c:pt>
                <c:pt idx="39">
                  <c:v>106.11799999999999</c:v>
                </c:pt>
                <c:pt idx="40">
                  <c:v>105.785</c:v>
                </c:pt>
                <c:pt idx="41">
                  <c:v>106.303</c:v>
                </c:pt>
                <c:pt idx="42">
                  <c:v>106.38200000000001</c:v>
                </c:pt>
                <c:pt idx="43">
                  <c:v>106.023</c:v>
                </c:pt>
                <c:pt idx="44">
                  <c:v>106.563</c:v>
                </c:pt>
                <c:pt idx="45">
                  <c:v>106.727</c:v>
                </c:pt>
                <c:pt idx="46">
                  <c:v>106.803</c:v>
                </c:pt>
                <c:pt idx="47">
                  <c:v>106.09699999999999</c:v>
                </c:pt>
                <c:pt idx="48">
                  <c:v>106.791</c:v>
                </c:pt>
                <c:pt idx="49">
                  <c:v>107.05</c:v>
                </c:pt>
                <c:pt idx="50">
                  <c:v>107.121</c:v>
                </c:pt>
                <c:pt idx="51">
                  <c:v>106.74</c:v>
                </c:pt>
                <c:pt idx="52">
                  <c:v>106.434</c:v>
                </c:pt>
                <c:pt idx="53">
                  <c:v>107.029</c:v>
                </c:pt>
                <c:pt idx="54">
                  <c:v>107.36799999999999</c:v>
                </c:pt>
                <c:pt idx="55">
                  <c:v>107.36499999999999</c:v>
                </c:pt>
                <c:pt idx="56">
                  <c:v>107.169</c:v>
                </c:pt>
                <c:pt idx="57">
                  <c:v>106.836</c:v>
                </c:pt>
                <c:pt idx="58">
                  <c:v>106.86199999999999</c:v>
                </c:pt>
                <c:pt idx="59">
                  <c:v>107.438</c:v>
                </c:pt>
                <c:pt idx="60">
                  <c:v>107.67</c:v>
                </c:pt>
                <c:pt idx="61">
                  <c:v>107.65300000000001</c:v>
                </c:pt>
                <c:pt idx="62">
                  <c:v>107.623</c:v>
                </c:pt>
                <c:pt idx="63">
                  <c:v>107.328</c:v>
                </c:pt>
              </c:numCache>
            </c:numRef>
          </c:val>
          <c:smooth val="0"/>
          <c:extLst>
            <c:ext xmlns:c16="http://schemas.microsoft.com/office/drawing/2014/chart" uri="{C3380CC4-5D6E-409C-BE32-E72D297353CC}">
              <c16:uniqueId val="{00000002-8D21-4D82-B3B5-AF01104882DA}"/>
            </c:ext>
          </c:extLst>
        </c:ser>
        <c:ser>
          <c:idx val="3"/>
          <c:order val="3"/>
          <c:tx>
            <c:strRef>
              <c:f>'C2H performance'!$C$8</c:f>
              <c:strCache>
                <c:ptCount val="1"/>
                <c:pt idx="0">
                  <c:v>8 Queues</c:v>
                </c:pt>
              </c:strCache>
            </c:strRef>
          </c:tx>
          <c:spPr>
            <a:ln w="28575" cap="rnd">
              <a:solidFill>
                <a:schemeClr val="accent4"/>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performance'!$D$8:$BO$8</c:f>
              <c:numCache>
                <c:formatCode>General</c:formatCode>
                <c:ptCount val="64"/>
                <c:pt idx="0">
                  <c:v>42.619</c:v>
                </c:pt>
                <c:pt idx="1">
                  <c:v>75.165999999999997</c:v>
                </c:pt>
                <c:pt idx="2">
                  <c:v>85.2</c:v>
                </c:pt>
                <c:pt idx="3">
                  <c:v>89.557000000000002</c:v>
                </c:pt>
                <c:pt idx="4">
                  <c:v>92.198999999999998</c:v>
                </c:pt>
                <c:pt idx="5">
                  <c:v>93.971999999999994</c:v>
                </c:pt>
                <c:pt idx="6">
                  <c:v>95.313000000000002</c:v>
                </c:pt>
                <c:pt idx="7">
                  <c:v>96.221000000000004</c:v>
                </c:pt>
                <c:pt idx="8">
                  <c:v>97.245999999999995</c:v>
                </c:pt>
                <c:pt idx="9">
                  <c:v>97.82</c:v>
                </c:pt>
                <c:pt idx="10">
                  <c:v>98.215000000000003</c:v>
                </c:pt>
                <c:pt idx="11">
                  <c:v>98.707999999999998</c:v>
                </c:pt>
                <c:pt idx="12">
                  <c:v>99.278000000000006</c:v>
                </c:pt>
                <c:pt idx="13">
                  <c:v>99.692999999999998</c:v>
                </c:pt>
                <c:pt idx="14">
                  <c:v>100.23099999999999</c:v>
                </c:pt>
                <c:pt idx="15">
                  <c:v>100.63200000000001</c:v>
                </c:pt>
                <c:pt idx="16">
                  <c:v>101.07299999999999</c:v>
                </c:pt>
                <c:pt idx="17">
                  <c:v>101.496</c:v>
                </c:pt>
                <c:pt idx="18">
                  <c:v>101.896</c:v>
                </c:pt>
                <c:pt idx="19">
                  <c:v>102.205</c:v>
                </c:pt>
                <c:pt idx="20">
                  <c:v>102.45</c:v>
                </c:pt>
                <c:pt idx="21">
                  <c:v>102.7</c:v>
                </c:pt>
                <c:pt idx="22">
                  <c:v>103.00700000000001</c:v>
                </c:pt>
                <c:pt idx="23">
                  <c:v>103.236</c:v>
                </c:pt>
                <c:pt idx="24">
                  <c:v>103.55800000000001</c:v>
                </c:pt>
                <c:pt idx="25">
                  <c:v>103.79600000000001</c:v>
                </c:pt>
                <c:pt idx="26">
                  <c:v>103.95699999999999</c:v>
                </c:pt>
                <c:pt idx="27">
                  <c:v>104.24299999999999</c:v>
                </c:pt>
                <c:pt idx="28">
                  <c:v>104.401</c:v>
                </c:pt>
                <c:pt idx="29">
                  <c:v>104.59699999999999</c:v>
                </c:pt>
                <c:pt idx="30">
                  <c:v>104.75700000000001</c:v>
                </c:pt>
                <c:pt idx="31">
                  <c:v>104.88500000000001</c:v>
                </c:pt>
                <c:pt idx="32">
                  <c:v>105.01</c:v>
                </c:pt>
                <c:pt idx="33">
                  <c:v>105.205</c:v>
                </c:pt>
                <c:pt idx="34">
                  <c:v>105.273</c:v>
                </c:pt>
                <c:pt idx="35">
                  <c:v>105.408</c:v>
                </c:pt>
                <c:pt idx="36">
                  <c:v>105.39100000000001</c:v>
                </c:pt>
                <c:pt idx="37">
                  <c:v>105.29600000000001</c:v>
                </c:pt>
                <c:pt idx="38">
                  <c:v>105.527</c:v>
                </c:pt>
                <c:pt idx="39">
                  <c:v>105.592</c:v>
                </c:pt>
                <c:pt idx="40">
                  <c:v>105.44799999999999</c:v>
                </c:pt>
                <c:pt idx="41">
                  <c:v>105.76900000000001</c:v>
                </c:pt>
                <c:pt idx="42">
                  <c:v>105.789</c:v>
                </c:pt>
                <c:pt idx="43">
                  <c:v>105.553</c:v>
                </c:pt>
                <c:pt idx="44">
                  <c:v>105.995</c:v>
                </c:pt>
                <c:pt idx="45">
                  <c:v>106.07299999999999</c:v>
                </c:pt>
                <c:pt idx="46">
                  <c:v>106.08199999999999</c:v>
                </c:pt>
                <c:pt idx="47">
                  <c:v>105.77200000000001</c:v>
                </c:pt>
                <c:pt idx="48">
                  <c:v>106.23</c:v>
                </c:pt>
                <c:pt idx="49">
                  <c:v>106.27500000000001</c:v>
                </c:pt>
                <c:pt idx="50">
                  <c:v>106.405</c:v>
                </c:pt>
                <c:pt idx="51">
                  <c:v>106.116</c:v>
                </c:pt>
                <c:pt idx="52">
                  <c:v>106.128</c:v>
                </c:pt>
                <c:pt idx="53">
                  <c:v>106.476</c:v>
                </c:pt>
                <c:pt idx="54">
                  <c:v>106.574</c:v>
                </c:pt>
                <c:pt idx="55">
                  <c:v>106.68300000000001</c:v>
                </c:pt>
                <c:pt idx="56">
                  <c:v>106.53700000000001</c:v>
                </c:pt>
                <c:pt idx="57">
                  <c:v>106.42</c:v>
                </c:pt>
                <c:pt idx="58">
                  <c:v>106.509</c:v>
                </c:pt>
                <c:pt idx="59">
                  <c:v>106.84399999999999</c:v>
                </c:pt>
                <c:pt idx="60">
                  <c:v>106.94199999999999</c:v>
                </c:pt>
                <c:pt idx="61">
                  <c:v>106.91500000000001</c:v>
                </c:pt>
                <c:pt idx="62">
                  <c:v>106.879</c:v>
                </c:pt>
                <c:pt idx="63">
                  <c:v>106.752</c:v>
                </c:pt>
              </c:numCache>
            </c:numRef>
          </c:val>
          <c:smooth val="0"/>
          <c:extLst>
            <c:ext xmlns:c16="http://schemas.microsoft.com/office/drawing/2014/chart" uri="{C3380CC4-5D6E-409C-BE32-E72D297353CC}">
              <c16:uniqueId val="{00000003-8D21-4D82-B3B5-AF01104882DA}"/>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 </a:t>
            </a:r>
            <a:r>
              <a:rPr lang="en-US"/>
              <a:t>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performance'!$D$15:$BO$15</c:f>
              <c:numCache>
                <c:formatCode>General</c:formatCode>
                <c:ptCount val="64"/>
                <c:pt idx="0">
                  <c:v>35.712890625</c:v>
                </c:pt>
                <c:pt idx="1">
                  <c:v>31.25</c:v>
                </c:pt>
                <c:pt idx="2">
                  <c:v>27.77734375</c:v>
                </c:pt>
                <c:pt idx="3">
                  <c:v>25</c:v>
                </c:pt>
                <c:pt idx="4">
                  <c:v>22.726953125000001</c:v>
                </c:pt>
                <c:pt idx="5">
                  <c:v>20.8330078125</c:v>
                </c:pt>
                <c:pt idx="6">
                  <c:v>19.230747767857142</c:v>
                </c:pt>
                <c:pt idx="7">
                  <c:v>17.85693359375</c:v>
                </c:pt>
                <c:pt idx="8">
                  <c:v>16.666449652777779</c:v>
                </c:pt>
                <c:pt idx="9">
                  <c:v>15.624804687499999</c:v>
                </c:pt>
                <c:pt idx="10">
                  <c:v>14.705788352272727</c:v>
                </c:pt>
                <c:pt idx="11">
                  <c:v>13.888834635416666</c:v>
                </c:pt>
                <c:pt idx="12">
                  <c:v>13.157752403846153</c:v>
                </c:pt>
                <c:pt idx="13">
                  <c:v>12.499860491071429</c:v>
                </c:pt>
                <c:pt idx="14">
                  <c:v>11.9046875</c:v>
                </c:pt>
                <c:pt idx="15">
                  <c:v>11.363525390625</c:v>
                </c:pt>
                <c:pt idx="16">
                  <c:v>10.869485294117647</c:v>
                </c:pt>
                <c:pt idx="17">
                  <c:v>10.416666666666666</c:v>
                </c:pt>
                <c:pt idx="18">
                  <c:v>10</c:v>
                </c:pt>
                <c:pt idx="19">
                  <c:v>9.6153320312500004</c:v>
                </c:pt>
                <c:pt idx="20">
                  <c:v>9.2592075892857135</c:v>
                </c:pt>
                <c:pt idx="21">
                  <c:v>8.9285333806818183</c:v>
                </c:pt>
                <c:pt idx="22">
                  <c:v>8.6206691576086953</c:v>
                </c:pt>
                <c:pt idx="23">
                  <c:v>8.3333333333333339</c:v>
                </c:pt>
                <c:pt idx="24">
                  <c:v>8.064453125</c:v>
                </c:pt>
                <c:pt idx="25">
                  <c:v>7.8124248798076925</c:v>
                </c:pt>
                <c:pt idx="26">
                  <c:v>7.5656105324074074</c:v>
                </c:pt>
                <c:pt idx="27">
                  <c:v>7.3032924107142856</c:v>
                </c:pt>
                <c:pt idx="28">
                  <c:v>7.0608836206896548</c:v>
                </c:pt>
                <c:pt idx="29">
                  <c:v>6.833984375</c:v>
                </c:pt>
                <c:pt idx="30">
                  <c:v>6.629158266129032</c:v>
                </c:pt>
                <c:pt idx="31">
                  <c:v>6.42523193359375</c:v>
                </c:pt>
                <c:pt idx="32">
                  <c:v>6.2411221590909092</c:v>
                </c:pt>
                <c:pt idx="33">
                  <c:v>6.0601447610294121</c:v>
                </c:pt>
                <c:pt idx="34">
                  <c:v>5.8973214285714288</c:v>
                </c:pt>
                <c:pt idx="35">
                  <c:v>5.7388780381944446</c:v>
                </c:pt>
                <c:pt idx="36">
                  <c:v>5.5822951858108105</c:v>
                </c:pt>
                <c:pt idx="37">
                  <c:v>5.4410978618421053</c:v>
                </c:pt>
                <c:pt idx="38">
                  <c:v>5.3099959935897436</c:v>
                </c:pt>
                <c:pt idx="39">
                  <c:v>5.1791503906249998</c:v>
                </c:pt>
                <c:pt idx="40">
                  <c:v>5.0472560975609753</c:v>
                </c:pt>
                <c:pt idx="41">
                  <c:v>4.9311290922619051</c:v>
                </c:pt>
                <c:pt idx="42">
                  <c:v>4.8388898982558137</c:v>
                </c:pt>
                <c:pt idx="43">
                  <c:v>4.7366832386363633</c:v>
                </c:pt>
                <c:pt idx="44">
                  <c:v>4.6345486111111107</c:v>
                </c:pt>
                <c:pt idx="45">
                  <c:v>4.5050951086956523</c:v>
                </c:pt>
                <c:pt idx="46">
                  <c:v>4.4252410239361701</c:v>
                </c:pt>
                <c:pt idx="47">
                  <c:v>4.352213541666667</c:v>
                </c:pt>
                <c:pt idx="48">
                  <c:v>4.2641900510204085</c:v>
                </c:pt>
                <c:pt idx="49">
                  <c:v>4.1812500000000004</c:v>
                </c:pt>
                <c:pt idx="50">
                  <c:v>4.0892693014705879</c:v>
                </c:pt>
                <c:pt idx="51">
                  <c:v>4</c:v>
                </c:pt>
                <c:pt idx="52">
                  <c:v>3.9257443985849059</c:v>
                </c:pt>
                <c:pt idx="53">
                  <c:v>3.8764829282407409</c:v>
                </c:pt>
                <c:pt idx="54">
                  <c:v>3.8148082386363638</c:v>
                </c:pt>
                <c:pt idx="55">
                  <c:v>3.7463727678571428</c:v>
                </c:pt>
                <c:pt idx="56">
                  <c:v>3.6759868421052633</c:v>
                </c:pt>
                <c:pt idx="57">
                  <c:v>3.6107893318965516</c:v>
                </c:pt>
                <c:pt idx="58">
                  <c:v>3.541015625</c:v>
                </c:pt>
                <c:pt idx="59">
                  <c:v>3.4787760416666669</c:v>
                </c:pt>
                <c:pt idx="60">
                  <c:v>3.423251793032787</c:v>
                </c:pt>
                <c:pt idx="61">
                  <c:v>3.3745904737903225</c:v>
                </c:pt>
                <c:pt idx="62">
                  <c:v>3.3546626984126986</c:v>
                </c:pt>
                <c:pt idx="63">
                  <c:v>3.305877685546875</c:v>
                </c:pt>
              </c:numCache>
            </c:numRef>
          </c:val>
          <c:smooth val="0"/>
          <c:extLst>
            <c:ext xmlns:c16="http://schemas.microsoft.com/office/drawing/2014/chart" uri="{C3380CC4-5D6E-409C-BE32-E72D297353CC}">
              <c16:uniqueId val="{00000000-1781-411D-9F81-B6222F271405}"/>
            </c:ext>
          </c:extLst>
        </c:ser>
        <c:ser>
          <c:idx val="1"/>
          <c:order val="1"/>
          <c:tx>
            <c:v>2 Queues</c:v>
          </c:tx>
          <c:spPr>
            <a:ln w="28575" cap="rnd">
              <a:solidFill>
                <a:schemeClr val="accent2"/>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performance'!$D$14:$BO$14</c:f>
              <c:numCache>
                <c:formatCode>General</c:formatCode>
                <c:ptCount val="64"/>
                <c:pt idx="0">
                  <c:v>71.427734375</c:v>
                </c:pt>
                <c:pt idx="1">
                  <c:v>62.5</c:v>
                </c:pt>
                <c:pt idx="2">
                  <c:v>55.555338541666664</c:v>
                </c:pt>
                <c:pt idx="3">
                  <c:v>44.54833984375</c:v>
                </c:pt>
                <c:pt idx="4">
                  <c:v>36.698437499999997</c:v>
                </c:pt>
                <c:pt idx="5">
                  <c:v>31.166341145833332</c:v>
                </c:pt>
                <c:pt idx="6">
                  <c:v>27.075055803571427</c:v>
                </c:pt>
                <c:pt idx="7">
                  <c:v>23.934814453125</c:v>
                </c:pt>
                <c:pt idx="8">
                  <c:v>21.465711805555557</c:v>
                </c:pt>
                <c:pt idx="9">
                  <c:v>19.4716796875</c:v>
                </c:pt>
                <c:pt idx="10">
                  <c:v>17.814985795454547</c:v>
                </c:pt>
                <c:pt idx="11">
                  <c:v>16.413899739583332</c:v>
                </c:pt>
                <c:pt idx="12">
                  <c:v>15.215594951923077</c:v>
                </c:pt>
                <c:pt idx="13">
                  <c:v>14.176478794642858</c:v>
                </c:pt>
                <c:pt idx="14">
                  <c:v>13.277734375</c:v>
                </c:pt>
                <c:pt idx="15">
                  <c:v>12.4779052734375</c:v>
                </c:pt>
                <c:pt idx="16">
                  <c:v>11.778837316176471</c:v>
                </c:pt>
                <c:pt idx="17">
                  <c:v>11.141493055555555</c:v>
                </c:pt>
                <c:pt idx="18">
                  <c:v>10.583367598684211</c:v>
                </c:pt>
                <c:pt idx="19">
                  <c:v>10.0791015625</c:v>
                </c:pt>
                <c:pt idx="20">
                  <c:v>9.6200706845238102</c:v>
                </c:pt>
                <c:pt idx="21">
                  <c:v>9.1973544034090917</c:v>
                </c:pt>
                <c:pt idx="22">
                  <c:v>8.8114809782608692</c:v>
                </c:pt>
                <c:pt idx="23">
                  <c:v>8.4557291666666661</c:v>
                </c:pt>
                <c:pt idx="24">
                  <c:v>8.1303125000000005</c:v>
                </c:pt>
                <c:pt idx="25">
                  <c:v>7.818359375</c:v>
                </c:pt>
                <c:pt idx="26">
                  <c:v>7.5536024305555554</c:v>
                </c:pt>
                <c:pt idx="27">
                  <c:v>7.2960379464285712</c:v>
                </c:pt>
                <c:pt idx="28">
                  <c:v>7.0348195043103452</c:v>
                </c:pt>
                <c:pt idx="29">
                  <c:v>6.8089843749999996</c:v>
                </c:pt>
                <c:pt idx="30">
                  <c:v>6.602696572580645</c:v>
                </c:pt>
                <c:pt idx="31">
                  <c:v>6.413818359375</c:v>
                </c:pt>
                <c:pt idx="32">
                  <c:v>6.2375710227272725</c:v>
                </c:pt>
                <c:pt idx="33">
                  <c:v>6.0565257352941178</c:v>
                </c:pt>
                <c:pt idx="34">
                  <c:v>5.8947544642857146</c:v>
                </c:pt>
                <c:pt idx="35">
                  <c:v>5.7370876736111107</c:v>
                </c:pt>
                <c:pt idx="36">
                  <c:v>5.5752217060810807</c:v>
                </c:pt>
                <c:pt idx="37">
                  <c:v>5.4347759046052628</c:v>
                </c:pt>
                <c:pt idx="38">
                  <c:v>5.3037860576923075</c:v>
                </c:pt>
                <c:pt idx="39">
                  <c:v>5.1720703124999998</c:v>
                </c:pt>
                <c:pt idx="40">
                  <c:v>5.0395865091463419</c:v>
                </c:pt>
                <c:pt idx="41">
                  <c:v>4.9270368303571432</c:v>
                </c:pt>
                <c:pt idx="42">
                  <c:v>4.8323946220930232</c:v>
                </c:pt>
                <c:pt idx="43">
                  <c:v>4.72998046875</c:v>
                </c:pt>
                <c:pt idx="44">
                  <c:v>4.6287760416666668</c:v>
                </c:pt>
                <c:pt idx="45">
                  <c:v>4.5010190217391308</c:v>
                </c:pt>
                <c:pt idx="46">
                  <c:v>4.4263214760638299</c:v>
                </c:pt>
                <c:pt idx="47">
                  <c:v>4.352294921875</c:v>
                </c:pt>
                <c:pt idx="48">
                  <c:v>4.2687340561224492</c:v>
                </c:pt>
                <c:pt idx="49">
                  <c:v>4.1869140624999996</c:v>
                </c:pt>
                <c:pt idx="50">
                  <c:v>4.0856311274509807</c:v>
                </c:pt>
                <c:pt idx="51">
                  <c:v>3.9934269831730771</c:v>
                </c:pt>
                <c:pt idx="52">
                  <c:v>3.9242703419811322</c:v>
                </c:pt>
                <c:pt idx="53">
                  <c:v>3.8820529513888888</c:v>
                </c:pt>
                <c:pt idx="54">
                  <c:v>3.83203125</c:v>
                </c:pt>
                <c:pt idx="55">
                  <c:v>3.7630789620535716</c:v>
                </c:pt>
                <c:pt idx="56">
                  <c:v>3.6943873355263159</c:v>
                </c:pt>
                <c:pt idx="57">
                  <c:v>3.6294450431034484</c:v>
                </c:pt>
                <c:pt idx="58">
                  <c:v>3.5511453919491527</c:v>
                </c:pt>
                <c:pt idx="59">
                  <c:v>3.4857747395833334</c:v>
                </c:pt>
                <c:pt idx="60">
                  <c:v>3.4285348360655736</c:v>
                </c:pt>
                <c:pt idx="61">
                  <c:v>3.383852066532258</c:v>
                </c:pt>
                <c:pt idx="62">
                  <c:v>3.3505394345238093</c:v>
                </c:pt>
                <c:pt idx="63">
                  <c:v>3.295562744140625</c:v>
                </c:pt>
              </c:numCache>
            </c:numRef>
          </c:val>
          <c:smooth val="0"/>
          <c:extLst>
            <c:ext xmlns:c16="http://schemas.microsoft.com/office/drawing/2014/chart" uri="{C3380CC4-5D6E-409C-BE32-E72D297353CC}">
              <c16:uniqueId val="{00000001-1781-411D-9F81-B6222F271405}"/>
            </c:ext>
          </c:extLst>
        </c:ser>
        <c:ser>
          <c:idx val="2"/>
          <c:order val="2"/>
          <c:tx>
            <c:v>4 Queues</c:v>
          </c:tx>
          <c:spPr>
            <a:ln w="28575" cap="rnd">
              <a:solidFill>
                <a:schemeClr val="accent3"/>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performance'!$D$13:$BO$13</c:f>
              <c:numCache>
                <c:formatCode>General</c:formatCode>
                <c:ptCount val="64"/>
                <c:pt idx="0">
                  <c:v>120.806640625</c:v>
                </c:pt>
                <c:pt idx="1">
                  <c:v>77.6884765625</c:v>
                </c:pt>
                <c:pt idx="2">
                  <c:v>56.386067708333336</c:v>
                </c:pt>
                <c:pt idx="3">
                  <c:v>44.26953125</c:v>
                </c:pt>
                <c:pt idx="4">
                  <c:v>36.512500000000003</c:v>
                </c:pt>
                <c:pt idx="5">
                  <c:v>31.0380859375</c:v>
                </c:pt>
                <c:pt idx="6">
                  <c:v>26.935825892857142</c:v>
                </c:pt>
                <c:pt idx="7">
                  <c:v>23.831298828125</c:v>
                </c:pt>
                <c:pt idx="8">
                  <c:v>21.377387152777779</c:v>
                </c:pt>
                <c:pt idx="9">
                  <c:v>19.390820312500001</c:v>
                </c:pt>
                <c:pt idx="10">
                  <c:v>17.73934659090909</c:v>
                </c:pt>
                <c:pt idx="11">
                  <c:v>16.340494791666668</c:v>
                </c:pt>
                <c:pt idx="12">
                  <c:v>15.121544471153847</c:v>
                </c:pt>
                <c:pt idx="13">
                  <c:v>14.146065848214286</c:v>
                </c:pt>
                <c:pt idx="14">
                  <c:v>13.202734375</c:v>
                </c:pt>
                <c:pt idx="15">
                  <c:v>12.422607421875</c:v>
                </c:pt>
                <c:pt idx="16">
                  <c:v>11.732536764705882</c:v>
                </c:pt>
                <c:pt idx="17">
                  <c:v>11.106336805555555</c:v>
                </c:pt>
                <c:pt idx="18">
                  <c:v>10.545538651315789</c:v>
                </c:pt>
                <c:pt idx="19">
                  <c:v>10.046679687499999</c:v>
                </c:pt>
                <c:pt idx="20">
                  <c:v>9.5945870535714288</c:v>
                </c:pt>
                <c:pt idx="21">
                  <c:v>9.1795987215909083</c:v>
                </c:pt>
                <c:pt idx="22">
                  <c:v>8.7989130434782616</c:v>
                </c:pt>
                <c:pt idx="23">
                  <c:v>8.4518229166666661</c:v>
                </c:pt>
                <c:pt idx="24">
                  <c:v>8.1316406249999993</c:v>
                </c:pt>
                <c:pt idx="25">
                  <c:v>7.8355618990384617</c:v>
                </c:pt>
                <c:pt idx="26">
                  <c:v>7.5607638888888893</c:v>
                </c:pt>
                <c:pt idx="27">
                  <c:v>7.3076171875</c:v>
                </c:pt>
                <c:pt idx="28">
                  <c:v>7.0717268318965516</c:v>
                </c:pt>
                <c:pt idx="29">
                  <c:v>6.845052083333333</c:v>
                </c:pt>
                <c:pt idx="30">
                  <c:v>6.639805947580645</c:v>
                </c:pt>
                <c:pt idx="31">
                  <c:v>6.43182373046875</c:v>
                </c:pt>
                <c:pt idx="32">
                  <c:v>6.2521306818181817</c:v>
                </c:pt>
                <c:pt idx="33">
                  <c:v>6.0589958639705879</c:v>
                </c:pt>
                <c:pt idx="34">
                  <c:v>5.8995535714285712</c:v>
                </c:pt>
                <c:pt idx="35">
                  <c:v>5.7394748263888893</c:v>
                </c:pt>
                <c:pt idx="36">
                  <c:v>5.5768053209459456</c:v>
                </c:pt>
                <c:pt idx="37">
                  <c:v>5.4438733552631575</c:v>
                </c:pt>
                <c:pt idx="38">
                  <c:v>5.3105969551282053</c:v>
                </c:pt>
                <c:pt idx="39">
                  <c:v>5.1776367187499996</c:v>
                </c:pt>
                <c:pt idx="40">
                  <c:v>5.0387766768292686</c:v>
                </c:pt>
                <c:pt idx="41">
                  <c:v>4.93359375</c:v>
                </c:pt>
                <c:pt idx="42">
                  <c:v>4.834438590116279</c:v>
                </c:pt>
                <c:pt idx="43">
                  <c:v>4.7314897017045459</c:v>
                </c:pt>
                <c:pt idx="44">
                  <c:v>4.6299045138888886</c:v>
                </c:pt>
                <c:pt idx="45">
                  <c:v>4.5007218070652177</c:v>
                </c:pt>
                <c:pt idx="46">
                  <c:v>4.4293550531914896</c:v>
                </c:pt>
                <c:pt idx="47">
                  <c:v>4.352335611979167</c:v>
                </c:pt>
                <c:pt idx="48">
                  <c:v>4.2702088647959187</c:v>
                </c:pt>
                <c:pt idx="49">
                  <c:v>4.1861328125000004</c:v>
                </c:pt>
                <c:pt idx="50">
                  <c:v>4.0847886029411766</c:v>
                </c:pt>
                <c:pt idx="51">
                  <c:v>3.9944035456730771</c:v>
                </c:pt>
                <c:pt idx="52">
                  <c:v>3.9269236438679247</c:v>
                </c:pt>
                <c:pt idx="53">
                  <c:v>3.8762297453703702</c:v>
                </c:pt>
                <c:pt idx="54">
                  <c:v>3.8173295454545455</c:v>
                </c:pt>
                <c:pt idx="55">
                  <c:v>3.7506975446428572</c:v>
                </c:pt>
                <c:pt idx="56">
                  <c:v>3.6824629934210527</c:v>
                </c:pt>
                <c:pt idx="57">
                  <c:v>3.6157731681034484</c:v>
                </c:pt>
                <c:pt idx="58">
                  <c:v>3.5435315148305087</c:v>
                </c:pt>
                <c:pt idx="59">
                  <c:v>3.4811848958333331</c:v>
                </c:pt>
                <c:pt idx="60">
                  <c:v>3.4269018954918034</c:v>
                </c:pt>
                <c:pt idx="61">
                  <c:v>3.3793787802419355</c:v>
                </c:pt>
                <c:pt idx="62">
                  <c:v>3.3412388392857144</c:v>
                </c:pt>
                <c:pt idx="63">
                  <c:v>3.28997802734375</c:v>
                </c:pt>
              </c:numCache>
            </c:numRef>
          </c:val>
          <c:smooth val="0"/>
          <c:extLst>
            <c:ext xmlns:c16="http://schemas.microsoft.com/office/drawing/2014/chart" uri="{C3380CC4-5D6E-409C-BE32-E72D297353CC}">
              <c16:uniqueId val="{00000002-1781-411D-9F81-B6222F271405}"/>
            </c:ext>
          </c:extLst>
        </c:ser>
        <c:ser>
          <c:idx val="3"/>
          <c:order val="3"/>
          <c:tx>
            <c:v>8 Queues</c:v>
          </c:tx>
          <c:spPr>
            <a:ln w="28575" cap="rnd">
              <a:solidFill>
                <a:schemeClr val="accent4"/>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performance'!$D$12:$BO$12</c:f>
              <c:numCache>
                <c:formatCode>General</c:formatCode>
                <c:ptCount val="64"/>
                <c:pt idx="0">
                  <c:v>82.396484375</c:v>
                </c:pt>
                <c:pt idx="1">
                  <c:v>77.1953125</c:v>
                </c:pt>
                <c:pt idx="2">
                  <c:v>56.014322916666664</c:v>
                </c:pt>
                <c:pt idx="3">
                  <c:v>44.07666015625</c:v>
                </c:pt>
                <c:pt idx="4">
                  <c:v>36.221093750000001</c:v>
                </c:pt>
                <c:pt idx="5">
                  <c:v>30.782552083333332</c:v>
                </c:pt>
                <c:pt idx="6">
                  <c:v>26.804966517857142</c:v>
                </c:pt>
                <c:pt idx="7">
                  <c:v>23.773193359375</c:v>
                </c:pt>
                <c:pt idx="8">
                  <c:v>21.230251736111111</c:v>
                </c:pt>
                <c:pt idx="9">
                  <c:v>19.249804687499999</c:v>
                </c:pt>
                <c:pt idx="10">
                  <c:v>17.642578125</c:v>
                </c:pt>
                <c:pt idx="11">
                  <c:v>16.273111979166668</c:v>
                </c:pt>
                <c:pt idx="12">
                  <c:v>15.105018028846153</c:v>
                </c:pt>
                <c:pt idx="13">
                  <c:v>14.121512276785714</c:v>
                </c:pt>
                <c:pt idx="14">
                  <c:v>13.274218749999999</c:v>
                </c:pt>
                <c:pt idx="15">
                  <c:v>12.479736328125</c:v>
                </c:pt>
                <c:pt idx="16">
                  <c:v>11.721966911764707</c:v>
                </c:pt>
                <c:pt idx="17">
                  <c:v>11.106879340277779</c:v>
                </c:pt>
                <c:pt idx="18">
                  <c:v>10.552117598684211</c:v>
                </c:pt>
                <c:pt idx="19">
                  <c:v>10.04921875</c:v>
                </c:pt>
                <c:pt idx="20">
                  <c:v>9.5955171130952372</c:v>
                </c:pt>
                <c:pt idx="21">
                  <c:v>9.1795099431818183</c:v>
                </c:pt>
                <c:pt idx="22">
                  <c:v>8.7986582880434785</c:v>
                </c:pt>
                <c:pt idx="23">
                  <c:v>8.4488118489583339</c:v>
                </c:pt>
                <c:pt idx="24">
                  <c:v>8.1278124999999992</c:v>
                </c:pt>
                <c:pt idx="25">
                  <c:v>7.821439302884615</c:v>
                </c:pt>
                <c:pt idx="26">
                  <c:v>7.5393518518518521</c:v>
                </c:pt>
                <c:pt idx="27">
                  <c:v>7.2800641741071432</c:v>
                </c:pt>
                <c:pt idx="28">
                  <c:v>7.0418238146551726</c:v>
                </c:pt>
                <c:pt idx="29">
                  <c:v>6.8158203124999996</c:v>
                </c:pt>
                <c:pt idx="30">
                  <c:v>6.610131048387097</c:v>
                </c:pt>
                <c:pt idx="31">
                  <c:v>6.40716552734375</c:v>
                </c:pt>
                <c:pt idx="32">
                  <c:v>6.2234848484848486</c:v>
                </c:pt>
                <c:pt idx="33">
                  <c:v>6.0430261948529411</c:v>
                </c:pt>
                <c:pt idx="34">
                  <c:v>5.8810825892857146</c:v>
                </c:pt>
                <c:pt idx="35">
                  <c:v>5.7225477430555554</c:v>
                </c:pt>
                <c:pt idx="36">
                  <c:v>5.5663534628378377</c:v>
                </c:pt>
                <c:pt idx="37">
                  <c:v>5.4244449013157894</c:v>
                </c:pt>
                <c:pt idx="38">
                  <c:v>5.293619791666667</c:v>
                </c:pt>
                <c:pt idx="39">
                  <c:v>5.1650878906250002</c:v>
                </c:pt>
                <c:pt idx="40">
                  <c:v>5.0339176829268295</c:v>
                </c:pt>
                <c:pt idx="41">
                  <c:v>4.9229445684523814</c:v>
                </c:pt>
                <c:pt idx="42">
                  <c:v>4.8149981831395348</c:v>
                </c:pt>
                <c:pt idx="43">
                  <c:v>4.7115589488636367</c:v>
                </c:pt>
                <c:pt idx="44">
                  <c:v>4.6076822916666664</c:v>
                </c:pt>
                <c:pt idx="45">
                  <c:v>4.4950322690217392</c:v>
                </c:pt>
                <c:pt idx="46">
                  <c:v>4.4131067154255321</c:v>
                </c:pt>
                <c:pt idx="47">
                  <c:v>4.330607096354167</c:v>
                </c:pt>
                <c:pt idx="48">
                  <c:v>4.2451769770408161</c:v>
                </c:pt>
                <c:pt idx="49">
                  <c:v>4.1637890625000002</c:v>
                </c:pt>
                <c:pt idx="50">
                  <c:v>4.0710784313725492</c:v>
                </c:pt>
                <c:pt idx="51">
                  <c:v>3.9883939302884617</c:v>
                </c:pt>
                <c:pt idx="52">
                  <c:v>3.9201429834905661</c:v>
                </c:pt>
                <c:pt idx="53">
                  <c:v>3.8614366319444446</c:v>
                </c:pt>
                <c:pt idx="54">
                  <c:v>3.7964488636363636</c:v>
                </c:pt>
                <c:pt idx="55">
                  <c:v>3.7294224330357144</c:v>
                </c:pt>
                <c:pt idx="56">
                  <c:v>3.6621436403508771</c:v>
                </c:pt>
                <c:pt idx="57">
                  <c:v>3.597723599137931</c:v>
                </c:pt>
                <c:pt idx="58">
                  <c:v>3.5314817266949152</c:v>
                </c:pt>
                <c:pt idx="59">
                  <c:v>3.4723958333333331</c:v>
                </c:pt>
                <c:pt idx="60">
                  <c:v>3.417360399590164</c:v>
                </c:pt>
                <c:pt idx="61">
                  <c:v>3.3687310987903225</c:v>
                </c:pt>
                <c:pt idx="62">
                  <c:v>3.3241257440476191</c:v>
                </c:pt>
                <c:pt idx="63">
                  <c:v>3.273101806640625</c:v>
                </c:pt>
              </c:numCache>
            </c:numRef>
          </c:val>
          <c:smooth val="0"/>
          <c:extLst>
            <c:ext xmlns:c16="http://schemas.microsoft.com/office/drawing/2014/chart" uri="{C3380CC4-5D6E-409C-BE32-E72D297353CC}">
              <c16:uniqueId val="{00000003-1781-411D-9F81-B6222F271405}"/>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a:t>
            </a:r>
            <a:r>
              <a:rPr lang="en-US"/>
              <a:t>: 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'C2H performance'!$C$11</c:f>
              <c:strCache>
                <c:ptCount val="1"/>
                <c:pt idx="0">
                  <c:v>1 Queue</c:v>
                </c:pt>
              </c:strCache>
            </c:strRef>
          </c:tx>
          <c:spPr>
            <a:ln w="28575" cap="rnd">
              <a:solidFill>
                <a:schemeClr val="accent1"/>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performance'!$D$11:$BO$11</c:f>
              <c:numCache>
                <c:formatCode>General</c:formatCode>
                <c:ptCount val="64"/>
                <c:pt idx="0">
                  <c:v>18.285</c:v>
                </c:pt>
                <c:pt idx="1">
                  <c:v>31.998999999999999</c:v>
                </c:pt>
                <c:pt idx="2">
                  <c:v>42.665999999999997</c:v>
                </c:pt>
                <c:pt idx="3">
                  <c:v>51.2</c:v>
                </c:pt>
                <c:pt idx="4">
                  <c:v>58.180999999999997</c:v>
                </c:pt>
                <c:pt idx="5">
                  <c:v>64</c:v>
                </c:pt>
                <c:pt idx="6">
                  <c:v>68.923000000000002</c:v>
                </c:pt>
                <c:pt idx="7">
                  <c:v>73.143000000000001</c:v>
                </c:pt>
                <c:pt idx="8">
                  <c:v>76.8</c:v>
                </c:pt>
                <c:pt idx="9">
                  <c:v>80</c:v>
                </c:pt>
                <c:pt idx="10">
                  <c:v>82.822999999999993</c:v>
                </c:pt>
                <c:pt idx="11">
                  <c:v>85.332999999999998</c:v>
                </c:pt>
                <c:pt idx="12">
                  <c:v>87.578000000000003</c:v>
                </c:pt>
                <c:pt idx="13">
                  <c:v>89.6</c:v>
                </c:pt>
                <c:pt idx="14">
                  <c:v>91.427999999999997</c:v>
                </c:pt>
                <c:pt idx="15">
                  <c:v>93.09</c:v>
                </c:pt>
                <c:pt idx="16">
                  <c:v>94.608000000000004</c:v>
                </c:pt>
                <c:pt idx="17">
                  <c:v>95.998999999999995</c:v>
                </c:pt>
                <c:pt idx="18">
                  <c:v>97.28</c:v>
                </c:pt>
                <c:pt idx="19">
                  <c:v>98.460999999999999</c:v>
                </c:pt>
                <c:pt idx="20">
                  <c:v>99.555000000000007</c:v>
                </c:pt>
                <c:pt idx="21">
                  <c:v>100.571</c:v>
                </c:pt>
                <c:pt idx="22">
                  <c:v>101.517</c:v>
                </c:pt>
                <c:pt idx="23">
                  <c:v>102.399</c:v>
                </c:pt>
                <c:pt idx="24">
                  <c:v>103.22499999999999</c:v>
                </c:pt>
                <c:pt idx="25">
                  <c:v>103.999</c:v>
                </c:pt>
                <c:pt idx="26">
                  <c:v>104.727</c:v>
                </c:pt>
                <c:pt idx="27">
                  <c:v>105.411</c:v>
                </c:pt>
                <c:pt idx="28">
                  <c:v>106.057</c:v>
                </c:pt>
                <c:pt idx="29">
                  <c:v>106.666</c:v>
                </c:pt>
                <c:pt idx="30">
                  <c:v>107.24299999999999</c:v>
                </c:pt>
                <c:pt idx="31">
                  <c:v>107.789</c:v>
                </c:pt>
                <c:pt idx="32">
                  <c:v>108.307</c:v>
                </c:pt>
                <c:pt idx="33">
                  <c:v>108.8</c:v>
                </c:pt>
                <c:pt idx="34">
                  <c:v>109.268</c:v>
                </c:pt>
                <c:pt idx="35">
                  <c:v>109.714</c:v>
                </c:pt>
                <c:pt idx="36">
                  <c:v>110.139</c:v>
                </c:pt>
                <c:pt idx="37">
                  <c:v>110.545</c:v>
                </c:pt>
                <c:pt idx="38">
                  <c:v>110.93300000000001</c:v>
                </c:pt>
                <c:pt idx="39">
                  <c:v>111.304</c:v>
                </c:pt>
                <c:pt idx="40">
                  <c:v>111.65900000000001</c:v>
                </c:pt>
                <c:pt idx="41">
                  <c:v>111.999</c:v>
                </c:pt>
                <c:pt idx="42">
                  <c:v>112.32599999999999</c:v>
                </c:pt>
                <c:pt idx="43">
                  <c:v>112.64</c:v>
                </c:pt>
                <c:pt idx="44">
                  <c:v>112.589</c:v>
                </c:pt>
                <c:pt idx="45">
                  <c:v>112.84699999999999</c:v>
                </c:pt>
                <c:pt idx="46">
                  <c:v>113.129</c:v>
                </c:pt>
                <c:pt idx="47">
                  <c:v>113.146</c:v>
                </c:pt>
                <c:pt idx="48">
                  <c:v>112.866</c:v>
                </c:pt>
                <c:pt idx="49">
                  <c:v>112.76600000000001</c:v>
                </c:pt>
                <c:pt idx="50">
                  <c:v>113.408</c:v>
                </c:pt>
                <c:pt idx="51">
                  <c:v>113.53400000000001</c:v>
                </c:pt>
                <c:pt idx="52">
                  <c:v>113.389</c:v>
                </c:pt>
                <c:pt idx="53">
                  <c:v>113.16</c:v>
                </c:pt>
                <c:pt idx="54">
                  <c:v>113.187</c:v>
                </c:pt>
                <c:pt idx="55">
                  <c:v>113.706</c:v>
                </c:pt>
                <c:pt idx="56">
                  <c:v>113.988</c:v>
                </c:pt>
                <c:pt idx="57">
                  <c:v>113.861</c:v>
                </c:pt>
                <c:pt idx="58">
                  <c:v>113.637</c:v>
                </c:pt>
                <c:pt idx="59">
                  <c:v>113.42</c:v>
                </c:pt>
                <c:pt idx="60">
                  <c:v>113.464</c:v>
                </c:pt>
                <c:pt idx="61">
                  <c:v>113.86799999999999</c:v>
                </c:pt>
                <c:pt idx="62">
                  <c:v>114.27200000000001</c:v>
                </c:pt>
                <c:pt idx="63">
                  <c:v>114.419</c:v>
                </c:pt>
              </c:numCache>
            </c:numRef>
          </c:val>
          <c:smooth val="0"/>
          <c:extLst>
            <c:ext xmlns:c16="http://schemas.microsoft.com/office/drawing/2014/chart" uri="{C3380CC4-5D6E-409C-BE32-E72D297353CC}">
              <c16:uniqueId val="{00000000-532E-4A5F-980B-2598D4B2C68E}"/>
            </c:ext>
          </c:extLst>
        </c:ser>
        <c:ser>
          <c:idx val="1"/>
          <c:order val="1"/>
          <c:tx>
            <c:strRef>
              <c:f>'C2H performance'!$C$10</c:f>
              <c:strCache>
                <c:ptCount val="1"/>
                <c:pt idx="0">
                  <c:v>2 Queues</c:v>
                </c:pt>
              </c:strCache>
            </c:strRef>
          </c:tx>
          <c:spPr>
            <a:ln w="28575" cap="rnd">
              <a:solidFill>
                <a:schemeClr val="accent2"/>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performance'!$D$10:$BO$10</c:f>
              <c:numCache>
                <c:formatCode>General</c:formatCode>
                <c:ptCount val="64"/>
                <c:pt idx="0">
                  <c:v>36.570999999999998</c:v>
                </c:pt>
                <c:pt idx="1">
                  <c:v>63.999000000000002</c:v>
                </c:pt>
                <c:pt idx="2">
                  <c:v>85.332999999999998</c:v>
                </c:pt>
                <c:pt idx="3">
                  <c:v>94.001999999999995</c:v>
                </c:pt>
                <c:pt idx="4">
                  <c:v>96.096999999999994</c:v>
                </c:pt>
                <c:pt idx="5">
                  <c:v>99.188999999999993</c:v>
                </c:pt>
                <c:pt idx="6">
                  <c:v>100.447</c:v>
                </c:pt>
                <c:pt idx="7">
                  <c:v>101.84699999999999</c:v>
                </c:pt>
                <c:pt idx="8">
                  <c:v>103.032</c:v>
                </c:pt>
                <c:pt idx="9">
                  <c:v>103.905</c:v>
                </c:pt>
                <c:pt idx="10">
                  <c:v>104.45699999999999</c:v>
                </c:pt>
                <c:pt idx="11">
                  <c:v>104.78700000000001</c:v>
                </c:pt>
                <c:pt idx="12">
                  <c:v>105.218</c:v>
                </c:pt>
                <c:pt idx="13">
                  <c:v>105.593</c:v>
                </c:pt>
                <c:pt idx="14">
                  <c:v>106.193</c:v>
                </c:pt>
                <c:pt idx="15">
                  <c:v>106.87</c:v>
                </c:pt>
                <c:pt idx="16">
                  <c:v>107.46299999999999</c:v>
                </c:pt>
                <c:pt idx="17">
                  <c:v>107.959</c:v>
                </c:pt>
                <c:pt idx="18">
                  <c:v>108.358</c:v>
                </c:pt>
                <c:pt idx="19">
                  <c:v>108.625</c:v>
                </c:pt>
                <c:pt idx="20">
                  <c:v>108.535</c:v>
                </c:pt>
                <c:pt idx="21">
                  <c:v>108.59699999999999</c:v>
                </c:pt>
                <c:pt idx="22">
                  <c:v>109.09</c:v>
                </c:pt>
                <c:pt idx="23">
                  <c:v>109.36199999999999</c:v>
                </c:pt>
                <c:pt idx="24">
                  <c:v>109.503</c:v>
                </c:pt>
                <c:pt idx="25">
                  <c:v>109.818</c:v>
                </c:pt>
                <c:pt idx="26">
                  <c:v>109.947</c:v>
                </c:pt>
                <c:pt idx="27">
                  <c:v>110.4</c:v>
                </c:pt>
                <c:pt idx="28">
                  <c:v>110.783</c:v>
                </c:pt>
                <c:pt idx="29">
                  <c:v>111.11</c:v>
                </c:pt>
                <c:pt idx="30">
                  <c:v>111.249</c:v>
                </c:pt>
                <c:pt idx="31">
                  <c:v>111.36199999999999</c:v>
                </c:pt>
                <c:pt idx="32">
                  <c:v>111.5</c:v>
                </c:pt>
                <c:pt idx="33">
                  <c:v>111.55</c:v>
                </c:pt>
                <c:pt idx="34">
                  <c:v>111.816</c:v>
                </c:pt>
                <c:pt idx="35">
                  <c:v>111.88200000000001</c:v>
                </c:pt>
                <c:pt idx="36">
                  <c:v>112.167</c:v>
                </c:pt>
                <c:pt idx="37">
                  <c:v>112.22</c:v>
                </c:pt>
                <c:pt idx="38">
                  <c:v>112.187</c:v>
                </c:pt>
                <c:pt idx="39">
                  <c:v>112.404</c:v>
                </c:pt>
                <c:pt idx="40">
                  <c:v>112.32599999999999</c:v>
                </c:pt>
                <c:pt idx="41">
                  <c:v>112.349</c:v>
                </c:pt>
                <c:pt idx="42">
                  <c:v>112.636</c:v>
                </c:pt>
                <c:pt idx="43">
                  <c:v>112.589</c:v>
                </c:pt>
                <c:pt idx="44">
                  <c:v>112.52</c:v>
                </c:pt>
                <c:pt idx="45">
                  <c:v>112.782</c:v>
                </c:pt>
                <c:pt idx="46">
                  <c:v>113.086</c:v>
                </c:pt>
                <c:pt idx="47">
                  <c:v>113.04</c:v>
                </c:pt>
                <c:pt idx="48">
                  <c:v>112.804</c:v>
                </c:pt>
                <c:pt idx="49">
                  <c:v>112.729</c:v>
                </c:pt>
                <c:pt idx="50">
                  <c:v>113.337</c:v>
                </c:pt>
                <c:pt idx="51">
                  <c:v>113.44199999999999</c:v>
                </c:pt>
                <c:pt idx="52">
                  <c:v>113.322</c:v>
                </c:pt>
                <c:pt idx="53">
                  <c:v>113.119</c:v>
                </c:pt>
                <c:pt idx="54">
                  <c:v>113.126</c:v>
                </c:pt>
                <c:pt idx="55">
                  <c:v>113.634</c:v>
                </c:pt>
                <c:pt idx="56">
                  <c:v>113.913</c:v>
                </c:pt>
                <c:pt idx="57">
                  <c:v>113.747</c:v>
                </c:pt>
                <c:pt idx="58">
                  <c:v>113.536</c:v>
                </c:pt>
                <c:pt idx="59">
                  <c:v>113.363</c:v>
                </c:pt>
                <c:pt idx="60">
                  <c:v>113.43</c:v>
                </c:pt>
                <c:pt idx="61">
                  <c:v>113.81100000000001</c:v>
                </c:pt>
                <c:pt idx="62">
                  <c:v>114.191</c:v>
                </c:pt>
                <c:pt idx="63">
                  <c:v>114.346</c:v>
                </c:pt>
              </c:numCache>
            </c:numRef>
          </c:val>
          <c:smooth val="0"/>
          <c:extLst>
            <c:ext xmlns:c16="http://schemas.microsoft.com/office/drawing/2014/chart" uri="{C3380CC4-5D6E-409C-BE32-E72D297353CC}">
              <c16:uniqueId val="{00000001-532E-4A5F-980B-2598D4B2C68E}"/>
            </c:ext>
          </c:extLst>
        </c:ser>
        <c:ser>
          <c:idx val="2"/>
          <c:order val="2"/>
          <c:tx>
            <c:strRef>
              <c:f>'C2H performance'!$C$9</c:f>
              <c:strCache>
                <c:ptCount val="1"/>
                <c:pt idx="0">
                  <c:v>4 Queues</c:v>
                </c:pt>
              </c:strCache>
            </c:strRef>
          </c:tx>
          <c:spPr>
            <a:ln w="28575" cap="rnd">
              <a:solidFill>
                <a:srgbClr val="00B050"/>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performance'!$D$9:$BO$9</c:f>
              <c:numCache>
                <c:formatCode>General</c:formatCode>
                <c:ptCount val="64"/>
                <c:pt idx="0">
                  <c:v>42.656999999999996</c:v>
                </c:pt>
                <c:pt idx="1">
                  <c:v>75.213999999999999</c:v>
                </c:pt>
                <c:pt idx="2">
                  <c:v>88.323999999999998</c:v>
                </c:pt>
                <c:pt idx="3">
                  <c:v>93.405000000000001</c:v>
                </c:pt>
                <c:pt idx="4">
                  <c:v>96.751000000000005</c:v>
                </c:pt>
                <c:pt idx="5">
                  <c:v>98.680999999999997</c:v>
                </c:pt>
                <c:pt idx="6">
                  <c:v>99.748999999999995</c:v>
                </c:pt>
                <c:pt idx="7">
                  <c:v>101.197</c:v>
                </c:pt>
                <c:pt idx="8">
                  <c:v>102.455</c:v>
                </c:pt>
                <c:pt idx="9">
                  <c:v>103.401</c:v>
                </c:pt>
                <c:pt idx="10">
                  <c:v>103.80500000000001</c:v>
                </c:pt>
                <c:pt idx="11">
                  <c:v>104.46</c:v>
                </c:pt>
                <c:pt idx="12">
                  <c:v>104.878</c:v>
                </c:pt>
                <c:pt idx="13">
                  <c:v>105.095</c:v>
                </c:pt>
                <c:pt idx="14">
                  <c:v>105.505</c:v>
                </c:pt>
                <c:pt idx="15">
                  <c:v>106.21899999999999</c:v>
                </c:pt>
                <c:pt idx="16">
                  <c:v>106.76900000000001</c:v>
                </c:pt>
                <c:pt idx="17">
                  <c:v>107.24</c:v>
                </c:pt>
                <c:pt idx="18">
                  <c:v>107.648</c:v>
                </c:pt>
                <c:pt idx="19">
                  <c:v>108.02800000000001</c:v>
                </c:pt>
                <c:pt idx="20">
                  <c:v>108.134</c:v>
                </c:pt>
                <c:pt idx="21">
                  <c:v>108.294</c:v>
                </c:pt>
                <c:pt idx="22">
                  <c:v>108.78700000000001</c:v>
                </c:pt>
                <c:pt idx="23">
                  <c:v>109.143</c:v>
                </c:pt>
                <c:pt idx="24">
                  <c:v>109.455</c:v>
                </c:pt>
                <c:pt idx="25">
                  <c:v>109.76300000000001</c:v>
                </c:pt>
                <c:pt idx="26">
                  <c:v>109.889</c:v>
                </c:pt>
                <c:pt idx="27">
                  <c:v>110.252</c:v>
                </c:pt>
                <c:pt idx="28">
                  <c:v>110.524</c:v>
                </c:pt>
                <c:pt idx="29">
                  <c:v>110.807</c:v>
                </c:pt>
                <c:pt idx="30">
                  <c:v>111.045</c:v>
                </c:pt>
                <c:pt idx="31">
                  <c:v>111.181</c:v>
                </c:pt>
                <c:pt idx="32">
                  <c:v>111.36799999999999</c:v>
                </c:pt>
                <c:pt idx="33">
                  <c:v>111.373</c:v>
                </c:pt>
                <c:pt idx="34">
                  <c:v>111.682</c:v>
                </c:pt>
                <c:pt idx="35">
                  <c:v>111.70099999999999</c:v>
                </c:pt>
                <c:pt idx="36">
                  <c:v>112.008</c:v>
                </c:pt>
                <c:pt idx="37">
                  <c:v>112.066</c:v>
                </c:pt>
                <c:pt idx="38">
                  <c:v>112.008</c:v>
                </c:pt>
                <c:pt idx="39">
                  <c:v>112.307</c:v>
                </c:pt>
                <c:pt idx="40">
                  <c:v>112.256</c:v>
                </c:pt>
                <c:pt idx="41">
                  <c:v>112.187</c:v>
                </c:pt>
                <c:pt idx="42">
                  <c:v>112.58499999999999</c:v>
                </c:pt>
                <c:pt idx="43">
                  <c:v>112.5</c:v>
                </c:pt>
                <c:pt idx="44">
                  <c:v>112.392</c:v>
                </c:pt>
                <c:pt idx="45">
                  <c:v>112.708</c:v>
                </c:pt>
                <c:pt idx="46">
                  <c:v>113.001</c:v>
                </c:pt>
                <c:pt idx="47">
                  <c:v>113.005</c:v>
                </c:pt>
                <c:pt idx="48">
                  <c:v>112.752</c:v>
                </c:pt>
                <c:pt idx="49">
                  <c:v>112.58799999999999</c:v>
                </c:pt>
                <c:pt idx="50">
                  <c:v>113.245</c:v>
                </c:pt>
                <c:pt idx="51">
                  <c:v>113.33799999999999</c:v>
                </c:pt>
                <c:pt idx="52">
                  <c:v>113.268</c:v>
                </c:pt>
                <c:pt idx="53">
                  <c:v>113.059</c:v>
                </c:pt>
                <c:pt idx="54">
                  <c:v>112.986</c:v>
                </c:pt>
                <c:pt idx="55">
                  <c:v>113.518</c:v>
                </c:pt>
                <c:pt idx="56">
                  <c:v>113.767</c:v>
                </c:pt>
                <c:pt idx="57">
                  <c:v>113.622</c:v>
                </c:pt>
                <c:pt idx="58">
                  <c:v>113.468</c:v>
                </c:pt>
                <c:pt idx="59">
                  <c:v>113.29</c:v>
                </c:pt>
                <c:pt idx="60">
                  <c:v>113.312</c:v>
                </c:pt>
                <c:pt idx="61">
                  <c:v>113.681</c:v>
                </c:pt>
                <c:pt idx="62">
                  <c:v>114.06100000000001</c:v>
                </c:pt>
                <c:pt idx="63">
                  <c:v>114.223</c:v>
                </c:pt>
              </c:numCache>
            </c:numRef>
          </c:val>
          <c:smooth val="0"/>
          <c:extLst>
            <c:ext xmlns:c16="http://schemas.microsoft.com/office/drawing/2014/chart" uri="{C3380CC4-5D6E-409C-BE32-E72D297353CC}">
              <c16:uniqueId val="{00000002-532E-4A5F-980B-2598D4B2C68E}"/>
            </c:ext>
          </c:extLst>
        </c:ser>
        <c:ser>
          <c:idx val="3"/>
          <c:order val="3"/>
          <c:tx>
            <c:strRef>
              <c:f>'C2H performance'!$C$8</c:f>
              <c:strCache>
                <c:ptCount val="1"/>
                <c:pt idx="0">
                  <c:v>8 Queues</c:v>
                </c:pt>
              </c:strCache>
            </c:strRef>
          </c:tx>
          <c:spPr>
            <a:ln w="28575" cap="rnd">
              <a:solidFill>
                <a:schemeClr val="accent4"/>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performance'!$D$8:$BO$8</c:f>
              <c:numCache>
                <c:formatCode>General</c:formatCode>
                <c:ptCount val="64"/>
                <c:pt idx="0">
                  <c:v>42.603999999999999</c:v>
                </c:pt>
                <c:pt idx="1">
                  <c:v>76.103999999999999</c:v>
                </c:pt>
                <c:pt idx="2">
                  <c:v>88.366</c:v>
                </c:pt>
                <c:pt idx="3">
                  <c:v>92.888000000000005</c:v>
                </c:pt>
                <c:pt idx="4">
                  <c:v>95.78</c:v>
                </c:pt>
                <c:pt idx="5">
                  <c:v>98.094999999999999</c:v>
                </c:pt>
                <c:pt idx="6">
                  <c:v>99.793999999999997</c:v>
                </c:pt>
                <c:pt idx="7">
                  <c:v>101.157</c:v>
                </c:pt>
                <c:pt idx="8">
                  <c:v>102.291</c:v>
                </c:pt>
                <c:pt idx="9">
                  <c:v>103.012</c:v>
                </c:pt>
                <c:pt idx="10">
                  <c:v>103.59</c:v>
                </c:pt>
                <c:pt idx="11">
                  <c:v>104.191</c:v>
                </c:pt>
                <c:pt idx="12">
                  <c:v>104.71599999999999</c:v>
                </c:pt>
                <c:pt idx="13">
                  <c:v>105.01900000000001</c:v>
                </c:pt>
                <c:pt idx="14">
                  <c:v>105.506</c:v>
                </c:pt>
                <c:pt idx="15">
                  <c:v>106.086</c:v>
                </c:pt>
                <c:pt idx="16">
                  <c:v>106.48399999999999</c:v>
                </c:pt>
                <c:pt idx="17">
                  <c:v>106.92</c:v>
                </c:pt>
                <c:pt idx="18">
                  <c:v>107.327</c:v>
                </c:pt>
                <c:pt idx="19">
                  <c:v>107.649</c:v>
                </c:pt>
                <c:pt idx="20">
                  <c:v>107.724</c:v>
                </c:pt>
                <c:pt idx="21">
                  <c:v>107.92</c:v>
                </c:pt>
                <c:pt idx="22">
                  <c:v>108.34699999999999</c:v>
                </c:pt>
                <c:pt idx="23">
                  <c:v>108.556</c:v>
                </c:pt>
                <c:pt idx="24">
                  <c:v>108.646</c:v>
                </c:pt>
                <c:pt idx="25">
                  <c:v>109.125</c:v>
                </c:pt>
                <c:pt idx="26">
                  <c:v>109.36</c:v>
                </c:pt>
                <c:pt idx="27">
                  <c:v>109.69499999999999</c:v>
                </c:pt>
                <c:pt idx="28">
                  <c:v>109.89</c:v>
                </c:pt>
                <c:pt idx="29">
                  <c:v>110.101</c:v>
                </c:pt>
                <c:pt idx="30">
                  <c:v>110.256</c:v>
                </c:pt>
                <c:pt idx="31">
                  <c:v>110.429</c:v>
                </c:pt>
                <c:pt idx="32">
                  <c:v>110.58499999999999</c:v>
                </c:pt>
                <c:pt idx="33">
                  <c:v>110.741</c:v>
                </c:pt>
                <c:pt idx="34">
                  <c:v>110.919</c:v>
                </c:pt>
                <c:pt idx="35">
                  <c:v>111.063</c:v>
                </c:pt>
                <c:pt idx="36">
                  <c:v>111.18899999999999</c:v>
                </c:pt>
                <c:pt idx="37">
                  <c:v>111.277</c:v>
                </c:pt>
                <c:pt idx="38">
                  <c:v>111.366</c:v>
                </c:pt>
                <c:pt idx="39">
                  <c:v>111.46299999999999</c:v>
                </c:pt>
                <c:pt idx="40">
                  <c:v>111.518</c:v>
                </c:pt>
                <c:pt idx="41">
                  <c:v>111.617</c:v>
                </c:pt>
                <c:pt idx="42">
                  <c:v>111.73399999999999</c:v>
                </c:pt>
                <c:pt idx="43">
                  <c:v>111.75</c:v>
                </c:pt>
                <c:pt idx="44">
                  <c:v>111.80200000000001</c:v>
                </c:pt>
                <c:pt idx="45">
                  <c:v>111.952</c:v>
                </c:pt>
                <c:pt idx="46">
                  <c:v>112.04</c:v>
                </c:pt>
                <c:pt idx="47">
                  <c:v>112.05200000000001</c:v>
                </c:pt>
                <c:pt idx="48">
                  <c:v>112.063</c:v>
                </c:pt>
                <c:pt idx="49">
                  <c:v>112.14400000000001</c:v>
                </c:pt>
                <c:pt idx="50">
                  <c:v>112.348</c:v>
                </c:pt>
                <c:pt idx="51">
                  <c:v>112.68300000000001</c:v>
                </c:pt>
                <c:pt idx="52">
                  <c:v>112.51300000000001</c:v>
                </c:pt>
                <c:pt idx="53">
                  <c:v>112.467</c:v>
                </c:pt>
                <c:pt idx="54">
                  <c:v>112.542</c:v>
                </c:pt>
                <c:pt idx="55">
                  <c:v>112.752</c:v>
                </c:pt>
                <c:pt idx="56">
                  <c:v>112.88800000000001</c:v>
                </c:pt>
                <c:pt idx="57">
                  <c:v>112.777</c:v>
                </c:pt>
                <c:pt idx="58">
                  <c:v>112.66500000000001</c:v>
                </c:pt>
                <c:pt idx="59">
                  <c:v>112.73399999999999</c:v>
                </c:pt>
                <c:pt idx="60">
                  <c:v>112.84</c:v>
                </c:pt>
                <c:pt idx="61">
                  <c:v>113.012</c:v>
                </c:pt>
                <c:pt idx="62">
                  <c:v>113.139</c:v>
                </c:pt>
                <c:pt idx="63">
                  <c:v>113.212</c:v>
                </c:pt>
              </c:numCache>
            </c:numRef>
          </c:val>
          <c:smooth val="0"/>
          <c:extLst>
            <c:ext xmlns:c16="http://schemas.microsoft.com/office/drawing/2014/chart" uri="{C3380CC4-5D6E-409C-BE32-E72D297353CC}">
              <c16:uniqueId val="{00000003-532E-4A5F-980B-2598D4B2C68E}"/>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solidFill>
                  <a:srgbClr val="FF0000"/>
                </a:solidFill>
                <a:effectLst/>
              </a:rPr>
              <a:t>PF</a:t>
            </a:r>
            <a:r>
              <a:rPr lang="en-US" sz="1400" b="0" i="0" baseline="0">
                <a:effectLst/>
              </a:rPr>
              <a:t>: 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performance'!$D$15:$BO$15</c:f>
              <c:numCache>
                <c:formatCode>General</c:formatCode>
                <c:ptCount val="64"/>
                <c:pt idx="0">
                  <c:v>35.712890625</c:v>
                </c:pt>
                <c:pt idx="1">
                  <c:v>31.2490234375</c:v>
                </c:pt>
                <c:pt idx="2">
                  <c:v>27.77734375</c:v>
                </c:pt>
                <c:pt idx="3">
                  <c:v>25</c:v>
                </c:pt>
                <c:pt idx="4">
                  <c:v>22.726953125000001</c:v>
                </c:pt>
                <c:pt idx="5">
                  <c:v>20.833333333333332</c:v>
                </c:pt>
                <c:pt idx="6">
                  <c:v>19.230747767857142</c:v>
                </c:pt>
                <c:pt idx="7">
                  <c:v>17.85693359375</c:v>
                </c:pt>
                <c:pt idx="8">
                  <c:v>16.666449652777779</c:v>
                </c:pt>
                <c:pt idx="9">
                  <c:v>15.624804687499999</c:v>
                </c:pt>
                <c:pt idx="10">
                  <c:v>14.705610795454545</c:v>
                </c:pt>
                <c:pt idx="11">
                  <c:v>13.888671875</c:v>
                </c:pt>
                <c:pt idx="12">
                  <c:v>13.157602163461538</c:v>
                </c:pt>
                <c:pt idx="13">
                  <c:v>12.499581473214286</c:v>
                </c:pt>
                <c:pt idx="14">
                  <c:v>11.904557291666666</c:v>
                </c:pt>
                <c:pt idx="15">
                  <c:v>11.3631591796875</c:v>
                </c:pt>
                <c:pt idx="16">
                  <c:v>10.869025735294118</c:v>
                </c:pt>
                <c:pt idx="17">
                  <c:v>10.415473090277779</c:v>
                </c:pt>
                <c:pt idx="18">
                  <c:v>9.9987664473684212</c:v>
                </c:pt>
                <c:pt idx="19">
                  <c:v>9.61474609375</c:v>
                </c:pt>
                <c:pt idx="20">
                  <c:v>9.2586495535714288</c:v>
                </c:pt>
                <c:pt idx="21">
                  <c:v>8.9276455965909083</c:v>
                </c:pt>
                <c:pt idx="22">
                  <c:v>8.6188858695652169</c:v>
                </c:pt>
                <c:pt idx="23">
                  <c:v>8.332275390625</c:v>
                </c:pt>
                <c:pt idx="24">
                  <c:v>8.0624218750000001</c:v>
                </c:pt>
                <c:pt idx="25">
                  <c:v>7.8097956730769234</c:v>
                </c:pt>
                <c:pt idx="26">
                  <c:v>7.5632957175925926</c:v>
                </c:pt>
                <c:pt idx="27">
                  <c:v>7.3111746651785712</c:v>
                </c:pt>
                <c:pt idx="28">
                  <c:v>7.0814924568965516</c:v>
                </c:pt>
                <c:pt idx="29">
                  <c:v>6.8529947916666663</c:v>
                </c:pt>
                <c:pt idx="30">
                  <c:v>6.642452116935484</c:v>
                </c:pt>
                <c:pt idx="31">
                  <c:v>6.447509765625</c:v>
                </c:pt>
                <c:pt idx="32">
                  <c:v>6.2530184659090908</c:v>
                </c:pt>
                <c:pt idx="33">
                  <c:v>6.079618566176471</c:v>
                </c:pt>
                <c:pt idx="34">
                  <c:v>5.9136160714285717</c:v>
                </c:pt>
                <c:pt idx="35">
                  <c:v>5.7489691840277777</c:v>
                </c:pt>
                <c:pt idx="36">
                  <c:v>5.5966532939189193</c:v>
                </c:pt>
                <c:pt idx="37">
                  <c:v>5.4478310032894735</c:v>
                </c:pt>
                <c:pt idx="38">
                  <c:v>5.3187600160256414</c:v>
                </c:pt>
                <c:pt idx="39">
                  <c:v>5.182861328125</c:v>
                </c:pt>
                <c:pt idx="40">
                  <c:v>5.0421112804878048</c:v>
                </c:pt>
                <c:pt idx="41">
                  <c:v>4.9607049851190474</c:v>
                </c:pt>
                <c:pt idx="42">
                  <c:v>4.8501090116279073</c:v>
                </c:pt>
                <c:pt idx="43">
                  <c:v>4.7178178267045459</c:v>
                </c:pt>
                <c:pt idx="44">
                  <c:v>4.6343750000000004</c:v>
                </c:pt>
                <c:pt idx="45">
                  <c:v>4.5487007472826084</c:v>
                </c:pt>
                <c:pt idx="46">
                  <c:v>4.4533327792553195</c:v>
                </c:pt>
                <c:pt idx="47">
                  <c:v>4.3211669921875</c:v>
                </c:pt>
                <c:pt idx="48">
                  <c:v>4.2609614158163263</c:v>
                </c:pt>
                <c:pt idx="49">
                  <c:v>4.1987109374999996</c:v>
                </c:pt>
                <c:pt idx="50">
                  <c:v>4.1173406862745097</c:v>
                </c:pt>
                <c:pt idx="51">
                  <c:v>4.0264047475961542</c:v>
                </c:pt>
                <c:pt idx="52">
                  <c:v>3.9240492334905661</c:v>
                </c:pt>
                <c:pt idx="53">
                  <c:v>3.8676576967592591</c:v>
                </c:pt>
                <c:pt idx="54">
                  <c:v>3.8285866477272728</c:v>
                </c:pt>
                <c:pt idx="55">
                  <c:v>3.7592075892857144</c:v>
                </c:pt>
                <c:pt idx="56">
                  <c:v>3.6877741228070176</c:v>
                </c:pt>
                <c:pt idx="57">
                  <c:v>3.6038523706896552</c:v>
                </c:pt>
                <c:pt idx="58">
                  <c:v>3.5368445444915255</c:v>
                </c:pt>
                <c:pt idx="59">
                  <c:v>3.4998372395833335</c:v>
                </c:pt>
                <c:pt idx="60">
                  <c:v>3.4614497950819674</c:v>
                </c:pt>
                <c:pt idx="61">
                  <c:v>3.404265372983871</c:v>
                </c:pt>
                <c:pt idx="62">
                  <c:v>3.3512524801587302</c:v>
                </c:pt>
                <c:pt idx="63">
                  <c:v>3.28363037109375</c:v>
                </c:pt>
              </c:numCache>
            </c:numRef>
          </c:val>
          <c:smooth val="0"/>
          <c:extLst>
            <c:ext xmlns:c16="http://schemas.microsoft.com/office/drawing/2014/chart" uri="{C3380CC4-5D6E-409C-BE32-E72D297353CC}">
              <c16:uniqueId val="{00000000-D27E-4F61-A1DD-820F29ACC1DF}"/>
            </c:ext>
          </c:extLst>
        </c:ser>
        <c:ser>
          <c:idx val="1"/>
          <c:order val="1"/>
          <c:tx>
            <c:v>2 Queues</c:v>
          </c:tx>
          <c:spPr>
            <a:ln w="28575" cap="rnd">
              <a:solidFill>
                <a:schemeClr val="accent2"/>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performance'!$D$14:$BO$14</c:f>
              <c:numCache>
                <c:formatCode>General</c:formatCode>
                <c:ptCount val="64"/>
                <c:pt idx="0">
                  <c:v>71.427734375</c:v>
                </c:pt>
                <c:pt idx="1">
                  <c:v>62.4990234375</c:v>
                </c:pt>
                <c:pt idx="2">
                  <c:v>55.555338541666664</c:v>
                </c:pt>
                <c:pt idx="3">
                  <c:v>43.63671875</c:v>
                </c:pt>
                <c:pt idx="4">
                  <c:v>36.112499999999997</c:v>
                </c:pt>
                <c:pt idx="5">
                  <c:v>30.689778645833332</c:v>
                </c:pt>
                <c:pt idx="6">
                  <c:v>26.59375</c:v>
                </c:pt>
                <c:pt idx="7">
                  <c:v>23.64453125</c:v>
                </c:pt>
                <c:pt idx="8">
                  <c:v>21.034722222222221</c:v>
                </c:pt>
                <c:pt idx="9">
                  <c:v>19.157812499999999</c:v>
                </c:pt>
                <c:pt idx="10">
                  <c:v>17.535866477272727</c:v>
                </c:pt>
                <c:pt idx="11">
                  <c:v>16.134602864583332</c:v>
                </c:pt>
                <c:pt idx="12">
                  <c:v>14.89227764423077</c:v>
                </c:pt>
                <c:pt idx="13">
                  <c:v>14.017159598214286</c:v>
                </c:pt>
                <c:pt idx="14">
                  <c:v>13.171875</c:v>
                </c:pt>
                <c:pt idx="15">
                  <c:v>12.4188232421875</c:v>
                </c:pt>
                <c:pt idx="16">
                  <c:v>11.745863970588236</c:v>
                </c:pt>
                <c:pt idx="17">
                  <c:v>11.134982638888889</c:v>
                </c:pt>
                <c:pt idx="18">
                  <c:v>10.556023848684211</c:v>
                </c:pt>
                <c:pt idx="19">
                  <c:v>10.049121093749999</c:v>
                </c:pt>
                <c:pt idx="20">
                  <c:v>9.5930059523809526</c:v>
                </c:pt>
                <c:pt idx="21">
                  <c:v>9.1799538352272734</c:v>
                </c:pt>
                <c:pt idx="22">
                  <c:v>8.8053668478260878</c:v>
                </c:pt>
                <c:pt idx="23">
                  <c:v>8.462890625</c:v>
                </c:pt>
                <c:pt idx="24">
                  <c:v>8.1490624999999994</c:v>
                </c:pt>
                <c:pt idx="25">
                  <c:v>7.8503605769230766</c:v>
                </c:pt>
                <c:pt idx="26">
                  <c:v>7.5715422453703702</c:v>
                </c:pt>
                <c:pt idx="27">
                  <c:v>7.3211495535714288</c:v>
                </c:pt>
                <c:pt idx="28">
                  <c:v>7.0875538793103452</c:v>
                </c:pt>
                <c:pt idx="29">
                  <c:v>6.8561848958333336</c:v>
                </c:pt>
                <c:pt idx="30">
                  <c:v>6.648185483870968</c:v>
                </c:pt>
                <c:pt idx="31">
                  <c:v>6.4510498046875</c:v>
                </c:pt>
                <c:pt idx="32">
                  <c:v>6.2601799242424239</c:v>
                </c:pt>
                <c:pt idx="33">
                  <c:v>6.0848460477941178</c:v>
                </c:pt>
                <c:pt idx="34">
                  <c:v>5.9170758928571425</c:v>
                </c:pt>
                <c:pt idx="35">
                  <c:v>5.7521701388888893</c:v>
                </c:pt>
                <c:pt idx="36">
                  <c:v>5.6064189189189193</c:v>
                </c:pt>
                <c:pt idx="37">
                  <c:v>5.4508634868421053</c:v>
                </c:pt>
                <c:pt idx="38">
                  <c:v>5.3227664262820511</c:v>
                </c:pt>
                <c:pt idx="39">
                  <c:v>5.2029296875000002</c:v>
                </c:pt>
                <c:pt idx="40">
                  <c:v>5.0473990091463419</c:v>
                </c:pt>
                <c:pt idx="41">
                  <c:v>4.9634486607142856</c:v>
                </c:pt>
                <c:pt idx="42">
                  <c:v>4.8537427325581399</c:v>
                </c:pt>
                <c:pt idx="43">
                  <c:v>4.7203036221590908</c:v>
                </c:pt>
                <c:pt idx="44">
                  <c:v>4.6403211805555555</c:v>
                </c:pt>
                <c:pt idx="45">
                  <c:v>4.5512058423913047</c:v>
                </c:pt>
                <c:pt idx="46">
                  <c:v>4.457446808510638</c:v>
                </c:pt>
                <c:pt idx="47">
                  <c:v>4.323404947916667</c:v>
                </c:pt>
                <c:pt idx="48">
                  <c:v>4.2650271045918364</c:v>
                </c:pt>
                <c:pt idx="49">
                  <c:v>4.1992578125</c:v>
                </c:pt>
                <c:pt idx="50">
                  <c:v>4.1178002450980395</c:v>
                </c:pt>
                <c:pt idx="51">
                  <c:v>4.0259540264423075</c:v>
                </c:pt>
                <c:pt idx="52">
                  <c:v>3.9258549528301887</c:v>
                </c:pt>
                <c:pt idx="53">
                  <c:v>3.8757233796296298</c:v>
                </c:pt>
                <c:pt idx="54">
                  <c:v>3.8289417613636365</c:v>
                </c:pt>
                <c:pt idx="55">
                  <c:v>3.7610212053571428</c:v>
                </c:pt>
                <c:pt idx="56">
                  <c:v>3.6885622258771931</c:v>
                </c:pt>
                <c:pt idx="57">
                  <c:v>3.6044585129310347</c:v>
                </c:pt>
                <c:pt idx="58">
                  <c:v>3.5405521716101696</c:v>
                </c:pt>
                <c:pt idx="59">
                  <c:v>3.5036458333333331</c:v>
                </c:pt>
                <c:pt idx="60">
                  <c:v>3.462154200819672</c:v>
                </c:pt>
                <c:pt idx="61">
                  <c:v>3.4066910282258065</c:v>
                </c:pt>
                <c:pt idx="62">
                  <c:v>3.351593501984127</c:v>
                </c:pt>
                <c:pt idx="63">
                  <c:v>3.2852783203125</c:v>
                </c:pt>
              </c:numCache>
            </c:numRef>
          </c:val>
          <c:smooth val="0"/>
          <c:extLst>
            <c:ext xmlns:c16="http://schemas.microsoft.com/office/drawing/2014/chart" uri="{C3380CC4-5D6E-409C-BE32-E72D297353CC}">
              <c16:uniqueId val="{00000001-D27E-4F61-A1DD-820F29ACC1DF}"/>
            </c:ext>
          </c:extLst>
        </c:ser>
        <c:ser>
          <c:idx val="2"/>
          <c:order val="2"/>
          <c:tx>
            <c:v>4 Queues</c:v>
          </c:tx>
          <c:spPr>
            <a:ln w="28575" cap="rnd">
              <a:solidFill>
                <a:schemeClr val="accent3"/>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performance'!$D$13:$BO$13</c:f>
              <c:numCache>
                <c:formatCode>General</c:formatCode>
                <c:ptCount val="64"/>
                <c:pt idx="0">
                  <c:v>83.28125</c:v>
                </c:pt>
                <c:pt idx="1">
                  <c:v>74.3974609375</c:v>
                </c:pt>
                <c:pt idx="2">
                  <c:v>55.989583333333336</c:v>
                </c:pt>
                <c:pt idx="3">
                  <c:v>43.8671875</c:v>
                </c:pt>
                <c:pt idx="4">
                  <c:v>36.166796875000003</c:v>
                </c:pt>
                <c:pt idx="5">
                  <c:v>30.828125</c:v>
                </c:pt>
                <c:pt idx="6">
                  <c:v>26.773158482142858</c:v>
                </c:pt>
                <c:pt idx="7">
                  <c:v>23.72314453125</c:v>
                </c:pt>
                <c:pt idx="8">
                  <c:v>21.258246527777779</c:v>
                </c:pt>
                <c:pt idx="9">
                  <c:v>19.222265624999999</c:v>
                </c:pt>
                <c:pt idx="10">
                  <c:v>17.568004261363637</c:v>
                </c:pt>
                <c:pt idx="11">
                  <c:v>16.1640625</c:v>
                </c:pt>
                <c:pt idx="12">
                  <c:v>14.975961538461538</c:v>
                </c:pt>
                <c:pt idx="13">
                  <c:v>13.956194196428571</c:v>
                </c:pt>
                <c:pt idx="14">
                  <c:v>13.111328125</c:v>
                </c:pt>
                <c:pt idx="15">
                  <c:v>12.36669921875</c:v>
                </c:pt>
                <c:pt idx="16">
                  <c:v>11.682444852941176</c:v>
                </c:pt>
                <c:pt idx="17">
                  <c:v>11.064236111111111</c:v>
                </c:pt>
                <c:pt idx="18">
                  <c:v>10.509457236842104</c:v>
                </c:pt>
                <c:pt idx="19">
                  <c:v>10.0171875</c:v>
                </c:pt>
                <c:pt idx="20">
                  <c:v>9.5704055059523814</c:v>
                </c:pt>
                <c:pt idx="21">
                  <c:v>9.1591796875</c:v>
                </c:pt>
                <c:pt idx="22">
                  <c:v>8.7827785326086953</c:v>
                </c:pt>
                <c:pt idx="23">
                  <c:v>8.4442545572916661</c:v>
                </c:pt>
                <c:pt idx="24">
                  <c:v>8.1239843749999991</c:v>
                </c:pt>
                <c:pt idx="25">
                  <c:v>7.827974759615385</c:v>
                </c:pt>
                <c:pt idx="26">
                  <c:v>7.5464409722222223</c:v>
                </c:pt>
                <c:pt idx="27">
                  <c:v>7.3006417410714288</c:v>
                </c:pt>
                <c:pt idx="28">
                  <c:v>7.0617591594827589</c:v>
                </c:pt>
                <c:pt idx="29">
                  <c:v>6.8370442708333332</c:v>
                </c:pt>
                <c:pt idx="30">
                  <c:v>6.626890120967742</c:v>
                </c:pt>
                <c:pt idx="31">
                  <c:v>6.42919921875</c:v>
                </c:pt>
                <c:pt idx="32">
                  <c:v>6.2397608901515156</c:v>
                </c:pt>
                <c:pt idx="33">
                  <c:v>6.0651424632352944</c:v>
                </c:pt>
                <c:pt idx="34">
                  <c:v>5.8968749999999996</c:v>
                </c:pt>
                <c:pt idx="35">
                  <c:v>5.7373046875</c:v>
                </c:pt>
                <c:pt idx="36">
                  <c:v>5.5854624155405403</c:v>
                </c:pt>
                <c:pt idx="37">
                  <c:v>5.4347759046052628</c:v>
                </c:pt>
                <c:pt idx="38">
                  <c:v>5.3041866987179489</c:v>
                </c:pt>
                <c:pt idx="39">
                  <c:v>5.1815429687499996</c:v>
                </c:pt>
                <c:pt idx="40">
                  <c:v>5.0393006859756095</c:v>
                </c:pt>
                <c:pt idx="41">
                  <c:v>4.9434058779761907</c:v>
                </c:pt>
                <c:pt idx="42">
                  <c:v>4.83203125</c:v>
                </c:pt>
                <c:pt idx="43">
                  <c:v>4.7062766335227275</c:v>
                </c:pt>
                <c:pt idx="44">
                  <c:v>4.6251302083333332</c:v>
                </c:pt>
                <c:pt idx="45">
                  <c:v>4.5315472146739131</c:v>
                </c:pt>
                <c:pt idx="46">
                  <c:v>4.4382895611702127</c:v>
                </c:pt>
                <c:pt idx="47">
                  <c:v>4.317097981770833</c:v>
                </c:pt>
                <c:pt idx="48">
                  <c:v>4.2566565688775508</c:v>
                </c:pt>
                <c:pt idx="49">
                  <c:v>4.181640625</c:v>
                </c:pt>
                <c:pt idx="50">
                  <c:v>4.1023667279411766</c:v>
                </c:pt>
                <c:pt idx="51">
                  <c:v>4.0091646634615383</c:v>
                </c:pt>
                <c:pt idx="52">
                  <c:v>3.9222435141509435</c:v>
                </c:pt>
                <c:pt idx="53">
                  <c:v>3.8711299189814814</c:v>
                </c:pt>
                <c:pt idx="54">
                  <c:v>3.8127840909090911</c:v>
                </c:pt>
                <c:pt idx="55">
                  <c:v>3.7445940290178572</c:v>
                </c:pt>
                <c:pt idx="56">
                  <c:v>3.6721833881578947</c:v>
                </c:pt>
                <c:pt idx="57">
                  <c:v>3.59765625</c:v>
                </c:pt>
                <c:pt idx="58">
                  <c:v>3.5375397245762712</c:v>
                </c:pt>
                <c:pt idx="59">
                  <c:v>3.4973307291666669</c:v>
                </c:pt>
                <c:pt idx="60">
                  <c:v>3.4474257172131146</c:v>
                </c:pt>
                <c:pt idx="61">
                  <c:v>3.3912865423387095</c:v>
                </c:pt>
                <c:pt idx="62">
                  <c:v>3.3365265376984126</c:v>
                </c:pt>
                <c:pt idx="63">
                  <c:v>3.275390625</c:v>
                </c:pt>
              </c:numCache>
            </c:numRef>
          </c:val>
          <c:smooth val="0"/>
          <c:extLst>
            <c:ext xmlns:c16="http://schemas.microsoft.com/office/drawing/2014/chart" uri="{C3380CC4-5D6E-409C-BE32-E72D297353CC}">
              <c16:uniqueId val="{00000002-D27E-4F61-A1DD-820F29ACC1DF}"/>
            </c:ext>
          </c:extLst>
        </c:ser>
        <c:ser>
          <c:idx val="3"/>
          <c:order val="3"/>
          <c:tx>
            <c:v>8 Queues</c:v>
          </c:tx>
          <c:spPr>
            <a:ln w="28575" cap="rnd">
              <a:solidFill>
                <a:schemeClr val="accent4"/>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performance'!$D$12:$BO$12</c:f>
              <c:numCache>
                <c:formatCode>General</c:formatCode>
                <c:ptCount val="64"/>
                <c:pt idx="0">
                  <c:v>83.240234375</c:v>
                </c:pt>
                <c:pt idx="1">
                  <c:v>73.404296875</c:v>
                </c:pt>
                <c:pt idx="2">
                  <c:v>55.46875</c:v>
                </c:pt>
                <c:pt idx="3">
                  <c:v>43.72900390625</c:v>
                </c:pt>
                <c:pt idx="4">
                  <c:v>36.015234374999999</c:v>
                </c:pt>
                <c:pt idx="5">
                  <c:v>30.58984375</c:v>
                </c:pt>
                <c:pt idx="6">
                  <c:v>26.594029017857142</c:v>
                </c:pt>
                <c:pt idx="7">
                  <c:v>23.491455078125</c:v>
                </c:pt>
                <c:pt idx="8">
                  <c:v>21.103732638888889</c:v>
                </c:pt>
                <c:pt idx="9">
                  <c:v>19.10546875</c:v>
                </c:pt>
                <c:pt idx="10">
                  <c:v>17.438742897727273</c:v>
                </c:pt>
                <c:pt idx="11">
                  <c:v>16.065755208333332</c:v>
                </c:pt>
                <c:pt idx="12">
                  <c:v>14.915564903846153</c:v>
                </c:pt>
                <c:pt idx="13">
                  <c:v>13.908063616071429</c:v>
                </c:pt>
                <c:pt idx="14">
                  <c:v>13.050911458333333</c:v>
                </c:pt>
                <c:pt idx="15">
                  <c:v>12.2841796875</c:v>
                </c:pt>
                <c:pt idx="16">
                  <c:v>11.612247242647058</c:v>
                </c:pt>
                <c:pt idx="17">
                  <c:v>11.013020833333334</c:v>
                </c:pt>
                <c:pt idx="18">
                  <c:v>10.474506578947368</c:v>
                </c:pt>
                <c:pt idx="19">
                  <c:v>9.98095703125</c:v>
                </c:pt>
                <c:pt idx="20">
                  <c:v>9.5284598214285712</c:v>
                </c:pt>
                <c:pt idx="21">
                  <c:v>9.1175426136363633</c:v>
                </c:pt>
                <c:pt idx="22">
                  <c:v>8.7471976902173907</c:v>
                </c:pt>
                <c:pt idx="23">
                  <c:v>8.4013671875</c:v>
                </c:pt>
                <c:pt idx="24">
                  <c:v>8.0904687499999994</c:v>
                </c:pt>
                <c:pt idx="25">
                  <c:v>7.7971754807692308</c:v>
                </c:pt>
                <c:pt idx="26">
                  <c:v>7.5200376157407405</c:v>
                </c:pt>
                <c:pt idx="27">
                  <c:v>7.2714146205357144</c:v>
                </c:pt>
                <c:pt idx="28">
                  <c:v>7.0313173491379306</c:v>
                </c:pt>
                <c:pt idx="29">
                  <c:v>6.8097005208333332</c:v>
                </c:pt>
                <c:pt idx="30">
                  <c:v>6.6001134072580649</c:v>
                </c:pt>
                <c:pt idx="31">
                  <c:v>6.40167236328125</c:v>
                </c:pt>
                <c:pt idx="32">
                  <c:v>6.2150804924242422</c:v>
                </c:pt>
                <c:pt idx="33">
                  <c:v>6.043485753676471</c:v>
                </c:pt>
                <c:pt idx="34">
                  <c:v>5.8746093750000004</c:v>
                </c:pt>
                <c:pt idx="35">
                  <c:v>5.71875</c:v>
                </c:pt>
                <c:pt idx="36">
                  <c:v>5.5632918074324325</c:v>
                </c:pt>
                <c:pt idx="37">
                  <c:v>5.4120065789473681</c:v>
                </c:pt>
                <c:pt idx="38">
                  <c:v>5.2848056891025639</c:v>
                </c:pt>
                <c:pt idx="39">
                  <c:v>5.1558593750000004</c:v>
                </c:pt>
                <c:pt idx="40">
                  <c:v>5.0232469512195124</c:v>
                </c:pt>
                <c:pt idx="41">
                  <c:v>4.9185732886904763</c:v>
                </c:pt>
                <c:pt idx="42">
                  <c:v>4.8050962936046515</c:v>
                </c:pt>
                <c:pt idx="43">
                  <c:v>4.6854137073863633</c:v>
                </c:pt>
                <c:pt idx="44">
                  <c:v>4.6004774305555554</c:v>
                </c:pt>
                <c:pt idx="45">
                  <c:v>4.5037788722826084</c:v>
                </c:pt>
                <c:pt idx="46">
                  <c:v>4.4083277925531918</c:v>
                </c:pt>
                <c:pt idx="47">
                  <c:v>4.303873697916667</c:v>
                </c:pt>
                <c:pt idx="48">
                  <c:v>4.2342952806122449</c:v>
                </c:pt>
                <c:pt idx="49">
                  <c:v>4.1513671875</c:v>
                </c:pt>
                <c:pt idx="50">
                  <c:v>4.0749463848039218</c:v>
                </c:pt>
                <c:pt idx="51">
                  <c:v>3.9857271634615383</c:v>
                </c:pt>
                <c:pt idx="52">
                  <c:v>3.9109669811320753</c:v>
                </c:pt>
                <c:pt idx="53">
                  <c:v>3.8511284722222223</c:v>
                </c:pt>
                <c:pt idx="54">
                  <c:v>3.7845880681818183</c:v>
                </c:pt>
                <c:pt idx="55">
                  <c:v>3.7208077566964284</c:v>
                </c:pt>
                <c:pt idx="56">
                  <c:v>3.6505276864035086</c:v>
                </c:pt>
                <c:pt idx="57">
                  <c:v>3.5836476293103448</c:v>
                </c:pt>
                <c:pt idx="58">
                  <c:v>3.5258540783898304</c:v>
                </c:pt>
                <c:pt idx="59">
                  <c:v>3.4779947916666667</c:v>
                </c:pt>
                <c:pt idx="60">
                  <c:v>3.4241162909836067</c:v>
                </c:pt>
                <c:pt idx="61">
                  <c:v>3.368038054435484</c:v>
                </c:pt>
                <c:pt idx="62">
                  <c:v>3.3134610615079363</c:v>
                </c:pt>
                <c:pt idx="63">
                  <c:v>3.2578125</c:v>
                </c:pt>
              </c:numCache>
            </c:numRef>
          </c:val>
          <c:smooth val="0"/>
          <c:extLst>
            <c:ext xmlns:c16="http://schemas.microsoft.com/office/drawing/2014/chart" uri="{C3380CC4-5D6E-409C-BE32-E72D297353CC}">
              <c16:uniqueId val="{00000003-D27E-4F61-A1DD-820F29ACC1DF}"/>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 </a:t>
            </a:r>
            <a:r>
              <a:rPr lang="en-US"/>
              <a:t>H2C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'H2C performance'!$C$10</c:f>
              <c:strCache>
                <c:ptCount val="1"/>
                <c:pt idx="0">
                  <c:v>1 Queue</c:v>
                </c:pt>
              </c:strCache>
            </c:strRef>
          </c:tx>
          <c:spPr>
            <a:ln w="28575" cap="rnd">
              <a:solidFill>
                <a:schemeClr val="accent1"/>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performance'!$D$10:$BO$10</c:f>
              <c:numCache>
                <c:formatCode>General</c:formatCode>
                <c:ptCount val="64"/>
                <c:pt idx="0">
                  <c:v>25.23</c:v>
                </c:pt>
                <c:pt idx="1">
                  <c:v>49.976999999999997</c:v>
                </c:pt>
                <c:pt idx="2">
                  <c:v>72.688999999999993</c:v>
                </c:pt>
                <c:pt idx="3">
                  <c:v>86.760999999999996</c:v>
                </c:pt>
                <c:pt idx="4">
                  <c:v>98.638999999999996</c:v>
                </c:pt>
                <c:pt idx="5">
                  <c:v>99.444000000000003</c:v>
                </c:pt>
                <c:pt idx="6">
                  <c:v>100.414</c:v>
                </c:pt>
                <c:pt idx="7">
                  <c:v>100.178</c:v>
                </c:pt>
                <c:pt idx="8">
                  <c:v>99.97</c:v>
                </c:pt>
                <c:pt idx="9">
                  <c:v>99.841999999999999</c:v>
                </c:pt>
                <c:pt idx="10">
                  <c:v>99.706000000000003</c:v>
                </c:pt>
                <c:pt idx="11">
                  <c:v>100.26600000000001</c:v>
                </c:pt>
                <c:pt idx="12">
                  <c:v>100.102</c:v>
                </c:pt>
                <c:pt idx="13">
                  <c:v>100.005</c:v>
                </c:pt>
                <c:pt idx="14">
                  <c:v>99.899000000000001</c:v>
                </c:pt>
                <c:pt idx="15">
                  <c:v>99.808999999999997</c:v>
                </c:pt>
                <c:pt idx="16">
                  <c:v>100.181</c:v>
                </c:pt>
                <c:pt idx="17">
                  <c:v>100.084</c:v>
                </c:pt>
                <c:pt idx="18">
                  <c:v>100.002</c:v>
                </c:pt>
                <c:pt idx="19">
                  <c:v>99.924999999999997</c:v>
                </c:pt>
                <c:pt idx="20">
                  <c:v>99.852000000000004</c:v>
                </c:pt>
                <c:pt idx="21">
                  <c:v>100.143</c:v>
                </c:pt>
                <c:pt idx="22">
                  <c:v>100.048</c:v>
                </c:pt>
                <c:pt idx="23">
                  <c:v>100.002</c:v>
                </c:pt>
                <c:pt idx="24">
                  <c:v>99.941999999999993</c:v>
                </c:pt>
                <c:pt idx="25">
                  <c:v>99.884</c:v>
                </c:pt>
                <c:pt idx="26">
                  <c:v>100.12</c:v>
                </c:pt>
                <c:pt idx="27">
                  <c:v>100.051</c:v>
                </c:pt>
                <c:pt idx="28">
                  <c:v>100.002</c:v>
                </c:pt>
                <c:pt idx="29">
                  <c:v>99.941000000000003</c:v>
                </c:pt>
                <c:pt idx="30">
                  <c:v>99.900999999999996</c:v>
                </c:pt>
                <c:pt idx="31">
                  <c:v>100.096</c:v>
                </c:pt>
                <c:pt idx="32">
                  <c:v>100.023</c:v>
                </c:pt>
                <c:pt idx="33">
                  <c:v>99.991</c:v>
                </c:pt>
                <c:pt idx="34">
                  <c:v>99.951999999999998</c:v>
                </c:pt>
                <c:pt idx="35">
                  <c:v>99.915999999999997</c:v>
                </c:pt>
                <c:pt idx="36">
                  <c:v>100.083</c:v>
                </c:pt>
                <c:pt idx="37">
                  <c:v>100.035</c:v>
                </c:pt>
                <c:pt idx="38">
                  <c:v>99.998999999999995</c:v>
                </c:pt>
                <c:pt idx="39">
                  <c:v>99.941999999999993</c:v>
                </c:pt>
                <c:pt idx="40">
                  <c:v>99.92</c:v>
                </c:pt>
                <c:pt idx="41">
                  <c:v>100.071</c:v>
                </c:pt>
                <c:pt idx="42">
                  <c:v>100.039</c:v>
                </c:pt>
                <c:pt idx="43">
                  <c:v>99.998000000000005</c:v>
                </c:pt>
                <c:pt idx="44">
                  <c:v>99.960999999999999</c:v>
                </c:pt>
                <c:pt idx="45">
                  <c:v>99.935000000000002</c:v>
                </c:pt>
                <c:pt idx="46">
                  <c:v>100.066</c:v>
                </c:pt>
                <c:pt idx="47">
                  <c:v>100.032</c:v>
                </c:pt>
                <c:pt idx="48">
                  <c:v>99.997</c:v>
                </c:pt>
                <c:pt idx="49">
                  <c:v>99.941999999999993</c:v>
                </c:pt>
                <c:pt idx="50">
                  <c:v>99.935000000000002</c:v>
                </c:pt>
                <c:pt idx="51">
                  <c:v>100.05800000000001</c:v>
                </c:pt>
                <c:pt idx="52">
                  <c:v>100.03</c:v>
                </c:pt>
                <c:pt idx="53">
                  <c:v>99.974999999999994</c:v>
                </c:pt>
                <c:pt idx="54">
                  <c:v>99.971999999999994</c:v>
                </c:pt>
                <c:pt idx="55">
                  <c:v>99.941000000000003</c:v>
                </c:pt>
                <c:pt idx="56">
                  <c:v>100.053</c:v>
                </c:pt>
                <c:pt idx="57">
                  <c:v>100.01600000000001</c:v>
                </c:pt>
                <c:pt idx="58">
                  <c:v>100</c:v>
                </c:pt>
                <c:pt idx="59">
                  <c:v>99.974999999999994</c:v>
                </c:pt>
                <c:pt idx="60">
                  <c:v>99.941999999999993</c:v>
                </c:pt>
                <c:pt idx="61">
                  <c:v>100.053</c:v>
                </c:pt>
                <c:pt idx="62">
                  <c:v>100.01900000000001</c:v>
                </c:pt>
                <c:pt idx="63">
                  <c:v>100</c:v>
                </c:pt>
              </c:numCache>
            </c:numRef>
          </c:val>
          <c:smooth val="0"/>
          <c:extLst>
            <c:ext xmlns:c16="http://schemas.microsoft.com/office/drawing/2014/chart" uri="{C3380CC4-5D6E-409C-BE32-E72D297353CC}">
              <c16:uniqueId val="{00000000-932D-4845-B6CA-FC2382614FBB}"/>
            </c:ext>
          </c:extLst>
        </c:ser>
        <c:ser>
          <c:idx val="1"/>
          <c:order val="1"/>
          <c:tx>
            <c:strRef>
              <c:f>'H2C performance'!$C$9</c:f>
              <c:strCache>
                <c:ptCount val="1"/>
                <c:pt idx="0">
                  <c:v>2 Queues</c:v>
                </c:pt>
              </c:strCache>
            </c:strRef>
          </c:tx>
          <c:spPr>
            <a:ln w="28575" cap="rnd">
              <a:solidFill>
                <a:schemeClr val="accent2"/>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performance'!$D$9:$BO$9</c:f>
              <c:numCache>
                <c:formatCode>General</c:formatCode>
                <c:ptCount val="64"/>
                <c:pt idx="0">
                  <c:v>44.677</c:v>
                </c:pt>
                <c:pt idx="1">
                  <c:v>83.748999999999995</c:v>
                </c:pt>
                <c:pt idx="2">
                  <c:v>96.671999999999997</c:v>
                </c:pt>
                <c:pt idx="3">
                  <c:v>100.157</c:v>
                </c:pt>
                <c:pt idx="4">
                  <c:v>99.132999999999996</c:v>
                </c:pt>
                <c:pt idx="5">
                  <c:v>99.58</c:v>
                </c:pt>
                <c:pt idx="6">
                  <c:v>100.56399999999999</c:v>
                </c:pt>
                <c:pt idx="7">
                  <c:v>100.27</c:v>
                </c:pt>
                <c:pt idx="8">
                  <c:v>100.08499999999999</c:v>
                </c:pt>
                <c:pt idx="9">
                  <c:v>99.924999999999997</c:v>
                </c:pt>
                <c:pt idx="10">
                  <c:v>99.784000000000006</c:v>
                </c:pt>
                <c:pt idx="11">
                  <c:v>100.32599999999999</c:v>
                </c:pt>
                <c:pt idx="12">
                  <c:v>100.17700000000001</c:v>
                </c:pt>
                <c:pt idx="13">
                  <c:v>100.053</c:v>
                </c:pt>
                <c:pt idx="14">
                  <c:v>99.941999999999993</c:v>
                </c:pt>
                <c:pt idx="15">
                  <c:v>99.855000000000004</c:v>
                </c:pt>
                <c:pt idx="16">
                  <c:v>100.23099999999999</c:v>
                </c:pt>
                <c:pt idx="17">
                  <c:v>100.123</c:v>
                </c:pt>
                <c:pt idx="18">
                  <c:v>100.032</c:v>
                </c:pt>
                <c:pt idx="19">
                  <c:v>99.942999999999998</c:v>
                </c:pt>
                <c:pt idx="20">
                  <c:v>99.89</c:v>
                </c:pt>
                <c:pt idx="21">
                  <c:v>100.178</c:v>
                </c:pt>
                <c:pt idx="22">
                  <c:v>100.102</c:v>
                </c:pt>
                <c:pt idx="23">
                  <c:v>100.03400000000001</c:v>
                </c:pt>
                <c:pt idx="24">
                  <c:v>99.941999999999993</c:v>
                </c:pt>
                <c:pt idx="25">
                  <c:v>99.894000000000005</c:v>
                </c:pt>
                <c:pt idx="26">
                  <c:v>100.14400000000001</c:v>
                </c:pt>
                <c:pt idx="27">
                  <c:v>100.084</c:v>
                </c:pt>
                <c:pt idx="28">
                  <c:v>100.01600000000001</c:v>
                </c:pt>
                <c:pt idx="29">
                  <c:v>99.974999999999994</c:v>
                </c:pt>
                <c:pt idx="30">
                  <c:v>99.924999999999997</c:v>
                </c:pt>
                <c:pt idx="31">
                  <c:v>100.124</c:v>
                </c:pt>
                <c:pt idx="32">
                  <c:v>100.06699999999999</c:v>
                </c:pt>
                <c:pt idx="33">
                  <c:v>100.02</c:v>
                </c:pt>
                <c:pt idx="34">
                  <c:v>99.968000000000004</c:v>
                </c:pt>
                <c:pt idx="35">
                  <c:v>99.932000000000002</c:v>
                </c:pt>
                <c:pt idx="36">
                  <c:v>100.10599999999999</c:v>
                </c:pt>
                <c:pt idx="37">
                  <c:v>100.059</c:v>
                </c:pt>
                <c:pt idx="38">
                  <c:v>100.001</c:v>
                </c:pt>
                <c:pt idx="39">
                  <c:v>99.978999999999999</c:v>
                </c:pt>
                <c:pt idx="40">
                  <c:v>99.941999999999993</c:v>
                </c:pt>
                <c:pt idx="41">
                  <c:v>100.092</c:v>
                </c:pt>
                <c:pt idx="42">
                  <c:v>100.04</c:v>
                </c:pt>
                <c:pt idx="43">
                  <c:v>100.017</c:v>
                </c:pt>
                <c:pt idx="44">
                  <c:v>99.974999999999994</c:v>
                </c:pt>
                <c:pt idx="45">
                  <c:v>99.947000000000003</c:v>
                </c:pt>
                <c:pt idx="46">
                  <c:v>100.083</c:v>
                </c:pt>
                <c:pt idx="47">
                  <c:v>100.04900000000001</c:v>
                </c:pt>
                <c:pt idx="48">
                  <c:v>100.014</c:v>
                </c:pt>
                <c:pt idx="49">
                  <c:v>99.944000000000003</c:v>
                </c:pt>
                <c:pt idx="50">
                  <c:v>99.954999999999998</c:v>
                </c:pt>
                <c:pt idx="51">
                  <c:v>100.075</c:v>
                </c:pt>
                <c:pt idx="52">
                  <c:v>100.041</c:v>
                </c:pt>
                <c:pt idx="53">
                  <c:v>99.974999999999994</c:v>
                </c:pt>
                <c:pt idx="54">
                  <c:v>99.986000000000004</c:v>
                </c:pt>
                <c:pt idx="55">
                  <c:v>99.956000000000003</c:v>
                </c:pt>
                <c:pt idx="56">
                  <c:v>100.071</c:v>
                </c:pt>
                <c:pt idx="57">
                  <c:v>100.03700000000001</c:v>
                </c:pt>
                <c:pt idx="58">
                  <c:v>100.012</c:v>
                </c:pt>
                <c:pt idx="59">
                  <c:v>99.986000000000004</c:v>
                </c:pt>
                <c:pt idx="60">
                  <c:v>99.941999999999993</c:v>
                </c:pt>
                <c:pt idx="61">
                  <c:v>100.057</c:v>
                </c:pt>
                <c:pt idx="62">
                  <c:v>100.035</c:v>
                </c:pt>
                <c:pt idx="63">
                  <c:v>100.006</c:v>
                </c:pt>
              </c:numCache>
            </c:numRef>
          </c:val>
          <c:smooth val="0"/>
          <c:extLst>
            <c:ext xmlns:c16="http://schemas.microsoft.com/office/drawing/2014/chart" uri="{C3380CC4-5D6E-409C-BE32-E72D297353CC}">
              <c16:uniqueId val="{00000001-932D-4845-B6CA-FC2382614FBB}"/>
            </c:ext>
          </c:extLst>
        </c:ser>
        <c:ser>
          <c:idx val="2"/>
          <c:order val="2"/>
          <c:tx>
            <c:strRef>
              <c:f>'H2C performance'!$C$8</c:f>
              <c:strCache>
                <c:ptCount val="1"/>
                <c:pt idx="0">
                  <c:v>4 Queues</c:v>
                </c:pt>
              </c:strCache>
            </c:strRef>
          </c:tx>
          <c:spPr>
            <a:ln w="28575" cap="rnd">
              <a:solidFill>
                <a:srgbClr val="00B050"/>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performance'!$D$8:$BO$8</c:f>
              <c:numCache>
                <c:formatCode>General</c:formatCode>
                <c:ptCount val="64"/>
                <c:pt idx="0">
                  <c:v>68.466999999999999</c:v>
                </c:pt>
                <c:pt idx="1">
                  <c:v>87.668000000000006</c:v>
                </c:pt>
                <c:pt idx="2">
                  <c:v>96.712000000000003</c:v>
                </c:pt>
                <c:pt idx="3">
                  <c:v>100.26900000000001</c:v>
                </c:pt>
                <c:pt idx="4">
                  <c:v>99.072999999999993</c:v>
                </c:pt>
                <c:pt idx="5">
                  <c:v>99.680999999999997</c:v>
                </c:pt>
                <c:pt idx="6">
                  <c:v>100.61799999999999</c:v>
                </c:pt>
                <c:pt idx="7">
                  <c:v>100.337</c:v>
                </c:pt>
                <c:pt idx="8">
                  <c:v>100.122</c:v>
                </c:pt>
                <c:pt idx="9">
                  <c:v>99.941999999999993</c:v>
                </c:pt>
                <c:pt idx="10">
                  <c:v>99.822999999999993</c:v>
                </c:pt>
                <c:pt idx="11">
                  <c:v>100.357</c:v>
                </c:pt>
                <c:pt idx="12">
                  <c:v>100.21299999999999</c:v>
                </c:pt>
                <c:pt idx="13">
                  <c:v>100.084</c:v>
                </c:pt>
                <c:pt idx="14">
                  <c:v>99.974999999999994</c:v>
                </c:pt>
                <c:pt idx="15">
                  <c:v>99.876999999999995</c:v>
                </c:pt>
                <c:pt idx="16">
                  <c:v>100.254</c:v>
                </c:pt>
                <c:pt idx="17">
                  <c:v>100.152</c:v>
                </c:pt>
                <c:pt idx="18">
                  <c:v>100.059</c:v>
                </c:pt>
                <c:pt idx="19">
                  <c:v>99.978999999999999</c:v>
                </c:pt>
                <c:pt idx="20">
                  <c:v>99.906000000000006</c:v>
                </c:pt>
                <c:pt idx="21">
                  <c:v>100.196</c:v>
                </c:pt>
                <c:pt idx="22">
                  <c:v>100.116</c:v>
                </c:pt>
                <c:pt idx="23">
                  <c:v>100.04900000000001</c:v>
                </c:pt>
                <c:pt idx="24">
                  <c:v>99.941999999999993</c:v>
                </c:pt>
                <c:pt idx="25">
                  <c:v>99.921999999999997</c:v>
                </c:pt>
                <c:pt idx="26">
                  <c:v>100.152</c:v>
                </c:pt>
                <c:pt idx="27">
                  <c:v>100.096</c:v>
                </c:pt>
                <c:pt idx="28">
                  <c:v>100.03700000000001</c:v>
                </c:pt>
                <c:pt idx="29">
                  <c:v>99.986000000000004</c:v>
                </c:pt>
                <c:pt idx="30">
                  <c:v>99.935000000000002</c:v>
                </c:pt>
                <c:pt idx="31">
                  <c:v>100.134</c:v>
                </c:pt>
                <c:pt idx="32">
                  <c:v>100.083</c:v>
                </c:pt>
                <c:pt idx="33">
                  <c:v>100.033</c:v>
                </c:pt>
                <c:pt idx="34">
                  <c:v>99.989000000000004</c:v>
                </c:pt>
                <c:pt idx="35">
                  <c:v>99.945999999999998</c:v>
                </c:pt>
                <c:pt idx="36">
                  <c:v>100.111</c:v>
                </c:pt>
                <c:pt idx="37">
                  <c:v>100.071</c:v>
                </c:pt>
                <c:pt idx="38">
                  <c:v>100.03</c:v>
                </c:pt>
                <c:pt idx="39">
                  <c:v>99.99</c:v>
                </c:pt>
                <c:pt idx="40">
                  <c:v>99.953999999999994</c:v>
                </c:pt>
                <c:pt idx="41">
                  <c:v>100.101</c:v>
                </c:pt>
                <c:pt idx="42">
                  <c:v>100.04</c:v>
                </c:pt>
                <c:pt idx="43">
                  <c:v>100.02500000000001</c:v>
                </c:pt>
                <c:pt idx="44">
                  <c:v>99.991</c:v>
                </c:pt>
                <c:pt idx="45">
                  <c:v>99.954999999999998</c:v>
                </c:pt>
                <c:pt idx="46">
                  <c:v>100.092</c:v>
                </c:pt>
                <c:pt idx="47">
                  <c:v>100.059</c:v>
                </c:pt>
                <c:pt idx="48">
                  <c:v>100.021</c:v>
                </c:pt>
                <c:pt idx="49">
                  <c:v>99.989000000000004</c:v>
                </c:pt>
                <c:pt idx="50">
                  <c:v>99.962000000000003</c:v>
                </c:pt>
                <c:pt idx="51">
                  <c:v>100.08199999999999</c:v>
                </c:pt>
                <c:pt idx="52">
                  <c:v>100.051</c:v>
                </c:pt>
                <c:pt idx="53">
                  <c:v>100.024</c:v>
                </c:pt>
                <c:pt idx="54">
                  <c:v>99.995000000000005</c:v>
                </c:pt>
                <c:pt idx="55">
                  <c:v>99.965000000000003</c:v>
                </c:pt>
                <c:pt idx="56">
                  <c:v>100.075</c:v>
                </c:pt>
                <c:pt idx="57">
                  <c:v>100.048</c:v>
                </c:pt>
                <c:pt idx="58">
                  <c:v>100.021</c:v>
                </c:pt>
                <c:pt idx="59">
                  <c:v>99.99</c:v>
                </c:pt>
                <c:pt idx="60">
                  <c:v>99.941999999999993</c:v>
                </c:pt>
                <c:pt idx="61">
                  <c:v>100.06699999999999</c:v>
                </c:pt>
                <c:pt idx="62">
                  <c:v>100.044</c:v>
                </c:pt>
                <c:pt idx="63">
                  <c:v>100.017</c:v>
                </c:pt>
              </c:numCache>
            </c:numRef>
          </c:val>
          <c:smooth val="0"/>
          <c:extLst>
            <c:ext xmlns:c16="http://schemas.microsoft.com/office/drawing/2014/chart" uri="{C3380CC4-5D6E-409C-BE32-E72D297353CC}">
              <c16:uniqueId val="{00000002-932D-4845-B6CA-FC2382614FBB}"/>
            </c:ext>
          </c:extLst>
        </c:ser>
        <c:ser>
          <c:idx val="3"/>
          <c:order val="3"/>
          <c:tx>
            <c:strRef>
              <c:f>'H2C performance'!$C$7</c:f>
              <c:strCache>
                <c:ptCount val="1"/>
                <c:pt idx="0">
                  <c:v>8 Queues</c:v>
                </c:pt>
              </c:strCache>
            </c:strRef>
          </c:tx>
          <c:spPr>
            <a:ln w="28575" cap="rnd">
              <a:solidFill>
                <a:schemeClr val="accent4"/>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performance'!$D$7:$BO$7</c:f>
              <c:numCache>
                <c:formatCode>General</c:formatCode>
                <c:ptCount val="64"/>
                <c:pt idx="0">
                  <c:v>68.472999999999999</c:v>
                </c:pt>
                <c:pt idx="1">
                  <c:v>87.701999999999998</c:v>
                </c:pt>
                <c:pt idx="2">
                  <c:v>96.753</c:v>
                </c:pt>
                <c:pt idx="3">
                  <c:v>100.337</c:v>
                </c:pt>
                <c:pt idx="4">
                  <c:v>99.114000000000004</c:v>
                </c:pt>
                <c:pt idx="5">
                  <c:v>99.706000000000003</c:v>
                </c:pt>
                <c:pt idx="6">
                  <c:v>100.646</c:v>
                </c:pt>
                <c:pt idx="7">
                  <c:v>100.364</c:v>
                </c:pt>
                <c:pt idx="8">
                  <c:v>100.152</c:v>
                </c:pt>
                <c:pt idx="9">
                  <c:v>99.978999999999999</c:v>
                </c:pt>
                <c:pt idx="10">
                  <c:v>99.840999999999994</c:v>
                </c:pt>
                <c:pt idx="11">
                  <c:v>100.376</c:v>
                </c:pt>
                <c:pt idx="12">
                  <c:v>100.224</c:v>
                </c:pt>
                <c:pt idx="13">
                  <c:v>100.09699999999999</c:v>
                </c:pt>
                <c:pt idx="14">
                  <c:v>99.986000000000004</c:v>
                </c:pt>
                <c:pt idx="15">
                  <c:v>99.888000000000005</c:v>
                </c:pt>
                <c:pt idx="16">
                  <c:v>100.265</c:v>
                </c:pt>
                <c:pt idx="17">
                  <c:v>100.16200000000001</c:v>
                </c:pt>
                <c:pt idx="18">
                  <c:v>100.069</c:v>
                </c:pt>
                <c:pt idx="19">
                  <c:v>99.989000000000004</c:v>
                </c:pt>
                <c:pt idx="20">
                  <c:v>99.917000000000002</c:v>
                </c:pt>
                <c:pt idx="21">
                  <c:v>100.202</c:v>
                </c:pt>
                <c:pt idx="22">
                  <c:v>100.128</c:v>
                </c:pt>
                <c:pt idx="23">
                  <c:v>100.057</c:v>
                </c:pt>
                <c:pt idx="24">
                  <c:v>99.977999999999994</c:v>
                </c:pt>
                <c:pt idx="25">
                  <c:v>99.932000000000002</c:v>
                </c:pt>
                <c:pt idx="26">
                  <c:v>100.166</c:v>
                </c:pt>
                <c:pt idx="27">
                  <c:v>100.104</c:v>
                </c:pt>
                <c:pt idx="28">
                  <c:v>100.04600000000001</c:v>
                </c:pt>
                <c:pt idx="29">
                  <c:v>99.991</c:v>
                </c:pt>
                <c:pt idx="30">
                  <c:v>99.941000000000003</c:v>
                </c:pt>
                <c:pt idx="31">
                  <c:v>100.137</c:v>
                </c:pt>
                <c:pt idx="32">
                  <c:v>100.089</c:v>
                </c:pt>
                <c:pt idx="33">
                  <c:v>100.04</c:v>
                </c:pt>
                <c:pt idx="34">
                  <c:v>99.994</c:v>
                </c:pt>
                <c:pt idx="35">
                  <c:v>99.948999999999998</c:v>
                </c:pt>
                <c:pt idx="36">
                  <c:v>100.122</c:v>
                </c:pt>
                <c:pt idx="37">
                  <c:v>100.077</c:v>
                </c:pt>
                <c:pt idx="38">
                  <c:v>100.03</c:v>
                </c:pt>
                <c:pt idx="39">
                  <c:v>99.992000000000004</c:v>
                </c:pt>
                <c:pt idx="40">
                  <c:v>99.954999999999998</c:v>
                </c:pt>
                <c:pt idx="41">
                  <c:v>100.104</c:v>
                </c:pt>
                <c:pt idx="42">
                  <c:v>100.063</c:v>
                </c:pt>
                <c:pt idx="43">
                  <c:v>100.02800000000001</c:v>
                </c:pt>
                <c:pt idx="44">
                  <c:v>99.998000000000005</c:v>
                </c:pt>
                <c:pt idx="45">
                  <c:v>99.959000000000003</c:v>
                </c:pt>
                <c:pt idx="46">
                  <c:v>100.093</c:v>
                </c:pt>
                <c:pt idx="47">
                  <c:v>100.06</c:v>
                </c:pt>
                <c:pt idx="48">
                  <c:v>100.03</c:v>
                </c:pt>
                <c:pt idx="49">
                  <c:v>99.995999999999995</c:v>
                </c:pt>
                <c:pt idx="50">
                  <c:v>99.963999999999999</c:v>
                </c:pt>
                <c:pt idx="51">
                  <c:v>100.084</c:v>
                </c:pt>
                <c:pt idx="52">
                  <c:v>100.054</c:v>
                </c:pt>
                <c:pt idx="53">
                  <c:v>100.024</c:v>
                </c:pt>
                <c:pt idx="54">
                  <c:v>99.991</c:v>
                </c:pt>
                <c:pt idx="55">
                  <c:v>99.968999999999994</c:v>
                </c:pt>
                <c:pt idx="56">
                  <c:v>100.077</c:v>
                </c:pt>
                <c:pt idx="57">
                  <c:v>100.048</c:v>
                </c:pt>
                <c:pt idx="58">
                  <c:v>100.023</c:v>
                </c:pt>
                <c:pt idx="59">
                  <c:v>99.994</c:v>
                </c:pt>
                <c:pt idx="60">
                  <c:v>99.941999999999993</c:v>
                </c:pt>
                <c:pt idx="61">
                  <c:v>100.069</c:v>
                </c:pt>
                <c:pt idx="62">
                  <c:v>100.04600000000001</c:v>
                </c:pt>
                <c:pt idx="63">
                  <c:v>100.023</c:v>
                </c:pt>
              </c:numCache>
            </c:numRef>
          </c:val>
          <c:smooth val="0"/>
          <c:extLst>
            <c:ext xmlns:c16="http://schemas.microsoft.com/office/drawing/2014/chart" uri="{C3380CC4-5D6E-409C-BE32-E72D297353CC}">
              <c16:uniqueId val="{00000003-932D-4845-B6CA-FC2382614FBB}"/>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a:t>
            </a:r>
            <a:r>
              <a:rPr lang="en-US"/>
              <a:t>: H2C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'H2C performance'!$C$11</c:f>
              <c:strCache>
                <c:ptCount val="1"/>
                <c:pt idx="0">
                  <c:v>1 Queue</c:v>
                </c:pt>
              </c:strCache>
            </c:strRef>
          </c:tx>
          <c:spPr>
            <a:ln w="28575" cap="rnd">
              <a:solidFill>
                <a:schemeClr val="accent1"/>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performance'!$D$11:$BO$11</c:f>
              <c:numCache>
                <c:formatCode>General</c:formatCode>
                <c:ptCount val="64"/>
                <c:pt idx="0">
                  <c:v>18.888000000000002</c:v>
                </c:pt>
                <c:pt idx="1">
                  <c:v>37.744</c:v>
                </c:pt>
                <c:pt idx="2">
                  <c:v>56.509</c:v>
                </c:pt>
                <c:pt idx="3">
                  <c:v>70.099000000000004</c:v>
                </c:pt>
                <c:pt idx="4">
                  <c:v>83.134</c:v>
                </c:pt>
                <c:pt idx="5">
                  <c:v>88.65</c:v>
                </c:pt>
                <c:pt idx="6">
                  <c:v>93.037000000000006</c:v>
                </c:pt>
                <c:pt idx="7">
                  <c:v>98.137</c:v>
                </c:pt>
                <c:pt idx="8">
                  <c:v>99.941999999999993</c:v>
                </c:pt>
                <c:pt idx="9">
                  <c:v>99.733000000000004</c:v>
                </c:pt>
                <c:pt idx="10">
                  <c:v>99.599000000000004</c:v>
                </c:pt>
                <c:pt idx="11">
                  <c:v>100.148</c:v>
                </c:pt>
                <c:pt idx="12">
                  <c:v>100.035</c:v>
                </c:pt>
                <c:pt idx="13">
                  <c:v>99.926000000000002</c:v>
                </c:pt>
                <c:pt idx="14">
                  <c:v>99.817999999999998</c:v>
                </c:pt>
                <c:pt idx="15">
                  <c:v>99.760999999999996</c:v>
                </c:pt>
                <c:pt idx="16">
                  <c:v>100.072</c:v>
                </c:pt>
                <c:pt idx="17">
                  <c:v>100.01</c:v>
                </c:pt>
                <c:pt idx="18">
                  <c:v>99.918000000000006</c:v>
                </c:pt>
                <c:pt idx="19">
                  <c:v>99.832999999999998</c:v>
                </c:pt>
                <c:pt idx="20">
                  <c:v>99.802999999999997</c:v>
                </c:pt>
                <c:pt idx="21">
                  <c:v>100.08</c:v>
                </c:pt>
                <c:pt idx="22">
                  <c:v>99.995999999999995</c:v>
                </c:pt>
                <c:pt idx="23">
                  <c:v>99.956999999999994</c:v>
                </c:pt>
                <c:pt idx="24">
                  <c:v>99.834999999999994</c:v>
                </c:pt>
                <c:pt idx="25">
                  <c:v>99.837999999999994</c:v>
                </c:pt>
                <c:pt idx="26">
                  <c:v>100.07</c:v>
                </c:pt>
                <c:pt idx="27">
                  <c:v>99.986999999999995</c:v>
                </c:pt>
                <c:pt idx="28">
                  <c:v>99.947000000000003</c:v>
                </c:pt>
                <c:pt idx="29">
                  <c:v>99.896000000000001</c:v>
                </c:pt>
                <c:pt idx="30">
                  <c:v>99.872</c:v>
                </c:pt>
                <c:pt idx="31">
                  <c:v>100.069</c:v>
                </c:pt>
                <c:pt idx="32">
                  <c:v>100.00700000000001</c:v>
                </c:pt>
                <c:pt idx="33">
                  <c:v>99.957999999999998</c:v>
                </c:pt>
                <c:pt idx="34">
                  <c:v>99.929000000000002</c:v>
                </c:pt>
                <c:pt idx="35">
                  <c:v>99.873000000000005</c:v>
                </c:pt>
                <c:pt idx="36">
                  <c:v>100.05800000000001</c:v>
                </c:pt>
                <c:pt idx="37">
                  <c:v>100</c:v>
                </c:pt>
                <c:pt idx="38">
                  <c:v>99.971000000000004</c:v>
                </c:pt>
                <c:pt idx="39">
                  <c:v>99.926000000000002</c:v>
                </c:pt>
                <c:pt idx="40">
                  <c:v>99.828999999999994</c:v>
                </c:pt>
                <c:pt idx="41">
                  <c:v>100.012</c:v>
                </c:pt>
                <c:pt idx="42">
                  <c:v>100.018</c:v>
                </c:pt>
                <c:pt idx="43">
                  <c:v>99.968000000000004</c:v>
                </c:pt>
                <c:pt idx="44">
                  <c:v>99.936000000000007</c:v>
                </c:pt>
                <c:pt idx="45">
                  <c:v>99.89</c:v>
                </c:pt>
                <c:pt idx="46">
                  <c:v>100.029</c:v>
                </c:pt>
                <c:pt idx="47">
                  <c:v>99.963999999999999</c:v>
                </c:pt>
                <c:pt idx="48">
                  <c:v>99.947000000000003</c:v>
                </c:pt>
                <c:pt idx="49">
                  <c:v>99.935000000000002</c:v>
                </c:pt>
                <c:pt idx="50">
                  <c:v>99.894999999999996</c:v>
                </c:pt>
                <c:pt idx="51">
                  <c:v>100.00700000000001</c:v>
                </c:pt>
                <c:pt idx="52">
                  <c:v>99.977999999999994</c:v>
                </c:pt>
                <c:pt idx="53">
                  <c:v>99.981999999999999</c:v>
                </c:pt>
                <c:pt idx="54">
                  <c:v>99.941000000000003</c:v>
                </c:pt>
                <c:pt idx="55">
                  <c:v>99.900999999999996</c:v>
                </c:pt>
                <c:pt idx="56">
                  <c:v>100.023</c:v>
                </c:pt>
                <c:pt idx="57">
                  <c:v>99.983000000000004</c:v>
                </c:pt>
                <c:pt idx="58">
                  <c:v>99.956000000000003</c:v>
                </c:pt>
                <c:pt idx="59">
                  <c:v>99.935000000000002</c:v>
                </c:pt>
                <c:pt idx="60">
                  <c:v>99.926000000000002</c:v>
                </c:pt>
                <c:pt idx="61">
                  <c:v>100.024</c:v>
                </c:pt>
                <c:pt idx="62">
                  <c:v>99.99</c:v>
                </c:pt>
                <c:pt idx="63">
                  <c:v>99.988</c:v>
                </c:pt>
              </c:numCache>
            </c:numRef>
          </c:val>
          <c:smooth val="0"/>
          <c:extLst>
            <c:ext xmlns:c16="http://schemas.microsoft.com/office/drawing/2014/chart" uri="{C3380CC4-5D6E-409C-BE32-E72D297353CC}">
              <c16:uniqueId val="{00000000-7466-4557-B2F1-90C919656110}"/>
            </c:ext>
          </c:extLst>
        </c:ser>
        <c:ser>
          <c:idx val="1"/>
          <c:order val="1"/>
          <c:tx>
            <c:strRef>
              <c:f>'H2C performance'!$C$10</c:f>
              <c:strCache>
                <c:ptCount val="1"/>
                <c:pt idx="0">
                  <c:v>2 Queues</c:v>
                </c:pt>
              </c:strCache>
            </c:strRef>
          </c:tx>
          <c:spPr>
            <a:ln w="28575" cap="rnd">
              <a:solidFill>
                <a:schemeClr val="accent2"/>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performance'!$D$10:$BO$10</c:f>
              <c:numCache>
                <c:formatCode>General</c:formatCode>
                <c:ptCount val="64"/>
                <c:pt idx="0">
                  <c:v>37.029000000000003</c:v>
                </c:pt>
                <c:pt idx="1">
                  <c:v>71.709000000000003</c:v>
                </c:pt>
                <c:pt idx="2">
                  <c:v>92.742000000000004</c:v>
                </c:pt>
                <c:pt idx="3">
                  <c:v>100.31399999999999</c:v>
                </c:pt>
                <c:pt idx="4">
                  <c:v>98.882999999999996</c:v>
                </c:pt>
                <c:pt idx="5">
                  <c:v>99.680999999999997</c:v>
                </c:pt>
                <c:pt idx="6">
                  <c:v>100.63800000000001</c:v>
                </c:pt>
                <c:pt idx="7">
                  <c:v>100.358</c:v>
                </c:pt>
                <c:pt idx="8">
                  <c:v>100.143</c:v>
                </c:pt>
                <c:pt idx="9">
                  <c:v>99.941999999999993</c:v>
                </c:pt>
                <c:pt idx="10">
                  <c:v>99.834999999999994</c:v>
                </c:pt>
                <c:pt idx="11">
                  <c:v>100.369</c:v>
                </c:pt>
                <c:pt idx="12">
                  <c:v>100.21299999999999</c:v>
                </c:pt>
                <c:pt idx="13">
                  <c:v>100.09</c:v>
                </c:pt>
                <c:pt idx="14">
                  <c:v>99.974000000000004</c:v>
                </c:pt>
                <c:pt idx="15">
                  <c:v>99.876000000000005</c:v>
                </c:pt>
                <c:pt idx="16">
                  <c:v>100.26</c:v>
                </c:pt>
                <c:pt idx="17">
                  <c:v>100.15600000000001</c:v>
                </c:pt>
                <c:pt idx="18">
                  <c:v>100.065</c:v>
                </c:pt>
                <c:pt idx="19">
                  <c:v>99.983000000000004</c:v>
                </c:pt>
                <c:pt idx="20">
                  <c:v>99.912999999999997</c:v>
                </c:pt>
                <c:pt idx="21">
                  <c:v>100.20399999999999</c:v>
                </c:pt>
                <c:pt idx="22">
                  <c:v>100.124</c:v>
                </c:pt>
                <c:pt idx="23">
                  <c:v>100.053</c:v>
                </c:pt>
                <c:pt idx="24">
                  <c:v>99.986000000000004</c:v>
                </c:pt>
                <c:pt idx="25">
                  <c:v>99.929000000000002</c:v>
                </c:pt>
                <c:pt idx="26">
                  <c:v>100.164</c:v>
                </c:pt>
                <c:pt idx="27">
                  <c:v>100.099</c:v>
                </c:pt>
                <c:pt idx="28">
                  <c:v>100.044</c:v>
                </c:pt>
                <c:pt idx="29">
                  <c:v>99.99</c:v>
                </c:pt>
                <c:pt idx="30">
                  <c:v>99.938999999999993</c:v>
                </c:pt>
                <c:pt idx="31">
                  <c:v>100.139</c:v>
                </c:pt>
                <c:pt idx="32">
                  <c:v>100.084</c:v>
                </c:pt>
                <c:pt idx="33">
                  <c:v>100.038</c:v>
                </c:pt>
                <c:pt idx="34">
                  <c:v>99.989000000000004</c:v>
                </c:pt>
                <c:pt idx="35">
                  <c:v>99.948999999999998</c:v>
                </c:pt>
                <c:pt idx="36">
                  <c:v>100.11799999999999</c:v>
                </c:pt>
                <c:pt idx="37">
                  <c:v>100.072</c:v>
                </c:pt>
                <c:pt idx="38">
                  <c:v>100.032</c:v>
                </c:pt>
                <c:pt idx="39">
                  <c:v>99.986000000000004</c:v>
                </c:pt>
                <c:pt idx="40">
                  <c:v>99.954999999999998</c:v>
                </c:pt>
                <c:pt idx="41">
                  <c:v>100.10299999999999</c:v>
                </c:pt>
                <c:pt idx="42">
                  <c:v>100.04</c:v>
                </c:pt>
                <c:pt idx="43">
                  <c:v>100.02800000000001</c:v>
                </c:pt>
                <c:pt idx="44">
                  <c:v>99.992000000000004</c:v>
                </c:pt>
                <c:pt idx="45">
                  <c:v>99.959000000000003</c:v>
                </c:pt>
                <c:pt idx="46">
                  <c:v>100.093</c:v>
                </c:pt>
                <c:pt idx="47">
                  <c:v>100.059</c:v>
                </c:pt>
                <c:pt idx="48">
                  <c:v>100.024</c:v>
                </c:pt>
                <c:pt idx="49">
                  <c:v>99.991</c:v>
                </c:pt>
                <c:pt idx="50">
                  <c:v>99.965000000000003</c:v>
                </c:pt>
                <c:pt idx="51">
                  <c:v>100.089</c:v>
                </c:pt>
                <c:pt idx="52">
                  <c:v>100.051</c:v>
                </c:pt>
                <c:pt idx="53">
                  <c:v>100.024</c:v>
                </c:pt>
                <c:pt idx="54">
                  <c:v>99.995000000000005</c:v>
                </c:pt>
                <c:pt idx="55">
                  <c:v>99.966999999999999</c:v>
                </c:pt>
                <c:pt idx="56">
                  <c:v>100.075</c:v>
                </c:pt>
                <c:pt idx="57">
                  <c:v>100.05200000000001</c:v>
                </c:pt>
                <c:pt idx="58">
                  <c:v>100.021</c:v>
                </c:pt>
                <c:pt idx="59">
                  <c:v>99.994</c:v>
                </c:pt>
                <c:pt idx="60">
                  <c:v>99.941999999999993</c:v>
                </c:pt>
                <c:pt idx="61">
                  <c:v>100.069</c:v>
                </c:pt>
                <c:pt idx="62">
                  <c:v>100.04</c:v>
                </c:pt>
                <c:pt idx="63">
                  <c:v>100.017</c:v>
                </c:pt>
              </c:numCache>
            </c:numRef>
          </c:val>
          <c:smooth val="0"/>
          <c:extLst>
            <c:ext xmlns:c16="http://schemas.microsoft.com/office/drawing/2014/chart" uri="{C3380CC4-5D6E-409C-BE32-E72D297353CC}">
              <c16:uniqueId val="{00000001-7466-4557-B2F1-90C919656110}"/>
            </c:ext>
          </c:extLst>
        </c:ser>
        <c:ser>
          <c:idx val="2"/>
          <c:order val="2"/>
          <c:tx>
            <c:strRef>
              <c:f>'H2C performance'!$C$9</c:f>
              <c:strCache>
                <c:ptCount val="1"/>
                <c:pt idx="0">
                  <c:v>4 Queues</c:v>
                </c:pt>
              </c:strCache>
            </c:strRef>
          </c:tx>
          <c:spPr>
            <a:ln w="28575" cap="rnd">
              <a:solidFill>
                <a:srgbClr val="00B050"/>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performance'!$D$9:$BO$9</c:f>
              <c:numCache>
                <c:formatCode>General</c:formatCode>
                <c:ptCount val="64"/>
                <c:pt idx="0">
                  <c:v>54.834000000000003</c:v>
                </c:pt>
                <c:pt idx="1">
                  <c:v>86.876000000000005</c:v>
                </c:pt>
                <c:pt idx="2">
                  <c:v>94.909000000000006</c:v>
                </c:pt>
                <c:pt idx="3">
                  <c:v>100.127</c:v>
                </c:pt>
                <c:pt idx="4">
                  <c:v>98.921000000000006</c:v>
                </c:pt>
                <c:pt idx="5">
                  <c:v>99.718999999999994</c:v>
                </c:pt>
                <c:pt idx="6">
                  <c:v>100.65</c:v>
                </c:pt>
                <c:pt idx="7">
                  <c:v>100.373</c:v>
                </c:pt>
                <c:pt idx="8">
                  <c:v>100.155</c:v>
                </c:pt>
                <c:pt idx="9">
                  <c:v>99.983999999999995</c:v>
                </c:pt>
                <c:pt idx="10">
                  <c:v>99.843999999999994</c:v>
                </c:pt>
                <c:pt idx="11">
                  <c:v>100.38</c:v>
                </c:pt>
                <c:pt idx="12">
                  <c:v>100.22799999999999</c:v>
                </c:pt>
                <c:pt idx="13">
                  <c:v>100.099</c:v>
                </c:pt>
                <c:pt idx="14">
                  <c:v>99.986000000000004</c:v>
                </c:pt>
                <c:pt idx="15">
                  <c:v>99.894999999999996</c:v>
                </c:pt>
                <c:pt idx="16">
                  <c:v>100.27</c:v>
                </c:pt>
                <c:pt idx="17">
                  <c:v>100.16500000000001</c:v>
                </c:pt>
                <c:pt idx="18">
                  <c:v>100.072</c:v>
                </c:pt>
                <c:pt idx="19">
                  <c:v>99.992000000000004</c:v>
                </c:pt>
                <c:pt idx="20">
                  <c:v>99.915999999999997</c:v>
                </c:pt>
                <c:pt idx="21">
                  <c:v>100.208</c:v>
                </c:pt>
                <c:pt idx="22">
                  <c:v>100.128</c:v>
                </c:pt>
                <c:pt idx="23">
                  <c:v>100.059</c:v>
                </c:pt>
                <c:pt idx="24">
                  <c:v>99.994</c:v>
                </c:pt>
                <c:pt idx="25">
                  <c:v>99.932000000000002</c:v>
                </c:pt>
                <c:pt idx="26">
                  <c:v>100.166</c:v>
                </c:pt>
                <c:pt idx="27">
                  <c:v>100.108</c:v>
                </c:pt>
                <c:pt idx="28">
                  <c:v>100.05</c:v>
                </c:pt>
                <c:pt idx="29">
                  <c:v>99.994</c:v>
                </c:pt>
                <c:pt idx="30">
                  <c:v>99.942999999999998</c:v>
                </c:pt>
                <c:pt idx="31">
                  <c:v>100.139</c:v>
                </c:pt>
                <c:pt idx="32">
                  <c:v>100.093</c:v>
                </c:pt>
                <c:pt idx="33">
                  <c:v>100.038</c:v>
                </c:pt>
                <c:pt idx="34">
                  <c:v>99.995999999999995</c:v>
                </c:pt>
                <c:pt idx="35">
                  <c:v>99.956000000000003</c:v>
                </c:pt>
                <c:pt idx="36">
                  <c:v>100.121</c:v>
                </c:pt>
                <c:pt idx="37">
                  <c:v>100.077</c:v>
                </c:pt>
                <c:pt idx="38">
                  <c:v>100.035</c:v>
                </c:pt>
                <c:pt idx="39">
                  <c:v>99.994</c:v>
                </c:pt>
                <c:pt idx="40">
                  <c:v>99.954999999999998</c:v>
                </c:pt>
                <c:pt idx="41">
                  <c:v>100.111</c:v>
                </c:pt>
                <c:pt idx="42">
                  <c:v>100.063</c:v>
                </c:pt>
                <c:pt idx="43">
                  <c:v>100.03100000000001</c:v>
                </c:pt>
                <c:pt idx="44">
                  <c:v>99.992000000000004</c:v>
                </c:pt>
                <c:pt idx="45">
                  <c:v>99.956000000000003</c:v>
                </c:pt>
                <c:pt idx="46">
                  <c:v>100.093</c:v>
                </c:pt>
                <c:pt idx="47">
                  <c:v>100.065</c:v>
                </c:pt>
                <c:pt idx="48">
                  <c:v>100.03</c:v>
                </c:pt>
                <c:pt idx="49">
                  <c:v>99.994</c:v>
                </c:pt>
                <c:pt idx="50">
                  <c:v>99.965000000000003</c:v>
                </c:pt>
                <c:pt idx="51">
                  <c:v>100.089</c:v>
                </c:pt>
                <c:pt idx="52">
                  <c:v>100.054</c:v>
                </c:pt>
                <c:pt idx="53">
                  <c:v>100.024</c:v>
                </c:pt>
                <c:pt idx="54">
                  <c:v>100.002</c:v>
                </c:pt>
                <c:pt idx="55">
                  <c:v>99.971000000000004</c:v>
                </c:pt>
                <c:pt idx="56">
                  <c:v>100.07899999999999</c:v>
                </c:pt>
                <c:pt idx="57">
                  <c:v>100.05200000000001</c:v>
                </c:pt>
                <c:pt idx="58">
                  <c:v>100.021</c:v>
                </c:pt>
                <c:pt idx="59">
                  <c:v>99.998000000000005</c:v>
                </c:pt>
                <c:pt idx="60">
                  <c:v>99.941999999999993</c:v>
                </c:pt>
                <c:pt idx="61">
                  <c:v>100.069</c:v>
                </c:pt>
                <c:pt idx="62">
                  <c:v>100.048</c:v>
                </c:pt>
                <c:pt idx="63">
                  <c:v>100.021</c:v>
                </c:pt>
              </c:numCache>
            </c:numRef>
          </c:val>
          <c:smooth val="0"/>
          <c:extLst>
            <c:ext xmlns:c16="http://schemas.microsoft.com/office/drawing/2014/chart" uri="{C3380CC4-5D6E-409C-BE32-E72D297353CC}">
              <c16:uniqueId val="{00000002-7466-4557-B2F1-90C919656110}"/>
            </c:ext>
          </c:extLst>
        </c:ser>
        <c:ser>
          <c:idx val="3"/>
          <c:order val="3"/>
          <c:tx>
            <c:strRef>
              <c:f>'H2C performance'!$C$8</c:f>
              <c:strCache>
                <c:ptCount val="1"/>
                <c:pt idx="0">
                  <c:v>8 Queues</c:v>
                </c:pt>
              </c:strCache>
            </c:strRef>
          </c:tx>
          <c:spPr>
            <a:ln w="28575" cap="rnd">
              <a:solidFill>
                <a:schemeClr val="accent4"/>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performance'!$D$8:$BO$8</c:f>
              <c:numCache>
                <c:formatCode>General</c:formatCode>
                <c:ptCount val="64"/>
                <c:pt idx="0">
                  <c:v>55.331000000000003</c:v>
                </c:pt>
                <c:pt idx="1">
                  <c:v>86.858000000000004</c:v>
                </c:pt>
                <c:pt idx="2">
                  <c:v>94.872</c:v>
                </c:pt>
                <c:pt idx="3">
                  <c:v>100.10899999999999</c:v>
                </c:pt>
                <c:pt idx="4">
                  <c:v>98.885000000000005</c:v>
                </c:pt>
                <c:pt idx="5">
                  <c:v>99.724000000000004</c:v>
                </c:pt>
                <c:pt idx="6">
                  <c:v>100.661</c:v>
                </c:pt>
                <c:pt idx="7">
                  <c:v>100.378</c:v>
                </c:pt>
                <c:pt idx="8">
                  <c:v>100.16</c:v>
                </c:pt>
                <c:pt idx="9">
                  <c:v>99.992000000000004</c:v>
                </c:pt>
                <c:pt idx="10">
                  <c:v>99.840999999999994</c:v>
                </c:pt>
                <c:pt idx="11">
                  <c:v>100.384</c:v>
                </c:pt>
                <c:pt idx="12">
                  <c:v>100.23099999999999</c:v>
                </c:pt>
                <c:pt idx="13">
                  <c:v>100.105</c:v>
                </c:pt>
                <c:pt idx="14">
                  <c:v>99.989000000000004</c:v>
                </c:pt>
                <c:pt idx="15">
                  <c:v>99.894000000000005</c:v>
                </c:pt>
                <c:pt idx="16">
                  <c:v>100.27</c:v>
                </c:pt>
                <c:pt idx="17">
                  <c:v>100.167</c:v>
                </c:pt>
                <c:pt idx="18">
                  <c:v>100.072</c:v>
                </c:pt>
                <c:pt idx="19">
                  <c:v>99.995999999999995</c:v>
                </c:pt>
                <c:pt idx="20">
                  <c:v>99.915999999999997</c:v>
                </c:pt>
                <c:pt idx="21">
                  <c:v>100.208</c:v>
                </c:pt>
                <c:pt idx="22">
                  <c:v>100.128</c:v>
                </c:pt>
                <c:pt idx="23">
                  <c:v>100.059</c:v>
                </c:pt>
                <c:pt idx="24">
                  <c:v>99.994</c:v>
                </c:pt>
                <c:pt idx="25">
                  <c:v>99.932000000000002</c:v>
                </c:pt>
                <c:pt idx="26">
                  <c:v>100.16800000000001</c:v>
                </c:pt>
                <c:pt idx="27">
                  <c:v>100.10299999999999</c:v>
                </c:pt>
                <c:pt idx="28">
                  <c:v>100.044</c:v>
                </c:pt>
                <c:pt idx="29">
                  <c:v>99.998000000000005</c:v>
                </c:pt>
                <c:pt idx="30">
                  <c:v>99.941000000000003</c:v>
                </c:pt>
                <c:pt idx="31">
                  <c:v>100.143</c:v>
                </c:pt>
                <c:pt idx="32">
                  <c:v>100.1</c:v>
                </c:pt>
                <c:pt idx="33">
                  <c:v>100.04900000000001</c:v>
                </c:pt>
                <c:pt idx="34">
                  <c:v>100.001</c:v>
                </c:pt>
                <c:pt idx="35">
                  <c:v>99.950999999999993</c:v>
                </c:pt>
                <c:pt idx="36">
                  <c:v>100.11799999999999</c:v>
                </c:pt>
                <c:pt idx="37">
                  <c:v>100.075</c:v>
                </c:pt>
                <c:pt idx="38">
                  <c:v>100.032</c:v>
                </c:pt>
                <c:pt idx="39">
                  <c:v>100</c:v>
                </c:pt>
                <c:pt idx="40">
                  <c:v>99.947000000000003</c:v>
                </c:pt>
                <c:pt idx="41">
                  <c:v>100.117</c:v>
                </c:pt>
                <c:pt idx="42">
                  <c:v>100.068</c:v>
                </c:pt>
                <c:pt idx="43">
                  <c:v>100.04</c:v>
                </c:pt>
                <c:pt idx="44">
                  <c:v>99.992000000000004</c:v>
                </c:pt>
                <c:pt idx="45">
                  <c:v>99.965000000000003</c:v>
                </c:pt>
                <c:pt idx="46">
                  <c:v>100.093</c:v>
                </c:pt>
                <c:pt idx="47">
                  <c:v>100.059</c:v>
                </c:pt>
                <c:pt idx="48">
                  <c:v>100.03400000000001</c:v>
                </c:pt>
                <c:pt idx="49">
                  <c:v>100.001</c:v>
                </c:pt>
                <c:pt idx="50">
                  <c:v>99.974999999999994</c:v>
                </c:pt>
                <c:pt idx="51">
                  <c:v>100.08499999999999</c:v>
                </c:pt>
                <c:pt idx="52">
                  <c:v>100.051</c:v>
                </c:pt>
                <c:pt idx="53">
                  <c:v>100.024</c:v>
                </c:pt>
                <c:pt idx="54">
                  <c:v>99.998999999999995</c:v>
                </c:pt>
                <c:pt idx="55">
                  <c:v>99.962999999999994</c:v>
                </c:pt>
                <c:pt idx="56">
                  <c:v>100.08199999999999</c:v>
                </c:pt>
                <c:pt idx="57">
                  <c:v>100.056</c:v>
                </c:pt>
                <c:pt idx="58">
                  <c:v>100.02500000000001</c:v>
                </c:pt>
                <c:pt idx="59">
                  <c:v>99.998000000000005</c:v>
                </c:pt>
                <c:pt idx="60">
                  <c:v>99.965999999999994</c:v>
                </c:pt>
                <c:pt idx="61">
                  <c:v>100.07299999999999</c:v>
                </c:pt>
                <c:pt idx="62">
                  <c:v>100.048</c:v>
                </c:pt>
                <c:pt idx="63">
                  <c:v>100.021</c:v>
                </c:pt>
              </c:numCache>
            </c:numRef>
          </c:val>
          <c:smooth val="0"/>
          <c:extLst>
            <c:ext xmlns:c16="http://schemas.microsoft.com/office/drawing/2014/chart" uri="{C3380CC4-5D6E-409C-BE32-E72D297353CC}">
              <c16:uniqueId val="{00000003-7466-4557-B2F1-90C919656110}"/>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a:t>
            </a:r>
            <a:r>
              <a:rPr lang="en-US" baseline="0">
                <a:solidFill>
                  <a:srgbClr val="FF0000"/>
                </a:solidFill>
              </a:rPr>
              <a:t> </a:t>
            </a:r>
            <a:r>
              <a:rPr lang="en-US"/>
              <a:t>H2C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performance'!$D$15:$BO$15</c:f>
              <c:numCache>
                <c:formatCode>General</c:formatCode>
                <c:ptCount val="64"/>
                <c:pt idx="0">
                  <c:v>49.27734375</c:v>
                </c:pt>
                <c:pt idx="1">
                  <c:v>48.8056640625</c:v>
                </c:pt>
                <c:pt idx="2">
                  <c:v>47.323567708333336</c:v>
                </c:pt>
                <c:pt idx="3">
                  <c:v>42.36376953125</c:v>
                </c:pt>
                <c:pt idx="4">
                  <c:v>38.530859374999999</c:v>
                </c:pt>
                <c:pt idx="5">
                  <c:v>32.37109375</c:v>
                </c:pt>
                <c:pt idx="6">
                  <c:v>28.017299107142858</c:v>
                </c:pt>
                <c:pt idx="7">
                  <c:v>24.45751953125</c:v>
                </c:pt>
                <c:pt idx="8">
                  <c:v>21.694878472222221</c:v>
                </c:pt>
                <c:pt idx="9">
                  <c:v>19.500390625000001</c:v>
                </c:pt>
                <c:pt idx="10">
                  <c:v>17.703480113636363</c:v>
                </c:pt>
                <c:pt idx="11">
                  <c:v>16.3193359375</c:v>
                </c:pt>
                <c:pt idx="12">
                  <c:v>15.03936298076923</c:v>
                </c:pt>
                <c:pt idx="13">
                  <c:v>13.951590401785714</c:v>
                </c:pt>
                <c:pt idx="14">
                  <c:v>13.007682291666667</c:v>
                </c:pt>
                <c:pt idx="15">
                  <c:v>12.1837158203125</c:v>
                </c:pt>
                <c:pt idx="16">
                  <c:v>11.509765625</c:v>
                </c:pt>
                <c:pt idx="17">
                  <c:v>10.859809027777779</c:v>
                </c:pt>
                <c:pt idx="18">
                  <c:v>10.279810855263158</c:v>
                </c:pt>
                <c:pt idx="19">
                  <c:v>9.75830078125</c:v>
                </c:pt>
                <c:pt idx="20">
                  <c:v>9.2868303571428577</c:v>
                </c:pt>
                <c:pt idx="21">
                  <c:v>8.8905362215909083</c:v>
                </c:pt>
                <c:pt idx="22">
                  <c:v>8.4959239130434785</c:v>
                </c:pt>
                <c:pt idx="23">
                  <c:v>8.13818359375</c:v>
                </c:pt>
                <c:pt idx="24">
                  <c:v>7.8079687499999997</c:v>
                </c:pt>
                <c:pt idx="25">
                  <c:v>7.5033052884615383</c:v>
                </c:pt>
                <c:pt idx="26">
                  <c:v>7.2424768518518521</c:v>
                </c:pt>
                <c:pt idx="27">
                  <c:v>6.97900390625</c:v>
                </c:pt>
                <c:pt idx="28">
                  <c:v>6.7350484913793105</c:v>
                </c:pt>
                <c:pt idx="29">
                  <c:v>6.5065755208333336</c:v>
                </c:pt>
                <c:pt idx="30">
                  <c:v>6.294165826612903</c:v>
                </c:pt>
                <c:pt idx="31">
                  <c:v>6.109375</c:v>
                </c:pt>
                <c:pt idx="32">
                  <c:v>5.919921875</c:v>
                </c:pt>
                <c:pt idx="33">
                  <c:v>5.7439682904411766</c:v>
                </c:pt>
                <c:pt idx="34">
                  <c:v>5.5776785714285717</c:v>
                </c:pt>
                <c:pt idx="35">
                  <c:v>5.4207899305555554</c:v>
                </c:pt>
                <c:pt idx="36">
                  <c:v>5.2830975506756754</c:v>
                </c:pt>
                <c:pt idx="37">
                  <c:v>5.1416015625</c:v>
                </c:pt>
                <c:pt idx="38">
                  <c:v>5.007962740384615</c:v>
                </c:pt>
                <c:pt idx="39">
                  <c:v>4.8799804687500004</c:v>
                </c:pt>
                <c:pt idx="40">
                  <c:v>4.7599085365853657</c:v>
                </c:pt>
                <c:pt idx="41">
                  <c:v>4.6535993303571432</c:v>
                </c:pt>
                <c:pt idx="42">
                  <c:v>4.5439226017441863</c:v>
                </c:pt>
                <c:pt idx="43">
                  <c:v>4.4388316761363633</c:v>
                </c:pt>
                <c:pt idx="44">
                  <c:v>4.3385850694444441</c:v>
                </c:pt>
                <c:pt idx="45">
                  <c:v>4.2431640625</c:v>
                </c:pt>
                <c:pt idx="46">
                  <c:v>4.1583277925531918</c:v>
                </c:pt>
                <c:pt idx="47">
                  <c:v>4.0703125</c:v>
                </c:pt>
                <c:pt idx="48">
                  <c:v>3.9858498086734695</c:v>
                </c:pt>
                <c:pt idx="49">
                  <c:v>3.9039843749999998</c:v>
                </c:pt>
                <c:pt idx="50">
                  <c:v>3.8271675857843137</c:v>
                </c:pt>
                <c:pt idx="51">
                  <c:v>3.7581881009615383</c:v>
                </c:pt>
                <c:pt idx="52">
                  <c:v>3.6862470518867925</c:v>
                </c:pt>
                <c:pt idx="53">
                  <c:v>3.6159939236111112</c:v>
                </c:pt>
                <c:pt idx="54">
                  <c:v>3.5501420454545456</c:v>
                </c:pt>
                <c:pt idx="55">
                  <c:v>3.4856654575892856</c:v>
                </c:pt>
                <c:pt idx="56">
                  <c:v>3.4283511513157894</c:v>
                </c:pt>
                <c:pt idx="57">
                  <c:v>3.3679956896551726</c:v>
                </c:pt>
                <c:pt idx="58">
                  <c:v>3.3103813559322033</c:v>
                </c:pt>
                <c:pt idx="59">
                  <c:v>3.25439453125</c:v>
                </c:pt>
                <c:pt idx="60">
                  <c:v>3.1999871926229506</c:v>
                </c:pt>
                <c:pt idx="61">
                  <c:v>3.1518712197580645</c:v>
                </c:pt>
                <c:pt idx="62">
                  <c:v>3.1007874503968256</c:v>
                </c:pt>
                <c:pt idx="63">
                  <c:v>3.0517578125</c:v>
                </c:pt>
              </c:numCache>
            </c:numRef>
          </c:val>
          <c:smooth val="0"/>
          <c:extLst>
            <c:ext xmlns:c16="http://schemas.microsoft.com/office/drawing/2014/chart" uri="{C3380CC4-5D6E-409C-BE32-E72D297353CC}">
              <c16:uniqueId val="{00000000-0389-43D3-9995-9C1B43072B16}"/>
            </c:ext>
          </c:extLst>
        </c:ser>
        <c:ser>
          <c:idx val="1"/>
          <c:order val="1"/>
          <c:tx>
            <c:v>2 Queues</c:v>
          </c:tx>
          <c:spPr>
            <a:ln w="28575" cap="rnd">
              <a:solidFill>
                <a:schemeClr val="accent2"/>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performance'!$D$14:$BO$14</c:f>
              <c:numCache>
                <c:formatCode>General</c:formatCode>
                <c:ptCount val="64"/>
                <c:pt idx="0">
                  <c:v>87.259765625</c:v>
                </c:pt>
                <c:pt idx="1">
                  <c:v>81.7861328125</c:v>
                </c:pt>
                <c:pt idx="2">
                  <c:v>62.9375</c:v>
                </c:pt>
                <c:pt idx="3">
                  <c:v>48.90478515625</c:v>
                </c:pt>
                <c:pt idx="4">
                  <c:v>38.723828124999997</c:v>
                </c:pt>
                <c:pt idx="5">
                  <c:v>32.415364583333336</c:v>
                </c:pt>
                <c:pt idx="6">
                  <c:v>28.059151785714285</c:v>
                </c:pt>
                <c:pt idx="7">
                  <c:v>24.47998046875</c:v>
                </c:pt>
                <c:pt idx="8">
                  <c:v>21.719835069444443</c:v>
                </c:pt>
                <c:pt idx="9">
                  <c:v>19.5166015625</c:v>
                </c:pt>
                <c:pt idx="10">
                  <c:v>17.717329545454547</c:v>
                </c:pt>
                <c:pt idx="11">
                  <c:v>16.3291015625</c:v>
                </c:pt>
                <c:pt idx="12">
                  <c:v>15.050631009615385</c:v>
                </c:pt>
                <c:pt idx="13">
                  <c:v>13.958286830357142</c:v>
                </c:pt>
                <c:pt idx="14">
                  <c:v>13.01328125</c:v>
                </c:pt>
                <c:pt idx="15">
                  <c:v>12.1893310546875</c:v>
                </c:pt>
                <c:pt idx="16">
                  <c:v>11.515510110294118</c:v>
                </c:pt>
                <c:pt idx="17">
                  <c:v>10.864040798611111</c:v>
                </c:pt>
                <c:pt idx="18">
                  <c:v>10.282894736842104</c:v>
                </c:pt>
                <c:pt idx="19">
                  <c:v>9.7600585937499993</c:v>
                </c:pt>
                <c:pt idx="20">
                  <c:v>9.2903645833333339</c:v>
                </c:pt>
                <c:pt idx="21">
                  <c:v>8.8936434659090917</c:v>
                </c:pt>
                <c:pt idx="22">
                  <c:v>8.5005095108695645</c:v>
                </c:pt>
                <c:pt idx="23">
                  <c:v>8.1407877604166661</c:v>
                </c:pt>
                <c:pt idx="24">
                  <c:v>7.8079687499999997</c:v>
                </c:pt>
                <c:pt idx="25">
                  <c:v>7.504056490384615</c:v>
                </c:pt>
                <c:pt idx="26">
                  <c:v>7.2442129629629628</c:v>
                </c:pt>
                <c:pt idx="27">
                  <c:v>6.9813058035714288</c:v>
                </c:pt>
                <c:pt idx="28">
                  <c:v>6.7359913793103452</c:v>
                </c:pt>
                <c:pt idx="29">
                  <c:v>6.5087890625</c:v>
                </c:pt>
                <c:pt idx="30">
                  <c:v>6.295677923387097</c:v>
                </c:pt>
                <c:pt idx="31">
                  <c:v>6.111083984375</c:v>
                </c:pt>
                <c:pt idx="32">
                  <c:v>5.922526041666667</c:v>
                </c:pt>
                <c:pt idx="33">
                  <c:v>5.745634191176471</c:v>
                </c:pt>
                <c:pt idx="34">
                  <c:v>5.5785714285714283</c:v>
                </c:pt>
                <c:pt idx="35">
                  <c:v>5.4216579861111107</c:v>
                </c:pt>
                <c:pt idx="36">
                  <c:v>5.2843116554054053</c:v>
                </c:pt>
                <c:pt idx="37">
                  <c:v>5.1428351151315788</c:v>
                </c:pt>
                <c:pt idx="38">
                  <c:v>5.0080629006410255</c:v>
                </c:pt>
                <c:pt idx="39">
                  <c:v>4.8817871093749998</c:v>
                </c:pt>
                <c:pt idx="40">
                  <c:v>4.7609565548780486</c:v>
                </c:pt>
                <c:pt idx="41">
                  <c:v>4.6545758928571432</c:v>
                </c:pt>
                <c:pt idx="42">
                  <c:v>4.5439680232558137</c:v>
                </c:pt>
                <c:pt idx="43">
                  <c:v>4.4396750710227275</c:v>
                </c:pt>
                <c:pt idx="44">
                  <c:v>4.339192708333333</c:v>
                </c:pt>
                <c:pt idx="45">
                  <c:v>4.2436735733695654</c:v>
                </c:pt>
                <c:pt idx="46">
                  <c:v>4.1590342420212769</c:v>
                </c:pt>
                <c:pt idx="47">
                  <c:v>4.071004231770833</c:v>
                </c:pt>
                <c:pt idx="48">
                  <c:v>3.9865274234693877</c:v>
                </c:pt>
                <c:pt idx="49">
                  <c:v>3.9040625000000002</c:v>
                </c:pt>
                <c:pt idx="50">
                  <c:v>3.8279335171568629</c:v>
                </c:pt>
                <c:pt idx="51">
                  <c:v>3.7588266225961537</c:v>
                </c:pt>
                <c:pt idx="52">
                  <c:v>3.6866524174528301</c:v>
                </c:pt>
                <c:pt idx="53">
                  <c:v>3.6159939236111112</c:v>
                </c:pt>
                <c:pt idx="54">
                  <c:v>3.5506392045454547</c:v>
                </c:pt>
                <c:pt idx="55">
                  <c:v>3.4861886160714284</c:v>
                </c:pt>
                <c:pt idx="56">
                  <c:v>3.4289679276315788</c:v>
                </c:pt>
                <c:pt idx="57">
                  <c:v>3.3687028556034484</c:v>
                </c:pt>
                <c:pt idx="58">
                  <c:v>3.3107786016949152</c:v>
                </c:pt>
                <c:pt idx="59">
                  <c:v>3.2547526041666668</c:v>
                </c:pt>
                <c:pt idx="60">
                  <c:v>3.1999871926229506</c:v>
                </c:pt>
                <c:pt idx="61">
                  <c:v>3.1519972278225805</c:v>
                </c:pt>
                <c:pt idx="62">
                  <c:v>3.1012834821428572</c:v>
                </c:pt>
                <c:pt idx="63">
                  <c:v>3.05194091796875</c:v>
                </c:pt>
              </c:numCache>
            </c:numRef>
          </c:val>
          <c:smooth val="0"/>
          <c:extLst>
            <c:ext xmlns:c16="http://schemas.microsoft.com/office/drawing/2014/chart" uri="{C3380CC4-5D6E-409C-BE32-E72D297353CC}">
              <c16:uniqueId val="{00000001-0389-43D3-9995-9C1B43072B16}"/>
            </c:ext>
          </c:extLst>
        </c:ser>
        <c:ser>
          <c:idx val="2"/>
          <c:order val="2"/>
          <c:tx>
            <c:v>4 Queues</c:v>
          </c:tx>
          <c:spPr>
            <a:ln w="28575" cap="rnd">
              <a:solidFill>
                <a:schemeClr val="accent3"/>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performance'!$D$13:$BO$13</c:f>
              <c:numCache>
                <c:formatCode>General</c:formatCode>
                <c:ptCount val="64"/>
                <c:pt idx="0">
                  <c:v>133.724609375</c:v>
                </c:pt>
                <c:pt idx="1">
                  <c:v>85.61328125</c:v>
                </c:pt>
                <c:pt idx="2">
                  <c:v>62.963541666666664</c:v>
                </c:pt>
                <c:pt idx="3">
                  <c:v>48.95947265625</c:v>
                </c:pt>
                <c:pt idx="4">
                  <c:v>38.700390624999997</c:v>
                </c:pt>
                <c:pt idx="5">
                  <c:v>32.4482421875</c:v>
                </c:pt>
                <c:pt idx="6">
                  <c:v>28.07421875</c:v>
                </c:pt>
                <c:pt idx="7">
                  <c:v>24.496337890625</c:v>
                </c:pt>
                <c:pt idx="8">
                  <c:v>21.727864583333332</c:v>
                </c:pt>
                <c:pt idx="9">
                  <c:v>19.519921875000001</c:v>
                </c:pt>
                <c:pt idx="10">
                  <c:v>17.724254261363637</c:v>
                </c:pt>
                <c:pt idx="11">
                  <c:v>16.334147135416668</c:v>
                </c:pt>
                <c:pt idx="12">
                  <c:v>15.056039663461538</c:v>
                </c:pt>
                <c:pt idx="13">
                  <c:v>13.962611607142858</c:v>
                </c:pt>
                <c:pt idx="14">
                  <c:v>13.017578125</c:v>
                </c:pt>
                <c:pt idx="15">
                  <c:v>12.1920166015625</c:v>
                </c:pt>
                <c:pt idx="16">
                  <c:v>11.518152573529411</c:v>
                </c:pt>
                <c:pt idx="17">
                  <c:v>10.8671875</c:v>
                </c:pt>
                <c:pt idx="18">
                  <c:v>10.285670230263158</c:v>
                </c:pt>
                <c:pt idx="19">
                  <c:v>9.7635742187499996</c:v>
                </c:pt>
                <c:pt idx="20">
                  <c:v>9.2918526785714288</c:v>
                </c:pt>
                <c:pt idx="21">
                  <c:v>8.8952414772727266</c:v>
                </c:pt>
                <c:pt idx="22">
                  <c:v>8.5016983695652169</c:v>
                </c:pt>
                <c:pt idx="23">
                  <c:v>8.1420084635416661</c:v>
                </c:pt>
                <c:pt idx="24">
                  <c:v>7.8079687499999997</c:v>
                </c:pt>
                <c:pt idx="25">
                  <c:v>7.5061598557692308</c:v>
                </c:pt>
                <c:pt idx="26">
                  <c:v>7.244791666666667</c:v>
                </c:pt>
                <c:pt idx="27">
                  <c:v>6.9821428571428568</c:v>
                </c:pt>
                <c:pt idx="28">
                  <c:v>6.7374057112068968</c:v>
                </c:pt>
                <c:pt idx="29">
                  <c:v>6.5095052083333336</c:v>
                </c:pt>
                <c:pt idx="30">
                  <c:v>6.296307963709677</c:v>
                </c:pt>
                <c:pt idx="31">
                  <c:v>6.1116943359375</c:v>
                </c:pt>
                <c:pt idx="32">
                  <c:v>5.9234730113636367</c:v>
                </c:pt>
                <c:pt idx="33">
                  <c:v>5.7463809742647056</c:v>
                </c:pt>
                <c:pt idx="34">
                  <c:v>5.579743303571429</c:v>
                </c:pt>
                <c:pt idx="35">
                  <c:v>5.4224175347222223</c:v>
                </c:pt>
                <c:pt idx="36">
                  <c:v>5.2845755912162158</c:v>
                </c:pt>
                <c:pt idx="37">
                  <c:v>5.1434518914473681</c:v>
                </c:pt>
                <c:pt idx="38">
                  <c:v>5.0095152243589745</c:v>
                </c:pt>
                <c:pt idx="39">
                  <c:v>4.88232421875</c:v>
                </c:pt>
                <c:pt idx="40">
                  <c:v>4.7615282012195124</c:v>
                </c:pt>
                <c:pt idx="41">
                  <c:v>4.6549944196428568</c:v>
                </c:pt>
                <c:pt idx="42">
                  <c:v>4.5439680232558137</c:v>
                </c:pt>
                <c:pt idx="43">
                  <c:v>4.4400301846590908</c:v>
                </c:pt>
                <c:pt idx="44">
                  <c:v>4.339887152777778</c:v>
                </c:pt>
                <c:pt idx="45">
                  <c:v>4.2440132472826084</c:v>
                </c:pt>
                <c:pt idx="46">
                  <c:v>4.1594082446808507</c:v>
                </c:pt>
                <c:pt idx="47">
                  <c:v>4.0714111328125</c:v>
                </c:pt>
                <c:pt idx="48">
                  <c:v>3.9868064413265305</c:v>
                </c:pt>
                <c:pt idx="49">
                  <c:v>3.9058203124999999</c:v>
                </c:pt>
                <c:pt idx="50">
                  <c:v>3.8282015931372548</c:v>
                </c:pt>
                <c:pt idx="51">
                  <c:v>3.7590895432692308</c:v>
                </c:pt>
                <c:pt idx="52">
                  <c:v>3.6870209316037736</c:v>
                </c:pt>
                <c:pt idx="53">
                  <c:v>3.6177662037037037</c:v>
                </c:pt>
                <c:pt idx="54">
                  <c:v>3.5509588068181817</c:v>
                </c:pt>
                <c:pt idx="55">
                  <c:v>3.4865025111607144</c:v>
                </c:pt>
                <c:pt idx="56">
                  <c:v>3.4291049890350878</c:v>
                </c:pt>
                <c:pt idx="57">
                  <c:v>3.369073275862069</c:v>
                </c:pt>
                <c:pt idx="58">
                  <c:v>3.311076536016949</c:v>
                </c:pt>
                <c:pt idx="59">
                  <c:v>3.2548828125</c:v>
                </c:pt>
                <c:pt idx="60">
                  <c:v>3.1999871926229506</c:v>
                </c:pt>
                <c:pt idx="61">
                  <c:v>3.152312247983871</c:v>
                </c:pt>
                <c:pt idx="62">
                  <c:v>3.1015625</c:v>
                </c:pt>
                <c:pt idx="63">
                  <c:v>3.052276611328125</c:v>
                </c:pt>
              </c:numCache>
            </c:numRef>
          </c:val>
          <c:smooth val="0"/>
          <c:extLst>
            <c:ext xmlns:c16="http://schemas.microsoft.com/office/drawing/2014/chart" uri="{C3380CC4-5D6E-409C-BE32-E72D297353CC}">
              <c16:uniqueId val="{00000002-0389-43D3-9995-9C1B43072B16}"/>
            </c:ext>
          </c:extLst>
        </c:ser>
        <c:ser>
          <c:idx val="3"/>
          <c:order val="3"/>
          <c:tx>
            <c:v>8 Queues</c:v>
          </c:tx>
          <c:spPr>
            <a:ln w="28575" cap="rnd">
              <a:solidFill>
                <a:schemeClr val="accent4"/>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performance'!$D$12:$BO$12</c:f>
              <c:numCache>
                <c:formatCode>General</c:formatCode>
                <c:ptCount val="64"/>
                <c:pt idx="0">
                  <c:v>133.736328125</c:v>
                </c:pt>
                <c:pt idx="1">
                  <c:v>85.646484375</c:v>
                </c:pt>
                <c:pt idx="2">
                  <c:v>62.990234375</c:v>
                </c:pt>
                <c:pt idx="3">
                  <c:v>48.99267578125</c:v>
                </c:pt>
                <c:pt idx="4">
                  <c:v>38.716406249999999</c:v>
                </c:pt>
                <c:pt idx="5">
                  <c:v>32.456380208333336</c:v>
                </c:pt>
                <c:pt idx="6">
                  <c:v>28.08203125</c:v>
                </c:pt>
                <c:pt idx="7">
                  <c:v>24.5029296875</c:v>
                </c:pt>
                <c:pt idx="8">
                  <c:v>21.734375</c:v>
                </c:pt>
                <c:pt idx="9">
                  <c:v>19.527148437499999</c:v>
                </c:pt>
                <c:pt idx="10">
                  <c:v>17.72745028409091</c:v>
                </c:pt>
                <c:pt idx="11">
                  <c:v>16.337239583333332</c:v>
                </c:pt>
                <c:pt idx="12">
                  <c:v>15.057692307692308</c:v>
                </c:pt>
                <c:pt idx="13">
                  <c:v>13.964425223214286</c:v>
                </c:pt>
                <c:pt idx="14">
                  <c:v>13.019010416666667</c:v>
                </c:pt>
                <c:pt idx="15">
                  <c:v>12.193359375</c:v>
                </c:pt>
                <c:pt idx="16">
                  <c:v>11.519416360294118</c:v>
                </c:pt>
                <c:pt idx="17">
                  <c:v>10.868272569444445</c:v>
                </c:pt>
                <c:pt idx="18">
                  <c:v>10.286698190789474</c:v>
                </c:pt>
                <c:pt idx="19">
                  <c:v>9.7645507812499996</c:v>
                </c:pt>
                <c:pt idx="20">
                  <c:v>9.2928757440476186</c:v>
                </c:pt>
                <c:pt idx="21">
                  <c:v>8.8957741477272734</c:v>
                </c:pt>
                <c:pt idx="22">
                  <c:v>8.5027173913043477</c:v>
                </c:pt>
                <c:pt idx="23">
                  <c:v>8.1426595052083339</c:v>
                </c:pt>
                <c:pt idx="24">
                  <c:v>7.8107812499999998</c:v>
                </c:pt>
                <c:pt idx="25">
                  <c:v>7.5069110576923075</c:v>
                </c:pt>
                <c:pt idx="26">
                  <c:v>7.2458043981481479</c:v>
                </c:pt>
                <c:pt idx="27">
                  <c:v>6.9827008928571432</c:v>
                </c:pt>
                <c:pt idx="28">
                  <c:v>6.7380118534482758</c:v>
                </c:pt>
                <c:pt idx="29">
                  <c:v>6.5098307291666666</c:v>
                </c:pt>
                <c:pt idx="30">
                  <c:v>6.296685987903226</c:v>
                </c:pt>
                <c:pt idx="31">
                  <c:v>6.11187744140625</c:v>
                </c:pt>
                <c:pt idx="32">
                  <c:v>5.923828125</c:v>
                </c:pt>
                <c:pt idx="33">
                  <c:v>5.7467830882352944</c:v>
                </c:pt>
                <c:pt idx="34">
                  <c:v>5.5800223214285714</c:v>
                </c:pt>
                <c:pt idx="35">
                  <c:v>5.4225802951388893</c:v>
                </c:pt>
                <c:pt idx="36">
                  <c:v>5.28515625</c:v>
                </c:pt>
                <c:pt idx="37">
                  <c:v>5.1437602796052628</c:v>
                </c:pt>
                <c:pt idx="38">
                  <c:v>5.0095152243589745</c:v>
                </c:pt>
                <c:pt idx="39">
                  <c:v>4.8824218750000004</c:v>
                </c:pt>
                <c:pt idx="40">
                  <c:v>4.7615758384146343</c:v>
                </c:pt>
                <c:pt idx="41">
                  <c:v>4.6551339285714288</c:v>
                </c:pt>
                <c:pt idx="42">
                  <c:v>4.5450127180232558</c:v>
                </c:pt>
                <c:pt idx="43">
                  <c:v>4.4401633522727275</c:v>
                </c:pt>
                <c:pt idx="44">
                  <c:v>4.3401909722222225</c:v>
                </c:pt>
                <c:pt idx="45">
                  <c:v>4.2441830842391308</c:v>
                </c:pt>
                <c:pt idx="46">
                  <c:v>4.1594498005319149</c:v>
                </c:pt>
                <c:pt idx="47">
                  <c:v>4.071451822916667</c:v>
                </c:pt>
                <c:pt idx="48">
                  <c:v>3.9871651785714284</c:v>
                </c:pt>
                <c:pt idx="49">
                  <c:v>3.9060937500000001</c:v>
                </c:pt>
                <c:pt idx="50">
                  <c:v>3.8282781862745097</c:v>
                </c:pt>
                <c:pt idx="51">
                  <c:v>3.7591646634615383</c:v>
                </c:pt>
                <c:pt idx="52">
                  <c:v>3.6871314858490565</c:v>
                </c:pt>
                <c:pt idx="53">
                  <c:v>3.6177662037037037</c:v>
                </c:pt>
                <c:pt idx="54">
                  <c:v>3.5508167613636363</c:v>
                </c:pt>
                <c:pt idx="55">
                  <c:v>3.4866420200892856</c:v>
                </c:pt>
                <c:pt idx="56">
                  <c:v>3.429173519736842</c:v>
                </c:pt>
                <c:pt idx="57">
                  <c:v>3.369073275862069</c:v>
                </c:pt>
                <c:pt idx="58">
                  <c:v>3.3111427436440679</c:v>
                </c:pt>
                <c:pt idx="59">
                  <c:v>3.2550130208333332</c:v>
                </c:pt>
                <c:pt idx="60">
                  <c:v>3.1999871926229506</c:v>
                </c:pt>
                <c:pt idx="61">
                  <c:v>3.152375252016129</c:v>
                </c:pt>
                <c:pt idx="62">
                  <c:v>3.101624503968254</c:v>
                </c:pt>
                <c:pt idx="63">
                  <c:v>3.052459716796875</c:v>
                </c:pt>
              </c:numCache>
            </c:numRef>
          </c:val>
          <c:smooth val="0"/>
          <c:extLst>
            <c:ext xmlns:c16="http://schemas.microsoft.com/office/drawing/2014/chart" uri="{C3380CC4-5D6E-409C-BE32-E72D297353CC}">
              <c16:uniqueId val="{00000003-0389-43D3-9995-9C1B43072B16}"/>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a:t>
            </a:r>
            <a:r>
              <a:rPr lang="en-US"/>
              <a:t>: H2C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performance'!$D$15:$BO$15</c:f>
              <c:numCache>
                <c:formatCode>General</c:formatCode>
                <c:ptCount val="64"/>
                <c:pt idx="0">
                  <c:v>36.890625</c:v>
                </c:pt>
                <c:pt idx="1">
                  <c:v>36.859375</c:v>
                </c:pt>
                <c:pt idx="2">
                  <c:v>36.789713541666664</c:v>
                </c:pt>
                <c:pt idx="3">
                  <c:v>34.22802734375</c:v>
                </c:pt>
                <c:pt idx="4">
                  <c:v>32.474218749999999</c:v>
                </c:pt>
                <c:pt idx="5">
                  <c:v>28.857421875</c:v>
                </c:pt>
                <c:pt idx="6">
                  <c:v>25.958984375</c:v>
                </c:pt>
                <c:pt idx="7">
                  <c:v>23.959228515625</c:v>
                </c:pt>
                <c:pt idx="8">
                  <c:v>21.688802083333332</c:v>
                </c:pt>
                <c:pt idx="9">
                  <c:v>19.479101562499999</c:v>
                </c:pt>
                <c:pt idx="10">
                  <c:v>17.68448153409091</c:v>
                </c:pt>
                <c:pt idx="11">
                  <c:v>16.300130208333332</c:v>
                </c:pt>
                <c:pt idx="12">
                  <c:v>15.029296875</c:v>
                </c:pt>
                <c:pt idx="13">
                  <c:v>13.940569196428571</c:v>
                </c:pt>
                <c:pt idx="14">
                  <c:v>12.997135416666667</c:v>
                </c:pt>
                <c:pt idx="15">
                  <c:v>12.1778564453125</c:v>
                </c:pt>
                <c:pt idx="16">
                  <c:v>11.497242647058824</c:v>
                </c:pt>
                <c:pt idx="17">
                  <c:v>10.851779513888889</c:v>
                </c:pt>
                <c:pt idx="18">
                  <c:v>10.271175986842104</c:v>
                </c:pt>
                <c:pt idx="19">
                  <c:v>9.7493164062499993</c:v>
                </c:pt>
                <c:pt idx="20">
                  <c:v>9.2822730654761898</c:v>
                </c:pt>
                <c:pt idx="21">
                  <c:v>8.8849431818181817</c:v>
                </c:pt>
                <c:pt idx="22">
                  <c:v>8.4915081521739122</c:v>
                </c:pt>
                <c:pt idx="23">
                  <c:v>8.134521484375</c:v>
                </c:pt>
                <c:pt idx="24">
                  <c:v>7.7996093750000002</c:v>
                </c:pt>
                <c:pt idx="25">
                  <c:v>7.499849759615385</c:v>
                </c:pt>
                <c:pt idx="26">
                  <c:v>7.2388599537037033</c:v>
                </c:pt>
                <c:pt idx="27">
                  <c:v>6.9745396205357144</c:v>
                </c:pt>
                <c:pt idx="28">
                  <c:v>6.7313442887931032</c:v>
                </c:pt>
                <c:pt idx="29">
                  <c:v>6.5036458333333336</c:v>
                </c:pt>
                <c:pt idx="30">
                  <c:v>6.292338709677419</c:v>
                </c:pt>
                <c:pt idx="31">
                  <c:v>6.10772705078125</c:v>
                </c:pt>
                <c:pt idx="32">
                  <c:v>5.9189749053030303</c:v>
                </c:pt>
                <c:pt idx="33">
                  <c:v>5.7420726102941178</c:v>
                </c:pt>
                <c:pt idx="34">
                  <c:v>5.5763950892857146</c:v>
                </c:pt>
                <c:pt idx="35">
                  <c:v>5.41845703125</c:v>
                </c:pt>
                <c:pt idx="36">
                  <c:v>5.2817778716216219</c:v>
                </c:pt>
                <c:pt idx="37">
                  <c:v>5.1398026315789478</c:v>
                </c:pt>
                <c:pt idx="38">
                  <c:v>5.0065604967948714</c:v>
                </c:pt>
                <c:pt idx="39">
                  <c:v>4.8791992187500002</c:v>
                </c:pt>
                <c:pt idx="40">
                  <c:v>4.7555735518292686</c:v>
                </c:pt>
                <c:pt idx="41">
                  <c:v>4.6508556547619051</c:v>
                </c:pt>
                <c:pt idx="42">
                  <c:v>4.54296875</c:v>
                </c:pt>
                <c:pt idx="43">
                  <c:v>4.4375</c:v>
                </c:pt>
                <c:pt idx="44">
                  <c:v>4.3375000000000004</c:v>
                </c:pt>
                <c:pt idx="45">
                  <c:v>4.2412533967391308</c:v>
                </c:pt>
                <c:pt idx="46">
                  <c:v>4.1567902260638299</c:v>
                </c:pt>
                <c:pt idx="47">
                  <c:v>4.067545572916667</c:v>
                </c:pt>
                <c:pt idx="48">
                  <c:v>3.983856823979592</c:v>
                </c:pt>
                <c:pt idx="49">
                  <c:v>3.9037109375000001</c:v>
                </c:pt>
                <c:pt idx="50">
                  <c:v>3.8256357230392157</c:v>
                </c:pt>
                <c:pt idx="51">
                  <c:v>3.7562725360576925</c:v>
                </c:pt>
                <c:pt idx="52">
                  <c:v>3.6843307783018866</c:v>
                </c:pt>
                <c:pt idx="53">
                  <c:v>3.6162471064814814</c:v>
                </c:pt>
                <c:pt idx="54">
                  <c:v>3.549041193181818</c:v>
                </c:pt>
                <c:pt idx="55">
                  <c:v>3.4842703683035716</c:v>
                </c:pt>
                <c:pt idx="56">
                  <c:v>3.4273231907894739</c:v>
                </c:pt>
                <c:pt idx="57">
                  <c:v>3.3668844288793105</c:v>
                </c:pt>
                <c:pt idx="58">
                  <c:v>3.3089247881355934</c:v>
                </c:pt>
                <c:pt idx="59">
                  <c:v>3.2530924479166665</c:v>
                </c:pt>
                <c:pt idx="60">
                  <c:v>3.1994748975409837</c:v>
                </c:pt>
                <c:pt idx="61">
                  <c:v>3.1509576612903225</c:v>
                </c:pt>
                <c:pt idx="62">
                  <c:v>3.0998883928571428</c:v>
                </c:pt>
                <c:pt idx="63">
                  <c:v>3.0513916015625</c:v>
                </c:pt>
              </c:numCache>
            </c:numRef>
          </c:val>
          <c:smooth val="0"/>
          <c:extLst>
            <c:ext xmlns:c16="http://schemas.microsoft.com/office/drawing/2014/chart" uri="{C3380CC4-5D6E-409C-BE32-E72D297353CC}">
              <c16:uniqueId val="{00000000-DC56-4851-BDED-EA9E71CF78CC}"/>
            </c:ext>
          </c:extLst>
        </c:ser>
        <c:ser>
          <c:idx val="1"/>
          <c:order val="1"/>
          <c:tx>
            <c:v>2 Queues</c:v>
          </c:tx>
          <c:spPr>
            <a:ln w="28575" cap="rnd">
              <a:solidFill>
                <a:schemeClr val="accent2"/>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performance'!$D$14:$BO$14</c:f>
              <c:numCache>
                <c:formatCode>General</c:formatCode>
                <c:ptCount val="64"/>
                <c:pt idx="0">
                  <c:v>72.322265625</c:v>
                </c:pt>
                <c:pt idx="1">
                  <c:v>70.0283203125</c:v>
                </c:pt>
                <c:pt idx="2">
                  <c:v>60.37890625</c:v>
                </c:pt>
                <c:pt idx="3">
                  <c:v>48.9814453125</c:v>
                </c:pt>
                <c:pt idx="4">
                  <c:v>38.626171874999997</c:v>
                </c:pt>
                <c:pt idx="5">
                  <c:v>32.4482421875</c:v>
                </c:pt>
                <c:pt idx="6">
                  <c:v>28.079799107142858</c:v>
                </c:pt>
                <c:pt idx="7">
                  <c:v>24.50146484375</c:v>
                </c:pt>
                <c:pt idx="8">
                  <c:v>21.732421875</c:v>
                </c:pt>
                <c:pt idx="9">
                  <c:v>19.519921875000001</c:v>
                </c:pt>
                <c:pt idx="10">
                  <c:v>17.726384943181817</c:v>
                </c:pt>
                <c:pt idx="11">
                  <c:v>16.336100260416668</c:v>
                </c:pt>
                <c:pt idx="12">
                  <c:v>15.056039663461538</c:v>
                </c:pt>
                <c:pt idx="13">
                  <c:v>13.963448660714286</c:v>
                </c:pt>
                <c:pt idx="14">
                  <c:v>13.017447916666667</c:v>
                </c:pt>
                <c:pt idx="15">
                  <c:v>12.19189453125</c:v>
                </c:pt>
                <c:pt idx="16">
                  <c:v>11.518841911764707</c:v>
                </c:pt>
                <c:pt idx="17">
                  <c:v>10.867621527777779</c:v>
                </c:pt>
                <c:pt idx="18">
                  <c:v>10.286287006578947</c:v>
                </c:pt>
                <c:pt idx="19">
                  <c:v>9.7639648437499993</c:v>
                </c:pt>
                <c:pt idx="20">
                  <c:v>9.2925037202380949</c:v>
                </c:pt>
                <c:pt idx="21">
                  <c:v>8.895951704545455</c:v>
                </c:pt>
                <c:pt idx="22">
                  <c:v>8.5023777173913047</c:v>
                </c:pt>
                <c:pt idx="23">
                  <c:v>8.142333984375</c:v>
                </c:pt>
                <c:pt idx="24">
                  <c:v>7.8114062500000001</c:v>
                </c:pt>
                <c:pt idx="25">
                  <c:v>7.506685697115385</c:v>
                </c:pt>
                <c:pt idx="26">
                  <c:v>7.2456597222222223</c:v>
                </c:pt>
                <c:pt idx="27">
                  <c:v>6.9823521205357144</c:v>
                </c:pt>
                <c:pt idx="28">
                  <c:v>6.7378771551724137</c:v>
                </c:pt>
                <c:pt idx="29">
                  <c:v>6.509765625</c:v>
                </c:pt>
                <c:pt idx="30">
                  <c:v>6.29655997983871</c:v>
                </c:pt>
                <c:pt idx="31">
                  <c:v>6.11199951171875</c:v>
                </c:pt>
                <c:pt idx="32">
                  <c:v>5.9235321969696972</c:v>
                </c:pt>
                <c:pt idx="33">
                  <c:v>5.7466681985294121</c:v>
                </c:pt>
                <c:pt idx="34">
                  <c:v>5.579743303571429</c:v>
                </c:pt>
                <c:pt idx="35">
                  <c:v>5.4225802951388893</c:v>
                </c:pt>
                <c:pt idx="36">
                  <c:v>5.2849451013513518</c:v>
                </c:pt>
                <c:pt idx="37">
                  <c:v>5.1435032894736841</c:v>
                </c:pt>
                <c:pt idx="38">
                  <c:v>5.009615384615385</c:v>
                </c:pt>
                <c:pt idx="39">
                  <c:v>4.8821289062500002</c:v>
                </c:pt>
                <c:pt idx="40">
                  <c:v>4.7615758384146343</c:v>
                </c:pt>
                <c:pt idx="41">
                  <c:v>4.6550874255952381</c:v>
                </c:pt>
                <c:pt idx="42">
                  <c:v>4.5439680232558137</c:v>
                </c:pt>
                <c:pt idx="43">
                  <c:v>4.4401633522727275</c:v>
                </c:pt>
                <c:pt idx="44">
                  <c:v>4.3399305555555552</c:v>
                </c:pt>
                <c:pt idx="45">
                  <c:v>4.2441830842391308</c:v>
                </c:pt>
                <c:pt idx="46">
                  <c:v>4.1594498005319149</c:v>
                </c:pt>
                <c:pt idx="47">
                  <c:v>4.0714111328125</c:v>
                </c:pt>
                <c:pt idx="48">
                  <c:v>3.9869260204081631</c:v>
                </c:pt>
                <c:pt idx="49">
                  <c:v>3.9058984374999999</c:v>
                </c:pt>
                <c:pt idx="50">
                  <c:v>3.8283164828431371</c:v>
                </c:pt>
                <c:pt idx="51">
                  <c:v>3.7593524639423075</c:v>
                </c:pt>
                <c:pt idx="52">
                  <c:v>3.6870209316037736</c:v>
                </c:pt>
                <c:pt idx="53">
                  <c:v>3.6177662037037037</c:v>
                </c:pt>
                <c:pt idx="54">
                  <c:v>3.5509588068181817</c:v>
                </c:pt>
                <c:pt idx="55">
                  <c:v>3.486572265625</c:v>
                </c:pt>
                <c:pt idx="56">
                  <c:v>3.4291049890350878</c:v>
                </c:pt>
                <c:pt idx="57">
                  <c:v>3.369207974137931</c:v>
                </c:pt>
                <c:pt idx="58">
                  <c:v>3.311076536016949</c:v>
                </c:pt>
                <c:pt idx="59">
                  <c:v>3.2550130208333332</c:v>
                </c:pt>
                <c:pt idx="60">
                  <c:v>3.1999871926229506</c:v>
                </c:pt>
                <c:pt idx="61">
                  <c:v>3.152375252016129</c:v>
                </c:pt>
                <c:pt idx="62">
                  <c:v>3.1014384920634921</c:v>
                </c:pt>
                <c:pt idx="63">
                  <c:v>3.052276611328125</c:v>
                </c:pt>
              </c:numCache>
            </c:numRef>
          </c:val>
          <c:smooth val="0"/>
          <c:extLst>
            <c:ext xmlns:c16="http://schemas.microsoft.com/office/drawing/2014/chart" uri="{C3380CC4-5D6E-409C-BE32-E72D297353CC}">
              <c16:uniqueId val="{00000001-DC56-4851-BDED-EA9E71CF78CC}"/>
            </c:ext>
          </c:extLst>
        </c:ser>
        <c:ser>
          <c:idx val="2"/>
          <c:order val="2"/>
          <c:tx>
            <c:v>4 Queues</c:v>
          </c:tx>
          <c:spPr>
            <a:ln w="28575" cap="rnd">
              <a:solidFill>
                <a:schemeClr val="accent3"/>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performance'!$D$13:$BO$13</c:f>
              <c:numCache>
                <c:formatCode>General</c:formatCode>
                <c:ptCount val="64"/>
                <c:pt idx="0">
                  <c:v>107.09765625</c:v>
                </c:pt>
                <c:pt idx="1">
                  <c:v>84.83984375</c:v>
                </c:pt>
                <c:pt idx="2">
                  <c:v>61.789713541666664</c:v>
                </c:pt>
                <c:pt idx="3">
                  <c:v>48.89013671875</c:v>
                </c:pt>
                <c:pt idx="4">
                  <c:v>38.641015625000001</c:v>
                </c:pt>
                <c:pt idx="5">
                  <c:v>32.460611979166664</c:v>
                </c:pt>
                <c:pt idx="6">
                  <c:v>28.083147321428573</c:v>
                </c:pt>
                <c:pt idx="7">
                  <c:v>24.505126953125</c:v>
                </c:pt>
                <c:pt idx="8">
                  <c:v>21.735026041666668</c:v>
                </c:pt>
                <c:pt idx="9">
                  <c:v>19.528124999999999</c:v>
                </c:pt>
                <c:pt idx="10">
                  <c:v>17.727982954545453</c:v>
                </c:pt>
                <c:pt idx="11">
                  <c:v>16.337890625</c:v>
                </c:pt>
                <c:pt idx="12">
                  <c:v>15.05829326923077</c:v>
                </c:pt>
                <c:pt idx="13">
                  <c:v>13.964704241071429</c:v>
                </c:pt>
                <c:pt idx="14">
                  <c:v>13.019010416666667</c:v>
                </c:pt>
                <c:pt idx="15">
                  <c:v>12.1942138671875</c:v>
                </c:pt>
                <c:pt idx="16">
                  <c:v>11.519990808823529</c:v>
                </c:pt>
                <c:pt idx="17">
                  <c:v>10.868598090277779</c:v>
                </c:pt>
                <c:pt idx="18">
                  <c:v>10.287006578947368</c:v>
                </c:pt>
                <c:pt idx="19">
                  <c:v>9.7648437500000007</c:v>
                </c:pt>
                <c:pt idx="20">
                  <c:v>9.2927827380952372</c:v>
                </c:pt>
                <c:pt idx="21">
                  <c:v>8.8963068181818183</c:v>
                </c:pt>
                <c:pt idx="22">
                  <c:v>8.5027173913043477</c:v>
                </c:pt>
                <c:pt idx="23">
                  <c:v>8.142822265625</c:v>
                </c:pt>
                <c:pt idx="24">
                  <c:v>7.8120312500000004</c:v>
                </c:pt>
                <c:pt idx="25">
                  <c:v>7.5069110576923075</c:v>
                </c:pt>
                <c:pt idx="26">
                  <c:v>7.2458043981481479</c:v>
                </c:pt>
                <c:pt idx="27">
                  <c:v>6.9829799107142856</c:v>
                </c:pt>
                <c:pt idx="28">
                  <c:v>6.73828125</c:v>
                </c:pt>
                <c:pt idx="29">
                  <c:v>6.5100260416666664</c:v>
                </c:pt>
                <c:pt idx="30">
                  <c:v>6.296811995967742</c:v>
                </c:pt>
                <c:pt idx="31">
                  <c:v>6.11199951171875</c:v>
                </c:pt>
                <c:pt idx="32">
                  <c:v>5.9240648674242422</c:v>
                </c:pt>
                <c:pt idx="33">
                  <c:v>5.7466681985294121</c:v>
                </c:pt>
                <c:pt idx="34">
                  <c:v>5.5801339285714286</c:v>
                </c:pt>
                <c:pt idx="35">
                  <c:v>5.4229600694444446</c:v>
                </c:pt>
                <c:pt idx="36">
                  <c:v>5.2851034628378377</c:v>
                </c:pt>
                <c:pt idx="37">
                  <c:v>5.1437602796052628</c:v>
                </c:pt>
                <c:pt idx="38">
                  <c:v>5.009765625</c:v>
                </c:pt>
                <c:pt idx="39">
                  <c:v>4.8825195312499998</c:v>
                </c:pt>
                <c:pt idx="40">
                  <c:v>4.7615758384146343</c:v>
                </c:pt>
                <c:pt idx="41">
                  <c:v>4.6554594494047619</c:v>
                </c:pt>
                <c:pt idx="42">
                  <c:v>4.5450127180232558</c:v>
                </c:pt>
                <c:pt idx="43">
                  <c:v>4.4402965198863633</c:v>
                </c:pt>
                <c:pt idx="44">
                  <c:v>4.3399305555555552</c:v>
                </c:pt>
                <c:pt idx="45">
                  <c:v>4.2440557065217392</c:v>
                </c:pt>
                <c:pt idx="46">
                  <c:v>4.1594498005319149</c:v>
                </c:pt>
                <c:pt idx="47">
                  <c:v>4.0716552734375</c:v>
                </c:pt>
                <c:pt idx="48">
                  <c:v>3.9871651785714284</c:v>
                </c:pt>
                <c:pt idx="49">
                  <c:v>3.9060156250000002</c:v>
                </c:pt>
                <c:pt idx="50">
                  <c:v>3.8283164828431371</c:v>
                </c:pt>
                <c:pt idx="51">
                  <c:v>3.7593524639423075</c:v>
                </c:pt>
                <c:pt idx="52">
                  <c:v>3.6871314858490565</c:v>
                </c:pt>
                <c:pt idx="53">
                  <c:v>3.6177662037037037</c:v>
                </c:pt>
                <c:pt idx="54">
                  <c:v>3.5512073863636364</c:v>
                </c:pt>
                <c:pt idx="55">
                  <c:v>3.4867117745535716</c:v>
                </c:pt>
                <c:pt idx="56">
                  <c:v>3.4292420504385963</c:v>
                </c:pt>
                <c:pt idx="57">
                  <c:v>3.369207974137931</c:v>
                </c:pt>
                <c:pt idx="58">
                  <c:v>3.311076536016949</c:v>
                </c:pt>
                <c:pt idx="59">
                  <c:v>3.2551432291666669</c:v>
                </c:pt>
                <c:pt idx="60">
                  <c:v>3.1999871926229506</c:v>
                </c:pt>
                <c:pt idx="61">
                  <c:v>3.152375252016129</c:v>
                </c:pt>
                <c:pt idx="62">
                  <c:v>3.1016865079365079</c:v>
                </c:pt>
                <c:pt idx="63">
                  <c:v>3.052398681640625</c:v>
                </c:pt>
              </c:numCache>
            </c:numRef>
          </c:val>
          <c:smooth val="0"/>
          <c:extLst>
            <c:ext xmlns:c16="http://schemas.microsoft.com/office/drawing/2014/chart" uri="{C3380CC4-5D6E-409C-BE32-E72D297353CC}">
              <c16:uniqueId val="{00000002-DC56-4851-BDED-EA9E71CF78CC}"/>
            </c:ext>
          </c:extLst>
        </c:ser>
        <c:ser>
          <c:idx val="3"/>
          <c:order val="3"/>
          <c:tx>
            <c:v>8 Queues</c:v>
          </c:tx>
          <c:spPr>
            <a:ln w="28575" cap="rnd">
              <a:solidFill>
                <a:schemeClr val="accent4"/>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performance'!$D$12:$BO$12</c:f>
              <c:numCache>
                <c:formatCode>General</c:formatCode>
                <c:ptCount val="64"/>
                <c:pt idx="0">
                  <c:v>108.068359375</c:v>
                </c:pt>
                <c:pt idx="1">
                  <c:v>84.822265625</c:v>
                </c:pt>
                <c:pt idx="2">
                  <c:v>61.765625</c:v>
                </c:pt>
                <c:pt idx="3">
                  <c:v>48.88134765625</c:v>
                </c:pt>
                <c:pt idx="4">
                  <c:v>38.626953125</c:v>
                </c:pt>
                <c:pt idx="5">
                  <c:v>32.462239583333336</c:v>
                </c:pt>
                <c:pt idx="6">
                  <c:v>28.086216517857142</c:v>
                </c:pt>
                <c:pt idx="7">
                  <c:v>24.50634765625</c:v>
                </c:pt>
                <c:pt idx="8">
                  <c:v>21.736111111111111</c:v>
                </c:pt>
                <c:pt idx="9">
                  <c:v>19.529687500000001</c:v>
                </c:pt>
                <c:pt idx="10">
                  <c:v>17.72745028409091</c:v>
                </c:pt>
                <c:pt idx="11">
                  <c:v>16.338541666666668</c:v>
                </c:pt>
                <c:pt idx="12">
                  <c:v>15.058743990384615</c:v>
                </c:pt>
                <c:pt idx="13">
                  <c:v>13.965541294642858</c:v>
                </c:pt>
                <c:pt idx="14">
                  <c:v>13.019401041666667</c:v>
                </c:pt>
                <c:pt idx="15">
                  <c:v>12.194091796875</c:v>
                </c:pt>
                <c:pt idx="16">
                  <c:v>11.519990808823529</c:v>
                </c:pt>
                <c:pt idx="17">
                  <c:v>10.868815104166666</c:v>
                </c:pt>
                <c:pt idx="18">
                  <c:v>10.287006578947368</c:v>
                </c:pt>
                <c:pt idx="19">
                  <c:v>9.7652343750000004</c:v>
                </c:pt>
                <c:pt idx="20">
                  <c:v>9.2927827380952372</c:v>
                </c:pt>
                <c:pt idx="21">
                  <c:v>8.8963068181818183</c:v>
                </c:pt>
                <c:pt idx="22">
                  <c:v>8.5027173913043477</c:v>
                </c:pt>
                <c:pt idx="23">
                  <c:v>8.142822265625</c:v>
                </c:pt>
                <c:pt idx="24">
                  <c:v>7.8120312500000004</c:v>
                </c:pt>
                <c:pt idx="25">
                  <c:v>7.5069110576923075</c:v>
                </c:pt>
                <c:pt idx="26">
                  <c:v>7.2459490740740744</c:v>
                </c:pt>
                <c:pt idx="27">
                  <c:v>6.9826311383928568</c:v>
                </c:pt>
                <c:pt idx="28">
                  <c:v>6.7378771551724137</c:v>
                </c:pt>
                <c:pt idx="29">
                  <c:v>6.5102864583333337</c:v>
                </c:pt>
                <c:pt idx="30">
                  <c:v>6.296685987903226</c:v>
                </c:pt>
                <c:pt idx="31">
                  <c:v>6.11224365234375</c:v>
                </c:pt>
                <c:pt idx="32">
                  <c:v>5.924479166666667</c:v>
                </c:pt>
                <c:pt idx="33">
                  <c:v>5.7473000919117645</c:v>
                </c:pt>
                <c:pt idx="34">
                  <c:v>5.580412946428571</c:v>
                </c:pt>
                <c:pt idx="35">
                  <c:v>5.422688802083333</c:v>
                </c:pt>
                <c:pt idx="36">
                  <c:v>5.2849451013513518</c:v>
                </c:pt>
                <c:pt idx="37">
                  <c:v>5.1436574835526319</c:v>
                </c:pt>
                <c:pt idx="38">
                  <c:v>5.009615384615385</c:v>
                </c:pt>
                <c:pt idx="39">
                  <c:v>4.8828125</c:v>
                </c:pt>
                <c:pt idx="40">
                  <c:v>4.7611947408536581</c:v>
                </c:pt>
                <c:pt idx="41">
                  <c:v>4.6557384672619051</c:v>
                </c:pt>
                <c:pt idx="42">
                  <c:v>4.5452398255813957</c:v>
                </c:pt>
                <c:pt idx="43">
                  <c:v>4.4406960227272725</c:v>
                </c:pt>
                <c:pt idx="44">
                  <c:v>4.3399305555555552</c:v>
                </c:pt>
                <c:pt idx="45">
                  <c:v>4.2444378396739131</c:v>
                </c:pt>
                <c:pt idx="46">
                  <c:v>4.1594498005319149</c:v>
                </c:pt>
                <c:pt idx="47">
                  <c:v>4.0714111328125</c:v>
                </c:pt>
                <c:pt idx="48">
                  <c:v>3.987324617346939</c:v>
                </c:pt>
                <c:pt idx="49">
                  <c:v>3.9062890625</c:v>
                </c:pt>
                <c:pt idx="50">
                  <c:v>3.8286994485294117</c:v>
                </c:pt>
                <c:pt idx="51">
                  <c:v>3.7592022235576925</c:v>
                </c:pt>
                <c:pt idx="52">
                  <c:v>3.6870209316037736</c:v>
                </c:pt>
                <c:pt idx="53">
                  <c:v>3.6177662037037037</c:v>
                </c:pt>
                <c:pt idx="54">
                  <c:v>3.5511008522727274</c:v>
                </c:pt>
                <c:pt idx="55">
                  <c:v>3.4864327566964284</c:v>
                </c:pt>
                <c:pt idx="56">
                  <c:v>3.4293448464912282</c:v>
                </c:pt>
                <c:pt idx="57">
                  <c:v>3.3693426724137931</c:v>
                </c:pt>
                <c:pt idx="58">
                  <c:v>3.3112089512711864</c:v>
                </c:pt>
                <c:pt idx="59">
                  <c:v>3.2551432291666669</c:v>
                </c:pt>
                <c:pt idx="60">
                  <c:v>3.2007556352459017</c:v>
                </c:pt>
                <c:pt idx="61">
                  <c:v>3.152501260080645</c:v>
                </c:pt>
                <c:pt idx="62">
                  <c:v>3.1016865079365079</c:v>
                </c:pt>
                <c:pt idx="63">
                  <c:v>3.052398681640625</c:v>
                </c:pt>
              </c:numCache>
            </c:numRef>
          </c:val>
          <c:smooth val="0"/>
          <c:extLst>
            <c:ext xmlns:c16="http://schemas.microsoft.com/office/drawing/2014/chart" uri="{C3380CC4-5D6E-409C-BE32-E72D297353CC}">
              <c16:uniqueId val="{00000003-DC56-4851-BDED-EA9E71CF78CC}"/>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'C2H performance'!$C$11</c:f>
              <c:strCache>
                <c:ptCount val="1"/>
                <c:pt idx="0">
                  <c:v>1 Queue</c:v>
                </c:pt>
              </c:strCache>
            </c:strRef>
          </c:tx>
          <c:spPr>
            <a:ln w="28575" cap="rnd">
              <a:solidFill>
                <a:schemeClr val="accent1"/>
              </a:solidFill>
              <a:round/>
            </a:ln>
            <a:effectLst/>
          </c:spPr>
          <c:marker>
            <c:symbol val="none"/>
          </c:marker>
          <c:cat>
            <c:numRef>
              <c:f>'C2H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'C2H performance'!$D$11:$BO$11</c:f>
              <c:numCache>
                <c:formatCode>General</c:formatCode>
                <c:ptCount val="63"/>
                <c:pt idx="0">
                  <c:v>31.998999999999999</c:v>
                </c:pt>
                <c:pt idx="1">
                  <c:v>42.646999999999998</c:v>
                </c:pt>
                <c:pt idx="2">
                  <c:v>51.177</c:v>
                </c:pt>
                <c:pt idx="3">
                  <c:v>58.182000000000002</c:v>
                </c:pt>
                <c:pt idx="4">
                  <c:v>64</c:v>
                </c:pt>
                <c:pt idx="5">
                  <c:v>68.894000000000005</c:v>
                </c:pt>
                <c:pt idx="6">
                  <c:v>73.113</c:v>
                </c:pt>
                <c:pt idx="7">
                  <c:v>76.769000000000005</c:v>
                </c:pt>
                <c:pt idx="8">
                  <c:v>80</c:v>
                </c:pt>
                <c:pt idx="9">
                  <c:v>82.739000000000004</c:v>
                </c:pt>
                <c:pt idx="10">
                  <c:v>85.332999999999998</c:v>
                </c:pt>
                <c:pt idx="11">
                  <c:v>87.578999999999994</c:v>
                </c:pt>
                <c:pt idx="12">
                  <c:v>89.6</c:v>
                </c:pt>
                <c:pt idx="13">
                  <c:v>91.396000000000001</c:v>
                </c:pt>
                <c:pt idx="14">
                  <c:v>93.090999999999994</c:v>
                </c:pt>
                <c:pt idx="15">
                  <c:v>94.608000000000004</c:v>
                </c:pt>
                <c:pt idx="16">
                  <c:v>95.998999999999995</c:v>
                </c:pt>
                <c:pt idx="17">
                  <c:v>97.28</c:v>
                </c:pt>
                <c:pt idx="18">
                  <c:v>98.460999999999999</c:v>
                </c:pt>
                <c:pt idx="19">
                  <c:v>99.555000000000007</c:v>
                </c:pt>
                <c:pt idx="20">
                  <c:v>100.506</c:v>
                </c:pt>
                <c:pt idx="21">
                  <c:v>101.517</c:v>
                </c:pt>
                <c:pt idx="22">
                  <c:v>102.371</c:v>
                </c:pt>
                <c:pt idx="23">
                  <c:v>103.19799999999999</c:v>
                </c:pt>
                <c:pt idx="24">
                  <c:v>104</c:v>
                </c:pt>
                <c:pt idx="25">
                  <c:v>104.727</c:v>
                </c:pt>
                <c:pt idx="26">
                  <c:v>105.152</c:v>
                </c:pt>
                <c:pt idx="27">
                  <c:v>105.331</c:v>
                </c:pt>
                <c:pt idx="28">
                  <c:v>105.419</c:v>
                </c:pt>
                <c:pt idx="29">
                  <c:v>105.721</c:v>
                </c:pt>
                <c:pt idx="30">
                  <c:v>105.67700000000001</c:v>
                </c:pt>
                <c:pt idx="31">
                  <c:v>105.991</c:v>
                </c:pt>
                <c:pt idx="32">
                  <c:v>105.874</c:v>
                </c:pt>
                <c:pt idx="33">
                  <c:v>106.166</c:v>
                </c:pt>
                <c:pt idx="34">
                  <c:v>106.31399999999999</c:v>
                </c:pt>
                <c:pt idx="35">
                  <c:v>106.21599999999999</c:v>
                </c:pt>
                <c:pt idx="36">
                  <c:v>106.30500000000001</c:v>
                </c:pt>
                <c:pt idx="37">
                  <c:v>106.572</c:v>
                </c:pt>
                <c:pt idx="38">
                  <c:v>106.67700000000001</c:v>
                </c:pt>
                <c:pt idx="39">
                  <c:v>106.42400000000001</c:v>
                </c:pt>
                <c:pt idx="40">
                  <c:v>106.40900000000001</c:v>
                </c:pt>
                <c:pt idx="41">
                  <c:v>106.998</c:v>
                </c:pt>
                <c:pt idx="42">
                  <c:v>107.17100000000001</c:v>
                </c:pt>
                <c:pt idx="43">
                  <c:v>107.253</c:v>
                </c:pt>
                <c:pt idx="44">
                  <c:v>106.438</c:v>
                </c:pt>
                <c:pt idx="45">
                  <c:v>106.789</c:v>
                </c:pt>
                <c:pt idx="46">
                  <c:v>107.482</c:v>
                </c:pt>
                <c:pt idx="47">
                  <c:v>107.64700000000001</c:v>
                </c:pt>
                <c:pt idx="48">
                  <c:v>107.71899999999999</c:v>
                </c:pt>
                <c:pt idx="49">
                  <c:v>107.258</c:v>
                </c:pt>
                <c:pt idx="50">
                  <c:v>106.678</c:v>
                </c:pt>
                <c:pt idx="51">
                  <c:v>106.73099999999999</c:v>
                </c:pt>
                <c:pt idx="52">
                  <c:v>107.71899999999999</c:v>
                </c:pt>
                <c:pt idx="53">
                  <c:v>108.09</c:v>
                </c:pt>
                <c:pt idx="54">
                  <c:v>108.06100000000001</c:v>
                </c:pt>
                <c:pt idx="55">
                  <c:v>107.977</c:v>
                </c:pt>
                <c:pt idx="56">
                  <c:v>107.917</c:v>
                </c:pt>
                <c:pt idx="57">
                  <c:v>107.39700000000001</c:v>
                </c:pt>
                <c:pt idx="58">
                  <c:v>107.122</c:v>
                </c:pt>
                <c:pt idx="59">
                  <c:v>107.175</c:v>
                </c:pt>
                <c:pt idx="60">
                  <c:v>107.43899999999999</c:v>
                </c:pt>
                <c:pt idx="61">
                  <c:v>108.181</c:v>
                </c:pt>
                <c:pt idx="62">
                  <c:v>108.33199999999999</c:v>
                </c:pt>
              </c:numCache>
            </c:numRef>
          </c:val>
          <c:smooth val="0"/>
          <c:extLst>
            <c:ext xmlns:c16="http://schemas.microsoft.com/office/drawing/2014/chart" uri="{C3380CC4-5D6E-409C-BE32-E72D297353CC}">
              <c16:uniqueId val="{00000000-5FE8-414E-A807-9AAF325E676A}"/>
            </c:ext>
          </c:extLst>
        </c:ser>
        <c:ser>
          <c:idx val="1"/>
          <c:order val="1"/>
          <c:tx>
            <c:strRef>
              <c:f>'C2H performance'!$C$10</c:f>
              <c:strCache>
                <c:ptCount val="1"/>
                <c:pt idx="0">
                  <c:v>2 Queues</c:v>
                </c:pt>
              </c:strCache>
            </c:strRef>
          </c:tx>
          <c:spPr>
            <a:ln w="28575" cap="rnd">
              <a:solidFill>
                <a:schemeClr val="accent2"/>
              </a:solidFill>
              <a:round/>
            </a:ln>
            <a:effectLst/>
          </c:spPr>
          <c:marker>
            <c:symbol val="none"/>
          </c:marker>
          <c:cat>
            <c:numRef>
              <c:f>'C2H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'C2H performance'!$D$10:$BO$10</c:f>
              <c:numCache>
                <c:formatCode>General</c:formatCode>
                <c:ptCount val="63"/>
                <c:pt idx="0">
                  <c:v>63.984999999999999</c:v>
                </c:pt>
                <c:pt idx="1">
                  <c:v>85.328999999999994</c:v>
                </c:pt>
                <c:pt idx="2">
                  <c:v>91.596000000000004</c:v>
                </c:pt>
                <c:pt idx="3">
                  <c:v>94.37</c:v>
                </c:pt>
                <c:pt idx="4">
                  <c:v>96.108999999999995</c:v>
                </c:pt>
                <c:pt idx="5">
                  <c:v>97.554000000000002</c:v>
                </c:pt>
                <c:pt idx="6">
                  <c:v>98.567999999999998</c:v>
                </c:pt>
                <c:pt idx="7">
                  <c:v>99.524000000000001</c:v>
                </c:pt>
                <c:pt idx="8">
                  <c:v>100.276</c:v>
                </c:pt>
                <c:pt idx="9">
                  <c:v>100.91200000000001</c:v>
                </c:pt>
                <c:pt idx="10">
                  <c:v>101.202</c:v>
                </c:pt>
                <c:pt idx="11">
                  <c:v>101.779</c:v>
                </c:pt>
                <c:pt idx="12">
                  <c:v>102.379</c:v>
                </c:pt>
                <c:pt idx="13">
                  <c:v>102.685</c:v>
                </c:pt>
                <c:pt idx="14">
                  <c:v>102.934</c:v>
                </c:pt>
                <c:pt idx="15">
                  <c:v>103.095</c:v>
                </c:pt>
                <c:pt idx="16">
                  <c:v>103.15600000000001</c:v>
                </c:pt>
                <c:pt idx="17">
                  <c:v>103.511</c:v>
                </c:pt>
                <c:pt idx="18">
                  <c:v>103.639</c:v>
                </c:pt>
                <c:pt idx="19">
                  <c:v>103.843</c:v>
                </c:pt>
                <c:pt idx="20">
                  <c:v>104.03</c:v>
                </c:pt>
                <c:pt idx="21">
                  <c:v>104.262</c:v>
                </c:pt>
                <c:pt idx="22">
                  <c:v>104.486</c:v>
                </c:pt>
                <c:pt idx="23">
                  <c:v>104.685</c:v>
                </c:pt>
                <c:pt idx="24">
                  <c:v>104.9</c:v>
                </c:pt>
                <c:pt idx="25">
                  <c:v>105.09399999999999</c:v>
                </c:pt>
                <c:pt idx="26">
                  <c:v>105.29300000000001</c:v>
                </c:pt>
                <c:pt idx="27">
                  <c:v>105.446</c:v>
                </c:pt>
                <c:pt idx="28">
                  <c:v>105.569</c:v>
                </c:pt>
                <c:pt idx="29">
                  <c:v>105.869</c:v>
                </c:pt>
                <c:pt idx="30">
                  <c:v>105.87</c:v>
                </c:pt>
                <c:pt idx="31">
                  <c:v>106.163</c:v>
                </c:pt>
                <c:pt idx="32">
                  <c:v>105.938</c:v>
                </c:pt>
                <c:pt idx="33">
                  <c:v>106.39100000000001</c:v>
                </c:pt>
                <c:pt idx="34">
                  <c:v>106.503</c:v>
                </c:pt>
                <c:pt idx="35">
                  <c:v>106.254</c:v>
                </c:pt>
                <c:pt idx="36">
                  <c:v>106.7</c:v>
                </c:pt>
                <c:pt idx="37">
                  <c:v>106.748</c:v>
                </c:pt>
                <c:pt idx="38">
                  <c:v>106.85</c:v>
                </c:pt>
                <c:pt idx="39">
                  <c:v>106.32899999999999</c:v>
                </c:pt>
                <c:pt idx="40">
                  <c:v>106.68300000000001</c:v>
                </c:pt>
                <c:pt idx="41">
                  <c:v>107.14700000000001</c:v>
                </c:pt>
                <c:pt idx="42">
                  <c:v>107.377</c:v>
                </c:pt>
                <c:pt idx="43">
                  <c:v>107.438</c:v>
                </c:pt>
                <c:pt idx="44">
                  <c:v>106.367</c:v>
                </c:pt>
                <c:pt idx="45">
                  <c:v>107.14700000000001</c:v>
                </c:pt>
                <c:pt idx="46">
                  <c:v>107.67100000000001</c:v>
                </c:pt>
                <c:pt idx="47">
                  <c:v>107.822</c:v>
                </c:pt>
                <c:pt idx="48">
                  <c:v>107.923</c:v>
                </c:pt>
                <c:pt idx="49">
                  <c:v>107.27500000000001</c:v>
                </c:pt>
                <c:pt idx="50">
                  <c:v>106.622</c:v>
                </c:pt>
                <c:pt idx="51">
                  <c:v>106.9</c:v>
                </c:pt>
                <c:pt idx="52">
                  <c:v>108.07299999999999</c:v>
                </c:pt>
                <c:pt idx="53">
                  <c:v>108.279</c:v>
                </c:pt>
                <c:pt idx="54">
                  <c:v>108.245</c:v>
                </c:pt>
                <c:pt idx="55">
                  <c:v>108.172</c:v>
                </c:pt>
                <c:pt idx="56">
                  <c:v>108.009</c:v>
                </c:pt>
                <c:pt idx="57">
                  <c:v>107.343</c:v>
                </c:pt>
                <c:pt idx="58">
                  <c:v>107.146</c:v>
                </c:pt>
                <c:pt idx="59">
                  <c:v>107.215</c:v>
                </c:pt>
                <c:pt idx="60">
                  <c:v>107.646</c:v>
                </c:pt>
                <c:pt idx="61">
                  <c:v>108.48099999999999</c:v>
                </c:pt>
                <c:pt idx="62">
                  <c:v>108.536</c:v>
                </c:pt>
              </c:numCache>
            </c:numRef>
          </c:val>
          <c:smooth val="0"/>
          <c:extLst>
            <c:ext xmlns:c16="http://schemas.microsoft.com/office/drawing/2014/chart" uri="{C3380CC4-5D6E-409C-BE32-E72D297353CC}">
              <c16:uniqueId val="{00000001-5FE8-414E-A807-9AAF325E676A}"/>
            </c:ext>
          </c:extLst>
        </c:ser>
        <c:ser>
          <c:idx val="2"/>
          <c:order val="2"/>
          <c:tx>
            <c:strRef>
              <c:f>'C2H performance'!$C$9</c:f>
              <c:strCache>
                <c:ptCount val="1"/>
                <c:pt idx="0">
                  <c:v>4 Queues</c:v>
                </c:pt>
              </c:strCache>
            </c:strRef>
          </c:tx>
          <c:spPr>
            <a:ln w="28575" cap="rnd">
              <a:solidFill>
                <a:srgbClr val="00B050"/>
              </a:solidFill>
              <a:round/>
            </a:ln>
            <a:effectLst/>
          </c:spPr>
          <c:marker>
            <c:symbol val="none"/>
          </c:marker>
          <c:cat>
            <c:numRef>
              <c:f>'C2H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'C2H performance'!$D$9:$BO$9</c:f>
              <c:numCache>
                <c:formatCode>General</c:formatCode>
                <c:ptCount val="63"/>
                <c:pt idx="0">
                  <c:v>80.338999999999999</c:v>
                </c:pt>
                <c:pt idx="1">
                  <c:v>87.783000000000001</c:v>
                </c:pt>
                <c:pt idx="2">
                  <c:v>91.986999999999995</c:v>
                </c:pt>
                <c:pt idx="3">
                  <c:v>94.540999999999997</c:v>
                </c:pt>
                <c:pt idx="4">
                  <c:v>96.281999999999996</c:v>
                </c:pt>
                <c:pt idx="5">
                  <c:v>97.89</c:v>
                </c:pt>
                <c:pt idx="6">
                  <c:v>99.25</c:v>
                </c:pt>
                <c:pt idx="7">
                  <c:v>100.102</c:v>
                </c:pt>
                <c:pt idx="8">
                  <c:v>100.92</c:v>
                </c:pt>
                <c:pt idx="9">
                  <c:v>101.166</c:v>
                </c:pt>
                <c:pt idx="10">
                  <c:v>101.617</c:v>
                </c:pt>
                <c:pt idx="11">
                  <c:v>102.069</c:v>
                </c:pt>
                <c:pt idx="12">
                  <c:v>102.39700000000001</c:v>
                </c:pt>
                <c:pt idx="13">
                  <c:v>102.55800000000001</c:v>
                </c:pt>
                <c:pt idx="14">
                  <c:v>102.98099999999999</c:v>
                </c:pt>
                <c:pt idx="15">
                  <c:v>103.113</c:v>
                </c:pt>
                <c:pt idx="16">
                  <c:v>103.321</c:v>
                </c:pt>
                <c:pt idx="17">
                  <c:v>103.383</c:v>
                </c:pt>
                <c:pt idx="18">
                  <c:v>103.756</c:v>
                </c:pt>
                <c:pt idx="19">
                  <c:v>103.96899999999999</c:v>
                </c:pt>
                <c:pt idx="20">
                  <c:v>104.114</c:v>
                </c:pt>
                <c:pt idx="21">
                  <c:v>104.26</c:v>
                </c:pt>
                <c:pt idx="22">
                  <c:v>104.46299999999999</c:v>
                </c:pt>
                <c:pt idx="23">
                  <c:v>104.693</c:v>
                </c:pt>
                <c:pt idx="24">
                  <c:v>104.89100000000001</c:v>
                </c:pt>
                <c:pt idx="25">
                  <c:v>105.09099999999999</c:v>
                </c:pt>
                <c:pt idx="26">
                  <c:v>105.294</c:v>
                </c:pt>
                <c:pt idx="27">
                  <c:v>105.45</c:v>
                </c:pt>
                <c:pt idx="28">
                  <c:v>105.571</c:v>
                </c:pt>
                <c:pt idx="29">
                  <c:v>105.866</c:v>
                </c:pt>
                <c:pt idx="30">
                  <c:v>105.889</c:v>
                </c:pt>
                <c:pt idx="31">
                  <c:v>106.17100000000001</c:v>
                </c:pt>
                <c:pt idx="32">
                  <c:v>105.93</c:v>
                </c:pt>
                <c:pt idx="33">
                  <c:v>106.39</c:v>
                </c:pt>
                <c:pt idx="34">
                  <c:v>106.495</c:v>
                </c:pt>
                <c:pt idx="35">
                  <c:v>106.241</c:v>
                </c:pt>
                <c:pt idx="36">
                  <c:v>106.691</c:v>
                </c:pt>
                <c:pt idx="37">
                  <c:v>106.744</c:v>
                </c:pt>
                <c:pt idx="38">
                  <c:v>106.879</c:v>
                </c:pt>
                <c:pt idx="39">
                  <c:v>106.30800000000001</c:v>
                </c:pt>
                <c:pt idx="40">
                  <c:v>106.765</c:v>
                </c:pt>
                <c:pt idx="41">
                  <c:v>107.15300000000001</c:v>
                </c:pt>
                <c:pt idx="42">
                  <c:v>107.34</c:v>
                </c:pt>
                <c:pt idx="43">
                  <c:v>107.437</c:v>
                </c:pt>
                <c:pt idx="44">
                  <c:v>106.334</c:v>
                </c:pt>
                <c:pt idx="45">
                  <c:v>107.18</c:v>
                </c:pt>
                <c:pt idx="46">
                  <c:v>107.669</c:v>
                </c:pt>
                <c:pt idx="47">
                  <c:v>107.83199999999999</c:v>
                </c:pt>
                <c:pt idx="48">
                  <c:v>107.938</c:v>
                </c:pt>
                <c:pt idx="49">
                  <c:v>107.238</c:v>
                </c:pt>
                <c:pt idx="50">
                  <c:v>106.607</c:v>
                </c:pt>
                <c:pt idx="51">
                  <c:v>106.913</c:v>
                </c:pt>
                <c:pt idx="52">
                  <c:v>108.07299999999999</c:v>
                </c:pt>
                <c:pt idx="53">
                  <c:v>108.282</c:v>
                </c:pt>
                <c:pt idx="54">
                  <c:v>108.236</c:v>
                </c:pt>
                <c:pt idx="55">
                  <c:v>108.179</c:v>
                </c:pt>
                <c:pt idx="56">
                  <c:v>108.011</c:v>
                </c:pt>
                <c:pt idx="57">
                  <c:v>107.336</c:v>
                </c:pt>
                <c:pt idx="58">
                  <c:v>107.14100000000001</c:v>
                </c:pt>
                <c:pt idx="59">
                  <c:v>107.212</c:v>
                </c:pt>
                <c:pt idx="60">
                  <c:v>107.679</c:v>
                </c:pt>
                <c:pt idx="61">
                  <c:v>108.497</c:v>
                </c:pt>
                <c:pt idx="62">
                  <c:v>108.532</c:v>
                </c:pt>
              </c:numCache>
            </c:numRef>
          </c:val>
          <c:smooth val="0"/>
          <c:extLst>
            <c:ext xmlns:c16="http://schemas.microsoft.com/office/drawing/2014/chart" uri="{C3380CC4-5D6E-409C-BE32-E72D297353CC}">
              <c16:uniqueId val="{00000002-5FE8-414E-A807-9AAF325E676A}"/>
            </c:ext>
          </c:extLst>
        </c:ser>
        <c:ser>
          <c:idx val="3"/>
          <c:order val="3"/>
          <c:tx>
            <c:strRef>
              <c:f>'C2H performance'!$C$8</c:f>
              <c:strCache>
                <c:ptCount val="1"/>
                <c:pt idx="0">
                  <c:v>8 Queues</c:v>
                </c:pt>
              </c:strCache>
            </c:strRef>
          </c:tx>
          <c:spPr>
            <a:ln w="28575" cap="rnd">
              <a:solidFill>
                <a:schemeClr val="accent4"/>
              </a:solidFill>
              <a:round/>
            </a:ln>
            <a:effectLst/>
          </c:spPr>
          <c:marker>
            <c:symbol val="none"/>
          </c:marker>
          <c:cat>
            <c:numRef>
              <c:f>'C2H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'C2H performance'!$D$8:$BO$8</c:f>
              <c:numCache>
                <c:formatCode>General</c:formatCode>
                <c:ptCount val="63"/>
                <c:pt idx="0">
                  <c:v>79.959000000000003</c:v>
                </c:pt>
                <c:pt idx="1">
                  <c:v>87.415999999999997</c:v>
                </c:pt>
                <c:pt idx="2">
                  <c:v>91.367999999999995</c:v>
                </c:pt>
                <c:pt idx="3">
                  <c:v>94.034000000000006</c:v>
                </c:pt>
                <c:pt idx="4">
                  <c:v>95.808000000000007</c:v>
                </c:pt>
                <c:pt idx="5">
                  <c:v>97.233999999999995</c:v>
                </c:pt>
                <c:pt idx="6">
                  <c:v>98.28</c:v>
                </c:pt>
                <c:pt idx="7">
                  <c:v>99.093000000000004</c:v>
                </c:pt>
                <c:pt idx="8">
                  <c:v>99.796000000000006</c:v>
                </c:pt>
                <c:pt idx="9">
                  <c:v>100.378</c:v>
                </c:pt>
                <c:pt idx="10">
                  <c:v>100.89</c:v>
                </c:pt>
                <c:pt idx="11">
                  <c:v>101.31</c:v>
                </c:pt>
                <c:pt idx="12">
                  <c:v>101.68</c:v>
                </c:pt>
                <c:pt idx="13">
                  <c:v>101.989</c:v>
                </c:pt>
                <c:pt idx="14">
                  <c:v>102.28700000000001</c:v>
                </c:pt>
                <c:pt idx="15">
                  <c:v>102.57599999999999</c:v>
                </c:pt>
                <c:pt idx="16">
                  <c:v>102.791</c:v>
                </c:pt>
                <c:pt idx="17">
                  <c:v>103.004</c:v>
                </c:pt>
                <c:pt idx="18">
                  <c:v>103.197</c:v>
                </c:pt>
                <c:pt idx="19">
                  <c:v>103.376</c:v>
                </c:pt>
                <c:pt idx="20">
                  <c:v>103.536</c:v>
                </c:pt>
                <c:pt idx="21">
                  <c:v>103.688</c:v>
                </c:pt>
                <c:pt idx="22">
                  <c:v>103.83799999999999</c:v>
                </c:pt>
                <c:pt idx="23">
                  <c:v>103.977</c:v>
                </c:pt>
                <c:pt idx="24">
                  <c:v>104.134</c:v>
                </c:pt>
                <c:pt idx="25">
                  <c:v>104.24</c:v>
                </c:pt>
                <c:pt idx="26">
                  <c:v>104.38800000000001</c:v>
                </c:pt>
                <c:pt idx="27">
                  <c:v>104.56</c:v>
                </c:pt>
                <c:pt idx="28">
                  <c:v>104.693</c:v>
                </c:pt>
                <c:pt idx="29">
                  <c:v>104.922</c:v>
                </c:pt>
                <c:pt idx="30">
                  <c:v>104.98</c:v>
                </c:pt>
                <c:pt idx="31">
                  <c:v>105.155</c:v>
                </c:pt>
                <c:pt idx="32">
                  <c:v>105.194</c:v>
                </c:pt>
                <c:pt idx="33">
                  <c:v>105.407</c:v>
                </c:pt>
                <c:pt idx="34">
                  <c:v>105.49299999999999</c:v>
                </c:pt>
                <c:pt idx="35">
                  <c:v>105.465</c:v>
                </c:pt>
                <c:pt idx="36">
                  <c:v>105.58499999999999</c:v>
                </c:pt>
                <c:pt idx="37">
                  <c:v>105.727</c:v>
                </c:pt>
                <c:pt idx="38">
                  <c:v>105.80500000000001</c:v>
                </c:pt>
                <c:pt idx="39">
                  <c:v>105.669</c:v>
                </c:pt>
                <c:pt idx="40">
                  <c:v>105.895</c:v>
                </c:pt>
                <c:pt idx="41">
                  <c:v>106.03100000000001</c:v>
                </c:pt>
                <c:pt idx="42">
                  <c:v>106.18300000000001</c:v>
                </c:pt>
                <c:pt idx="43">
                  <c:v>106.203</c:v>
                </c:pt>
                <c:pt idx="44">
                  <c:v>105.869</c:v>
                </c:pt>
                <c:pt idx="45">
                  <c:v>106.229</c:v>
                </c:pt>
                <c:pt idx="46">
                  <c:v>106.47</c:v>
                </c:pt>
                <c:pt idx="47">
                  <c:v>106.545</c:v>
                </c:pt>
                <c:pt idx="48">
                  <c:v>106.627</c:v>
                </c:pt>
                <c:pt idx="49">
                  <c:v>106.313</c:v>
                </c:pt>
                <c:pt idx="50">
                  <c:v>106.18899999999999</c:v>
                </c:pt>
                <c:pt idx="51">
                  <c:v>106.413</c:v>
                </c:pt>
                <c:pt idx="52">
                  <c:v>106.797</c:v>
                </c:pt>
                <c:pt idx="53">
                  <c:v>106.94</c:v>
                </c:pt>
                <c:pt idx="54">
                  <c:v>106.956</c:v>
                </c:pt>
                <c:pt idx="55">
                  <c:v>106.923</c:v>
                </c:pt>
                <c:pt idx="56">
                  <c:v>106.858</c:v>
                </c:pt>
                <c:pt idx="57">
                  <c:v>106.688</c:v>
                </c:pt>
                <c:pt idx="58">
                  <c:v>106.67400000000001</c:v>
                </c:pt>
                <c:pt idx="59">
                  <c:v>106.735</c:v>
                </c:pt>
                <c:pt idx="60">
                  <c:v>106.96</c:v>
                </c:pt>
                <c:pt idx="61">
                  <c:v>107.252</c:v>
                </c:pt>
                <c:pt idx="62">
                  <c:v>107.303</c:v>
                </c:pt>
              </c:numCache>
            </c:numRef>
          </c:val>
          <c:smooth val="0"/>
          <c:extLst>
            <c:ext xmlns:c16="http://schemas.microsoft.com/office/drawing/2014/chart" uri="{C3380CC4-5D6E-409C-BE32-E72D297353CC}">
              <c16:uniqueId val="{00000003-5FE8-414E-A807-9AAF325E676A}"/>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performance'!$D$15:$BO$15</c:f>
              <c:numCache>
                <c:formatCode>General</c:formatCode>
                <c:ptCount val="64"/>
                <c:pt idx="0">
                  <c:v>35.291015625</c:v>
                </c:pt>
                <c:pt idx="1">
                  <c:v>31.2490234375</c:v>
                </c:pt>
                <c:pt idx="2">
                  <c:v>27.764973958333332</c:v>
                </c:pt>
                <c:pt idx="3">
                  <c:v>24.98876953125</c:v>
                </c:pt>
                <c:pt idx="4">
                  <c:v>22.727343749999999</c:v>
                </c:pt>
                <c:pt idx="5">
                  <c:v>20.833333333333332</c:v>
                </c:pt>
                <c:pt idx="6">
                  <c:v>19.22265625</c:v>
                </c:pt>
                <c:pt idx="7">
                  <c:v>17.849853515625</c:v>
                </c:pt>
                <c:pt idx="8">
                  <c:v>16.659939236111111</c:v>
                </c:pt>
                <c:pt idx="9">
                  <c:v>15.625</c:v>
                </c:pt>
                <c:pt idx="10">
                  <c:v>14.690873579545455</c:v>
                </c:pt>
                <c:pt idx="11">
                  <c:v>13.888834635416666</c:v>
                </c:pt>
                <c:pt idx="12">
                  <c:v>13.15790264423077</c:v>
                </c:pt>
                <c:pt idx="13">
                  <c:v>12.5</c:v>
                </c:pt>
                <c:pt idx="14">
                  <c:v>11.900520833333333</c:v>
                </c:pt>
                <c:pt idx="15">
                  <c:v>11.3636474609375</c:v>
                </c:pt>
                <c:pt idx="16">
                  <c:v>10.869485294117647</c:v>
                </c:pt>
                <c:pt idx="17">
                  <c:v>10.416558159722221</c:v>
                </c:pt>
                <c:pt idx="18">
                  <c:v>10</c:v>
                </c:pt>
                <c:pt idx="19">
                  <c:v>9.6153320312500004</c:v>
                </c:pt>
                <c:pt idx="20">
                  <c:v>9.2592075892857135</c:v>
                </c:pt>
                <c:pt idx="21">
                  <c:v>8.9227627840909083</c:v>
                </c:pt>
                <c:pt idx="22">
                  <c:v>8.6206691576086953</c:v>
                </c:pt>
                <c:pt idx="23">
                  <c:v>8.3309733072916661</c:v>
                </c:pt>
                <c:pt idx="24">
                  <c:v>8.0623437500000001</c:v>
                </c:pt>
                <c:pt idx="25">
                  <c:v>7.8125</c:v>
                </c:pt>
                <c:pt idx="26">
                  <c:v>7.5757378472222223</c:v>
                </c:pt>
                <c:pt idx="27">
                  <c:v>7.3348214285714288</c:v>
                </c:pt>
                <c:pt idx="28">
                  <c:v>7.0939520474137927</c:v>
                </c:pt>
                <c:pt idx="29">
                  <c:v>6.8632161458333334</c:v>
                </c:pt>
                <c:pt idx="30">
                  <c:v>6.660849294354839</c:v>
                </c:pt>
                <c:pt idx="31">
                  <c:v>6.45001220703125</c:v>
                </c:pt>
                <c:pt idx="32">
                  <c:v>6.2731415719696972</c:v>
                </c:pt>
                <c:pt idx="33">
                  <c:v>6.0819163602941178</c:v>
                </c:pt>
                <c:pt idx="34">
                  <c:v>5.9244419642857142</c:v>
                </c:pt>
                <c:pt idx="35">
                  <c:v>5.767903645833333</c:v>
                </c:pt>
                <c:pt idx="36">
                  <c:v>5.6068412162162158</c:v>
                </c:pt>
                <c:pt idx="37">
                  <c:v>5.4638671875</c:v>
                </c:pt>
                <c:pt idx="38">
                  <c:v>5.3371394230769234</c:v>
                </c:pt>
                <c:pt idx="39">
                  <c:v>5.2088378906250004</c:v>
                </c:pt>
                <c:pt idx="40">
                  <c:v>5.0697408536585362</c:v>
                </c:pt>
                <c:pt idx="41">
                  <c:v>4.9483351934523814</c:v>
                </c:pt>
                <c:pt idx="42">
                  <c:v>4.8600109011627906</c:v>
                </c:pt>
                <c:pt idx="43">
                  <c:v>4.7572354403409092</c:v>
                </c:pt>
                <c:pt idx="44">
                  <c:v>4.6550781250000002</c:v>
                </c:pt>
                <c:pt idx="45">
                  <c:v>4.5192764945652177</c:v>
                </c:pt>
                <c:pt idx="46">
                  <c:v>4.4377077792553195</c:v>
                </c:pt>
                <c:pt idx="47">
                  <c:v>4.373453776041667</c:v>
                </c:pt>
                <c:pt idx="48">
                  <c:v>4.2907764668367347</c:v>
                </c:pt>
                <c:pt idx="49">
                  <c:v>4.2077734375000002</c:v>
                </c:pt>
                <c:pt idx="50">
                  <c:v>4.1076133578431371</c:v>
                </c:pt>
                <c:pt idx="51">
                  <c:v>4.0068359375</c:v>
                </c:pt>
                <c:pt idx="52">
                  <c:v>3.9331883844339623</c:v>
                </c:pt>
                <c:pt idx="53">
                  <c:v>3.8960865162037037</c:v>
                </c:pt>
                <c:pt idx="54">
                  <c:v>3.8384232954545454</c:v>
                </c:pt>
                <c:pt idx="55">
                  <c:v>3.7688685825892856</c:v>
                </c:pt>
                <c:pt idx="56">
                  <c:v>3.6998697916666665</c:v>
                </c:pt>
                <c:pt idx="57">
                  <c:v>3.6340584590517242</c:v>
                </c:pt>
                <c:pt idx="58">
                  <c:v>3.5552502648305087</c:v>
                </c:pt>
                <c:pt idx="59">
                  <c:v>3.4870442708333331</c:v>
                </c:pt>
                <c:pt idx="60">
                  <c:v>3.431576588114754</c:v>
                </c:pt>
                <c:pt idx="61">
                  <c:v>3.384545110887097</c:v>
                </c:pt>
                <c:pt idx="62">
                  <c:v>3.3538256448412698</c:v>
                </c:pt>
                <c:pt idx="63">
                  <c:v>3.3060302734375</c:v>
                </c:pt>
              </c:numCache>
            </c:numRef>
          </c:val>
          <c:smooth val="0"/>
          <c:extLst>
            <c:ext xmlns:c16="http://schemas.microsoft.com/office/drawing/2014/chart" uri="{C3380CC4-5D6E-409C-BE32-E72D297353CC}">
              <c16:uniqueId val="{00000000-6184-4394-A086-E38885AC9384}"/>
            </c:ext>
          </c:extLst>
        </c:ser>
        <c:ser>
          <c:idx val="1"/>
          <c:order val="1"/>
          <c:tx>
            <c:v>2 Queues</c:v>
          </c:tx>
          <c:spPr>
            <a:ln w="28575" cap="rnd">
              <a:solidFill>
                <a:schemeClr val="accent2"/>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performance'!$D$14:$BO$14</c:f>
              <c:numCache>
                <c:formatCode>General</c:formatCode>
                <c:ptCount val="64"/>
                <c:pt idx="0">
                  <c:v>71.427734375</c:v>
                </c:pt>
                <c:pt idx="1">
                  <c:v>62.4853515625</c:v>
                </c:pt>
                <c:pt idx="2">
                  <c:v>55.552734375</c:v>
                </c:pt>
                <c:pt idx="3">
                  <c:v>44.724609375</c:v>
                </c:pt>
                <c:pt idx="4">
                  <c:v>36.86328125</c:v>
                </c:pt>
                <c:pt idx="5">
                  <c:v>31.285481770833332</c:v>
                </c:pt>
                <c:pt idx="6">
                  <c:v>27.219308035714285</c:v>
                </c:pt>
                <c:pt idx="7">
                  <c:v>24.064453125</c:v>
                </c:pt>
                <c:pt idx="8">
                  <c:v>21.598090277777779</c:v>
                </c:pt>
                <c:pt idx="9">
                  <c:v>19.585156250000001</c:v>
                </c:pt>
                <c:pt idx="10">
                  <c:v>17.917613636363637</c:v>
                </c:pt>
                <c:pt idx="11">
                  <c:v>16.4716796875</c:v>
                </c:pt>
                <c:pt idx="12">
                  <c:v>15.29131610576923</c:v>
                </c:pt>
                <c:pt idx="13">
                  <c:v>14.282784598214286</c:v>
                </c:pt>
                <c:pt idx="14">
                  <c:v>13.370442708333334</c:v>
                </c:pt>
                <c:pt idx="15">
                  <c:v>12.565185546875</c:v>
                </c:pt>
                <c:pt idx="16">
                  <c:v>11.844554227941176</c:v>
                </c:pt>
                <c:pt idx="17">
                  <c:v>11.193142361111111</c:v>
                </c:pt>
                <c:pt idx="18">
                  <c:v>10.640522203947368</c:v>
                </c:pt>
                <c:pt idx="19">
                  <c:v>10.12099609375</c:v>
                </c:pt>
                <c:pt idx="20">
                  <c:v>9.6580171130952372</c:v>
                </c:pt>
                <c:pt idx="21">
                  <c:v>9.2356178977272734</c:v>
                </c:pt>
                <c:pt idx="22">
                  <c:v>8.8537703804347831</c:v>
                </c:pt>
                <c:pt idx="23">
                  <c:v>8.5030924479166661</c:v>
                </c:pt>
                <c:pt idx="24">
                  <c:v>8.1785156249999993</c:v>
                </c:pt>
                <c:pt idx="25">
                  <c:v>7.8801081730769234</c:v>
                </c:pt>
                <c:pt idx="26">
                  <c:v>7.6022858796296298</c:v>
                </c:pt>
                <c:pt idx="27">
                  <c:v>7.3446568080357144</c:v>
                </c:pt>
                <c:pt idx="28">
                  <c:v>7.1016971982758621</c:v>
                </c:pt>
                <c:pt idx="29">
                  <c:v>6.8729817708333334</c:v>
                </c:pt>
                <c:pt idx="30">
                  <c:v>6.670173891129032</c:v>
                </c:pt>
                <c:pt idx="31">
                  <c:v>6.4617919921875</c:v>
                </c:pt>
                <c:pt idx="32">
                  <c:v>6.2833214962121211</c:v>
                </c:pt>
                <c:pt idx="33">
                  <c:v>6.0855928308823533</c:v>
                </c:pt>
                <c:pt idx="34">
                  <c:v>5.9369977678571431</c:v>
                </c:pt>
                <c:pt idx="35">
                  <c:v>5.778157552083333</c:v>
                </c:pt>
                <c:pt idx="36">
                  <c:v>5.6088471283783781</c:v>
                </c:pt>
                <c:pt idx="37">
                  <c:v>5.4841694078947372</c:v>
                </c:pt>
                <c:pt idx="38">
                  <c:v>5.3459535256410255</c:v>
                </c:pt>
                <c:pt idx="39">
                  <c:v>5.21728515625</c:v>
                </c:pt>
                <c:pt idx="40">
                  <c:v>5.0652153201219514</c:v>
                </c:pt>
                <c:pt idx="41">
                  <c:v>4.9610770089285712</c:v>
                </c:pt>
                <c:pt idx="42">
                  <c:v>4.8667787063953485</c:v>
                </c:pt>
                <c:pt idx="43">
                  <c:v>4.7663796164772725</c:v>
                </c:pt>
                <c:pt idx="44">
                  <c:v>4.6631076388888886</c:v>
                </c:pt>
                <c:pt idx="45">
                  <c:v>4.5162618885869561</c:v>
                </c:pt>
                <c:pt idx="46">
                  <c:v>4.4525847739361701</c:v>
                </c:pt>
                <c:pt idx="47">
                  <c:v>4.381144205729167</c:v>
                </c:pt>
                <c:pt idx="48">
                  <c:v>4.2977519132653059</c:v>
                </c:pt>
                <c:pt idx="49">
                  <c:v>4.2157421875000001</c:v>
                </c:pt>
                <c:pt idx="50">
                  <c:v>4.108264399509804</c:v>
                </c:pt>
                <c:pt idx="51">
                  <c:v>4.004732572115385</c:v>
                </c:pt>
                <c:pt idx="52">
                  <c:v>3.9394162735849059</c:v>
                </c:pt>
                <c:pt idx="53">
                  <c:v>3.9088903356481484</c:v>
                </c:pt>
                <c:pt idx="54">
                  <c:v>3.8451349431818183</c:v>
                </c:pt>
                <c:pt idx="55">
                  <c:v>3.7752859933035716</c:v>
                </c:pt>
                <c:pt idx="56">
                  <c:v>3.7065515350877192</c:v>
                </c:pt>
                <c:pt idx="57">
                  <c:v>3.6371565193965516</c:v>
                </c:pt>
                <c:pt idx="58">
                  <c:v>3.5534626588983049</c:v>
                </c:pt>
                <c:pt idx="59">
                  <c:v>3.4878255208333333</c:v>
                </c:pt>
                <c:pt idx="60">
                  <c:v>3.432857325819672</c:v>
                </c:pt>
                <c:pt idx="61">
                  <c:v>3.3910660282258065</c:v>
                </c:pt>
                <c:pt idx="62">
                  <c:v>3.3631262400793651</c:v>
                </c:pt>
                <c:pt idx="63">
                  <c:v>3.312255859375</c:v>
                </c:pt>
              </c:numCache>
            </c:numRef>
          </c:val>
          <c:smooth val="0"/>
          <c:extLst>
            <c:ext xmlns:c16="http://schemas.microsoft.com/office/drawing/2014/chart" uri="{C3380CC4-5D6E-409C-BE32-E72D297353CC}">
              <c16:uniqueId val="{00000001-6184-4394-A086-E38885AC9384}"/>
            </c:ext>
          </c:extLst>
        </c:ser>
        <c:ser>
          <c:idx val="2"/>
          <c:order val="2"/>
          <c:tx>
            <c:v>4 Queues</c:v>
          </c:tx>
          <c:spPr>
            <a:ln w="28575" cap="rnd">
              <a:solidFill>
                <a:schemeClr val="accent3"/>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performance'!$D$13:$BO$13</c:f>
              <c:numCache>
                <c:formatCode>General</c:formatCode>
                <c:ptCount val="64"/>
                <c:pt idx="0">
                  <c:v>121.326171875</c:v>
                </c:pt>
                <c:pt idx="1">
                  <c:v>78.4560546875</c:v>
                </c:pt>
                <c:pt idx="2">
                  <c:v>57.150390625</c:v>
                </c:pt>
                <c:pt idx="3">
                  <c:v>44.91552734375</c:v>
                </c:pt>
                <c:pt idx="4">
                  <c:v>36.930078125000001</c:v>
                </c:pt>
                <c:pt idx="5">
                  <c:v>31.341796875</c:v>
                </c:pt>
                <c:pt idx="6">
                  <c:v>27.313058035714285</c:v>
                </c:pt>
                <c:pt idx="7">
                  <c:v>24.23095703125</c:v>
                </c:pt>
                <c:pt idx="8">
                  <c:v>21.723524305555557</c:v>
                </c:pt>
                <c:pt idx="9">
                  <c:v>19.7109375</c:v>
                </c:pt>
                <c:pt idx="10">
                  <c:v>17.962713068181817</c:v>
                </c:pt>
                <c:pt idx="11">
                  <c:v>16.539225260416668</c:v>
                </c:pt>
                <c:pt idx="12">
                  <c:v>15.334885817307692</c:v>
                </c:pt>
                <c:pt idx="13">
                  <c:v>14.285295758928571</c:v>
                </c:pt>
                <c:pt idx="14">
                  <c:v>13.35390625</c:v>
                </c:pt>
                <c:pt idx="15">
                  <c:v>12.5709228515625</c:v>
                </c:pt>
                <c:pt idx="16">
                  <c:v>11.846622242647058</c:v>
                </c:pt>
                <c:pt idx="17">
                  <c:v>11.211046006944445</c:v>
                </c:pt>
                <c:pt idx="18">
                  <c:v>10.627364309210526</c:v>
                </c:pt>
                <c:pt idx="19">
                  <c:v>10.132421875</c:v>
                </c:pt>
                <c:pt idx="20">
                  <c:v>9.6697358630952372</c:v>
                </c:pt>
                <c:pt idx="21">
                  <c:v>9.2430752840909083</c:v>
                </c:pt>
                <c:pt idx="22">
                  <c:v>8.8536005434782616</c:v>
                </c:pt>
                <c:pt idx="23">
                  <c:v>8.501220703125</c:v>
                </c:pt>
                <c:pt idx="24">
                  <c:v>8.1791406250000005</c:v>
                </c:pt>
                <c:pt idx="25">
                  <c:v>7.8794320913461542</c:v>
                </c:pt>
                <c:pt idx="26">
                  <c:v>7.6020688657407405</c:v>
                </c:pt>
                <c:pt idx="27">
                  <c:v>7.3447265625</c:v>
                </c:pt>
                <c:pt idx="28">
                  <c:v>7.1019665948275863</c:v>
                </c:pt>
                <c:pt idx="29">
                  <c:v>6.8731119791666666</c:v>
                </c:pt>
                <c:pt idx="30">
                  <c:v>6.669984879032258</c:v>
                </c:pt>
                <c:pt idx="31">
                  <c:v>6.46295166015625</c:v>
                </c:pt>
                <c:pt idx="32">
                  <c:v>6.2837949810606064</c:v>
                </c:pt>
                <c:pt idx="33">
                  <c:v>6.0851332720588234</c:v>
                </c:pt>
                <c:pt idx="34">
                  <c:v>5.9369419642857144</c:v>
                </c:pt>
                <c:pt idx="35">
                  <c:v>5.7777235243055554</c:v>
                </c:pt>
                <c:pt idx="36">
                  <c:v>5.6081608952702702</c:v>
                </c:pt>
                <c:pt idx="37">
                  <c:v>5.4837068256578947</c:v>
                </c:pt>
                <c:pt idx="38">
                  <c:v>5.3457532051282053</c:v>
                </c:pt>
                <c:pt idx="39">
                  <c:v>5.2187011718749998</c:v>
                </c:pt>
                <c:pt idx="40">
                  <c:v>5.0642149390243905</c:v>
                </c:pt>
                <c:pt idx="41">
                  <c:v>4.9648902529761907</c:v>
                </c:pt>
                <c:pt idx="42">
                  <c:v>4.8670512354651159</c:v>
                </c:pt>
                <c:pt idx="43">
                  <c:v>4.7647372159090908</c:v>
                </c:pt>
                <c:pt idx="44">
                  <c:v>4.6630642361111114</c:v>
                </c:pt>
                <c:pt idx="45">
                  <c:v>4.5148607336956523</c:v>
                </c:pt>
                <c:pt idx="46">
                  <c:v>4.4539561170212769</c:v>
                </c:pt>
                <c:pt idx="47">
                  <c:v>4.381062825520833</c:v>
                </c:pt>
                <c:pt idx="48">
                  <c:v>4.2981505102040813</c:v>
                </c:pt>
                <c:pt idx="49">
                  <c:v>4.2163281250000004</c:v>
                </c:pt>
                <c:pt idx="50">
                  <c:v>4.1068474264705879</c:v>
                </c:pt>
                <c:pt idx="51">
                  <c:v>4.0041691706730766</c:v>
                </c:pt>
                <c:pt idx="52">
                  <c:v>3.9398953419811322</c:v>
                </c:pt>
                <c:pt idx="53">
                  <c:v>3.9088903356481484</c:v>
                </c:pt>
                <c:pt idx="54">
                  <c:v>3.8452414772727272</c:v>
                </c:pt>
                <c:pt idx="55">
                  <c:v>3.7749720982142856</c:v>
                </c:pt>
                <c:pt idx="56">
                  <c:v>3.7067913925438596</c:v>
                </c:pt>
                <c:pt idx="57">
                  <c:v>3.6372238685344827</c:v>
                </c:pt>
                <c:pt idx="58">
                  <c:v>3.5532309322033897</c:v>
                </c:pt>
                <c:pt idx="59">
                  <c:v>3.4876627604166668</c:v>
                </c:pt>
                <c:pt idx="60">
                  <c:v>3.4327612704918034</c:v>
                </c:pt>
                <c:pt idx="61">
                  <c:v>3.3921055947580645</c:v>
                </c:pt>
                <c:pt idx="62">
                  <c:v>3.3636222718253967</c:v>
                </c:pt>
                <c:pt idx="63">
                  <c:v>3.3121337890625</c:v>
                </c:pt>
              </c:numCache>
            </c:numRef>
          </c:val>
          <c:smooth val="0"/>
          <c:extLst>
            <c:ext xmlns:c16="http://schemas.microsoft.com/office/drawing/2014/chart" uri="{C3380CC4-5D6E-409C-BE32-E72D297353CC}">
              <c16:uniqueId val="{00000002-6184-4394-A086-E38885AC9384}"/>
            </c:ext>
          </c:extLst>
        </c:ser>
        <c:ser>
          <c:idx val="3"/>
          <c:order val="3"/>
          <c:tx>
            <c:v>8 Queues</c:v>
          </c:tx>
          <c:spPr>
            <a:ln w="28575" cap="rnd">
              <a:solidFill>
                <a:schemeClr val="accent4"/>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performance'!$D$12:$BO$12</c:f>
              <c:numCache>
                <c:formatCode>General</c:formatCode>
                <c:ptCount val="64"/>
                <c:pt idx="0">
                  <c:v>82.984375</c:v>
                </c:pt>
                <c:pt idx="1">
                  <c:v>78.0849609375</c:v>
                </c:pt>
                <c:pt idx="2">
                  <c:v>56.911458333333336</c:v>
                </c:pt>
                <c:pt idx="3">
                  <c:v>44.61328125</c:v>
                </c:pt>
                <c:pt idx="4">
                  <c:v>36.732031249999999</c:v>
                </c:pt>
                <c:pt idx="5">
                  <c:v>31.1875</c:v>
                </c:pt>
                <c:pt idx="6">
                  <c:v>27.130022321428573</c:v>
                </c:pt>
                <c:pt idx="7">
                  <c:v>23.994140625</c:v>
                </c:pt>
                <c:pt idx="8">
                  <c:v>21.504557291666668</c:v>
                </c:pt>
                <c:pt idx="9">
                  <c:v>19.491406250000001</c:v>
                </c:pt>
                <c:pt idx="10">
                  <c:v>17.822798295454547</c:v>
                </c:pt>
                <c:pt idx="11">
                  <c:v>16.4208984375</c:v>
                </c:pt>
                <c:pt idx="12">
                  <c:v>15.220853365384615</c:v>
                </c:pt>
                <c:pt idx="13">
                  <c:v>14.185267857142858</c:v>
                </c:pt>
                <c:pt idx="14">
                  <c:v>13.279817708333333</c:v>
                </c:pt>
                <c:pt idx="15">
                  <c:v>12.4862060546875</c:v>
                </c:pt>
                <c:pt idx="16">
                  <c:v>11.784926470588236</c:v>
                </c:pt>
                <c:pt idx="17">
                  <c:v>11.153537326388889</c:v>
                </c:pt>
                <c:pt idx="18">
                  <c:v>10.588404605263158</c:v>
                </c:pt>
                <c:pt idx="19">
                  <c:v>10.077832031250001</c:v>
                </c:pt>
                <c:pt idx="20">
                  <c:v>9.6145833333333339</c:v>
                </c:pt>
                <c:pt idx="21">
                  <c:v>9.1917613636363633</c:v>
                </c:pt>
                <c:pt idx="22">
                  <c:v>8.805027173913043</c:v>
                </c:pt>
                <c:pt idx="23">
                  <c:v>8.4503580729166661</c:v>
                </c:pt>
                <c:pt idx="24">
                  <c:v>8.1232031249999999</c:v>
                </c:pt>
                <c:pt idx="25">
                  <c:v>7.8225661057692308</c:v>
                </c:pt>
                <c:pt idx="26">
                  <c:v>7.5405092592592595</c:v>
                </c:pt>
                <c:pt idx="27">
                  <c:v>7.2815290178571432</c:v>
                </c:pt>
                <c:pt idx="28">
                  <c:v>7.0420258620689653</c:v>
                </c:pt>
                <c:pt idx="29">
                  <c:v>6.8159505208333337</c:v>
                </c:pt>
                <c:pt idx="30">
                  <c:v>6.610509072580645</c:v>
                </c:pt>
                <c:pt idx="31">
                  <c:v>6.407470703125</c:v>
                </c:pt>
                <c:pt idx="32">
                  <c:v>6.2236624053030303</c:v>
                </c:pt>
                <c:pt idx="33">
                  <c:v>6.0428538602941178</c:v>
                </c:pt>
                <c:pt idx="34">
                  <c:v>5.8820870535714285</c:v>
                </c:pt>
                <c:pt idx="35">
                  <c:v>5.7233615451388893</c:v>
                </c:pt>
                <c:pt idx="36">
                  <c:v>5.5671980574324325</c:v>
                </c:pt>
                <c:pt idx="37">
                  <c:v>5.4268606085526319</c:v>
                </c:pt>
                <c:pt idx="38">
                  <c:v>5.2948217147435894</c:v>
                </c:pt>
                <c:pt idx="39">
                  <c:v>5.166259765625</c:v>
                </c:pt>
                <c:pt idx="40">
                  <c:v>5.0337747713414638</c:v>
                </c:pt>
                <c:pt idx="41">
                  <c:v>4.9244326636904763</c:v>
                </c:pt>
                <c:pt idx="42">
                  <c:v>4.8160882994186043</c:v>
                </c:pt>
                <c:pt idx="43">
                  <c:v>4.71337890625</c:v>
                </c:pt>
                <c:pt idx="44">
                  <c:v>4.6095052083333332</c:v>
                </c:pt>
                <c:pt idx="45">
                  <c:v>4.4951171875</c:v>
                </c:pt>
                <c:pt idx="46">
                  <c:v>4.4144365026595747</c:v>
                </c:pt>
                <c:pt idx="47">
                  <c:v>4.332275390625</c:v>
                </c:pt>
                <c:pt idx="48">
                  <c:v>4.2468510841836737</c:v>
                </c:pt>
                <c:pt idx="49">
                  <c:v>4.1651171874999999</c:v>
                </c:pt>
                <c:pt idx="50">
                  <c:v>4.071423100490196</c:v>
                </c:pt>
                <c:pt idx="51">
                  <c:v>3.9884690504807692</c:v>
                </c:pt>
                <c:pt idx="52">
                  <c:v>3.9214696344339623</c:v>
                </c:pt>
                <c:pt idx="53">
                  <c:v>3.8627387152777777</c:v>
                </c:pt>
                <c:pt idx="54">
                  <c:v>3.7975852272727271</c:v>
                </c:pt>
                <c:pt idx="55">
                  <c:v>3.7303292410714284</c:v>
                </c:pt>
                <c:pt idx="56">
                  <c:v>3.6637541118421053</c:v>
                </c:pt>
                <c:pt idx="57">
                  <c:v>3.5983970905172415</c:v>
                </c:pt>
                <c:pt idx="58">
                  <c:v>3.531779661016949</c:v>
                </c:pt>
                <c:pt idx="59">
                  <c:v>3.4724609375000002</c:v>
                </c:pt>
                <c:pt idx="60">
                  <c:v>3.4174884733606556</c:v>
                </c:pt>
                <c:pt idx="61">
                  <c:v>3.3694556451612905</c:v>
                </c:pt>
                <c:pt idx="62">
                  <c:v>3.3250248015873014</c:v>
                </c:pt>
                <c:pt idx="63">
                  <c:v>3.274627685546875</c:v>
                </c:pt>
              </c:numCache>
            </c:numRef>
          </c:val>
          <c:smooth val="0"/>
          <c:extLst>
            <c:ext xmlns:c16="http://schemas.microsoft.com/office/drawing/2014/chart" uri="{C3380CC4-5D6E-409C-BE32-E72D297353CC}">
              <c16:uniqueId val="{00000003-6184-4394-A086-E38885AC9384}"/>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H2C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'H2C performance'!$C$10</c:f>
              <c:strCache>
                <c:ptCount val="1"/>
                <c:pt idx="0">
                  <c:v>1 Queue</c:v>
                </c:pt>
              </c:strCache>
            </c:strRef>
          </c:tx>
          <c:spPr>
            <a:ln w="28575" cap="rnd">
              <a:solidFill>
                <a:schemeClr val="accent1"/>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performance'!$D$10:$BO$10</c:f>
              <c:numCache>
                <c:formatCode>General</c:formatCode>
                <c:ptCount val="64"/>
                <c:pt idx="0">
                  <c:v>25.425999999999998</c:v>
                </c:pt>
                <c:pt idx="1">
                  <c:v>50.344999999999999</c:v>
                </c:pt>
                <c:pt idx="2">
                  <c:v>72.570999999999998</c:v>
                </c:pt>
                <c:pt idx="3">
                  <c:v>86.488</c:v>
                </c:pt>
                <c:pt idx="4">
                  <c:v>98.171000000000006</c:v>
                </c:pt>
                <c:pt idx="5">
                  <c:v>99.138000000000005</c:v>
                </c:pt>
                <c:pt idx="6">
                  <c:v>100.179</c:v>
                </c:pt>
                <c:pt idx="7">
                  <c:v>99.92</c:v>
                </c:pt>
                <c:pt idx="8">
                  <c:v>99.762</c:v>
                </c:pt>
                <c:pt idx="9">
                  <c:v>99.608999999999995</c:v>
                </c:pt>
                <c:pt idx="10">
                  <c:v>99.47</c:v>
                </c:pt>
                <c:pt idx="11">
                  <c:v>100.056</c:v>
                </c:pt>
                <c:pt idx="12">
                  <c:v>99.888999999999996</c:v>
                </c:pt>
                <c:pt idx="13">
                  <c:v>99.858000000000004</c:v>
                </c:pt>
                <c:pt idx="14">
                  <c:v>99.759</c:v>
                </c:pt>
                <c:pt idx="15">
                  <c:v>99.594999999999999</c:v>
                </c:pt>
                <c:pt idx="16">
                  <c:v>100.10599999999999</c:v>
                </c:pt>
                <c:pt idx="17">
                  <c:v>99.956000000000003</c:v>
                </c:pt>
                <c:pt idx="18">
                  <c:v>99.906000000000006</c:v>
                </c:pt>
                <c:pt idx="19">
                  <c:v>99.775000000000006</c:v>
                </c:pt>
                <c:pt idx="20">
                  <c:v>99.751000000000005</c:v>
                </c:pt>
                <c:pt idx="21">
                  <c:v>100.00700000000001</c:v>
                </c:pt>
                <c:pt idx="22">
                  <c:v>100.042</c:v>
                </c:pt>
                <c:pt idx="23">
                  <c:v>99.86</c:v>
                </c:pt>
                <c:pt idx="24">
                  <c:v>99.887</c:v>
                </c:pt>
                <c:pt idx="25">
                  <c:v>99.834999999999994</c:v>
                </c:pt>
                <c:pt idx="26">
                  <c:v>99.974999999999994</c:v>
                </c:pt>
                <c:pt idx="27">
                  <c:v>99.989000000000004</c:v>
                </c:pt>
                <c:pt idx="28">
                  <c:v>99.891999999999996</c:v>
                </c:pt>
                <c:pt idx="29">
                  <c:v>99.896000000000001</c:v>
                </c:pt>
                <c:pt idx="30">
                  <c:v>99.784999999999997</c:v>
                </c:pt>
                <c:pt idx="31">
                  <c:v>100.03400000000001</c:v>
                </c:pt>
                <c:pt idx="32">
                  <c:v>100.023</c:v>
                </c:pt>
                <c:pt idx="33">
                  <c:v>99.981999999999999</c:v>
                </c:pt>
                <c:pt idx="34">
                  <c:v>99.763999999999996</c:v>
                </c:pt>
                <c:pt idx="35">
                  <c:v>99.826999999999998</c:v>
                </c:pt>
                <c:pt idx="36">
                  <c:v>100.021</c:v>
                </c:pt>
                <c:pt idx="37">
                  <c:v>99.912000000000006</c:v>
                </c:pt>
                <c:pt idx="38">
                  <c:v>99.984999999999999</c:v>
                </c:pt>
                <c:pt idx="39">
                  <c:v>99.941000000000003</c:v>
                </c:pt>
                <c:pt idx="40">
                  <c:v>99.900999999999996</c:v>
                </c:pt>
                <c:pt idx="41">
                  <c:v>100.042</c:v>
                </c:pt>
                <c:pt idx="42">
                  <c:v>100.012</c:v>
                </c:pt>
                <c:pt idx="43">
                  <c:v>99.96</c:v>
                </c:pt>
                <c:pt idx="44">
                  <c:v>99.900999999999996</c:v>
                </c:pt>
                <c:pt idx="45">
                  <c:v>99.86</c:v>
                </c:pt>
                <c:pt idx="46">
                  <c:v>100.041</c:v>
                </c:pt>
                <c:pt idx="47">
                  <c:v>99.861999999999995</c:v>
                </c:pt>
                <c:pt idx="48">
                  <c:v>99.947999999999993</c:v>
                </c:pt>
                <c:pt idx="49">
                  <c:v>99.94</c:v>
                </c:pt>
                <c:pt idx="50">
                  <c:v>99.837999999999994</c:v>
                </c:pt>
                <c:pt idx="51">
                  <c:v>100.032</c:v>
                </c:pt>
                <c:pt idx="52">
                  <c:v>100.001</c:v>
                </c:pt>
                <c:pt idx="53">
                  <c:v>99.974999999999994</c:v>
                </c:pt>
                <c:pt idx="54">
                  <c:v>99.917000000000002</c:v>
                </c:pt>
                <c:pt idx="55">
                  <c:v>99.914000000000001</c:v>
                </c:pt>
                <c:pt idx="56">
                  <c:v>99.926000000000002</c:v>
                </c:pt>
                <c:pt idx="57">
                  <c:v>99.998999999999995</c:v>
                </c:pt>
                <c:pt idx="58">
                  <c:v>99.978999999999999</c:v>
                </c:pt>
                <c:pt idx="59">
                  <c:v>99.938999999999993</c:v>
                </c:pt>
                <c:pt idx="60">
                  <c:v>99.926000000000002</c:v>
                </c:pt>
                <c:pt idx="61">
                  <c:v>100.02200000000001</c:v>
                </c:pt>
                <c:pt idx="62">
                  <c:v>99.99</c:v>
                </c:pt>
                <c:pt idx="63">
                  <c:v>99.947999999999993</c:v>
                </c:pt>
              </c:numCache>
            </c:numRef>
          </c:val>
          <c:smooth val="0"/>
          <c:extLst>
            <c:ext xmlns:c16="http://schemas.microsoft.com/office/drawing/2014/chart" uri="{C3380CC4-5D6E-409C-BE32-E72D297353CC}">
              <c16:uniqueId val="{00000000-1817-4EB8-B696-0396662E4691}"/>
            </c:ext>
          </c:extLst>
        </c:ser>
        <c:ser>
          <c:idx val="1"/>
          <c:order val="1"/>
          <c:tx>
            <c:strRef>
              <c:f>'H2C performance'!$C$9</c:f>
              <c:strCache>
                <c:ptCount val="1"/>
                <c:pt idx="0">
                  <c:v>2 Queues</c:v>
                </c:pt>
              </c:strCache>
            </c:strRef>
          </c:tx>
          <c:spPr>
            <a:ln w="28575" cap="rnd">
              <a:solidFill>
                <a:schemeClr val="accent2"/>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performance'!$D$9:$BO$9</c:f>
              <c:numCache>
                <c:formatCode>General</c:formatCode>
                <c:ptCount val="64"/>
                <c:pt idx="0">
                  <c:v>45.817</c:v>
                </c:pt>
                <c:pt idx="1">
                  <c:v>83.007000000000005</c:v>
                </c:pt>
                <c:pt idx="2">
                  <c:v>96.653000000000006</c:v>
                </c:pt>
                <c:pt idx="3">
                  <c:v>99.977000000000004</c:v>
                </c:pt>
                <c:pt idx="4">
                  <c:v>98.933999999999997</c:v>
                </c:pt>
                <c:pt idx="5">
                  <c:v>99.388999999999996</c:v>
                </c:pt>
                <c:pt idx="6">
                  <c:v>100.462</c:v>
                </c:pt>
                <c:pt idx="7">
                  <c:v>100.13800000000001</c:v>
                </c:pt>
                <c:pt idx="8">
                  <c:v>99.972999999999999</c:v>
                </c:pt>
                <c:pt idx="9">
                  <c:v>99.777000000000001</c:v>
                </c:pt>
                <c:pt idx="10">
                  <c:v>99.662000000000006</c:v>
                </c:pt>
                <c:pt idx="11">
                  <c:v>100.267</c:v>
                </c:pt>
                <c:pt idx="12">
                  <c:v>100.10599999999999</c:v>
                </c:pt>
                <c:pt idx="13">
                  <c:v>99.998000000000005</c:v>
                </c:pt>
                <c:pt idx="14">
                  <c:v>99.775999999999996</c:v>
                </c:pt>
                <c:pt idx="15">
                  <c:v>99.816000000000003</c:v>
                </c:pt>
                <c:pt idx="16">
                  <c:v>100.184</c:v>
                </c:pt>
                <c:pt idx="17">
                  <c:v>100.05</c:v>
                </c:pt>
                <c:pt idx="18">
                  <c:v>99.926000000000002</c:v>
                </c:pt>
                <c:pt idx="19">
                  <c:v>99.938999999999993</c:v>
                </c:pt>
                <c:pt idx="20">
                  <c:v>99.778000000000006</c:v>
                </c:pt>
                <c:pt idx="21">
                  <c:v>100.134</c:v>
                </c:pt>
                <c:pt idx="22">
                  <c:v>100.047</c:v>
                </c:pt>
                <c:pt idx="23">
                  <c:v>100.003</c:v>
                </c:pt>
                <c:pt idx="24">
                  <c:v>99.941999999999993</c:v>
                </c:pt>
                <c:pt idx="25">
                  <c:v>99.891000000000005</c:v>
                </c:pt>
                <c:pt idx="26">
                  <c:v>100.102</c:v>
                </c:pt>
                <c:pt idx="27">
                  <c:v>100.00700000000001</c:v>
                </c:pt>
                <c:pt idx="28">
                  <c:v>100.01300000000001</c:v>
                </c:pt>
                <c:pt idx="29">
                  <c:v>99.938999999999993</c:v>
                </c:pt>
                <c:pt idx="30">
                  <c:v>99.887</c:v>
                </c:pt>
                <c:pt idx="31">
                  <c:v>100.10299999999999</c:v>
                </c:pt>
                <c:pt idx="32">
                  <c:v>100.024</c:v>
                </c:pt>
                <c:pt idx="33">
                  <c:v>99.991</c:v>
                </c:pt>
                <c:pt idx="34">
                  <c:v>99.966999999999999</c:v>
                </c:pt>
                <c:pt idx="35">
                  <c:v>99.915000000000006</c:v>
                </c:pt>
                <c:pt idx="36">
                  <c:v>100.024</c:v>
                </c:pt>
                <c:pt idx="37">
                  <c:v>100.029</c:v>
                </c:pt>
                <c:pt idx="38">
                  <c:v>99.998999999999995</c:v>
                </c:pt>
                <c:pt idx="39">
                  <c:v>99.941000000000003</c:v>
                </c:pt>
                <c:pt idx="40">
                  <c:v>99.921000000000006</c:v>
                </c:pt>
                <c:pt idx="41">
                  <c:v>100.05200000000001</c:v>
                </c:pt>
                <c:pt idx="42">
                  <c:v>100.042</c:v>
                </c:pt>
                <c:pt idx="43">
                  <c:v>99.962999999999994</c:v>
                </c:pt>
                <c:pt idx="44">
                  <c:v>99.97</c:v>
                </c:pt>
                <c:pt idx="45">
                  <c:v>99.900999999999996</c:v>
                </c:pt>
                <c:pt idx="46">
                  <c:v>100.07</c:v>
                </c:pt>
                <c:pt idx="47">
                  <c:v>100.032</c:v>
                </c:pt>
                <c:pt idx="48">
                  <c:v>99.951999999999998</c:v>
                </c:pt>
                <c:pt idx="49">
                  <c:v>99.941999999999993</c:v>
                </c:pt>
                <c:pt idx="50">
                  <c:v>99.933999999999997</c:v>
                </c:pt>
                <c:pt idx="51">
                  <c:v>100.05800000000001</c:v>
                </c:pt>
                <c:pt idx="52">
                  <c:v>100.02</c:v>
                </c:pt>
                <c:pt idx="53">
                  <c:v>99.974999999999994</c:v>
                </c:pt>
                <c:pt idx="54">
                  <c:v>99.972999999999999</c:v>
                </c:pt>
                <c:pt idx="55">
                  <c:v>99.941000000000003</c:v>
                </c:pt>
                <c:pt idx="56">
                  <c:v>99.992999999999995</c:v>
                </c:pt>
                <c:pt idx="57">
                  <c:v>100.014</c:v>
                </c:pt>
                <c:pt idx="58">
                  <c:v>100</c:v>
                </c:pt>
                <c:pt idx="59">
                  <c:v>99.944999999999993</c:v>
                </c:pt>
                <c:pt idx="60">
                  <c:v>99.941999999999993</c:v>
                </c:pt>
                <c:pt idx="61">
                  <c:v>100.057</c:v>
                </c:pt>
                <c:pt idx="62">
                  <c:v>100.01900000000001</c:v>
                </c:pt>
                <c:pt idx="63">
                  <c:v>99.983000000000004</c:v>
                </c:pt>
              </c:numCache>
            </c:numRef>
          </c:val>
          <c:smooth val="0"/>
          <c:extLst>
            <c:ext xmlns:c16="http://schemas.microsoft.com/office/drawing/2014/chart" uri="{C3380CC4-5D6E-409C-BE32-E72D297353CC}">
              <c16:uniqueId val="{00000001-1817-4EB8-B696-0396662E4691}"/>
            </c:ext>
          </c:extLst>
        </c:ser>
        <c:ser>
          <c:idx val="2"/>
          <c:order val="2"/>
          <c:tx>
            <c:strRef>
              <c:f>'H2C performance'!$C$8</c:f>
              <c:strCache>
                <c:ptCount val="1"/>
                <c:pt idx="0">
                  <c:v>4 Queues</c:v>
                </c:pt>
              </c:strCache>
            </c:strRef>
          </c:tx>
          <c:spPr>
            <a:ln w="28575" cap="rnd">
              <a:solidFill>
                <a:srgbClr val="00B050"/>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performance'!$D$8:$BO$8</c:f>
              <c:numCache>
                <c:formatCode>General</c:formatCode>
                <c:ptCount val="64"/>
                <c:pt idx="0">
                  <c:v>68.438999999999993</c:v>
                </c:pt>
                <c:pt idx="1">
                  <c:v>87.546999999999997</c:v>
                </c:pt>
                <c:pt idx="2">
                  <c:v>96.659000000000006</c:v>
                </c:pt>
                <c:pt idx="3">
                  <c:v>100.149</c:v>
                </c:pt>
                <c:pt idx="4">
                  <c:v>99.003</c:v>
                </c:pt>
                <c:pt idx="5">
                  <c:v>99.61</c:v>
                </c:pt>
                <c:pt idx="6">
                  <c:v>100.474</c:v>
                </c:pt>
                <c:pt idx="7">
                  <c:v>100.28</c:v>
                </c:pt>
                <c:pt idx="8">
                  <c:v>99.974000000000004</c:v>
                </c:pt>
                <c:pt idx="9">
                  <c:v>99.94</c:v>
                </c:pt>
                <c:pt idx="10">
                  <c:v>99.8</c:v>
                </c:pt>
                <c:pt idx="11">
                  <c:v>100.27</c:v>
                </c:pt>
                <c:pt idx="12">
                  <c:v>100.10599999999999</c:v>
                </c:pt>
                <c:pt idx="13">
                  <c:v>100.006</c:v>
                </c:pt>
                <c:pt idx="14">
                  <c:v>99.938999999999993</c:v>
                </c:pt>
                <c:pt idx="15">
                  <c:v>99.870999999999995</c:v>
                </c:pt>
                <c:pt idx="16">
                  <c:v>100.238</c:v>
                </c:pt>
                <c:pt idx="17">
                  <c:v>100.11799999999999</c:v>
                </c:pt>
                <c:pt idx="18">
                  <c:v>100.029</c:v>
                </c:pt>
                <c:pt idx="19">
                  <c:v>99.941000000000003</c:v>
                </c:pt>
                <c:pt idx="20">
                  <c:v>99.778999999999996</c:v>
                </c:pt>
                <c:pt idx="21">
                  <c:v>100.187</c:v>
                </c:pt>
                <c:pt idx="22">
                  <c:v>100.09699999999999</c:v>
                </c:pt>
                <c:pt idx="23">
                  <c:v>100.033</c:v>
                </c:pt>
                <c:pt idx="24">
                  <c:v>99.941999999999993</c:v>
                </c:pt>
                <c:pt idx="25">
                  <c:v>99.893000000000001</c:v>
                </c:pt>
                <c:pt idx="26">
                  <c:v>100.152</c:v>
                </c:pt>
                <c:pt idx="27">
                  <c:v>100.00700000000001</c:v>
                </c:pt>
                <c:pt idx="28">
                  <c:v>100.015</c:v>
                </c:pt>
                <c:pt idx="29">
                  <c:v>99.938999999999993</c:v>
                </c:pt>
                <c:pt idx="30">
                  <c:v>99.918000000000006</c:v>
                </c:pt>
                <c:pt idx="31">
                  <c:v>100.13</c:v>
                </c:pt>
                <c:pt idx="32">
                  <c:v>100.024</c:v>
                </c:pt>
                <c:pt idx="33">
                  <c:v>99.99</c:v>
                </c:pt>
                <c:pt idx="34">
                  <c:v>99.966999999999999</c:v>
                </c:pt>
                <c:pt idx="35">
                  <c:v>99.930999999999997</c:v>
                </c:pt>
                <c:pt idx="36">
                  <c:v>100.071</c:v>
                </c:pt>
                <c:pt idx="37">
                  <c:v>100.03</c:v>
                </c:pt>
                <c:pt idx="38">
                  <c:v>99.998000000000005</c:v>
                </c:pt>
                <c:pt idx="39">
                  <c:v>99.983999999999995</c:v>
                </c:pt>
                <c:pt idx="40">
                  <c:v>99.942999999999998</c:v>
                </c:pt>
                <c:pt idx="41">
                  <c:v>100.09</c:v>
                </c:pt>
                <c:pt idx="42">
                  <c:v>100.04</c:v>
                </c:pt>
                <c:pt idx="43">
                  <c:v>100.017</c:v>
                </c:pt>
                <c:pt idx="44">
                  <c:v>99.972999999999999</c:v>
                </c:pt>
                <c:pt idx="45">
                  <c:v>99.945999999999998</c:v>
                </c:pt>
                <c:pt idx="46">
                  <c:v>100.087</c:v>
                </c:pt>
                <c:pt idx="47">
                  <c:v>100.03400000000001</c:v>
                </c:pt>
                <c:pt idx="48">
                  <c:v>100.006</c:v>
                </c:pt>
                <c:pt idx="49">
                  <c:v>99.941999999999993</c:v>
                </c:pt>
                <c:pt idx="50">
                  <c:v>99.936999999999998</c:v>
                </c:pt>
                <c:pt idx="51">
                  <c:v>100.06699999999999</c:v>
                </c:pt>
                <c:pt idx="52">
                  <c:v>100.03400000000001</c:v>
                </c:pt>
                <c:pt idx="53">
                  <c:v>99.974999999999994</c:v>
                </c:pt>
                <c:pt idx="54">
                  <c:v>99.983999999999995</c:v>
                </c:pt>
                <c:pt idx="55">
                  <c:v>99.956000000000003</c:v>
                </c:pt>
                <c:pt idx="56">
                  <c:v>100.06</c:v>
                </c:pt>
                <c:pt idx="57">
                  <c:v>100.03700000000001</c:v>
                </c:pt>
                <c:pt idx="58">
                  <c:v>100.012</c:v>
                </c:pt>
                <c:pt idx="59">
                  <c:v>99.986000000000004</c:v>
                </c:pt>
                <c:pt idx="60">
                  <c:v>99.941999999999993</c:v>
                </c:pt>
                <c:pt idx="61">
                  <c:v>100.05500000000001</c:v>
                </c:pt>
                <c:pt idx="62">
                  <c:v>100.03100000000001</c:v>
                </c:pt>
                <c:pt idx="63">
                  <c:v>100.01300000000001</c:v>
                </c:pt>
              </c:numCache>
            </c:numRef>
          </c:val>
          <c:smooth val="0"/>
          <c:extLst>
            <c:ext xmlns:c16="http://schemas.microsoft.com/office/drawing/2014/chart" uri="{C3380CC4-5D6E-409C-BE32-E72D297353CC}">
              <c16:uniqueId val="{00000002-1817-4EB8-B696-0396662E4691}"/>
            </c:ext>
          </c:extLst>
        </c:ser>
        <c:ser>
          <c:idx val="3"/>
          <c:order val="3"/>
          <c:tx>
            <c:strRef>
              <c:f>'H2C performance'!$C$7</c:f>
              <c:strCache>
                <c:ptCount val="1"/>
                <c:pt idx="0">
                  <c:v>8 Queues</c:v>
                </c:pt>
              </c:strCache>
            </c:strRef>
          </c:tx>
          <c:spPr>
            <a:ln w="28575" cap="rnd">
              <a:solidFill>
                <a:schemeClr val="accent4"/>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performance'!$D$7:$BO$7</c:f>
              <c:numCache>
                <c:formatCode>General</c:formatCode>
                <c:ptCount val="64"/>
                <c:pt idx="0">
                  <c:v>68.488</c:v>
                </c:pt>
                <c:pt idx="1">
                  <c:v>87.614000000000004</c:v>
                </c:pt>
                <c:pt idx="2">
                  <c:v>96.742000000000004</c:v>
                </c:pt>
                <c:pt idx="3">
                  <c:v>100.26</c:v>
                </c:pt>
                <c:pt idx="4">
                  <c:v>99.167000000000002</c:v>
                </c:pt>
                <c:pt idx="5">
                  <c:v>99.679000000000002</c:v>
                </c:pt>
                <c:pt idx="6">
                  <c:v>100.619</c:v>
                </c:pt>
                <c:pt idx="7">
                  <c:v>100.342</c:v>
                </c:pt>
                <c:pt idx="8">
                  <c:v>100.122</c:v>
                </c:pt>
                <c:pt idx="9">
                  <c:v>99.941999999999993</c:v>
                </c:pt>
                <c:pt idx="10">
                  <c:v>99.832999999999998</c:v>
                </c:pt>
                <c:pt idx="11">
                  <c:v>100.34399999999999</c:v>
                </c:pt>
                <c:pt idx="12">
                  <c:v>100.211</c:v>
                </c:pt>
                <c:pt idx="13">
                  <c:v>100.008</c:v>
                </c:pt>
                <c:pt idx="14">
                  <c:v>99.941000000000003</c:v>
                </c:pt>
                <c:pt idx="15">
                  <c:v>99.875</c:v>
                </c:pt>
                <c:pt idx="16">
                  <c:v>100.261</c:v>
                </c:pt>
                <c:pt idx="17">
                  <c:v>100.14400000000001</c:v>
                </c:pt>
                <c:pt idx="18">
                  <c:v>100.029</c:v>
                </c:pt>
                <c:pt idx="19">
                  <c:v>99.978999999999999</c:v>
                </c:pt>
                <c:pt idx="20">
                  <c:v>99.914000000000001</c:v>
                </c:pt>
                <c:pt idx="21">
                  <c:v>100.2</c:v>
                </c:pt>
                <c:pt idx="22">
                  <c:v>100.122</c:v>
                </c:pt>
                <c:pt idx="23">
                  <c:v>100.03400000000001</c:v>
                </c:pt>
                <c:pt idx="24">
                  <c:v>99.941999999999993</c:v>
                </c:pt>
                <c:pt idx="25">
                  <c:v>99.921999999999997</c:v>
                </c:pt>
                <c:pt idx="26">
                  <c:v>100.152</c:v>
                </c:pt>
                <c:pt idx="27">
                  <c:v>100.00700000000001</c:v>
                </c:pt>
                <c:pt idx="28">
                  <c:v>100.03700000000001</c:v>
                </c:pt>
                <c:pt idx="29">
                  <c:v>99.99</c:v>
                </c:pt>
                <c:pt idx="30">
                  <c:v>99.93</c:v>
                </c:pt>
                <c:pt idx="31">
                  <c:v>100.139</c:v>
                </c:pt>
                <c:pt idx="32">
                  <c:v>100.08499999999999</c:v>
                </c:pt>
                <c:pt idx="33">
                  <c:v>100.03100000000001</c:v>
                </c:pt>
                <c:pt idx="34">
                  <c:v>99.983000000000004</c:v>
                </c:pt>
                <c:pt idx="35">
                  <c:v>99.947999999999993</c:v>
                </c:pt>
                <c:pt idx="36">
                  <c:v>100.114</c:v>
                </c:pt>
                <c:pt idx="37">
                  <c:v>100.066</c:v>
                </c:pt>
                <c:pt idx="38">
                  <c:v>100.02200000000001</c:v>
                </c:pt>
                <c:pt idx="39">
                  <c:v>99.99</c:v>
                </c:pt>
                <c:pt idx="40">
                  <c:v>99.954999999999998</c:v>
                </c:pt>
                <c:pt idx="41">
                  <c:v>100.104</c:v>
                </c:pt>
                <c:pt idx="42">
                  <c:v>100.04</c:v>
                </c:pt>
                <c:pt idx="43">
                  <c:v>100.024</c:v>
                </c:pt>
                <c:pt idx="44">
                  <c:v>99.992000000000004</c:v>
                </c:pt>
                <c:pt idx="45">
                  <c:v>99.953000000000003</c:v>
                </c:pt>
                <c:pt idx="46">
                  <c:v>100.093</c:v>
                </c:pt>
                <c:pt idx="47">
                  <c:v>100.03700000000001</c:v>
                </c:pt>
                <c:pt idx="48">
                  <c:v>100.011</c:v>
                </c:pt>
                <c:pt idx="49">
                  <c:v>99.941999999999993</c:v>
                </c:pt>
                <c:pt idx="50">
                  <c:v>99.96</c:v>
                </c:pt>
                <c:pt idx="51">
                  <c:v>100.084</c:v>
                </c:pt>
                <c:pt idx="52">
                  <c:v>100.03400000000001</c:v>
                </c:pt>
                <c:pt idx="53">
                  <c:v>100.02200000000001</c:v>
                </c:pt>
                <c:pt idx="54">
                  <c:v>99.992999999999995</c:v>
                </c:pt>
                <c:pt idx="55">
                  <c:v>99.965000000000003</c:v>
                </c:pt>
                <c:pt idx="56">
                  <c:v>100.07899999999999</c:v>
                </c:pt>
                <c:pt idx="57">
                  <c:v>100.04600000000001</c:v>
                </c:pt>
                <c:pt idx="58">
                  <c:v>100.01900000000001</c:v>
                </c:pt>
                <c:pt idx="59">
                  <c:v>99.986000000000004</c:v>
                </c:pt>
                <c:pt idx="60">
                  <c:v>99.941999999999993</c:v>
                </c:pt>
                <c:pt idx="61">
                  <c:v>100.053</c:v>
                </c:pt>
                <c:pt idx="62">
                  <c:v>100.033</c:v>
                </c:pt>
                <c:pt idx="63">
                  <c:v>100.01900000000001</c:v>
                </c:pt>
              </c:numCache>
            </c:numRef>
          </c:val>
          <c:smooth val="0"/>
          <c:extLst>
            <c:ext xmlns:c16="http://schemas.microsoft.com/office/drawing/2014/chart" uri="{C3380CC4-5D6E-409C-BE32-E72D297353CC}">
              <c16:uniqueId val="{00000003-1817-4EB8-B696-0396662E4691}"/>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H2C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performance'!$D$14:$BO$14</c:f>
              <c:numCache>
                <c:formatCode>General</c:formatCode>
                <c:ptCount val="64"/>
                <c:pt idx="0">
                  <c:v>49.66015625</c:v>
                </c:pt>
                <c:pt idx="1">
                  <c:v>49.1650390625</c:v>
                </c:pt>
                <c:pt idx="2">
                  <c:v>47.246744791666664</c:v>
                </c:pt>
                <c:pt idx="3">
                  <c:v>42.23046875</c:v>
                </c:pt>
                <c:pt idx="4">
                  <c:v>38.348046875000001</c:v>
                </c:pt>
                <c:pt idx="5">
                  <c:v>32.271484375</c:v>
                </c:pt>
                <c:pt idx="6">
                  <c:v>27.951729910714285</c:v>
                </c:pt>
                <c:pt idx="7">
                  <c:v>24.39453125</c:v>
                </c:pt>
                <c:pt idx="8">
                  <c:v>21.649739583333332</c:v>
                </c:pt>
                <c:pt idx="9">
                  <c:v>19.454882812499999</c:v>
                </c:pt>
                <c:pt idx="10">
                  <c:v>17.661576704545453</c:v>
                </c:pt>
                <c:pt idx="11">
                  <c:v>16.28515625</c:v>
                </c:pt>
                <c:pt idx="12">
                  <c:v>15.007361778846153</c:v>
                </c:pt>
                <c:pt idx="13">
                  <c:v>13.931082589285714</c:v>
                </c:pt>
                <c:pt idx="14">
                  <c:v>12.989453125000001</c:v>
                </c:pt>
                <c:pt idx="15">
                  <c:v>12.1575927734375</c:v>
                </c:pt>
                <c:pt idx="16">
                  <c:v>11.501148897058824</c:v>
                </c:pt>
                <c:pt idx="17">
                  <c:v>10.845920138888889</c:v>
                </c:pt>
                <c:pt idx="18">
                  <c:v>10.269942434210526</c:v>
                </c:pt>
                <c:pt idx="19">
                  <c:v>9.74365234375</c:v>
                </c:pt>
                <c:pt idx="20">
                  <c:v>9.2774367559523814</c:v>
                </c:pt>
                <c:pt idx="21">
                  <c:v>8.878462357954545</c:v>
                </c:pt>
                <c:pt idx="22">
                  <c:v>8.4954144021739122</c:v>
                </c:pt>
                <c:pt idx="23">
                  <c:v>8.1266276041666661</c:v>
                </c:pt>
                <c:pt idx="24">
                  <c:v>7.803671875</c:v>
                </c:pt>
                <c:pt idx="25">
                  <c:v>7.4996243990384617</c:v>
                </c:pt>
                <c:pt idx="26">
                  <c:v>7.2319878472222223</c:v>
                </c:pt>
                <c:pt idx="27">
                  <c:v>6.9746791294642856</c:v>
                </c:pt>
                <c:pt idx="28">
                  <c:v>6.7276400862068968</c:v>
                </c:pt>
                <c:pt idx="29">
                  <c:v>6.5036458333333336</c:v>
                </c:pt>
                <c:pt idx="30">
                  <c:v>6.286857358870968</c:v>
                </c:pt>
                <c:pt idx="31">
                  <c:v>6.1055908203125</c:v>
                </c:pt>
                <c:pt idx="32">
                  <c:v>5.919921875</c:v>
                </c:pt>
                <c:pt idx="33">
                  <c:v>5.7434512867647056</c:v>
                </c:pt>
                <c:pt idx="34">
                  <c:v>5.5671875000000002</c:v>
                </c:pt>
                <c:pt idx="35">
                  <c:v>5.4159613715277777</c:v>
                </c:pt>
                <c:pt idx="36">
                  <c:v>5.2798247466216219</c:v>
                </c:pt>
                <c:pt idx="37">
                  <c:v>5.1352796052631575</c:v>
                </c:pt>
                <c:pt idx="38">
                  <c:v>5.0072616185897436</c:v>
                </c:pt>
                <c:pt idx="39">
                  <c:v>4.8799316406250002</c:v>
                </c:pt>
                <c:pt idx="40">
                  <c:v>4.7590034298780486</c:v>
                </c:pt>
                <c:pt idx="41">
                  <c:v>4.6522507440476186</c:v>
                </c:pt>
                <c:pt idx="42">
                  <c:v>4.5426962209302326</c:v>
                </c:pt>
                <c:pt idx="43">
                  <c:v>4.4371448863636367</c:v>
                </c:pt>
                <c:pt idx="44">
                  <c:v>4.335980902777778</c:v>
                </c:pt>
                <c:pt idx="45">
                  <c:v>4.2399796195652177</c:v>
                </c:pt>
                <c:pt idx="46">
                  <c:v>4.1572888962765955</c:v>
                </c:pt>
                <c:pt idx="47">
                  <c:v>4.063395182291667</c:v>
                </c:pt>
                <c:pt idx="48">
                  <c:v>3.9838966836734695</c:v>
                </c:pt>
                <c:pt idx="49">
                  <c:v>3.9039062499999999</c:v>
                </c:pt>
                <c:pt idx="50">
                  <c:v>3.8234528186274508</c:v>
                </c:pt>
                <c:pt idx="51">
                  <c:v>3.7572115384615383</c:v>
                </c:pt>
                <c:pt idx="52">
                  <c:v>3.6851783608490565</c:v>
                </c:pt>
                <c:pt idx="53">
                  <c:v>3.6159939236111112</c:v>
                </c:pt>
                <c:pt idx="54">
                  <c:v>3.5481889204545456</c:v>
                </c:pt>
                <c:pt idx="55">
                  <c:v>3.4847237723214284</c:v>
                </c:pt>
                <c:pt idx="56">
                  <c:v>3.4239994517543861</c:v>
                </c:pt>
                <c:pt idx="57">
                  <c:v>3.3674232219827585</c:v>
                </c:pt>
                <c:pt idx="58">
                  <c:v>3.3096861758474576</c:v>
                </c:pt>
                <c:pt idx="59">
                  <c:v>3.2532226562500002</c:v>
                </c:pt>
                <c:pt idx="60">
                  <c:v>3.1994748975409837</c:v>
                </c:pt>
                <c:pt idx="61">
                  <c:v>3.1508946572580645</c:v>
                </c:pt>
                <c:pt idx="62">
                  <c:v>3.0998883928571428</c:v>
                </c:pt>
                <c:pt idx="63">
                  <c:v>3.0501708984375</c:v>
                </c:pt>
              </c:numCache>
            </c:numRef>
          </c:val>
          <c:smooth val="0"/>
          <c:extLst>
            <c:ext xmlns:c16="http://schemas.microsoft.com/office/drawing/2014/chart" uri="{C3380CC4-5D6E-409C-BE32-E72D297353CC}">
              <c16:uniqueId val="{00000000-C78C-4444-B2EE-2276E535900D}"/>
            </c:ext>
          </c:extLst>
        </c:ser>
        <c:ser>
          <c:idx val="1"/>
          <c:order val="1"/>
          <c:tx>
            <c:v>2 Queues</c:v>
          </c:tx>
          <c:spPr>
            <a:ln w="28575" cap="rnd">
              <a:solidFill>
                <a:schemeClr val="accent2"/>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performance'!$D$13:$BO$13</c:f>
              <c:numCache>
                <c:formatCode>General</c:formatCode>
                <c:ptCount val="64"/>
                <c:pt idx="0">
                  <c:v>89.486328125</c:v>
                </c:pt>
                <c:pt idx="1">
                  <c:v>81.0615234375</c:v>
                </c:pt>
                <c:pt idx="2">
                  <c:v>62.925130208333336</c:v>
                </c:pt>
                <c:pt idx="3">
                  <c:v>48.81689453125</c:v>
                </c:pt>
                <c:pt idx="4">
                  <c:v>38.646093749999999</c:v>
                </c:pt>
                <c:pt idx="5">
                  <c:v>32.353190104166664</c:v>
                </c:pt>
                <c:pt idx="6">
                  <c:v>28.030691964285715</c:v>
                </c:pt>
                <c:pt idx="7">
                  <c:v>24.44775390625</c:v>
                </c:pt>
                <c:pt idx="8">
                  <c:v>21.695529513888889</c:v>
                </c:pt>
                <c:pt idx="9">
                  <c:v>19.487695312500001</c:v>
                </c:pt>
                <c:pt idx="10">
                  <c:v>17.695667613636363</c:v>
                </c:pt>
                <c:pt idx="11">
                  <c:v>16.319498697916668</c:v>
                </c:pt>
                <c:pt idx="12">
                  <c:v>15.039963942307692</c:v>
                </c:pt>
                <c:pt idx="13">
                  <c:v>13.950613839285714</c:v>
                </c:pt>
                <c:pt idx="14">
                  <c:v>12.991666666666667</c:v>
                </c:pt>
                <c:pt idx="15">
                  <c:v>12.1845703125</c:v>
                </c:pt>
                <c:pt idx="16">
                  <c:v>11.510110294117647</c:v>
                </c:pt>
                <c:pt idx="17">
                  <c:v>10.856119791666666</c:v>
                </c:pt>
                <c:pt idx="18">
                  <c:v>10.271998355263158</c:v>
                </c:pt>
                <c:pt idx="19">
                  <c:v>9.7596679687499996</c:v>
                </c:pt>
                <c:pt idx="20">
                  <c:v>9.2799479166666661</c:v>
                </c:pt>
                <c:pt idx="21">
                  <c:v>8.8897372159090917</c:v>
                </c:pt>
                <c:pt idx="22">
                  <c:v>8.4958389945652169</c:v>
                </c:pt>
                <c:pt idx="23">
                  <c:v>8.1382649739583339</c:v>
                </c:pt>
                <c:pt idx="24">
                  <c:v>7.8079687499999997</c:v>
                </c:pt>
                <c:pt idx="25">
                  <c:v>7.5038311298076925</c:v>
                </c:pt>
                <c:pt idx="26">
                  <c:v>7.2411747685185182</c:v>
                </c:pt>
                <c:pt idx="27">
                  <c:v>6.9759347098214288</c:v>
                </c:pt>
                <c:pt idx="28">
                  <c:v>6.7357893318965516</c:v>
                </c:pt>
                <c:pt idx="29">
                  <c:v>6.5064453125000004</c:v>
                </c:pt>
                <c:pt idx="30">
                  <c:v>6.29328377016129</c:v>
                </c:pt>
                <c:pt idx="31">
                  <c:v>6.10980224609375</c:v>
                </c:pt>
                <c:pt idx="32">
                  <c:v>5.9199810606060606</c:v>
                </c:pt>
                <c:pt idx="33">
                  <c:v>5.7439682904411766</c:v>
                </c:pt>
                <c:pt idx="34">
                  <c:v>5.5785156249999996</c:v>
                </c:pt>
                <c:pt idx="35">
                  <c:v>5.420735677083333</c:v>
                </c:pt>
                <c:pt idx="36">
                  <c:v>5.2799831081081079</c:v>
                </c:pt>
                <c:pt idx="37">
                  <c:v>5.1412931743421053</c:v>
                </c:pt>
                <c:pt idx="38">
                  <c:v>5.007962740384615</c:v>
                </c:pt>
                <c:pt idx="39">
                  <c:v>4.8799316406250002</c:v>
                </c:pt>
                <c:pt idx="40">
                  <c:v>4.7599561737804876</c:v>
                </c:pt>
                <c:pt idx="41">
                  <c:v>4.6527157738095237</c:v>
                </c:pt>
                <c:pt idx="42">
                  <c:v>4.5440588662790695</c:v>
                </c:pt>
                <c:pt idx="43">
                  <c:v>4.4372780539772725</c:v>
                </c:pt>
                <c:pt idx="44">
                  <c:v>4.3389756944444446</c:v>
                </c:pt>
                <c:pt idx="45">
                  <c:v>4.2417204483695654</c:v>
                </c:pt>
                <c:pt idx="46">
                  <c:v>4.1584940159574471</c:v>
                </c:pt>
                <c:pt idx="47">
                  <c:v>4.0703125</c:v>
                </c:pt>
                <c:pt idx="48">
                  <c:v>3.9840561224489797</c:v>
                </c:pt>
                <c:pt idx="49">
                  <c:v>3.9039843749999998</c:v>
                </c:pt>
                <c:pt idx="50">
                  <c:v>3.8271292892156863</c:v>
                </c:pt>
                <c:pt idx="51">
                  <c:v>3.7581881009615383</c:v>
                </c:pt>
                <c:pt idx="52">
                  <c:v>3.6858785377358489</c:v>
                </c:pt>
                <c:pt idx="53">
                  <c:v>3.6159939236111112</c:v>
                </c:pt>
                <c:pt idx="54">
                  <c:v>3.5501775568181819</c:v>
                </c:pt>
                <c:pt idx="55">
                  <c:v>3.4856654575892856</c:v>
                </c:pt>
                <c:pt idx="56">
                  <c:v>3.426295230263158</c:v>
                </c:pt>
                <c:pt idx="57">
                  <c:v>3.3679283405172415</c:v>
                </c:pt>
                <c:pt idx="58">
                  <c:v>3.3103813559322033</c:v>
                </c:pt>
                <c:pt idx="59">
                  <c:v>3.25341796875</c:v>
                </c:pt>
                <c:pt idx="60">
                  <c:v>3.1999871926229506</c:v>
                </c:pt>
                <c:pt idx="61">
                  <c:v>3.1519972278225805</c:v>
                </c:pt>
                <c:pt idx="62">
                  <c:v>3.1007874503968256</c:v>
                </c:pt>
                <c:pt idx="63">
                  <c:v>3.051239013671875</c:v>
                </c:pt>
              </c:numCache>
            </c:numRef>
          </c:val>
          <c:smooth val="0"/>
          <c:extLst>
            <c:ext xmlns:c16="http://schemas.microsoft.com/office/drawing/2014/chart" uri="{C3380CC4-5D6E-409C-BE32-E72D297353CC}">
              <c16:uniqueId val="{00000001-C78C-4444-B2EE-2276E535900D}"/>
            </c:ext>
          </c:extLst>
        </c:ser>
        <c:ser>
          <c:idx val="2"/>
          <c:order val="2"/>
          <c:tx>
            <c:v>4 Queues</c:v>
          </c:tx>
          <c:spPr>
            <a:ln w="28575" cap="rnd">
              <a:solidFill>
                <a:schemeClr val="accent3"/>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performance'!$D$12:$BO$12</c:f>
              <c:numCache>
                <c:formatCode>General</c:formatCode>
                <c:ptCount val="64"/>
                <c:pt idx="0">
                  <c:v>133.669921875</c:v>
                </c:pt>
                <c:pt idx="1">
                  <c:v>85.4951171875</c:v>
                </c:pt>
                <c:pt idx="2">
                  <c:v>62.929036458333336</c:v>
                </c:pt>
                <c:pt idx="3">
                  <c:v>48.90087890625</c:v>
                </c:pt>
                <c:pt idx="4">
                  <c:v>38.673046874999997</c:v>
                </c:pt>
                <c:pt idx="5">
                  <c:v>32.425130208333336</c:v>
                </c:pt>
                <c:pt idx="6">
                  <c:v>28.034040178571427</c:v>
                </c:pt>
                <c:pt idx="7">
                  <c:v>24.482421875</c:v>
                </c:pt>
                <c:pt idx="8">
                  <c:v>21.695746527777779</c:v>
                </c:pt>
                <c:pt idx="9">
                  <c:v>19.51953125</c:v>
                </c:pt>
                <c:pt idx="10">
                  <c:v>17.720170454545453</c:v>
                </c:pt>
                <c:pt idx="11">
                  <c:v>16.319986979166668</c:v>
                </c:pt>
                <c:pt idx="12">
                  <c:v>15.039963942307692</c:v>
                </c:pt>
                <c:pt idx="13">
                  <c:v>13.951729910714286</c:v>
                </c:pt>
                <c:pt idx="14">
                  <c:v>13.012890625000001</c:v>
                </c:pt>
                <c:pt idx="15">
                  <c:v>12.1912841796875</c:v>
                </c:pt>
                <c:pt idx="16">
                  <c:v>11.516314338235293</c:v>
                </c:pt>
                <c:pt idx="17">
                  <c:v>10.863498263888889</c:v>
                </c:pt>
                <c:pt idx="18">
                  <c:v>10.282586348684211</c:v>
                </c:pt>
                <c:pt idx="19">
                  <c:v>9.7598632812500004</c:v>
                </c:pt>
                <c:pt idx="20">
                  <c:v>9.2800409226190474</c:v>
                </c:pt>
                <c:pt idx="21">
                  <c:v>8.8944424715909083</c:v>
                </c:pt>
                <c:pt idx="22">
                  <c:v>8.5000849184782616</c:v>
                </c:pt>
                <c:pt idx="23">
                  <c:v>8.1407063802083339</c:v>
                </c:pt>
                <c:pt idx="24">
                  <c:v>7.8079687499999997</c:v>
                </c:pt>
                <c:pt idx="25">
                  <c:v>7.5039813701923075</c:v>
                </c:pt>
                <c:pt idx="26">
                  <c:v>7.244791666666667</c:v>
                </c:pt>
                <c:pt idx="27">
                  <c:v>6.9759347098214288</c:v>
                </c:pt>
                <c:pt idx="28">
                  <c:v>6.7359240301724137</c:v>
                </c:pt>
                <c:pt idx="29">
                  <c:v>6.5064453125000004</c:v>
                </c:pt>
                <c:pt idx="30">
                  <c:v>6.29523689516129</c:v>
                </c:pt>
                <c:pt idx="31">
                  <c:v>6.1114501953125</c:v>
                </c:pt>
                <c:pt idx="32">
                  <c:v>5.9199810606060606</c:v>
                </c:pt>
                <c:pt idx="33">
                  <c:v>5.7439108455882355</c:v>
                </c:pt>
                <c:pt idx="34">
                  <c:v>5.5785156249999996</c:v>
                </c:pt>
                <c:pt idx="35">
                  <c:v>5.4216037326388893</c:v>
                </c:pt>
                <c:pt idx="36">
                  <c:v>5.2824641047297298</c:v>
                </c:pt>
                <c:pt idx="37">
                  <c:v>5.1413445723684212</c:v>
                </c:pt>
                <c:pt idx="38">
                  <c:v>5.0079126602564106</c:v>
                </c:pt>
                <c:pt idx="39">
                  <c:v>4.8820312499999998</c:v>
                </c:pt>
                <c:pt idx="40">
                  <c:v>4.7610041920731705</c:v>
                </c:pt>
                <c:pt idx="41">
                  <c:v>4.6544828869047619</c:v>
                </c:pt>
                <c:pt idx="42">
                  <c:v>4.5439680232558137</c:v>
                </c:pt>
                <c:pt idx="43">
                  <c:v>4.4396750710227275</c:v>
                </c:pt>
                <c:pt idx="44">
                  <c:v>4.3391059027777779</c:v>
                </c:pt>
                <c:pt idx="45">
                  <c:v>4.2436311141304346</c:v>
                </c:pt>
                <c:pt idx="46">
                  <c:v>4.1592004654255321</c:v>
                </c:pt>
                <c:pt idx="47">
                  <c:v>4.070393880208333</c:v>
                </c:pt>
                <c:pt idx="48">
                  <c:v>3.9862085459183674</c:v>
                </c:pt>
                <c:pt idx="49">
                  <c:v>3.9039843749999998</c:v>
                </c:pt>
                <c:pt idx="50">
                  <c:v>3.8272441789215685</c:v>
                </c:pt>
                <c:pt idx="51">
                  <c:v>3.7585261418269229</c:v>
                </c:pt>
                <c:pt idx="52">
                  <c:v>3.6863944575471699</c:v>
                </c:pt>
                <c:pt idx="53">
                  <c:v>3.6159939236111112</c:v>
                </c:pt>
                <c:pt idx="54">
                  <c:v>3.550568181818182</c:v>
                </c:pt>
                <c:pt idx="55">
                  <c:v>3.4861886160714284</c:v>
                </c:pt>
                <c:pt idx="56">
                  <c:v>3.4285910087719298</c:v>
                </c:pt>
                <c:pt idx="57">
                  <c:v>3.3687028556034484</c:v>
                </c:pt>
                <c:pt idx="58">
                  <c:v>3.3107786016949152</c:v>
                </c:pt>
                <c:pt idx="59">
                  <c:v>3.2547526041666668</c:v>
                </c:pt>
                <c:pt idx="60">
                  <c:v>3.1999871926229506</c:v>
                </c:pt>
                <c:pt idx="61">
                  <c:v>3.1519342237903225</c:v>
                </c:pt>
                <c:pt idx="62">
                  <c:v>3.1011594742063493</c:v>
                </c:pt>
                <c:pt idx="63">
                  <c:v>3.052154541015625</c:v>
                </c:pt>
              </c:numCache>
            </c:numRef>
          </c:val>
          <c:smooth val="0"/>
          <c:extLst>
            <c:ext xmlns:c16="http://schemas.microsoft.com/office/drawing/2014/chart" uri="{C3380CC4-5D6E-409C-BE32-E72D297353CC}">
              <c16:uniqueId val="{00000002-C78C-4444-B2EE-2276E535900D}"/>
            </c:ext>
          </c:extLst>
        </c:ser>
        <c:ser>
          <c:idx val="3"/>
          <c:order val="3"/>
          <c:tx>
            <c:v>8 Queues</c:v>
          </c:tx>
          <c:spPr>
            <a:ln w="28575" cap="rnd">
              <a:solidFill>
                <a:schemeClr val="accent4"/>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performance'!$D$11:$BO$11</c:f>
              <c:numCache>
                <c:formatCode>General</c:formatCode>
                <c:ptCount val="64"/>
                <c:pt idx="0">
                  <c:v>133.765625</c:v>
                </c:pt>
                <c:pt idx="1">
                  <c:v>85.560546875</c:v>
                </c:pt>
                <c:pt idx="2">
                  <c:v>62.983072916666664</c:v>
                </c:pt>
                <c:pt idx="3">
                  <c:v>48.955078125</c:v>
                </c:pt>
                <c:pt idx="4">
                  <c:v>38.737109375000003</c:v>
                </c:pt>
                <c:pt idx="5">
                  <c:v>32.447591145833336</c:v>
                </c:pt>
                <c:pt idx="6">
                  <c:v>28.074497767857142</c:v>
                </c:pt>
                <c:pt idx="7">
                  <c:v>24.49755859375</c:v>
                </c:pt>
                <c:pt idx="8">
                  <c:v>21.727864583333332</c:v>
                </c:pt>
                <c:pt idx="9">
                  <c:v>19.519921875000001</c:v>
                </c:pt>
                <c:pt idx="10">
                  <c:v>17.726029829545453</c:v>
                </c:pt>
                <c:pt idx="11">
                  <c:v>16.33203125</c:v>
                </c:pt>
                <c:pt idx="12">
                  <c:v>15.055739182692308</c:v>
                </c:pt>
                <c:pt idx="13">
                  <c:v>13.952008928571429</c:v>
                </c:pt>
                <c:pt idx="14">
                  <c:v>13.013151041666667</c:v>
                </c:pt>
                <c:pt idx="15">
                  <c:v>12.1917724609375</c:v>
                </c:pt>
                <c:pt idx="16">
                  <c:v>11.518956801470589</c:v>
                </c:pt>
                <c:pt idx="17">
                  <c:v>10.866319444444445</c:v>
                </c:pt>
                <c:pt idx="18">
                  <c:v>10.282586348684211</c:v>
                </c:pt>
                <c:pt idx="19">
                  <c:v>9.7635742187499996</c:v>
                </c:pt>
                <c:pt idx="20">
                  <c:v>9.2925967261904763</c:v>
                </c:pt>
                <c:pt idx="21">
                  <c:v>8.8955965909090917</c:v>
                </c:pt>
                <c:pt idx="22">
                  <c:v>8.5022078804347831</c:v>
                </c:pt>
                <c:pt idx="23">
                  <c:v>8.1407877604166661</c:v>
                </c:pt>
                <c:pt idx="24">
                  <c:v>7.8079687499999997</c:v>
                </c:pt>
                <c:pt idx="25">
                  <c:v>7.5061598557692308</c:v>
                </c:pt>
                <c:pt idx="26">
                  <c:v>7.244791666666667</c:v>
                </c:pt>
                <c:pt idx="27">
                  <c:v>6.9759347098214288</c:v>
                </c:pt>
                <c:pt idx="28">
                  <c:v>6.7374057112068968</c:v>
                </c:pt>
                <c:pt idx="29">
                  <c:v>6.509765625</c:v>
                </c:pt>
                <c:pt idx="30">
                  <c:v>6.295992943548387</c:v>
                </c:pt>
                <c:pt idx="31">
                  <c:v>6.11199951171875</c:v>
                </c:pt>
                <c:pt idx="32">
                  <c:v>5.9235913825757578</c:v>
                </c:pt>
                <c:pt idx="33">
                  <c:v>5.7462660845588234</c:v>
                </c:pt>
                <c:pt idx="34">
                  <c:v>5.5794084821428571</c:v>
                </c:pt>
                <c:pt idx="35">
                  <c:v>5.422526041666667</c:v>
                </c:pt>
                <c:pt idx="36">
                  <c:v>5.2847339527027026</c:v>
                </c:pt>
                <c:pt idx="37">
                  <c:v>5.1431949013157894</c:v>
                </c:pt>
                <c:pt idx="38">
                  <c:v>5.009114583333333</c:v>
                </c:pt>
                <c:pt idx="39">
                  <c:v>4.88232421875</c:v>
                </c:pt>
                <c:pt idx="40">
                  <c:v>4.7615758384146343</c:v>
                </c:pt>
                <c:pt idx="41">
                  <c:v>4.6551339285714288</c:v>
                </c:pt>
                <c:pt idx="42">
                  <c:v>4.5439680232558137</c:v>
                </c:pt>
                <c:pt idx="43">
                  <c:v>4.4399857954545459</c:v>
                </c:pt>
                <c:pt idx="44">
                  <c:v>4.3399305555555552</c:v>
                </c:pt>
                <c:pt idx="45">
                  <c:v>4.2439283288043477</c:v>
                </c:pt>
                <c:pt idx="46">
                  <c:v>4.1594498005319149</c:v>
                </c:pt>
                <c:pt idx="47">
                  <c:v>4.070515950520833</c:v>
                </c:pt>
                <c:pt idx="48">
                  <c:v>3.9864078443877551</c:v>
                </c:pt>
                <c:pt idx="49">
                  <c:v>3.9039843749999998</c:v>
                </c:pt>
                <c:pt idx="50">
                  <c:v>3.828125</c:v>
                </c:pt>
                <c:pt idx="51">
                  <c:v>3.7591646634615383</c:v>
                </c:pt>
                <c:pt idx="52">
                  <c:v>3.6863944575471699</c:v>
                </c:pt>
                <c:pt idx="53">
                  <c:v>3.6176938657407409</c:v>
                </c:pt>
                <c:pt idx="54">
                  <c:v>3.550887784090909</c:v>
                </c:pt>
                <c:pt idx="55">
                  <c:v>3.4865025111607144</c:v>
                </c:pt>
                <c:pt idx="56">
                  <c:v>3.4292420504385963</c:v>
                </c:pt>
                <c:pt idx="57">
                  <c:v>3.3690059267241379</c:v>
                </c:pt>
                <c:pt idx="58">
                  <c:v>3.3110103283898304</c:v>
                </c:pt>
                <c:pt idx="59">
                  <c:v>3.2547526041666668</c:v>
                </c:pt>
                <c:pt idx="60">
                  <c:v>3.1999871926229506</c:v>
                </c:pt>
                <c:pt idx="61">
                  <c:v>3.1518712197580645</c:v>
                </c:pt>
                <c:pt idx="62">
                  <c:v>3.1012214781746033</c:v>
                </c:pt>
                <c:pt idx="63">
                  <c:v>3.052337646484375</c:v>
                </c:pt>
              </c:numCache>
            </c:numRef>
          </c:val>
          <c:smooth val="0"/>
          <c:extLst>
            <c:ext xmlns:c16="http://schemas.microsoft.com/office/drawing/2014/chart" uri="{C3380CC4-5D6E-409C-BE32-E72D297353CC}">
              <c16:uniqueId val="{00000003-C78C-4444-B2EE-2276E535900D}"/>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solidFill>
                  <a:srgbClr val="FF0000"/>
                </a:solidFill>
                <a:effectLst/>
              </a:rPr>
              <a:t>PF</a:t>
            </a:r>
            <a:r>
              <a:rPr lang="en-US" sz="1400" b="0" i="0" baseline="0">
                <a:effectLst/>
              </a:rPr>
              <a:t>: 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0"/>
          <c:tx>
            <c:strRef>
              <c:f>'Forwarding Performance'!$C$11</c:f>
              <c:strCache>
                <c:ptCount val="1"/>
                <c:pt idx="0">
                  <c:v>1 Queue</c:v>
                </c:pt>
              </c:strCache>
            </c:strRef>
          </c:tx>
          <c:spPr>
            <a:ln w="28575" cap="rnd">
              <a:solidFill>
                <a:srgbClr val="0070C0"/>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Performance'!$D$11:$BO$11</c:f>
              <c:numCache>
                <c:formatCode>General</c:formatCode>
                <c:ptCount val="64"/>
                <c:pt idx="0">
                  <c:v>15.334199807999999</c:v>
                </c:pt>
                <c:pt idx="1">
                  <c:v>29.515137024000001</c:v>
                </c:pt>
                <c:pt idx="2">
                  <c:v>41.403624960000002</c:v>
                </c:pt>
                <c:pt idx="3">
                  <c:v>51.197124608000003</c:v>
                </c:pt>
                <c:pt idx="4">
                  <c:v>58.181055999999998</c:v>
                </c:pt>
                <c:pt idx="5">
                  <c:v>63.998361600000003</c:v>
                </c:pt>
                <c:pt idx="6">
                  <c:v>68.922699776000002</c:v>
                </c:pt>
                <c:pt idx="7">
                  <c:v>73.141977088000004</c:v>
                </c:pt>
                <c:pt idx="8">
                  <c:v>76.799992320000001</c:v>
                </c:pt>
                <c:pt idx="9">
                  <c:v>79.999042560000007</c:v>
                </c:pt>
                <c:pt idx="10">
                  <c:v>82.820610048000006</c:v>
                </c:pt>
                <c:pt idx="11">
                  <c:v>85.331539968000001</c:v>
                </c:pt>
                <c:pt idx="12">
                  <c:v>87.577404928000007</c:v>
                </c:pt>
                <c:pt idx="13">
                  <c:v>89.595921407999995</c:v>
                </c:pt>
                <c:pt idx="14">
                  <c:v>91.418657280000005</c:v>
                </c:pt>
                <c:pt idx="15">
                  <c:v>93.071900671999998</c:v>
                </c:pt>
                <c:pt idx="16">
                  <c:v>94.510599679999999</c:v>
                </c:pt>
                <c:pt idx="17">
                  <c:v>94.784910335999996</c:v>
                </c:pt>
                <c:pt idx="18">
                  <c:v>95.441884672</c:v>
                </c:pt>
                <c:pt idx="19">
                  <c:v>95.839119359999998</c:v>
                </c:pt>
                <c:pt idx="20">
                  <c:v>96.162243071999995</c:v>
                </c:pt>
                <c:pt idx="21">
                  <c:v>96.272563199999993</c:v>
                </c:pt>
                <c:pt idx="22">
                  <c:v>96.665992704000004</c:v>
                </c:pt>
                <c:pt idx="23">
                  <c:v>97.214263295999999</c:v>
                </c:pt>
                <c:pt idx="24">
                  <c:v>97.432396800000006</c:v>
                </c:pt>
                <c:pt idx="25">
                  <c:v>97.582125055999995</c:v>
                </c:pt>
                <c:pt idx="26">
                  <c:v>97.861879295999998</c:v>
                </c:pt>
                <c:pt idx="27">
                  <c:v>98.176339967999994</c:v>
                </c:pt>
                <c:pt idx="28">
                  <c:v>98.328207359999993</c:v>
                </c:pt>
                <c:pt idx="29">
                  <c:v>98.383073280000005</c:v>
                </c:pt>
                <c:pt idx="30">
                  <c:v>98.422700543999994</c:v>
                </c:pt>
                <c:pt idx="31">
                  <c:v>98.598158335999997</c:v>
                </c:pt>
                <c:pt idx="32">
                  <c:v>98.682388992</c:v>
                </c:pt>
                <c:pt idx="33">
                  <c:v>98.611637247999994</c:v>
                </c:pt>
                <c:pt idx="34">
                  <c:v>98.707535359999994</c:v>
                </c:pt>
                <c:pt idx="35">
                  <c:v>98.671067136000005</c:v>
                </c:pt>
                <c:pt idx="36">
                  <c:v>98.072292352000005</c:v>
                </c:pt>
                <c:pt idx="37">
                  <c:v>97.565438975999996</c:v>
                </c:pt>
                <c:pt idx="38">
                  <c:v>97.979361792000006</c:v>
                </c:pt>
                <c:pt idx="39">
                  <c:v>98.325749759999994</c:v>
                </c:pt>
                <c:pt idx="40">
                  <c:v>98.166464000000005</c:v>
                </c:pt>
                <c:pt idx="41">
                  <c:v>98.630611967999997</c:v>
                </c:pt>
                <c:pt idx="42">
                  <c:v>99.084747264000001</c:v>
                </c:pt>
                <c:pt idx="43">
                  <c:v>99.268280320000002</c:v>
                </c:pt>
                <c:pt idx="44">
                  <c:v>99.356820479999996</c:v>
                </c:pt>
                <c:pt idx="45">
                  <c:v>99.429195776</c:v>
                </c:pt>
                <c:pt idx="46">
                  <c:v>99.563235840000004</c:v>
                </c:pt>
                <c:pt idx="47">
                  <c:v>99.730096128</c:v>
                </c:pt>
                <c:pt idx="48">
                  <c:v>99.774850560000004</c:v>
                </c:pt>
                <c:pt idx="49">
                  <c:v>99.820723200000003</c:v>
                </c:pt>
                <c:pt idx="50">
                  <c:v>99.798810623999998</c:v>
                </c:pt>
                <c:pt idx="51">
                  <c:v>100.020004864</c:v>
                </c:pt>
                <c:pt idx="52">
                  <c:v>100.135856128</c:v>
                </c:pt>
                <c:pt idx="53">
                  <c:v>100.25178624</c:v>
                </c:pt>
                <c:pt idx="54">
                  <c:v>100.35998720000001</c:v>
                </c:pt>
                <c:pt idx="55">
                  <c:v>100.398276608</c:v>
                </c:pt>
                <c:pt idx="56">
                  <c:v>100.44242688</c:v>
                </c:pt>
                <c:pt idx="57">
                  <c:v>100.50046976</c:v>
                </c:pt>
                <c:pt idx="58">
                  <c:v>100.626805248</c:v>
                </c:pt>
                <c:pt idx="59">
                  <c:v>100.68713472</c:v>
                </c:pt>
                <c:pt idx="60">
                  <c:v>100.761271808</c:v>
                </c:pt>
                <c:pt idx="61">
                  <c:v>100.80802406399999</c:v>
                </c:pt>
                <c:pt idx="62">
                  <c:v>100.78696857600001</c:v>
                </c:pt>
                <c:pt idx="63">
                  <c:v>100.96574464</c:v>
                </c:pt>
              </c:numCache>
            </c:numRef>
          </c:val>
          <c:smooth val="0"/>
          <c:extLst>
            <c:ext xmlns:c16="http://schemas.microsoft.com/office/drawing/2014/chart" uri="{C3380CC4-5D6E-409C-BE32-E72D297353CC}">
              <c16:uniqueId val="{00000000-A582-49E3-9C6B-B2C532861EB9}"/>
            </c:ext>
          </c:extLst>
        </c:ser>
        <c:ser>
          <c:idx val="2"/>
          <c:order val="1"/>
          <c:tx>
            <c:strRef>
              <c:f>'Forwarding Performance'!$C$10</c:f>
              <c:strCache>
                <c:ptCount val="1"/>
                <c:pt idx="0">
                  <c:v>2 Queues</c:v>
                </c:pt>
              </c:strCache>
            </c:strRef>
          </c:tx>
          <c:spPr>
            <a:ln w="28575" cap="rnd">
              <a:solidFill>
                <a:schemeClr val="accent2"/>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Performance'!$D$10:$BO$10</c:f>
              <c:numCache>
                <c:formatCode>General</c:formatCode>
                <c:ptCount val="64"/>
                <c:pt idx="0">
                  <c:v>30.4813312</c:v>
                </c:pt>
                <c:pt idx="1">
                  <c:v>56.508151808000001</c:v>
                </c:pt>
                <c:pt idx="2">
                  <c:v>73.527430656000007</c:v>
                </c:pt>
                <c:pt idx="3">
                  <c:v>79.243106303999994</c:v>
                </c:pt>
                <c:pt idx="4">
                  <c:v>82.049231359999993</c:v>
                </c:pt>
                <c:pt idx="5">
                  <c:v>83.794854912000005</c:v>
                </c:pt>
                <c:pt idx="6">
                  <c:v>85.862275072000003</c:v>
                </c:pt>
                <c:pt idx="7">
                  <c:v>86.910676992000006</c:v>
                </c:pt>
                <c:pt idx="8">
                  <c:v>88.208036351999993</c:v>
                </c:pt>
                <c:pt idx="9">
                  <c:v>89.22106368</c:v>
                </c:pt>
                <c:pt idx="10">
                  <c:v>89.882563583999996</c:v>
                </c:pt>
                <c:pt idx="11">
                  <c:v>90.245001216000006</c:v>
                </c:pt>
                <c:pt idx="12">
                  <c:v>91.039310336</c:v>
                </c:pt>
                <c:pt idx="13">
                  <c:v>92.046309375999996</c:v>
                </c:pt>
                <c:pt idx="14">
                  <c:v>93.139522560000003</c:v>
                </c:pt>
                <c:pt idx="15">
                  <c:v>93.734887423999993</c:v>
                </c:pt>
                <c:pt idx="16">
                  <c:v>93.838755328000005</c:v>
                </c:pt>
                <c:pt idx="17">
                  <c:v>94.152351744000001</c:v>
                </c:pt>
                <c:pt idx="18">
                  <c:v>94.654296063999993</c:v>
                </c:pt>
                <c:pt idx="19">
                  <c:v>95.105791999999994</c:v>
                </c:pt>
                <c:pt idx="20">
                  <c:v>95.452858367999994</c:v>
                </c:pt>
                <c:pt idx="21">
                  <c:v>95.839507456000007</c:v>
                </c:pt>
                <c:pt idx="22">
                  <c:v>96.137956864000003</c:v>
                </c:pt>
                <c:pt idx="23">
                  <c:v>96.415494143999993</c:v>
                </c:pt>
                <c:pt idx="24">
                  <c:v>96.773836799999998</c:v>
                </c:pt>
                <c:pt idx="25">
                  <c:v>96.956314624000001</c:v>
                </c:pt>
                <c:pt idx="26">
                  <c:v>97.232085503999997</c:v>
                </c:pt>
                <c:pt idx="27">
                  <c:v>97.516152832000003</c:v>
                </c:pt>
                <c:pt idx="28">
                  <c:v>97.644412415999994</c:v>
                </c:pt>
                <c:pt idx="29">
                  <c:v>97.770117119999995</c:v>
                </c:pt>
                <c:pt idx="30">
                  <c:v>97.873783295999999</c:v>
                </c:pt>
                <c:pt idx="31">
                  <c:v>97.980366848000003</c:v>
                </c:pt>
                <c:pt idx="32">
                  <c:v>98.046964224000007</c:v>
                </c:pt>
                <c:pt idx="33">
                  <c:v>98.086211583999997</c:v>
                </c:pt>
                <c:pt idx="34">
                  <c:v>98.114598400000006</c:v>
                </c:pt>
                <c:pt idx="35">
                  <c:v>98.167117824000002</c:v>
                </c:pt>
                <c:pt idx="36">
                  <c:v>97.573004288000007</c:v>
                </c:pt>
                <c:pt idx="37">
                  <c:v>97.083941887999998</c:v>
                </c:pt>
                <c:pt idx="38">
                  <c:v>97.450010112000001</c:v>
                </c:pt>
                <c:pt idx="39">
                  <c:v>97.747660800000006</c:v>
                </c:pt>
                <c:pt idx="40">
                  <c:v>97.492872704000007</c:v>
                </c:pt>
                <c:pt idx="41">
                  <c:v>98.024650751999999</c:v>
                </c:pt>
                <c:pt idx="42">
                  <c:v>98.525562879999995</c:v>
                </c:pt>
                <c:pt idx="43">
                  <c:v>98.642069504000006</c:v>
                </c:pt>
                <c:pt idx="44">
                  <c:v>98.75847168</c:v>
                </c:pt>
                <c:pt idx="45">
                  <c:v>98.852619263999998</c:v>
                </c:pt>
                <c:pt idx="46">
                  <c:v>98.949387263999995</c:v>
                </c:pt>
                <c:pt idx="47">
                  <c:v>99.029139455999996</c:v>
                </c:pt>
                <c:pt idx="48">
                  <c:v>99.147926527999999</c:v>
                </c:pt>
                <c:pt idx="49">
                  <c:v>99.257139199999997</c:v>
                </c:pt>
                <c:pt idx="50">
                  <c:v>99.354932735999995</c:v>
                </c:pt>
                <c:pt idx="51">
                  <c:v>99.411300351999998</c:v>
                </c:pt>
                <c:pt idx="52">
                  <c:v>99.542174720000006</c:v>
                </c:pt>
                <c:pt idx="53">
                  <c:v>99.568963584000002</c:v>
                </c:pt>
                <c:pt idx="54">
                  <c:v>99.667392000000007</c:v>
                </c:pt>
                <c:pt idx="55">
                  <c:v>99.762360319999999</c:v>
                </c:pt>
                <c:pt idx="56">
                  <c:v>99.850575359999993</c:v>
                </c:pt>
                <c:pt idx="57">
                  <c:v>99.893631999999997</c:v>
                </c:pt>
                <c:pt idx="58">
                  <c:v>100.020893184</c:v>
                </c:pt>
                <c:pt idx="59">
                  <c:v>100.04078592</c:v>
                </c:pt>
                <c:pt idx="60">
                  <c:v>100.135757312</c:v>
                </c:pt>
                <c:pt idx="61">
                  <c:v>100.16562073599999</c:v>
                </c:pt>
                <c:pt idx="62">
                  <c:v>100.247519232</c:v>
                </c:pt>
                <c:pt idx="63">
                  <c:v>100.308942848</c:v>
                </c:pt>
              </c:numCache>
            </c:numRef>
          </c:val>
          <c:smooth val="0"/>
          <c:extLst>
            <c:ext xmlns:c16="http://schemas.microsoft.com/office/drawing/2014/chart" uri="{C3380CC4-5D6E-409C-BE32-E72D297353CC}">
              <c16:uniqueId val="{00000001-A582-49E3-9C6B-B2C532861EB9}"/>
            </c:ext>
          </c:extLst>
        </c:ser>
        <c:ser>
          <c:idx val="1"/>
          <c:order val="2"/>
          <c:tx>
            <c:strRef>
              <c:f>'Forwarding Performance'!$C$9</c:f>
              <c:strCache>
                <c:ptCount val="1"/>
                <c:pt idx="0">
                  <c:v>4 Queues</c:v>
                </c:pt>
              </c:strCache>
            </c:strRef>
          </c:tx>
          <c:spPr>
            <a:ln w="28575" cap="rnd">
              <a:solidFill>
                <a:srgbClr val="00B050"/>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Performance'!$D$9:$BO$9</c:f>
              <c:numCache>
                <c:formatCode>General</c:formatCode>
                <c:ptCount val="64"/>
                <c:pt idx="0">
                  <c:v>42.542083583999997</c:v>
                </c:pt>
                <c:pt idx="1">
                  <c:v>65.47260928</c:v>
                </c:pt>
                <c:pt idx="2">
                  <c:v>73.178534400000004</c:v>
                </c:pt>
                <c:pt idx="3">
                  <c:v>78.392561663999999</c:v>
                </c:pt>
                <c:pt idx="4">
                  <c:v>81.746583040000004</c:v>
                </c:pt>
                <c:pt idx="5">
                  <c:v>83.343900672000004</c:v>
                </c:pt>
                <c:pt idx="6">
                  <c:v>85.476772863999997</c:v>
                </c:pt>
                <c:pt idx="7">
                  <c:v>87.125848063999996</c:v>
                </c:pt>
                <c:pt idx="8">
                  <c:v>88.575957504000002</c:v>
                </c:pt>
                <c:pt idx="9">
                  <c:v>89.513154560000004</c:v>
                </c:pt>
                <c:pt idx="10">
                  <c:v>90.079300607999997</c:v>
                </c:pt>
                <c:pt idx="11">
                  <c:v>90.032707583999994</c:v>
                </c:pt>
                <c:pt idx="12">
                  <c:v>90.926384639999995</c:v>
                </c:pt>
                <c:pt idx="13">
                  <c:v>91.945462784</c:v>
                </c:pt>
                <c:pt idx="14">
                  <c:v>92.788008959999999</c:v>
                </c:pt>
                <c:pt idx="15">
                  <c:v>93.187768320000004</c:v>
                </c:pt>
                <c:pt idx="16">
                  <c:v>93.728745472</c:v>
                </c:pt>
                <c:pt idx="17">
                  <c:v>93.878286336000002</c:v>
                </c:pt>
                <c:pt idx="18">
                  <c:v>94.315644927999998</c:v>
                </c:pt>
                <c:pt idx="19">
                  <c:v>94.720030719999997</c:v>
                </c:pt>
                <c:pt idx="20">
                  <c:v>95.149060607999999</c:v>
                </c:pt>
                <c:pt idx="21">
                  <c:v>95.559698432000005</c:v>
                </c:pt>
                <c:pt idx="22">
                  <c:v>95.842626559999999</c:v>
                </c:pt>
                <c:pt idx="23">
                  <c:v>96.182464511999996</c:v>
                </c:pt>
                <c:pt idx="24">
                  <c:v>96.697843199999994</c:v>
                </c:pt>
                <c:pt idx="25">
                  <c:v>96.796770304000006</c:v>
                </c:pt>
                <c:pt idx="26">
                  <c:v>97.445002751999994</c:v>
                </c:pt>
                <c:pt idx="27">
                  <c:v>97.636876287999996</c:v>
                </c:pt>
                <c:pt idx="28">
                  <c:v>97.563282943999994</c:v>
                </c:pt>
                <c:pt idx="29">
                  <c:v>97.917588480000006</c:v>
                </c:pt>
                <c:pt idx="30">
                  <c:v>98.041439232000002</c:v>
                </c:pt>
                <c:pt idx="31">
                  <c:v>98.040381440000004</c:v>
                </c:pt>
                <c:pt idx="32">
                  <c:v>98.162668031999999</c:v>
                </c:pt>
                <c:pt idx="33">
                  <c:v>97.837538304000006</c:v>
                </c:pt>
                <c:pt idx="34">
                  <c:v>97.925094400000006</c:v>
                </c:pt>
                <c:pt idx="35">
                  <c:v>97.878417408000004</c:v>
                </c:pt>
                <c:pt idx="36">
                  <c:v>97.891566592000004</c:v>
                </c:pt>
                <c:pt idx="37">
                  <c:v>97.735095295999997</c:v>
                </c:pt>
                <c:pt idx="38">
                  <c:v>97.658675712000004</c:v>
                </c:pt>
                <c:pt idx="39">
                  <c:v>97.796116479999995</c:v>
                </c:pt>
                <c:pt idx="40">
                  <c:v>97.829269503999996</c:v>
                </c:pt>
                <c:pt idx="41">
                  <c:v>98.662222847999999</c:v>
                </c:pt>
                <c:pt idx="42">
                  <c:v>98.709836800000005</c:v>
                </c:pt>
                <c:pt idx="43">
                  <c:v>98.445400063999998</c:v>
                </c:pt>
                <c:pt idx="44">
                  <c:v>98.547240959999996</c:v>
                </c:pt>
                <c:pt idx="45">
                  <c:v>98.615356415999997</c:v>
                </c:pt>
                <c:pt idx="46">
                  <c:v>98.772444672000006</c:v>
                </c:pt>
                <c:pt idx="47">
                  <c:v>98.836267007999993</c:v>
                </c:pt>
                <c:pt idx="48">
                  <c:v>98.924593152</c:v>
                </c:pt>
                <c:pt idx="49">
                  <c:v>99.049087999999998</c:v>
                </c:pt>
                <c:pt idx="50">
                  <c:v>99.082689024000004</c:v>
                </c:pt>
                <c:pt idx="51">
                  <c:v>99.172589568000006</c:v>
                </c:pt>
                <c:pt idx="52">
                  <c:v>99.342589439999998</c:v>
                </c:pt>
                <c:pt idx="53">
                  <c:v>99.365391360000004</c:v>
                </c:pt>
                <c:pt idx="54">
                  <c:v>99.392465920000006</c:v>
                </c:pt>
                <c:pt idx="55">
                  <c:v>99.488628735999995</c:v>
                </c:pt>
                <c:pt idx="56">
                  <c:v>99.573998591999995</c:v>
                </c:pt>
                <c:pt idx="57">
                  <c:v>99.654430719999993</c:v>
                </c:pt>
                <c:pt idx="58">
                  <c:v>99.722226688000006</c:v>
                </c:pt>
                <c:pt idx="59">
                  <c:v>99.783383040000004</c:v>
                </c:pt>
                <c:pt idx="60">
                  <c:v>99.822437887999996</c:v>
                </c:pt>
                <c:pt idx="61">
                  <c:v>99.893542912000001</c:v>
                </c:pt>
                <c:pt idx="62">
                  <c:v>99.933732864000007</c:v>
                </c:pt>
                <c:pt idx="63">
                  <c:v>99.966844928</c:v>
                </c:pt>
              </c:numCache>
            </c:numRef>
          </c:val>
          <c:smooth val="0"/>
          <c:extLst>
            <c:ext xmlns:c16="http://schemas.microsoft.com/office/drawing/2014/chart" uri="{C3380CC4-5D6E-409C-BE32-E72D297353CC}">
              <c16:uniqueId val="{00000002-A582-49E3-9C6B-B2C532861EB9}"/>
            </c:ext>
          </c:extLst>
        </c:ser>
        <c:ser>
          <c:idx val="0"/>
          <c:order val="3"/>
          <c:tx>
            <c:strRef>
              <c:f>'Forwarding Performance'!$C$8</c:f>
              <c:strCache>
                <c:ptCount val="1"/>
                <c:pt idx="0">
                  <c:v>8 Queues</c:v>
                </c:pt>
              </c:strCache>
            </c:strRef>
          </c:tx>
          <c:spPr>
            <a:ln w="28575" cap="rnd">
              <a:solidFill>
                <a:schemeClr val="accent4"/>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Performance'!$D$8:$BO$8</c:f>
              <c:numCache>
                <c:formatCode>General</c:formatCode>
                <c:ptCount val="64"/>
                <c:pt idx="0">
                  <c:v>42.583818751999999</c:v>
                </c:pt>
                <c:pt idx="1">
                  <c:v>64.92721152</c:v>
                </c:pt>
                <c:pt idx="2">
                  <c:v>73.082420736000003</c:v>
                </c:pt>
                <c:pt idx="3">
                  <c:v>78.174722048000007</c:v>
                </c:pt>
                <c:pt idx="4">
                  <c:v>81.45719296</c:v>
                </c:pt>
                <c:pt idx="5">
                  <c:v>83.918168064</c:v>
                </c:pt>
                <c:pt idx="6">
                  <c:v>85.740082176000001</c:v>
                </c:pt>
                <c:pt idx="7">
                  <c:v>87.221092351999999</c:v>
                </c:pt>
                <c:pt idx="8">
                  <c:v>88.395411456000005</c:v>
                </c:pt>
                <c:pt idx="9">
                  <c:v>89.373721599999996</c:v>
                </c:pt>
                <c:pt idx="10">
                  <c:v>90.177832448000004</c:v>
                </c:pt>
                <c:pt idx="11">
                  <c:v>90.801199104000005</c:v>
                </c:pt>
                <c:pt idx="12">
                  <c:v>91.509357055999999</c:v>
                </c:pt>
                <c:pt idx="13">
                  <c:v>91.969346560000005</c:v>
                </c:pt>
                <c:pt idx="14">
                  <c:v>92.461931519999993</c:v>
                </c:pt>
                <c:pt idx="15">
                  <c:v>92.989841408000004</c:v>
                </c:pt>
                <c:pt idx="16">
                  <c:v>93.384589312000003</c:v>
                </c:pt>
                <c:pt idx="17">
                  <c:v>93.815949312000001</c:v>
                </c:pt>
                <c:pt idx="18">
                  <c:v>94.267656704000004</c:v>
                </c:pt>
                <c:pt idx="19">
                  <c:v>94.616698880000001</c:v>
                </c:pt>
                <c:pt idx="20">
                  <c:v>94.994049024000006</c:v>
                </c:pt>
                <c:pt idx="21">
                  <c:v>95.342201856000003</c:v>
                </c:pt>
                <c:pt idx="22">
                  <c:v>95.640479744000004</c:v>
                </c:pt>
                <c:pt idx="23">
                  <c:v>95.938240511999993</c:v>
                </c:pt>
                <c:pt idx="24">
                  <c:v>96.202175999999994</c:v>
                </c:pt>
                <c:pt idx="25">
                  <c:v>96.411720704000004</c:v>
                </c:pt>
                <c:pt idx="26">
                  <c:v>96.726251520000005</c:v>
                </c:pt>
                <c:pt idx="27">
                  <c:v>96.931731455999994</c:v>
                </c:pt>
                <c:pt idx="28">
                  <c:v>97.113269759999994</c:v>
                </c:pt>
                <c:pt idx="29">
                  <c:v>97.233822720000006</c:v>
                </c:pt>
                <c:pt idx="30">
                  <c:v>97.419034624000005</c:v>
                </c:pt>
                <c:pt idx="31">
                  <c:v>97.514209280000003</c:v>
                </c:pt>
                <c:pt idx="32">
                  <c:v>97.812295680000005</c:v>
                </c:pt>
                <c:pt idx="33">
                  <c:v>98.208746496000003</c:v>
                </c:pt>
                <c:pt idx="34">
                  <c:v>98.098255359999996</c:v>
                </c:pt>
                <c:pt idx="35">
                  <c:v>98.047475711999994</c:v>
                </c:pt>
                <c:pt idx="36">
                  <c:v>97.643267584</c:v>
                </c:pt>
                <c:pt idx="37">
                  <c:v>97.635071999999994</c:v>
                </c:pt>
                <c:pt idx="38">
                  <c:v>97.868000256000002</c:v>
                </c:pt>
                <c:pt idx="39">
                  <c:v>98.201579519999996</c:v>
                </c:pt>
                <c:pt idx="40">
                  <c:v>98.099730432000001</c:v>
                </c:pt>
                <c:pt idx="41">
                  <c:v>98.200962047999994</c:v>
                </c:pt>
                <c:pt idx="42">
                  <c:v>98.666223103999997</c:v>
                </c:pt>
                <c:pt idx="43">
                  <c:v>98.958407679999993</c:v>
                </c:pt>
                <c:pt idx="44">
                  <c:v>98.928622079999997</c:v>
                </c:pt>
                <c:pt idx="45">
                  <c:v>98.748566527999998</c:v>
                </c:pt>
                <c:pt idx="46">
                  <c:v>98.753506303999998</c:v>
                </c:pt>
                <c:pt idx="47">
                  <c:v>98.878414848000006</c:v>
                </c:pt>
                <c:pt idx="48">
                  <c:v>98.951939072000002</c:v>
                </c:pt>
                <c:pt idx="49">
                  <c:v>99.038745599999999</c:v>
                </c:pt>
                <c:pt idx="50">
                  <c:v>99.115329024000005</c:v>
                </c:pt>
                <c:pt idx="51">
                  <c:v>98.916786176000002</c:v>
                </c:pt>
                <c:pt idx="52">
                  <c:v>99.289565695999997</c:v>
                </c:pt>
                <c:pt idx="53">
                  <c:v>99.358866431999999</c:v>
                </c:pt>
                <c:pt idx="54">
                  <c:v>99.341608960000002</c:v>
                </c:pt>
                <c:pt idx="55">
                  <c:v>99.825524736000006</c:v>
                </c:pt>
                <c:pt idx="56">
                  <c:v>99.770552832000007</c:v>
                </c:pt>
                <c:pt idx="57">
                  <c:v>99.962259455999998</c:v>
                </c:pt>
                <c:pt idx="58">
                  <c:v>100.130699264</c:v>
                </c:pt>
                <c:pt idx="59">
                  <c:v>100.0068096</c:v>
                </c:pt>
                <c:pt idx="60">
                  <c:v>100.087660032</c:v>
                </c:pt>
                <c:pt idx="61">
                  <c:v>99.517757439999997</c:v>
                </c:pt>
                <c:pt idx="62">
                  <c:v>99.474181631999997</c:v>
                </c:pt>
                <c:pt idx="63">
                  <c:v>99.342319615999997</c:v>
                </c:pt>
              </c:numCache>
            </c:numRef>
          </c:val>
          <c:smooth val="0"/>
          <c:extLst>
            <c:ext xmlns:c16="http://schemas.microsoft.com/office/drawing/2014/chart" uri="{C3380CC4-5D6E-409C-BE32-E72D297353CC}">
              <c16:uniqueId val="{00000003-A582-49E3-9C6B-B2C532861EB9}"/>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a:t>
            </a:r>
            <a:r>
              <a:rPr lang="en-US"/>
              <a:t>: 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'C2H performance'!$C$11</c:f>
              <c:strCache>
                <c:ptCount val="1"/>
                <c:pt idx="0">
                  <c:v>1 Queue</c:v>
                </c:pt>
              </c:strCache>
            </c:strRef>
          </c:tx>
          <c:spPr>
            <a:ln w="28575" cap="rnd">
              <a:solidFill>
                <a:schemeClr val="accent1"/>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performance'!$D$11:$BO$11</c:f>
              <c:numCache>
                <c:formatCode>General</c:formatCode>
                <c:ptCount val="64"/>
                <c:pt idx="0">
                  <c:v>18.285</c:v>
                </c:pt>
                <c:pt idx="1">
                  <c:v>31.998999999999999</c:v>
                </c:pt>
                <c:pt idx="2">
                  <c:v>42.665999999999997</c:v>
                </c:pt>
                <c:pt idx="3">
                  <c:v>51.2</c:v>
                </c:pt>
                <c:pt idx="4">
                  <c:v>58.180999999999997</c:v>
                </c:pt>
                <c:pt idx="5">
                  <c:v>64</c:v>
                </c:pt>
                <c:pt idx="6">
                  <c:v>68.923000000000002</c:v>
                </c:pt>
                <c:pt idx="7">
                  <c:v>73.143000000000001</c:v>
                </c:pt>
                <c:pt idx="8">
                  <c:v>76.8</c:v>
                </c:pt>
                <c:pt idx="9">
                  <c:v>80</c:v>
                </c:pt>
                <c:pt idx="10">
                  <c:v>82.822999999999993</c:v>
                </c:pt>
                <c:pt idx="11">
                  <c:v>85.332999999999998</c:v>
                </c:pt>
                <c:pt idx="12">
                  <c:v>87.578000000000003</c:v>
                </c:pt>
                <c:pt idx="13">
                  <c:v>89.6</c:v>
                </c:pt>
                <c:pt idx="14">
                  <c:v>91.427999999999997</c:v>
                </c:pt>
                <c:pt idx="15">
                  <c:v>93.09</c:v>
                </c:pt>
                <c:pt idx="16">
                  <c:v>94.608000000000004</c:v>
                </c:pt>
                <c:pt idx="17">
                  <c:v>95.998999999999995</c:v>
                </c:pt>
                <c:pt idx="18">
                  <c:v>97.28</c:v>
                </c:pt>
                <c:pt idx="19">
                  <c:v>98.460999999999999</c:v>
                </c:pt>
                <c:pt idx="20">
                  <c:v>99.555000000000007</c:v>
                </c:pt>
                <c:pt idx="21">
                  <c:v>100.571</c:v>
                </c:pt>
                <c:pt idx="22">
                  <c:v>101.517</c:v>
                </c:pt>
                <c:pt idx="23">
                  <c:v>102.399</c:v>
                </c:pt>
                <c:pt idx="24">
                  <c:v>103.22499999999999</c:v>
                </c:pt>
                <c:pt idx="25">
                  <c:v>103.999</c:v>
                </c:pt>
                <c:pt idx="26">
                  <c:v>104.727</c:v>
                </c:pt>
                <c:pt idx="27">
                  <c:v>105.411</c:v>
                </c:pt>
                <c:pt idx="28">
                  <c:v>106.057</c:v>
                </c:pt>
                <c:pt idx="29">
                  <c:v>106.666</c:v>
                </c:pt>
                <c:pt idx="30">
                  <c:v>107.24299999999999</c:v>
                </c:pt>
                <c:pt idx="31">
                  <c:v>107.789</c:v>
                </c:pt>
                <c:pt idx="32">
                  <c:v>108.307</c:v>
                </c:pt>
                <c:pt idx="33">
                  <c:v>108.8</c:v>
                </c:pt>
                <c:pt idx="34">
                  <c:v>109.268</c:v>
                </c:pt>
                <c:pt idx="35">
                  <c:v>109.714</c:v>
                </c:pt>
                <c:pt idx="36">
                  <c:v>110.139</c:v>
                </c:pt>
                <c:pt idx="37">
                  <c:v>110.545</c:v>
                </c:pt>
                <c:pt idx="38">
                  <c:v>110.93300000000001</c:v>
                </c:pt>
                <c:pt idx="39">
                  <c:v>111.304</c:v>
                </c:pt>
                <c:pt idx="40">
                  <c:v>111.65900000000001</c:v>
                </c:pt>
                <c:pt idx="41">
                  <c:v>111.999</c:v>
                </c:pt>
                <c:pt idx="42">
                  <c:v>112.32599999999999</c:v>
                </c:pt>
                <c:pt idx="43">
                  <c:v>112.64</c:v>
                </c:pt>
                <c:pt idx="44">
                  <c:v>112.589</c:v>
                </c:pt>
                <c:pt idx="45">
                  <c:v>112.84699999999999</c:v>
                </c:pt>
                <c:pt idx="46">
                  <c:v>113.129</c:v>
                </c:pt>
                <c:pt idx="47">
                  <c:v>113.146</c:v>
                </c:pt>
                <c:pt idx="48">
                  <c:v>112.866</c:v>
                </c:pt>
                <c:pt idx="49">
                  <c:v>112.76600000000001</c:v>
                </c:pt>
                <c:pt idx="50">
                  <c:v>113.408</c:v>
                </c:pt>
                <c:pt idx="51">
                  <c:v>113.53400000000001</c:v>
                </c:pt>
                <c:pt idx="52">
                  <c:v>113.389</c:v>
                </c:pt>
                <c:pt idx="53">
                  <c:v>113.16</c:v>
                </c:pt>
                <c:pt idx="54">
                  <c:v>113.187</c:v>
                </c:pt>
                <c:pt idx="55">
                  <c:v>113.706</c:v>
                </c:pt>
                <c:pt idx="56">
                  <c:v>113.988</c:v>
                </c:pt>
                <c:pt idx="57">
                  <c:v>113.861</c:v>
                </c:pt>
                <c:pt idx="58">
                  <c:v>113.637</c:v>
                </c:pt>
                <c:pt idx="59">
                  <c:v>113.42</c:v>
                </c:pt>
                <c:pt idx="60">
                  <c:v>113.464</c:v>
                </c:pt>
                <c:pt idx="61">
                  <c:v>113.86799999999999</c:v>
                </c:pt>
                <c:pt idx="62">
                  <c:v>114.27200000000001</c:v>
                </c:pt>
                <c:pt idx="63">
                  <c:v>114.419</c:v>
                </c:pt>
              </c:numCache>
            </c:numRef>
          </c:val>
          <c:smooth val="0"/>
          <c:extLst>
            <c:ext xmlns:c16="http://schemas.microsoft.com/office/drawing/2014/chart" uri="{C3380CC4-5D6E-409C-BE32-E72D297353CC}">
              <c16:uniqueId val="{00000000-2D9E-4540-861A-4384D50A7A15}"/>
            </c:ext>
          </c:extLst>
        </c:ser>
        <c:ser>
          <c:idx val="1"/>
          <c:order val="1"/>
          <c:tx>
            <c:strRef>
              <c:f>'C2H performance'!$C$10</c:f>
              <c:strCache>
                <c:ptCount val="1"/>
                <c:pt idx="0">
                  <c:v>2 Queues</c:v>
                </c:pt>
              </c:strCache>
            </c:strRef>
          </c:tx>
          <c:spPr>
            <a:ln w="28575" cap="rnd">
              <a:solidFill>
                <a:schemeClr val="accent2"/>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performance'!$D$10:$BO$10</c:f>
              <c:numCache>
                <c:formatCode>General</c:formatCode>
                <c:ptCount val="64"/>
                <c:pt idx="0">
                  <c:v>36.570999999999998</c:v>
                </c:pt>
                <c:pt idx="1">
                  <c:v>63.999000000000002</c:v>
                </c:pt>
                <c:pt idx="2">
                  <c:v>85.332999999999998</c:v>
                </c:pt>
                <c:pt idx="3">
                  <c:v>94.001999999999995</c:v>
                </c:pt>
                <c:pt idx="4">
                  <c:v>96.096999999999994</c:v>
                </c:pt>
                <c:pt idx="5">
                  <c:v>99.188999999999993</c:v>
                </c:pt>
                <c:pt idx="6">
                  <c:v>100.447</c:v>
                </c:pt>
                <c:pt idx="7">
                  <c:v>101.84699999999999</c:v>
                </c:pt>
                <c:pt idx="8">
                  <c:v>103.032</c:v>
                </c:pt>
                <c:pt idx="9">
                  <c:v>103.905</c:v>
                </c:pt>
                <c:pt idx="10">
                  <c:v>104.45699999999999</c:v>
                </c:pt>
                <c:pt idx="11">
                  <c:v>104.78700000000001</c:v>
                </c:pt>
                <c:pt idx="12">
                  <c:v>105.218</c:v>
                </c:pt>
                <c:pt idx="13">
                  <c:v>105.593</c:v>
                </c:pt>
                <c:pt idx="14">
                  <c:v>106.193</c:v>
                </c:pt>
                <c:pt idx="15">
                  <c:v>106.87</c:v>
                </c:pt>
                <c:pt idx="16">
                  <c:v>107.46299999999999</c:v>
                </c:pt>
                <c:pt idx="17">
                  <c:v>107.959</c:v>
                </c:pt>
                <c:pt idx="18">
                  <c:v>108.358</c:v>
                </c:pt>
                <c:pt idx="19">
                  <c:v>108.625</c:v>
                </c:pt>
                <c:pt idx="20">
                  <c:v>108.535</c:v>
                </c:pt>
                <c:pt idx="21">
                  <c:v>108.59699999999999</c:v>
                </c:pt>
                <c:pt idx="22">
                  <c:v>109.09</c:v>
                </c:pt>
                <c:pt idx="23">
                  <c:v>109.36199999999999</c:v>
                </c:pt>
                <c:pt idx="24">
                  <c:v>109.503</c:v>
                </c:pt>
                <c:pt idx="25">
                  <c:v>109.818</c:v>
                </c:pt>
                <c:pt idx="26">
                  <c:v>109.947</c:v>
                </c:pt>
                <c:pt idx="27">
                  <c:v>110.4</c:v>
                </c:pt>
                <c:pt idx="28">
                  <c:v>110.783</c:v>
                </c:pt>
                <c:pt idx="29">
                  <c:v>111.11</c:v>
                </c:pt>
                <c:pt idx="30">
                  <c:v>111.249</c:v>
                </c:pt>
                <c:pt idx="31">
                  <c:v>111.36199999999999</c:v>
                </c:pt>
                <c:pt idx="32">
                  <c:v>111.5</c:v>
                </c:pt>
                <c:pt idx="33">
                  <c:v>111.55</c:v>
                </c:pt>
                <c:pt idx="34">
                  <c:v>111.816</c:v>
                </c:pt>
                <c:pt idx="35">
                  <c:v>111.88200000000001</c:v>
                </c:pt>
                <c:pt idx="36">
                  <c:v>112.167</c:v>
                </c:pt>
                <c:pt idx="37">
                  <c:v>112.22</c:v>
                </c:pt>
                <c:pt idx="38">
                  <c:v>112.187</c:v>
                </c:pt>
                <c:pt idx="39">
                  <c:v>112.404</c:v>
                </c:pt>
                <c:pt idx="40">
                  <c:v>112.32599999999999</c:v>
                </c:pt>
                <c:pt idx="41">
                  <c:v>112.349</c:v>
                </c:pt>
                <c:pt idx="42">
                  <c:v>112.636</c:v>
                </c:pt>
                <c:pt idx="43">
                  <c:v>112.589</c:v>
                </c:pt>
                <c:pt idx="44">
                  <c:v>112.52</c:v>
                </c:pt>
                <c:pt idx="45">
                  <c:v>112.782</c:v>
                </c:pt>
                <c:pt idx="46">
                  <c:v>113.086</c:v>
                </c:pt>
                <c:pt idx="47">
                  <c:v>113.04</c:v>
                </c:pt>
                <c:pt idx="48">
                  <c:v>112.804</c:v>
                </c:pt>
                <c:pt idx="49">
                  <c:v>112.729</c:v>
                </c:pt>
                <c:pt idx="50">
                  <c:v>113.337</c:v>
                </c:pt>
                <c:pt idx="51">
                  <c:v>113.44199999999999</c:v>
                </c:pt>
                <c:pt idx="52">
                  <c:v>113.322</c:v>
                </c:pt>
                <c:pt idx="53">
                  <c:v>113.119</c:v>
                </c:pt>
                <c:pt idx="54">
                  <c:v>113.126</c:v>
                </c:pt>
                <c:pt idx="55">
                  <c:v>113.634</c:v>
                </c:pt>
                <c:pt idx="56">
                  <c:v>113.913</c:v>
                </c:pt>
                <c:pt idx="57">
                  <c:v>113.747</c:v>
                </c:pt>
                <c:pt idx="58">
                  <c:v>113.536</c:v>
                </c:pt>
                <c:pt idx="59">
                  <c:v>113.363</c:v>
                </c:pt>
                <c:pt idx="60">
                  <c:v>113.43</c:v>
                </c:pt>
                <c:pt idx="61">
                  <c:v>113.81100000000001</c:v>
                </c:pt>
                <c:pt idx="62">
                  <c:v>114.191</c:v>
                </c:pt>
                <c:pt idx="63">
                  <c:v>114.346</c:v>
                </c:pt>
              </c:numCache>
            </c:numRef>
          </c:val>
          <c:smooth val="0"/>
          <c:extLst>
            <c:ext xmlns:c16="http://schemas.microsoft.com/office/drawing/2014/chart" uri="{C3380CC4-5D6E-409C-BE32-E72D297353CC}">
              <c16:uniqueId val="{00000001-2D9E-4540-861A-4384D50A7A15}"/>
            </c:ext>
          </c:extLst>
        </c:ser>
        <c:ser>
          <c:idx val="2"/>
          <c:order val="2"/>
          <c:tx>
            <c:strRef>
              <c:f>'C2H performance'!$C$9</c:f>
              <c:strCache>
                <c:ptCount val="1"/>
                <c:pt idx="0">
                  <c:v>4 Queues</c:v>
                </c:pt>
              </c:strCache>
            </c:strRef>
          </c:tx>
          <c:spPr>
            <a:ln w="28575" cap="rnd">
              <a:solidFill>
                <a:srgbClr val="00B050"/>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performance'!$D$9:$BO$9</c:f>
              <c:numCache>
                <c:formatCode>General</c:formatCode>
                <c:ptCount val="64"/>
                <c:pt idx="0">
                  <c:v>42.656999999999996</c:v>
                </c:pt>
                <c:pt idx="1">
                  <c:v>75.213999999999999</c:v>
                </c:pt>
                <c:pt idx="2">
                  <c:v>88.323999999999998</c:v>
                </c:pt>
                <c:pt idx="3">
                  <c:v>93.405000000000001</c:v>
                </c:pt>
                <c:pt idx="4">
                  <c:v>96.751000000000005</c:v>
                </c:pt>
                <c:pt idx="5">
                  <c:v>98.680999999999997</c:v>
                </c:pt>
                <c:pt idx="6">
                  <c:v>99.748999999999995</c:v>
                </c:pt>
                <c:pt idx="7">
                  <c:v>101.197</c:v>
                </c:pt>
                <c:pt idx="8">
                  <c:v>102.455</c:v>
                </c:pt>
                <c:pt idx="9">
                  <c:v>103.401</c:v>
                </c:pt>
                <c:pt idx="10">
                  <c:v>103.80500000000001</c:v>
                </c:pt>
                <c:pt idx="11">
                  <c:v>104.46</c:v>
                </c:pt>
                <c:pt idx="12">
                  <c:v>104.878</c:v>
                </c:pt>
                <c:pt idx="13">
                  <c:v>105.095</c:v>
                </c:pt>
                <c:pt idx="14">
                  <c:v>105.505</c:v>
                </c:pt>
                <c:pt idx="15">
                  <c:v>106.21899999999999</c:v>
                </c:pt>
                <c:pt idx="16">
                  <c:v>106.76900000000001</c:v>
                </c:pt>
                <c:pt idx="17">
                  <c:v>107.24</c:v>
                </c:pt>
                <c:pt idx="18">
                  <c:v>107.648</c:v>
                </c:pt>
                <c:pt idx="19">
                  <c:v>108.02800000000001</c:v>
                </c:pt>
                <c:pt idx="20">
                  <c:v>108.134</c:v>
                </c:pt>
                <c:pt idx="21">
                  <c:v>108.294</c:v>
                </c:pt>
                <c:pt idx="22">
                  <c:v>108.78700000000001</c:v>
                </c:pt>
                <c:pt idx="23">
                  <c:v>109.143</c:v>
                </c:pt>
                <c:pt idx="24">
                  <c:v>109.455</c:v>
                </c:pt>
                <c:pt idx="25">
                  <c:v>109.76300000000001</c:v>
                </c:pt>
                <c:pt idx="26">
                  <c:v>109.889</c:v>
                </c:pt>
                <c:pt idx="27">
                  <c:v>110.252</c:v>
                </c:pt>
                <c:pt idx="28">
                  <c:v>110.524</c:v>
                </c:pt>
                <c:pt idx="29">
                  <c:v>110.807</c:v>
                </c:pt>
                <c:pt idx="30">
                  <c:v>111.045</c:v>
                </c:pt>
                <c:pt idx="31">
                  <c:v>111.181</c:v>
                </c:pt>
                <c:pt idx="32">
                  <c:v>111.36799999999999</c:v>
                </c:pt>
                <c:pt idx="33">
                  <c:v>111.373</c:v>
                </c:pt>
                <c:pt idx="34">
                  <c:v>111.682</c:v>
                </c:pt>
                <c:pt idx="35">
                  <c:v>111.70099999999999</c:v>
                </c:pt>
                <c:pt idx="36">
                  <c:v>112.008</c:v>
                </c:pt>
                <c:pt idx="37">
                  <c:v>112.066</c:v>
                </c:pt>
                <c:pt idx="38">
                  <c:v>112.008</c:v>
                </c:pt>
                <c:pt idx="39">
                  <c:v>112.307</c:v>
                </c:pt>
                <c:pt idx="40">
                  <c:v>112.256</c:v>
                </c:pt>
                <c:pt idx="41">
                  <c:v>112.187</c:v>
                </c:pt>
                <c:pt idx="42">
                  <c:v>112.58499999999999</c:v>
                </c:pt>
                <c:pt idx="43">
                  <c:v>112.5</c:v>
                </c:pt>
                <c:pt idx="44">
                  <c:v>112.392</c:v>
                </c:pt>
                <c:pt idx="45">
                  <c:v>112.708</c:v>
                </c:pt>
                <c:pt idx="46">
                  <c:v>113.001</c:v>
                </c:pt>
                <c:pt idx="47">
                  <c:v>113.005</c:v>
                </c:pt>
                <c:pt idx="48">
                  <c:v>112.752</c:v>
                </c:pt>
                <c:pt idx="49">
                  <c:v>112.58799999999999</c:v>
                </c:pt>
                <c:pt idx="50">
                  <c:v>113.245</c:v>
                </c:pt>
                <c:pt idx="51">
                  <c:v>113.33799999999999</c:v>
                </c:pt>
                <c:pt idx="52">
                  <c:v>113.268</c:v>
                </c:pt>
                <c:pt idx="53">
                  <c:v>113.059</c:v>
                </c:pt>
                <c:pt idx="54">
                  <c:v>112.986</c:v>
                </c:pt>
                <c:pt idx="55">
                  <c:v>113.518</c:v>
                </c:pt>
                <c:pt idx="56">
                  <c:v>113.767</c:v>
                </c:pt>
                <c:pt idx="57">
                  <c:v>113.622</c:v>
                </c:pt>
                <c:pt idx="58">
                  <c:v>113.468</c:v>
                </c:pt>
                <c:pt idx="59">
                  <c:v>113.29</c:v>
                </c:pt>
                <c:pt idx="60">
                  <c:v>113.312</c:v>
                </c:pt>
                <c:pt idx="61">
                  <c:v>113.681</c:v>
                </c:pt>
                <c:pt idx="62">
                  <c:v>114.06100000000001</c:v>
                </c:pt>
                <c:pt idx="63">
                  <c:v>114.223</c:v>
                </c:pt>
              </c:numCache>
            </c:numRef>
          </c:val>
          <c:smooth val="0"/>
          <c:extLst>
            <c:ext xmlns:c16="http://schemas.microsoft.com/office/drawing/2014/chart" uri="{C3380CC4-5D6E-409C-BE32-E72D297353CC}">
              <c16:uniqueId val="{00000002-2D9E-4540-861A-4384D50A7A15}"/>
            </c:ext>
          </c:extLst>
        </c:ser>
        <c:ser>
          <c:idx val="3"/>
          <c:order val="3"/>
          <c:tx>
            <c:strRef>
              <c:f>'C2H performance'!$C$8</c:f>
              <c:strCache>
                <c:ptCount val="1"/>
                <c:pt idx="0">
                  <c:v>8 Queues</c:v>
                </c:pt>
              </c:strCache>
            </c:strRef>
          </c:tx>
          <c:spPr>
            <a:ln w="28575" cap="rnd">
              <a:solidFill>
                <a:schemeClr val="accent4"/>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performance'!$D$8:$BO$8</c:f>
              <c:numCache>
                <c:formatCode>General</c:formatCode>
                <c:ptCount val="64"/>
                <c:pt idx="0">
                  <c:v>42.603999999999999</c:v>
                </c:pt>
                <c:pt idx="1">
                  <c:v>76.103999999999999</c:v>
                </c:pt>
                <c:pt idx="2">
                  <c:v>88.366</c:v>
                </c:pt>
                <c:pt idx="3">
                  <c:v>92.888000000000005</c:v>
                </c:pt>
                <c:pt idx="4">
                  <c:v>95.78</c:v>
                </c:pt>
                <c:pt idx="5">
                  <c:v>98.094999999999999</c:v>
                </c:pt>
                <c:pt idx="6">
                  <c:v>99.793999999999997</c:v>
                </c:pt>
                <c:pt idx="7">
                  <c:v>101.157</c:v>
                </c:pt>
                <c:pt idx="8">
                  <c:v>102.291</c:v>
                </c:pt>
                <c:pt idx="9">
                  <c:v>103.012</c:v>
                </c:pt>
                <c:pt idx="10">
                  <c:v>103.59</c:v>
                </c:pt>
                <c:pt idx="11">
                  <c:v>104.191</c:v>
                </c:pt>
                <c:pt idx="12">
                  <c:v>104.71599999999999</c:v>
                </c:pt>
                <c:pt idx="13">
                  <c:v>105.01900000000001</c:v>
                </c:pt>
                <c:pt idx="14">
                  <c:v>105.506</c:v>
                </c:pt>
                <c:pt idx="15">
                  <c:v>106.086</c:v>
                </c:pt>
                <c:pt idx="16">
                  <c:v>106.48399999999999</c:v>
                </c:pt>
                <c:pt idx="17">
                  <c:v>106.92</c:v>
                </c:pt>
                <c:pt idx="18">
                  <c:v>107.327</c:v>
                </c:pt>
                <c:pt idx="19">
                  <c:v>107.649</c:v>
                </c:pt>
                <c:pt idx="20">
                  <c:v>107.724</c:v>
                </c:pt>
                <c:pt idx="21">
                  <c:v>107.92</c:v>
                </c:pt>
                <c:pt idx="22">
                  <c:v>108.34699999999999</c:v>
                </c:pt>
                <c:pt idx="23">
                  <c:v>108.556</c:v>
                </c:pt>
                <c:pt idx="24">
                  <c:v>108.646</c:v>
                </c:pt>
                <c:pt idx="25">
                  <c:v>109.125</c:v>
                </c:pt>
                <c:pt idx="26">
                  <c:v>109.36</c:v>
                </c:pt>
                <c:pt idx="27">
                  <c:v>109.69499999999999</c:v>
                </c:pt>
                <c:pt idx="28">
                  <c:v>109.89</c:v>
                </c:pt>
                <c:pt idx="29">
                  <c:v>110.101</c:v>
                </c:pt>
                <c:pt idx="30">
                  <c:v>110.256</c:v>
                </c:pt>
                <c:pt idx="31">
                  <c:v>110.429</c:v>
                </c:pt>
                <c:pt idx="32">
                  <c:v>110.58499999999999</c:v>
                </c:pt>
                <c:pt idx="33">
                  <c:v>110.741</c:v>
                </c:pt>
                <c:pt idx="34">
                  <c:v>110.919</c:v>
                </c:pt>
                <c:pt idx="35">
                  <c:v>111.063</c:v>
                </c:pt>
                <c:pt idx="36">
                  <c:v>111.18899999999999</c:v>
                </c:pt>
                <c:pt idx="37">
                  <c:v>111.277</c:v>
                </c:pt>
                <c:pt idx="38">
                  <c:v>111.366</c:v>
                </c:pt>
                <c:pt idx="39">
                  <c:v>111.46299999999999</c:v>
                </c:pt>
                <c:pt idx="40">
                  <c:v>111.518</c:v>
                </c:pt>
                <c:pt idx="41">
                  <c:v>111.617</c:v>
                </c:pt>
                <c:pt idx="42">
                  <c:v>111.73399999999999</c:v>
                </c:pt>
                <c:pt idx="43">
                  <c:v>111.75</c:v>
                </c:pt>
                <c:pt idx="44">
                  <c:v>111.80200000000001</c:v>
                </c:pt>
                <c:pt idx="45">
                  <c:v>111.952</c:v>
                </c:pt>
                <c:pt idx="46">
                  <c:v>112.04</c:v>
                </c:pt>
                <c:pt idx="47">
                  <c:v>112.05200000000001</c:v>
                </c:pt>
                <c:pt idx="48">
                  <c:v>112.063</c:v>
                </c:pt>
                <c:pt idx="49">
                  <c:v>112.14400000000001</c:v>
                </c:pt>
                <c:pt idx="50">
                  <c:v>112.348</c:v>
                </c:pt>
                <c:pt idx="51">
                  <c:v>112.68300000000001</c:v>
                </c:pt>
                <c:pt idx="52">
                  <c:v>112.51300000000001</c:v>
                </c:pt>
                <c:pt idx="53">
                  <c:v>112.467</c:v>
                </c:pt>
                <c:pt idx="54">
                  <c:v>112.542</c:v>
                </c:pt>
                <c:pt idx="55">
                  <c:v>112.752</c:v>
                </c:pt>
                <c:pt idx="56">
                  <c:v>112.88800000000001</c:v>
                </c:pt>
                <c:pt idx="57">
                  <c:v>112.777</c:v>
                </c:pt>
                <c:pt idx="58">
                  <c:v>112.66500000000001</c:v>
                </c:pt>
                <c:pt idx="59">
                  <c:v>112.73399999999999</c:v>
                </c:pt>
                <c:pt idx="60">
                  <c:v>112.84</c:v>
                </c:pt>
                <c:pt idx="61">
                  <c:v>113.012</c:v>
                </c:pt>
                <c:pt idx="62">
                  <c:v>113.139</c:v>
                </c:pt>
                <c:pt idx="63">
                  <c:v>113.212</c:v>
                </c:pt>
              </c:numCache>
            </c:numRef>
          </c:val>
          <c:smooth val="0"/>
          <c:extLst>
            <c:ext xmlns:c16="http://schemas.microsoft.com/office/drawing/2014/chart" uri="{C3380CC4-5D6E-409C-BE32-E72D297353CC}">
              <c16:uniqueId val="{00000003-2D9E-4540-861A-4384D50A7A15}"/>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solidFill>
                  <a:srgbClr val="FF0000"/>
                </a:solidFill>
                <a:effectLst/>
              </a:rPr>
              <a:t>PF</a:t>
            </a:r>
            <a:r>
              <a:rPr lang="en-US" sz="1400" b="0" i="0" baseline="0">
                <a:effectLst/>
              </a:rPr>
              <a:t>: 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1 Queue</c:v>
          </c:tx>
          <c:spPr>
            <a:ln w="28575" cap="rnd">
              <a:solidFill>
                <a:schemeClr val="accent2"/>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Performance'!$D$15:$BO$15</c:f>
              <c:numCache>
                <c:formatCode>General</c:formatCode>
                <c:ptCount val="64"/>
                <c:pt idx="0">
                  <c:v>29.949608999999999</c:v>
                </c:pt>
                <c:pt idx="1">
                  <c:v>28.823376</c:v>
                </c:pt>
                <c:pt idx="2">
                  <c:v>26.955484999999999</c:v>
                </c:pt>
                <c:pt idx="3">
                  <c:v>24.998595999999999</c:v>
                </c:pt>
                <c:pt idx="4">
                  <c:v>22.726974999999999</c:v>
                </c:pt>
                <c:pt idx="5">
                  <c:v>20.832799999999999</c:v>
                </c:pt>
                <c:pt idx="6">
                  <c:v>19.230664000000001</c:v>
                </c:pt>
                <c:pt idx="7">
                  <c:v>17.856928</c:v>
                </c:pt>
                <c:pt idx="8">
                  <c:v>16.666664999999998</c:v>
                </c:pt>
                <c:pt idx="9">
                  <c:v>15.624813</c:v>
                </c:pt>
                <c:pt idx="10">
                  <c:v>14.705363999999999</c:v>
                </c:pt>
                <c:pt idx="11">
                  <c:v>13.888597000000001</c:v>
                </c:pt>
                <c:pt idx="12">
                  <c:v>13.157662999999999</c:v>
                </c:pt>
                <c:pt idx="13">
                  <c:v>12.499431</c:v>
                </c:pt>
                <c:pt idx="14">
                  <c:v>11.903471</c:v>
                </c:pt>
                <c:pt idx="15">
                  <c:v>11.361316</c:v>
                </c:pt>
                <c:pt idx="16">
                  <c:v>10.858295</c:v>
                </c:pt>
                <c:pt idx="17">
                  <c:v>10.284821000000001</c:v>
                </c:pt>
                <c:pt idx="18">
                  <c:v>9.8110490000000006</c:v>
                </c:pt>
                <c:pt idx="19">
                  <c:v>9.3592890000000004</c:v>
                </c:pt>
                <c:pt idx="20">
                  <c:v>8.9436610000000005</c:v>
                </c:pt>
                <c:pt idx="21">
                  <c:v>8.5469249999999999</c:v>
                </c:pt>
                <c:pt idx="22">
                  <c:v>8.2087289999999999</c:v>
                </c:pt>
                <c:pt idx="23">
                  <c:v>7.9113170000000004</c:v>
                </c:pt>
                <c:pt idx="24">
                  <c:v>7.6119060000000003</c:v>
                </c:pt>
                <c:pt idx="25">
                  <c:v>7.3303880000000001</c:v>
                </c:pt>
                <c:pt idx="26">
                  <c:v>7.079129</c:v>
                </c:pt>
                <c:pt idx="27">
                  <c:v>6.8482380000000003</c:v>
                </c:pt>
                <c:pt idx="28">
                  <c:v>6.6223200000000002</c:v>
                </c:pt>
                <c:pt idx="29">
                  <c:v>6.4051479999999996</c:v>
                </c:pt>
                <c:pt idx="30">
                  <c:v>6.2010269999999998</c:v>
                </c:pt>
                <c:pt idx="31">
                  <c:v>6.0179539999999996</c:v>
                </c:pt>
                <c:pt idx="32">
                  <c:v>5.8405769999999997</c:v>
                </c:pt>
                <c:pt idx="33">
                  <c:v>5.6647309999999997</c:v>
                </c:pt>
                <c:pt idx="34">
                  <c:v>5.5082329999999997</c:v>
                </c:pt>
                <c:pt idx="35">
                  <c:v>5.3532479999999998</c:v>
                </c:pt>
                <c:pt idx="36">
                  <c:v>5.1769579999999999</c:v>
                </c:pt>
                <c:pt idx="37">
                  <c:v>5.0146709999999999</c:v>
                </c:pt>
                <c:pt idx="38">
                  <c:v>4.9068189999999996</c:v>
                </c:pt>
                <c:pt idx="39">
                  <c:v>4.8010619999999999</c:v>
                </c:pt>
                <c:pt idx="40">
                  <c:v>4.6763750000000002</c:v>
                </c:pt>
                <c:pt idx="41">
                  <c:v>4.5866170000000004</c:v>
                </c:pt>
                <c:pt idx="42">
                  <c:v>4.5005790000000001</c:v>
                </c:pt>
                <c:pt idx="43">
                  <c:v>4.4064399999999999</c:v>
                </c:pt>
                <c:pt idx="44">
                  <c:v>4.3123620000000003</c:v>
                </c:pt>
                <c:pt idx="45">
                  <c:v>4.2216880000000003</c:v>
                </c:pt>
                <c:pt idx="46">
                  <c:v>4.137435</c:v>
                </c:pt>
                <c:pt idx="47">
                  <c:v>4.0580280000000002</c:v>
                </c:pt>
                <c:pt idx="48">
                  <c:v>3.9769950000000001</c:v>
                </c:pt>
                <c:pt idx="49">
                  <c:v>3.8992469999999999</c:v>
                </c:pt>
                <c:pt idx="50">
                  <c:v>3.821952</c:v>
                </c:pt>
                <c:pt idx="51">
                  <c:v>3.756761</c:v>
                </c:pt>
                <c:pt idx="52">
                  <c:v>3.6901480000000002</c:v>
                </c:pt>
                <c:pt idx="53">
                  <c:v>3.6260050000000001</c:v>
                </c:pt>
                <c:pt idx="54">
                  <c:v>3.56392</c:v>
                </c:pt>
                <c:pt idx="55">
                  <c:v>3.501614</c:v>
                </c:pt>
                <c:pt idx="56">
                  <c:v>3.4416950000000002</c:v>
                </c:pt>
                <c:pt idx="57">
                  <c:v>3.3843100000000002</c:v>
                </c:pt>
                <c:pt idx="58">
                  <c:v>3.3311310000000001</c:v>
                </c:pt>
                <c:pt idx="59">
                  <c:v>3.2775759999999998</c:v>
                </c:pt>
                <c:pt idx="60">
                  <c:v>3.2262189999999999</c:v>
                </c:pt>
                <c:pt idx="61">
                  <c:v>3.175656</c:v>
                </c:pt>
                <c:pt idx="62">
                  <c:v>3.1245959999999999</c:v>
                </c:pt>
                <c:pt idx="63">
                  <c:v>3.0812300000000001</c:v>
                </c:pt>
              </c:numCache>
            </c:numRef>
          </c:val>
          <c:smooth val="0"/>
          <c:extLst>
            <c:ext xmlns:c16="http://schemas.microsoft.com/office/drawing/2014/chart" uri="{C3380CC4-5D6E-409C-BE32-E72D297353CC}">
              <c16:uniqueId val="{00000000-2480-41E3-BC9F-513D3A5E765D}"/>
            </c:ext>
          </c:extLst>
        </c:ser>
        <c:ser>
          <c:idx val="0"/>
          <c:order val="1"/>
          <c:tx>
            <c:v>2 Queues</c:v>
          </c:tx>
          <c:spPr>
            <a:ln w="28575" cap="rnd">
              <a:solidFill>
                <a:schemeClr val="accent1"/>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Performance'!$D$14:$BO$14</c:f>
              <c:numCache>
                <c:formatCode>General</c:formatCode>
                <c:ptCount val="64"/>
                <c:pt idx="0">
                  <c:v>59.533850000000001</c:v>
                </c:pt>
                <c:pt idx="1">
                  <c:v>55.183742000000002</c:v>
                </c:pt>
                <c:pt idx="2">
                  <c:v>47.869421000000003</c:v>
                </c:pt>
                <c:pt idx="3">
                  <c:v>38.692923</c:v>
                </c:pt>
                <c:pt idx="4">
                  <c:v>32.050480999999998</c:v>
                </c:pt>
                <c:pt idx="5">
                  <c:v>27.276971</c:v>
                </c:pt>
                <c:pt idx="6">
                  <c:v>23.957108000000002</c:v>
                </c:pt>
                <c:pt idx="7">
                  <c:v>21.218426999999998</c:v>
                </c:pt>
                <c:pt idx="8">
                  <c:v>19.142368999999999</c:v>
                </c:pt>
                <c:pt idx="9">
                  <c:v>17.425989000000001</c:v>
                </c:pt>
                <c:pt idx="10">
                  <c:v>15.959262000000001</c:v>
                </c:pt>
                <c:pt idx="11">
                  <c:v>14.688314</c:v>
                </c:pt>
                <c:pt idx="12">
                  <c:v>13.677781</c:v>
                </c:pt>
                <c:pt idx="13">
                  <c:v>12.841282</c:v>
                </c:pt>
                <c:pt idx="14">
                  <c:v>12.127542</c:v>
                </c:pt>
                <c:pt idx="15">
                  <c:v>11.442247</c:v>
                </c:pt>
                <c:pt idx="16">
                  <c:v>10.781107</c:v>
                </c:pt>
                <c:pt idx="17">
                  <c:v>10.216184</c:v>
                </c:pt>
                <c:pt idx="18">
                  <c:v>9.7300880000000003</c:v>
                </c:pt>
                <c:pt idx="19">
                  <c:v>9.2876750000000001</c:v>
                </c:pt>
                <c:pt idx="20">
                  <c:v>8.8776840000000004</c:v>
                </c:pt>
                <c:pt idx="21">
                  <c:v>8.5084789999999995</c:v>
                </c:pt>
                <c:pt idx="22">
                  <c:v>8.1638889999999993</c:v>
                </c:pt>
                <c:pt idx="23">
                  <c:v>7.8463130000000003</c:v>
                </c:pt>
                <c:pt idx="24">
                  <c:v>7.5604560000000003</c:v>
                </c:pt>
                <c:pt idx="25">
                  <c:v>7.2833769999999998</c:v>
                </c:pt>
                <c:pt idx="26">
                  <c:v>7.0335710000000002</c:v>
                </c:pt>
                <c:pt idx="27">
                  <c:v>6.802187</c:v>
                </c:pt>
                <c:pt idx="28">
                  <c:v>6.5762669999999996</c:v>
                </c:pt>
                <c:pt idx="29">
                  <c:v>6.3652420000000003</c:v>
                </c:pt>
                <c:pt idx="30">
                  <c:v>6.1664430000000001</c:v>
                </c:pt>
                <c:pt idx="31">
                  <c:v>5.9802470000000003</c:v>
                </c:pt>
                <c:pt idx="32">
                  <c:v>5.802969</c:v>
                </c:pt>
                <c:pt idx="33">
                  <c:v>5.6345479999999997</c:v>
                </c:pt>
                <c:pt idx="34">
                  <c:v>5.4751450000000004</c:v>
                </c:pt>
                <c:pt idx="35">
                  <c:v>5.3259069999999999</c:v>
                </c:pt>
                <c:pt idx="36">
                  <c:v>5.1506020000000001</c:v>
                </c:pt>
                <c:pt idx="37">
                  <c:v>4.9899230000000001</c:v>
                </c:pt>
                <c:pt idx="38">
                  <c:v>4.8803089999999996</c:v>
                </c:pt>
                <c:pt idx="39">
                  <c:v>4.7728349999999997</c:v>
                </c:pt>
                <c:pt idx="40">
                  <c:v>4.6442870000000003</c:v>
                </c:pt>
                <c:pt idx="41">
                  <c:v>4.5584379999999998</c:v>
                </c:pt>
                <c:pt idx="42">
                  <c:v>4.4751799999999999</c:v>
                </c:pt>
                <c:pt idx="43">
                  <c:v>4.3786430000000003</c:v>
                </c:pt>
                <c:pt idx="44">
                  <c:v>4.2863920000000002</c:v>
                </c:pt>
                <c:pt idx="45">
                  <c:v>4.1972069999999997</c:v>
                </c:pt>
                <c:pt idx="46">
                  <c:v>4.1119260000000004</c:v>
                </c:pt>
                <c:pt idx="47">
                  <c:v>4.0295059999999996</c:v>
                </c:pt>
                <c:pt idx="48">
                  <c:v>3.9520059999999999</c:v>
                </c:pt>
                <c:pt idx="49">
                  <c:v>3.8772319999999998</c:v>
                </c:pt>
                <c:pt idx="50">
                  <c:v>3.8049529999999998</c:v>
                </c:pt>
                <c:pt idx="51">
                  <c:v>3.7338979999999999</c:v>
                </c:pt>
                <c:pt idx="52">
                  <c:v>3.6682700000000001</c:v>
                </c:pt>
                <c:pt idx="53">
                  <c:v>3.601308</c:v>
                </c:pt>
                <c:pt idx="54">
                  <c:v>3.5393249999999998</c:v>
                </c:pt>
                <c:pt idx="55">
                  <c:v>3.4794350000000001</c:v>
                </c:pt>
                <c:pt idx="56">
                  <c:v>3.4214150000000001</c:v>
                </c:pt>
                <c:pt idx="57">
                  <c:v>3.3638750000000002</c:v>
                </c:pt>
                <c:pt idx="58">
                  <c:v>3.3110729999999999</c:v>
                </c:pt>
                <c:pt idx="59">
                  <c:v>3.2565360000000001</c:v>
                </c:pt>
                <c:pt idx="60">
                  <c:v>3.206191</c:v>
                </c:pt>
                <c:pt idx="61">
                  <c:v>3.1554190000000002</c:v>
                </c:pt>
                <c:pt idx="62">
                  <c:v>3.107872</c:v>
                </c:pt>
                <c:pt idx="63">
                  <c:v>3.0611860000000002</c:v>
                </c:pt>
              </c:numCache>
            </c:numRef>
          </c:val>
          <c:smooth val="0"/>
          <c:extLst>
            <c:ext xmlns:c16="http://schemas.microsoft.com/office/drawing/2014/chart" uri="{C3380CC4-5D6E-409C-BE32-E72D297353CC}">
              <c16:uniqueId val="{00000001-2480-41E3-BC9F-513D3A5E765D}"/>
            </c:ext>
          </c:extLst>
        </c:ser>
        <c:ser>
          <c:idx val="2"/>
          <c:order val="2"/>
          <c:tx>
            <c:v>4 Queues</c:v>
          </c:tx>
          <c:spPr>
            <a:ln w="28575" cap="rnd">
              <a:solidFill>
                <a:schemeClr val="accent3"/>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Performance'!$D$13:$BO$13</c:f>
              <c:numCache>
                <c:formatCode>General</c:formatCode>
                <c:ptCount val="64"/>
                <c:pt idx="0">
                  <c:v>83.090007</c:v>
                </c:pt>
                <c:pt idx="1">
                  <c:v>63.938094999999997</c:v>
                </c:pt>
                <c:pt idx="2">
                  <c:v>47.642274999999998</c:v>
                </c:pt>
                <c:pt idx="3">
                  <c:v>38.277617999999997</c:v>
                </c:pt>
                <c:pt idx="4">
                  <c:v>31.932258999999998</c:v>
                </c:pt>
                <c:pt idx="5">
                  <c:v>27.130175999999999</c:v>
                </c:pt>
                <c:pt idx="6">
                  <c:v>23.849546</c:v>
                </c:pt>
                <c:pt idx="7">
                  <c:v>21.270959000000001</c:v>
                </c:pt>
                <c:pt idx="8">
                  <c:v>19.222213</c:v>
                </c:pt>
                <c:pt idx="9">
                  <c:v>17.483038000000001</c:v>
                </c:pt>
                <c:pt idx="10">
                  <c:v>15.994194</c:v>
                </c:pt>
                <c:pt idx="11">
                  <c:v>14.653760999999999</c:v>
                </c:pt>
                <c:pt idx="12">
                  <c:v>13.660814999999999</c:v>
                </c:pt>
                <c:pt idx="13">
                  <c:v>12.827213</c:v>
                </c:pt>
                <c:pt idx="14">
                  <c:v>12.081772000000001</c:v>
                </c:pt>
                <c:pt idx="15">
                  <c:v>11.37546</c:v>
                </c:pt>
                <c:pt idx="16">
                  <c:v>10.768468</c:v>
                </c:pt>
                <c:pt idx="17">
                  <c:v>10.186446</c:v>
                </c:pt>
                <c:pt idx="18">
                  <c:v>9.6952759999999998</c:v>
                </c:pt>
                <c:pt idx="19">
                  <c:v>9.2500029999999995</c:v>
                </c:pt>
                <c:pt idx="20">
                  <c:v>8.8494290000000007</c:v>
                </c:pt>
                <c:pt idx="21">
                  <c:v>8.4836379999999991</c:v>
                </c:pt>
                <c:pt idx="22">
                  <c:v>8.1388099999999994</c:v>
                </c:pt>
                <c:pt idx="23">
                  <c:v>7.8273489999999999</c:v>
                </c:pt>
                <c:pt idx="24">
                  <c:v>7.554519</c:v>
                </c:pt>
                <c:pt idx="25">
                  <c:v>7.2713919999999996</c:v>
                </c:pt>
                <c:pt idx="26">
                  <c:v>7.0489730000000002</c:v>
                </c:pt>
                <c:pt idx="27">
                  <c:v>6.8106080000000002</c:v>
                </c:pt>
                <c:pt idx="28">
                  <c:v>6.5708029999999997</c:v>
                </c:pt>
                <c:pt idx="29">
                  <c:v>6.3748430000000003</c:v>
                </c:pt>
                <c:pt idx="30">
                  <c:v>6.1770060000000004</c:v>
                </c:pt>
                <c:pt idx="31">
                  <c:v>5.9839099999999998</c:v>
                </c:pt>
                <c:pt idx="32">
                  <c:v>5.8098169999999998</c:v>
                </c:pt>
                <c:pt idx="33">
                  <c:v>5.6202629999999996</c:v>
                </c:pt>
                <c:pt idx="34">
                  <c:v>5.4645700000000001</c:v>
                </c:pt>
                <c:pt idx="35">
                  <c:v>5.310244</c:v>
                </c:pt>
                <c:pt idx="36">
                  <c:v>5.1674179999999996</c:v>
                </c:pt>
                <c:pt idx="37">
                  <c:v>5.0233910000000002</c:v>
                </c:pt>
                <c:pt idx="38">
                  <c:v>4.8907590000000001</c:v>
                </c:pt>
                <c:pt idx="39">
                  <c:v>4.775201</c:v>
                </c:pt>
                <c:pt idx="40">
                  <c:v>4.6603120000000002</c:v>
                </c:pt>
                <c:pt idx="41">
                  <c:v>4.5880869999999998</c:v>
                </c:pt>
                <c:pt idx="42">
                  <c:v>4.4835500000000001</c:v>
                </c:pt>
                <c:pt idx="43">
                  <c:v>4.3699130000000004</c:v>
                </c:pt>
                <c:pt idx="44">
                  <c:v>4.2772240000000004</c:v>
                </c:pt>
                <c:pt idx="45">
                  <c:v>4.1871330000000002</c:v>
                </c:pt>
                <c:pt idx="46">
                  <c:v>4.1045730000000002</c:v>
                </c:pt>
                <c:pt idx="47">
                  <c:v>4.0216580000000004</c:v>
                </c:pt>
                <c:pt idx="48">
                  <c:v>3.9431039999999999</c:v>
                </c:pt>
                <c:pt idx="49">
                  <c:v>3.8691049999999998</c:v>
                </c:pt>
                <c:pt idx="50">
                  <c:v>3.794527</c:v>
                </c:pt>
                <c:pt idx="51">
                  <c:v>3.7249319999999999</c:v>
                </c:pt>
                <c:pt idx="52">
                  <c:v>3.6609150000000001</c:v>
                </c:pt>
                <c:pt idx="53">
                  <c:v>3.5939450000000002</c:v>
                </c:pt>
                <c:pt idx="54">
                  <c:v>3.5295619999999999</c:v>
                </c:pt>
                <c:pt idx="55">
                  <c:v>3.4698880000000001</c:v>
                </c:pt>
                <c:pt idx="56">
                  <c:v>3.4119380000000001</c:v>
                </c:pt>
                <c:pt idx="57">
                  <c:v>3.35582</c:v>
                </c:pt>
                <c:pt idx="58">
                  <c:v>3.301186</c:v>
                </c:pt>
                <c:pt idx="59">
                  <c:v>3.248157</c:v>
                </c:pt>
                <c:pt idx="60">
                  <c:v>3.1961590000000002</c:v>
                </c:pt>
                <c:pt idx="61">
                  <c:v>3.1468479999999999</c:v>
                </c:pt>
                <c:pt idx="62">
                  <c:v>3.098144</c:v>
                </c:pt>
                <c:pt idx="63">
                  <c:v>3.0507460000000002</c:v>
                </c:pt>
              </c:numCache>
            </c:numRef>
          </c:val>
          <c:smooth val="0"/>
          <c:extLst>
            <c:ext xmlns:c16="http://schemas.microsoft.com/office/drawing/2014/chart" uri="{C3380CC4-5D6E-409C-BE32-E72D297353CC}">
              <c16:uniqueId val="{00000002-2480-41E3-BC9F-513D3A5E765D}"/>
            </c:ext>
          </c:extLst>
        </c:ser>
        <c:ser>
          <c:idx val="3"/>
          <c:order val="3"/>
          <c:tx>
            <c:v>8 Queues</c:v>
          </c:tx>
          <c:spPr>
            <a:ln w="28575" cap="rnd">
              <a:solidFill>
                <a:schemeClr val="accent4"/>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Performance'!$D$12:$BO$12</c:f>
              <c:numCache>
                <c:formatCode>General</c:formatCode>
                <c:ptCount val="64"/>
                <c:pt idx="0">
                  <c:v>83.171520999999998</c:v>
                </c:pt>
                <c:pt idx="1">
                  <c:v>63.405479999999997</c:v>
                </c:pt>
                <c:pt idx="2">
                  <c:v>47.579701</c:v>
                </c:pt>
                <c:pt idx="3">
                  <c:v>38.171250999999998</c:v>
                </c:pt>
                <c:pt idx="4">
                  <c:v>31.819216000000001</c:v>
                </c:pt>
                <c:pt idx="5">
                  <c:v>27.317112000000002</c:v>
                </c:pt>
                <c:pt idx="6">
                  <c:v>23.923013999999998</c:v>
                </c:pt>
                <c:pt idx="7">
                  <c:v>21.294212000000002</c:v>
                </c:pt>
                <c:pt idx="8">
                  <c:v>19.183032000000001</c:v>
                </c:pt>
                <c:pt idx="9">
                  <c:v>17.455805000000002</c:v>
                </c:pt>
                <c:pt idx="10">
                  <c:v>16.011689000000001</c:v>
                </c:pt>
                <c:pt idx="11">
                  <c:v>14.778841</c:v>
                </c:pt>
                <c:pt idx="12">
                  <c:v>13.748400999999999</c:v>
                </c:pt>
                <c:pt idx="13">
                  <c:v>12.830545000000001</c:v>
                </c:pt>
                <c:pt idx="14">
                  <c:v>12.039313999999999</c:v>
                </c:pt>
                <c:pt idx="15">
                  <c:v>11.351298999999999</c:v>
                </c:pt>
                <c:pt idx="16">
                  <c:v>10.728928</c:v>
                </c:pt>
                <c:pt idx="17">
                  <c:v>10.179682</c:v>
                </c:pt>
                <c:pt idx="18">
                  <c:v>9.6903430000000004</c:v>
                </c:pt>
                <c:pt idx="19">
                  <c:v>9.2399120000000003</c:v>
                </c:pt>
                <c:pt idx="20">
                  <c:v>8.8350120000000008</c:v>
                </c:pt>
                <c:pt idx="21">
                  <c:v>8.4643289999999993</c:v>
                </c:pt>
                <c:pt idx="22">
                  <c:v>8.1216439999999999</c:v>
                </c:pt>
                <c:pt idx="23">
                  <c:v>7.807474</c:v>
                </c:pt>
                <c:pt idx="24">
                  <c:v>7.5157949999999998</c:v>
                </c:pt>
                <c:pt idx="25">
                  <c:v>7.2424670000000004</c:v>
                </c:pt>
                <c:pt idx="26">
                  <c:v>6.9969799999999998</c:v>
                </c:pt>
                <c:pt idx="27">
                  <c:v>6.7614210000000003</c:v>
                </c:pt>
                <c:pt idx="28">
                  <c:v>6.5404949999999999</c:v>
                </c:pt>
                <c:pt idx="29">
                  <c:v>6.3303269999999996</c:v>
                </c:pt>
                <c:pt idx="30">
                  <c:v>6.1377920000000001</c:v>
                </c:pt>
                <c:pt idx="31">
                  <c:v>5.9517949999999997</c:v>
                </c:pt>
                <c:pt idx="32">
                  <c:v>5.7890800000000002</c:v>
                </c:pt>
                <c:pt idx="33">
                  <c:v>5.6415870000000004</c:v>
                </c:pt>
                <c:pt idx="34">
                  <c:v>5.4742329999999999</c:v>
                </c:pt>
                <c:pt idx="35">
                  <c:v>5.3194160000000004</c:v>
                </c:pt>
                <c:pt idx="36">
                  <c:v>5.1543109999999999</c:v>
                </c:pt>
                <c:pt idx="37">
                  <c:v>5.0182500000000001</c:v>
                </c:pt>
                <c:pt idx="38">
                  <c:v>4.9012419999999999</c:v>
                </c:pt>
                <c:pt idx="39">
                  <c:v>4.7949989999999998</c:v>
                </c:pt>
                <c:pt idx="40">
                  <c:v>4.6731959999999999</c:v>
                </c:pt>
                <c:pt idx="41">
                  <c:v>4.5666370000000001</c:v>
                </c:pt>
                <c:pt idx="42">
                  <c:v>4.4815690000000004</c:v>
                </c:pt>
                <c:pt idx="43">
                  <c:v>4.3926850000000002</c:v>
                </c:pt>
                <c:pt idx="44">
                  <c:v>4.2937770000000004</c:v>
                </c:pt>
                <c:pt idx="45">
                  <c:v>4.1927890000000003</c:v>
                </c:pt>
                <c:pt idx="46">
                  <c:v>4.1037860000000004</c:v>
                </c:pt>
                <c:pt idx="47">
                  <c:v>4.0233730000000003</c:v>
                </c:pt>
                <c:pt idx="48">
                  <c:v>3.944194</c:v>
                </c:pt>
                <c:pt idx="49">
                  <c:v>3.8687010000000002</c:v>
                </c:pt>
                <c:pt idx="50">
                  <c:v>3.7957770000000002</c:v>
                </c:pt>
                <c:pt idx="51">
                  <c:v>3.7153239999999998</c:v>
                </c:pt>
                <c:pt idx="52">
                  <c:v>3.6589610000000001</c:v>
                </c:pt>
                <c:pt idx="53">
                  <c:v>3.593709</c:v>
                </c:pt>
                <c:pt idx="54">
                  <c:v>3.5277560000000001</c:v>
                </c:pt>
                <c:pt idx="55">
                  <c:v>3.4816379999999998</c:v>
                </c:pt>
                <c:pt idx="56">
                  <c:v>3.4186730000000001</c:v>
                </c:pt>
                <c:pt idx="57">
                  <c:v>3.3661859999999999</c:v>
                </c:pt>
                <c:pt idx="58">
                  <c:v>3.314708</c:v>
                </c:pt>
                <c:pt idx="59">
                  <c:v>3.25543</c:v>
                </c:pt>
                <c:pt idx="60">
                  <c:v>3.2046510000000001</c:v>
                </c:pt>
                <c:pt idx="61">
                  <c:v>3.1350099999999999</c:v>
                </c:pt>
                <c:pt idx="62">
                  <c:v>3.0838969999999999</c:v>
                </c:pt>
                <c:pt idx="63">
                  <c:v>3.0316869999999998</c:v>
                </c:pt>
              </c:numCache>
            </c:numRef>
          </c:val>
          <c:smooth val="0"/>
          <c:extLst>
            <c:ext xmlns:c16="http://schemas.microsoft.com/office/drawing/2014/chart" uri="{C3380CC4-5D6E-409C-BE32-E72D297353CC}">
              <c16:uniqueId val="{00000003-2480-41E3-BC9F-513D3A5E765D}"/>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 </a:t>
            </a:r>
            <a:r>
              <a:rPr lang="en-US"/>
              <a:t>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0"/>
          <c:tx>
            <c:strRef>
              <c:f>'Forwarding Performance'!$C$11</c:f>
              <c:strCache>
                <c:ptCount val="1"/>
                <c:pt idx="0">
                  <c:v>1 Queue</c:v>
                </c:pt>
              </c:strCache>
            </c:strRef>
          </c:tx>
          <c:spPr>
            <a:ln w="28575" cap="rnd">
              <a:solidFill>
                <a:srgbClr val="0070C0"/>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Performance'!$D$11:$BO$11</c:f>
              <c:numCache>
                <c:formatCode>General</c:formatCode>
                <c:ptCount val="64"/>
                <c:pt idx="0">
                  <c:v>18.276343296</c:v>
                </c:pt>
                <c:pt idx="1">
                  <c:v>31.98912</c:v>
                </c:pt>
                <c:pt idx="2">
                  <c:v>42.658566143999998</c:v>
                </c:pt>
                <c:pt idx="3">
                  <c:v>51.197710336</c:v>
                </c:pt>
                <c:pt idx="4">
                  <c:v>58.181859840000001</c:v>
                </c:pt>
                <c:pt idx="5">
                  <c:v>63.999995904000002</c:v>
                </c:pt>
                <c:pt idx="6">
                  <c:v>68.923076096000003</c:v>
                </c:pt>
                <c:pt idx="7">
                  <c:v>73.142861823999993</c:v>
                </c:pt>
                <c:pt idx="8">
                  <c:v>76.800010752000006</c:v>
                </c:pt>
                <c:pt idx="9">
                  <c:v>80.000056319999999</c:v>
                </c:pt>
                <c:pt idx="10">
                  <c:v>82.823561216000002</c:v>
                </c:pt>
                <c:pt idx="11">
                  <c:v>85.333340160000006</c:v>
                </c:pt>
                <c:pt idx="12">
                  <c:v>87.578975744000005</c:v>
                </c:pt>
                <c:pt idx="13">
                  <c:v>89.599949824000007</c:v>
                </c:pt>
                <c:pt idx="14">
                  <c:v>91.428572160000002</c:v>
                </c:pt>
                <c:pt idx="15">
                  <c:v>93.090906111999999</c:v>
                </c:pt>
                <c:pt idx="16">
                  <c:v>94.608676352000003</c:v>
                </c:pt>
                <c:pt idx="17">
                  <c:v>95.999975423999999</c:v>
                </c:pt>
                <c:pt idx="18">
                  <c:v>97.280087551999998</c:v>
                </c:pt>
                <c:pt idx="19">
                  <c:v>98.461532160000004</c:v>
                </c:pt>
                <c:pt idx="20">
                  <c:v>98.803579392000003</c:v>
                </c:pt>
                <c:pt idx="21">
                  <c:v>99.116317695999996</c:v>
                </c:pt>
                <c:pt idx="22">
                  <c:v>99.462981119999995</c:v>
                </c:pt>
                <c:pt idx="23">
                  <c:v>99.753074687999998</c:v>
                </c:pt>
                <c:pt idx="24">
                  <c:v>99.999910400000005</c:v>
                </c:pt>
                <c:pt idx="25">
                  <c:v>100.228404224</c:v>
                </c:pt>
                <c:pt idx="26">
                  <c:v>100.434166272</c:v>
                </c:pt>
                <c:pt idx="27">
                  <c:v>100.65831731199999</c:v>
                </c:pt>
                <c:pt idx="28">
                  <c:v>100.83089715200001</c:v>
                </c:pt>
                <c:pt idx="29">
                  <c:v>100.93353983999999</c:v>
                </c:pt>
                <c:pt idx="30">
                  <c:v>101.004313088</c:v>
                </c:pt>
                <c:pt idx="31">
                  <c:v>101.041668096</c:v>
                </c:pt>
                <c:pt idx="32">
                  <c:v>101.03432908800001</c:v>
                </c:pt>
                <c:pt idx="33">
                  <c:v>100.94281216</c:v>
                </c:pt>
                <c:pt idx="34">
                  <c:v>100.38744576000001</c:v>
                </c:pt>
                <c:pt idx="35">
                  <c:v>99.816136704000002</c:v>
                </c:pt>
                <c:pt idx="36">
                  <c:v>99.198494208</c:v>
                </c:pt>
                <c:pt idx="37">
                  <c:v>98.834514944000006</c:v>
                </c:pt>
                <c:pt idx="38">
                  <c:v>98.564783616</c:v>
                </c:pt>
                <c:pt idx="39">
                  <c:v>98.290769920000002</c:v>
                </c:pt>
                <c:pt idx="40">
                  <c:v>98.36599296</c:v>
                </c:pt>
                <c:pt idx="41">
                  <c:v>98.862876671999999</c:v>
                </c:pt>
                <c:pt idx="42">
                  <c:v>99.682988031999997</c:v>
                </c:pt>
                <c:pt idx="43">
                  <c:v>100.926724096</c:v>
                </c:pt>
                <c:pt idx="44">
                  <c:v>101.82253824</c:v>
                </c:pt>
                <c:pt idx="45">
                  <c:v>101.94589184</c:v>
                </c:pt>
                <c:pt idx="46">
                  <c:v>102.06326886399999</c:v>
                </c:pt>
                <c:pt idx="47">
                  <c:v>102.177939456</c:v>
                </c:pt>
                <c:pt idx="48">
                  <c:v>102.273816064</c:v>
                </c:pt>
                <c:pt idx="49">
                  <c:v>102.40051200000001</c:v>
                </c:pt>
                <c:pt idx="50">
                  <c:v>102.507408384</c:v>
                </c:pt>
                <c:pt idx="51">
                  <c:v>102.59731456</c:v>
                </c:pt>
                <c:pt idx="52">
                  <c:v>102.679530496</c:v>
                </c:pt>
                <c:pt idx="53">
                  <c:v>102.778481664</c:v>
                </c:pt>
                <c:pt idx="54">
                  <c:v>102.88022272000001</c:v>
                </c:pt>
                <c:pt idx="55">
                  <c:v>102.968434688</c:v>
                </c:pt>
                <c:pt idx="56">
                  <c:v>103.03338239999999</c:v>
                </c:pt>
                <c:pt idx="57">
                  <c:v>103.11000576000001</c:v>
                </c:pt>
                <c:pt idx="58">
                  <c:v>103.173702144</c:v>
                </c:pt>
                <c:pt idx="59">
                  <c:v>103.22055168</c:v>
                </c:pt>
                <c:pt idx="60">
                  <c:v>103.26657792</c:v>
                </c:pt>
                <c:pt idx="61">
                  <c:v>103.318530048</c:v>
                </c:pt>
                <c:pt idx="62">
                  <c:v>103.37693184</c:v>
                </c:pt>
                <c:pt idx="63">
                  <c:v>103.440908288</c:v>
                </c:pt>
              </c:numCache>
            </c:numRef>
          </c:val>
          <c:smooth val="0"/>
          <c:extLst>
            <c:ext xmlns:c16="http://schemas.microsoft.com/office/drawing/2014/chart" uri="{C3380CC4-5D6E-409C-BE32-E72D297353CC}">
              <c16:uniqueId val="{00000000-0E4D-4EC3-B3C4-04510DDFA6BF}"/>
            </c:ext>
          </c:extLst>
        </c:ser>
        <c:ser>
          <c:idx val="2"/>
          <c:order val="1"/>
          <c:tx>
            <c:strRef>
              <c:f>'Forwarding Performance'!$C$10</c:f>
              <c:strCache>
                <c:ptCount val="1"/>
                <c:pt idx="0">
                  <c:v>2 Queues</c:v>
                </c:pt>
              </c:strCache>
            </c:strRef>
          </c:tx>
          <c:spPr>
            <a:ln w="28575" cap="rnd">
              <a:solidFill>
                <a:schemeClr val="accent2"/>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Performance'!$D$10:$BO$10</c:f>
              <c:numCache>
                <c:formatCode>General</c:formatCode>
                <c:ptCount val="64"/>
                <c:pt idx="0">
                  <c:v>36.551987711999999</c:v>
                </c:pt>
                <c:pt idx="1">
                  <c:v>63.977409536000003</c:v>
                </c:pt>
                <c:pt idx="2">
                  <c:v>76.463058431999997</c:v>
                </c:pt>
                <c:pt idx="3">
                  <c:v>81.591328767999997</c:v>
                </c:pt>
                <c:pt idx="4">
                  <c:v>85.001850880000006</c:v>
                </c:pt>
                <c:pt idx="5">
                  <c:v>87.744961536000005</c:v>
                </c:pt>
                <c:pt idx="6">
                  <c:v>89.472233983999999</c:v>
                </c:pt>
                <c:pt idx="7">
                  <c:v>90.87213568</c:v>
                </c:pt>
                <c:pt idx="8">
                  <c:v>92.187744768000002</c:v>
                </c:pt>
                <c:pt idx="9">
                  <c:v>93.211310080000004</c:v>
                </c:pt>
                <c:pt idx="10">
                  <c:v>94.040134144000007</c:v>
                </c:pt>
                <c:pt idx="11">
                  <c:v>94.806552576000001</c:v>
                </c:pt>
                <c:pt idx="12">
                  <c:v>95.549861887999995</c:v>
                </c:pt>
                <c:pt idx="13">
                  <c:v>96.092817408000002</c:v>
                </c:pt>
                <c:pt idx="14">
                  <c:v>96.486458880000001</c:v>
                </c:pt>
                <c:pt idx="15">
                  <c:v>96.808902656000001</c:v>
                </c:pt>
                <c:pt idx="16">
                  <c:v>97.219919872000006</c:v>
                </c:pt>
                <c:pt idx="17">
                  <c:v>97.567064063999993</c:v>
                </c:pt>
                <c:pt idx="18">
                  <c:v>97.897212416000002</c:v>
                </c:pt>
                <c:pt idx="19">
                  <c:v>98.235115519999994</c:v>
                </c:pt>
                <c:pt idx="20">
                  <c:v>98.547714048000003</c:v>
                </c:pt>
                <c:pt idx="21">
                  <c:v>98.816785408000001</c:v>
                </c:pt>
                <c:pt idx="22">
                  <c:v>99.089729023999993</c:v>
                </c:pt>
                <c:pt idx="23">
                  <c:v>99.341955072000005</c:v>
                </c:pt>
                <c:pt idx="24">
                  <c:v>99.599910399999999</c:v>
                </c:pt>
                <c:pt idx="25">
                  <c:v>99.832598528000005</c:v>
                </c:pt>
                <c:pt idx="26">
                  <c:v>100.09149696</c:v>
                </c:pt>
                <c:pt idx="27">
                  <c:v>100.323557376</c:v>
                </c:pt>
                <c:pt idx="28">
                  <c:v>100.51851008</c:v>
                </c:pt>
                <c:pt idx="29">
                  <c:v>100.58588159999999</c:v>
                </c:pt>
                <c:pt idx="30">
                  <c:v>100.67188992</c:v>
                </c:pt>
                <c:pt idx="31">
                  <c:v>101.007015936</c:v>
                </c:pt>
                <c:pt idx="32">
                  <c:v>100.629247488</c:v>
                </c:pt>
                <c:pt idx="33">
                  <c:v>100.190925824</c:v>
                </c:pt>
                <c:pt idx="34">
                  <c:v>99.623390720000003</c:v>
                </c:pt>
                <c:pt idx="35">
                  <c:v>98.983895039999993</c:v>
                </c:pt>
                <c:pt idx="36">
                  <c:v>98.235475968000003</c:v>
                </c:pt>
                <c:pt idx="37">
                  <c:v>97.713693696000007</c:v>
                </c:pt>
                <c:pt idx="38">
                  <c:v>97.247434752000004</c:v>
                </c:pt>
                <c:pt idx="39">
                  <c:v>97.194987519999998</c:v>
                </c:pt>
                <c:pt idx="40">
                  <c:v>97.637255679999996</c:v>
                </c:pt>
                <c:pt idx="41">
                  <c:v>98.269817856000003</c:v>
                </c:pt>
                <c:pt idx="42">
                  <c:v>99.099718143999993</c:v>
                </c:pt>
                <c:pt idx="43">
                  <c:v>100.246288384</c:v>
                </c:pt>
                <c:pt idx="44">
                  <c:v>101.4977664</c:v>
                </c:pt>
                <c:pt idx="45">
                  <c:v>101.76889856</c:v>
                </c:pt>
                <c:pt idx="46">
                  <c:v>101.894411776</c:v>
                </c:pt>
                <c:pt idx="47">
                  <c:v>102.018711552</c:v>
                </c:pt>
                <c:pt idx="48">
                  <c:v>102.136559616</c:v>
                </c:pt>
                <c:pt idx="49">
                  <c:v>102.2889984</c:v>
                </c:pt>
                <c:pt idx="50">
                  <c:v>102.359614464</c:v>
                </c:pt>
                <c:pt idx="51">
                  <c:v>102.465153024</c:v>
                </c:pt>
                <c:pt idx="52">
                  <c:v>102.576006656</c:v>
                </c:pt>
                <c:pt idx="53">
                  <c:v>102.667585536</c:v>
                </c:pt>
                <c:pt idx="54">
                  <c:v>102.75983872</c:v>
                </c:pt>
                <c:pt idx="55">
                  <c:v>102.864986112</c:v>
                </c:pt>
                <c:pt idx="56">
                  <c:v>102.957182976</c:v>
                </c:pt>
                <c:pt idx="57">
                  <c:v>103.02566912</c:v>
                </c:pt>
                <c:pt idx="58">
                  <c:v>103.10657996800001</c:v>
                </c:pt>
                <c:pt idx="59">
                  <c:v>103.18608383999999</c:v>
                </c:pt>
                <c:pt idx="60">
                  <c:v>103.264985088</c:v>
                </c:pt>
                <c:pt idx="61">
                  <c:v>103.341449216</c:v>
                </c:pt>
                <c:pt idx="62">
                  <c:v>103.409252352</c:v>
                </c:pt>
                <c:pt idx="63">
                  <c:v>103.480459264</c:v>
                </c:pt>
              </c:numCache>
            </c:numRef>
          </c:val>
          <c:smooth val="0"/>
          <c:extLst>
            <c:ext xmlns:c16="http://schemas.microsoft.com/office/drawing/2014/chart" uri="{C3380CC4-5D6E-409C-BE32-E72D297353CC}">
              <c16:uniqueId val="{00000001-0E4D-4EC3-B3C4-04510DDFA6BF}"/>
            </c:ext>
          </c:extLst>
        </c:ser>
        <c:ser>
          <c:idx val="1"/>
          <c:order val="2"/>
          <c:tx>
            <c:strRef>
              <c:f>'Forwarding Performance'!$C$9</c:f>
              <c:strCache>
                <c:ptCount val="1"/>
                <c:pt idx="0">
                  <c:v>4 Queues</c:v>
                </c:pt>
              </c:strCache>
            </c:strRef>
          </c:tx>
          <c:spPr>
            <a:ln w="28575" cap="rnd">
              <a:solidFill>
                <a:srgbClr val="00B050"/>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Performance'!$D$9:$BO$9</c:f>
              <c:numCache>
                <c:formatCode>General</c:formatCode>
                <c:ptCount val="64"/>
                <c:pt idx="0">
                  <c:v>49.978149887999997</c:v>
                </c:pt>
                <c:pt idx="1">
                  <c:v>67.307133952000001</c:v>
                </c:pt>
                <c:pt idx="2">
                  <c:v>75.962025983999993</c:v>
                </c:pt>
                <c:pt idx="3">
                  <c:v>81.124622336000002</c:v>
                </c:pt>
                <c:pt idx="4">
                  <c:v>84.551682560000003</c:v>
                </c:pt>
                <c:pt idx="5">
                  <c:v>87.232272383999998</c:v>
                </c:pt>
                <c:pt idx="6">
                  <c:v>89.335382527999997</c:v>
                </c:pt>
                <c:pt idx="7">
                  <c:v>90.800230400000004</c:v>
                </c:pt>
                <c:pt idx="8">
                  <c:v>91.832702975999993</c:v>
                </c:pt>
                <c:pt idx="9">
                  <c:v>92.756664319999999</c:v>
                </c:pt>
                <c:pt idx="10">
                  <c:v>93.514713599999993</c:v>
                </c:pt>
                <c:pt idx="11">
                  <c:v>94.232414207999994</c:v>
                </c:pt>
                <c:pt idx="12">
                  <c:v>95.30872832</c:v>
                </c:pt>
                <c:pt idx="13">
                  <c:v>95.759276032000002</c:v>
                </c:pt>
                <c:pt idx="14">
                  <c:v>96.072829440000007</c:v>
                </c:pt>
                <c:pt idx="15">
                  <c:v>96.552198144000002</c:v>
                </c:pt>
                <c:pt idx="16">
                  <c:v>96.921555455999993</c:v>
                </c:pt>
                <c:pt idx="17">
                  <c:v>97.138547712000005</c:v>
                </c:pt>
                <c:pt idx="18">
                  <c:v>97.39911936</c:v>
                </c:pt>
                <c:pt idx="19">
                  <c:v>97.773055999999997</c:v>
                </c:pt>
                <c:pt idx="20">
                  <c:v>98.128310784000007</c:v>
                </c:pt>
                <c:pt idx="21">
                  <c:v>98.471960576000001</c:v>
                </c:pt>
                <c:pt idx="22">
                  <c:v>98.795646976</c:v>
                </c:pt>
                <c:pt idx="23">
                  <c:v>99.107622911999997</c:v>
                </c:pt>
                <c:pt idx="24">
                  <c:v>99.387622399999998</c:v>
                </c:pt>
                <c:pt idx="25">
                  <c:v>99.653419008</c:v>
                </c:pt>
                <c:pt idx="26">
                  <c:v>99.930433535999995</c:v>
                </c:pt>
                <c:pt idx="27">
                  <c:v>100.203923456</c:v>
                </c:pt>
                <c:pt idx="28">
                  <c:v>100.44162713599999</c:v>
                </c:pt>
                <c:pt idx="29">
                  <c:v>100.64357376</c:v>
                </c:pt>
                <c:pt idx="30">
                  <c:v>100.768804352</c:v>
                </c:pt>
                <c:pt idx="31">
                  <c:v>100.90471424</c:v>
                </c:pt>
                <c:pt idx="32">
                  <c:v>100.938275328</c:v>
                </c:pt>
                <c:pt idx="33">
                  <c:v>100.289368064</c:v>
                </c:pt>
                <c:pt idx="34">
                  <c:v>99.66265344</c:v>
                </c:pt>
                <c:pt idx="35">
                  <c:v>99.016058880000003</c:v>
                </c:pt>
                <c:pt idx="36">
                  <c:v>98.316063744000004</c:v>
                </c:pt>
                <c:pt idx="37">
                  <c:v>97.741185024000004</c:v>
                </c:pt>
                <c:pt idx="38">
                  <c:v>97.366344192</c:v>
                </c:pt>
                <c:pt idx="39">
                  <c:v>97.310412799999995</c:v>
                </c:pt>
                <c:pt idx="40">
                  <c:v>97.736694783999994</c:v>
                </c:pt>
                <c:pt idx="41">
                  <c:v>98.368736256000005</c:v>
                </c:pt>
                <c:pt idx="42">
                  <c:v>99.424762368000003</c:v>
                </c:pt>
                <c:pt idx="43">
                  <c:v>100.539219968</c:v>
                </c:pt>
                <c:pt idx="44">
                  <c:v>101.78629632000001</c:v>
                </c:pt>
                <c:pt idx="45">
                  <c:v>101.76753254400001</c:v>
                </c:pt>
                <c:pt idx="46">
                  <c:v>101.871911936</c:v>
                </c:pt>
                <c:pt idx="47">
                  <c:v>101.967003648</c:v>
                </c:pt>
                <c:pt idx="48">
                  <c:v>102.099027968</c:v>
                </c:pt>
                <c:pt idx="49">
                  <c:v>102.1935872</c:v>
                </c:pt>
                <c:pt idx="50">
                  <c:v>102.30882662400001</c:v>
                </c:pt>
                <c:pt idx="51">
                  <c:v>102.42540339200001</c:v>
                </c:pt>
                <c:pt idx="52">
                  <c:v>102.520567808</c:v>
                </c:pt>
                <c:pt idx="53">
                  <c:v>102.60858470399999</c:v>
                </c:pt>
                <c:pt idx="54">
                  <c:v>102.69073408</c:v>
                </c:pt>
                <c:pt idx="55">
                  <c:v>102.76755865600001</c:v>
                </c:pt>
                <c:pt idx="56">
                  <c:v>102.836069376</c:v>
                </c:pt>
                <c:pt idx="57">
                  <c:v>102.915081216</c:v>
                </c:pt>
                <c:pt idx="58">
                  <c:v>102.982364672</c:v>
                </c:pt>
                <c:pt idx="59">
                  <c:v>103.04729088000001</c:v>
                </c:pt>
                <c:pt idx="60">
                  <c:v>103.116258304</c:v>
                </c:pt>
                <c:pt idx="61">
                  <c:v>103.189014528</c:v>
                </c:pt>
                <c:pt idx="62">
                  <c:v>103.40760729599999</c:v>
                </c:pt>
                <c:pt idx="63">
                  <c:v>103.033929728</c:v>
                </c:pt>
              </c:numCache>
            </c:numRef>
          </c:val>
          <c:smooth val="0"/>
          <c:extLst>
            <c:ext xmlns:c16="http://schemas.microsoft.com/office/drawing/2014/chart" uri="{C3380CC4-5D6E-409C-BE32-E72D297353CC}">
              <c16:uniqueId val="{00000002-0E4D-4EC3-B3C4-04510DDFA6BF}"/>
            </c:ext>
          </c:extLst>
        </c:ser>
        <c:ser>
          <c:idx val="0"/>
          <c:order val="3"/>
          <c:tx>
            <c:strRef>
              <c:f>'Forwarding Performance'!$C$8</c:f>
              <c:strCache>
                <c:ptCount val="1"/>
                <c:pt idx="0">
                  <c:v>8 Queues</c:v>
                </c:pt>
              </c:strCache>
            </c:strRef>
          </c:tx>
          <c:spPr>
            <a:ln w="28575" cap="rnd">
              <a:solidFill>
                <a:schemeClr val="accent4"/>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Performance'!$D$8:$BO$8</c:f>
              <c:numCache>
                <c:formatCode>General</c:formatCode>
                <c:ptCount val="64"/>
                <c:pt idx="0">
                  <c:v>42.323123199999998</c:v>
                </c:pt>
                <c:pt idx="1">
                  <c:v>66.508633087999996</c:v>
                </c:pt>
                <c:pt idx="2">
                  <c:v>75.132435455999996</c:v>
                </c:pt>
                <c:pt idx="3">
                  <c:v>80.390694912000001</c:v>
                </c:pt>
                <c:pt idx="4">
                  <c:v>84.215393280000001</c:v>
                </c:pt>
                <c:pt idx="5">
                  <c:v>86.675831807999998</c:v>
                </c:pt>
                <c:pt idx="6">
                  <c:v>88.588441087999996</c:v>
                </c:pt>
                <c:pt idx="7">
                  <c:v>90.025046016000005</c:v>
                </c:pt>
                <c:pt idx="8">
                  <c:v>91.262882304000001</c:v>
                </c:pt>
                <c:pt idx="9">
                  <c:v>92.037027839999993</c:v>
                </c:pt>
                <c:pt idx="10">
                  <c:v>92.642423808000004</c:v>
                </c:pt>
                <c:pt idx="11">
                  <c:v>92.936024063999994</c:v>
                </c:pt>
                <c:pt idx="12">
                  <c:v>93.137554432000002</c:v>
                </c:pt>
                <c:pt idx="13">
                  <c:v>93.812612095999995</c:v>
                </c:pt>
                <c:pt idx="14">
                  <c:v>93.821268480000001</c:v>
                </c:pt>
                <c:pt idx="15">
                  <c:v>94.264500224000003</c:v>
                </c:pt>
                <c:pt idx="16">
                  <c:v>94.584923136</c:v>
                </c:pt>
                <c:pt idx="17">
                  <c:v>93.223176191999997</c:v>
                </c:pt>
                <c:pt idx="18">
                  <c:v>95.350169088000001</c:v>
                </c:pt>
                <c:pt idx="19">
                  <c:v>95.539640320000004</c:v>
                </c:pt>
                <c:pt idx="20">
                  <c:v>95.591172095999994</c:v>
                </c:pt>
                <c:pt idx="21">
                  <c:v>95.808238591999995</c:v>
                </c:pt>
                <c:pt idx="22">
                  <c:v>96.609515008000002</c:v>
                </c:pt>
                <c:pt idx="23">
                  <c:v>96.858046463999997</c:v>
                </c:pt>
                <c:pt idx="24">
                  <c:v>95.154956799999994</c:v>
                </c:pt>
                <c:pt idx="25">
                  <c:v>97.843785728</c:v>
                </c:pt>
                <c:pt idx="26">
                  <c:v>99.314781695999997</c:v>
                </c:pt>
                <c:pt idx="27">
                  <c:v>99.731953664000002</c:v>
                </c:pt>
                <c:pt idx="28">
                  <c:v>100.088185344</c:v>
                </c:pt>
                <c:pt idx="29">
                  <c:v>100.35010560000001</c:v>
                </c:pt>
                <c:pt idx="30">
                  <c:v>100.666509312</c:v>
                </c:pt>
                <c:pt idx="31">
                  <c:v>100.572954624</c:v>
                </c:pt>
                <c:pt idx="32">
                  <c:v>100.294115328</c:v>
                </c:pt>
                <c:pt idx="33">
                  <c:v>100.04818022400001</c:v>
                </c:pt>
                <c:pt idx="34">
                  <c:v>99.901025279999999</c:v>
                </c:pt>
                <c:pt idx="35">
                  <c:v>99.527436288000004</c:v>
                </c:pt>
                <c:pt idx="36">
                  <c:v>99.137513471999995</c:v>
                </c:pt>
                <c:pt idx="37">
                  <c:v>98.779259904</c:v>
                </c:pt>
                <c:pt idx="38">
                  <c:v>98.828620799999996</c:v>
                </c:pt>
                <c:pt idx="39">
                  <c:v>98.558586879999993</c:v>
                </c:pt>
                <c:pt idx="40">
                  <c:v>98.859200000000001</c:v>
                </c:pt>
                <c:pt idx="41">
                  <c:v>98.909518848000005</c:v>
                </c:pt>
                <c:pt idx="42">
                  <c:v>99.500475391999998</c:v>
                </c:pt>
                <c:pt idx="43">
                  <c:v>99.820148735999993</c:v>
                </c:pt>
                <c:pt idx="44">
                  <c:v>100.36145664</c:v>
                </c:pt>
                <c:pt idx="45">
                  <c:v>100.698153984</c:v>
                </c:pt>
                <c:pt idx="46">
                  <c:v>101.079556608</c:v>
                </c:pt>
                <c:pt idx="47">
                  <c:v>101.24353536</c:v>
                </c:pt>
                <c:pt idx="48">
                  <c:v>101.597418496</c:v>
                </c:pt>
                <c:pt idx="49">
                  <c:v>101.6811008</c:v>
                </c:pt>
                <c:pt idx="50">
                  <c:v>101.623647744</c:v>
                </c:pt>
                <c:pt idx="51">
                  <c:v>101.858072576</c:v>
                </c:pt>
                <c:pt idx="52">
                  <c:v>101.911093248</c:v>
                </c:pt>
                <c:pt idx="53">
                  <c:v>101.758464</c:v>
                </c:pt>
                <c:pt idx="54">
                  <c:v>101.83393792</c:v>
                </c:pt>
                <c:pt idx="55">
                  <c:v>101.846843392</c:v>
                </c:pt>
                <c:pt idx="56">
                  <c:v>101.879096832</c:v>
                </c:pt>
                <c:pt idx="57">
                  <c:v>101.727241216</c:v>
                </c:pt>
                <c:pt idx="58">
                  <c:v>101.67212288</c:v>
                </c:pt>
                <c:pt idx="59">
                  <c:v>101.72700672000001</c:v>
                </c:pt>
                <c:pt idx="60">
                  <c:v>101.70994380800001</c:v>
                </c:pt>
                <c:pt idx="61">
                  <c:v>101.676603392</c:v>
                </c:pt>
                <c:pt idx="62">
                  <c:v>101.259260928</c:v>
                </c:pt>
                <c:pt idx="63">
                  <c:v>101.274976256</c:v>
                </c:pt>
              </c:numCache>
            </c:numRef>
          </c:val>
          <c:smooth val="0"/>
          <c:extLst>
            <c:ext xmlns:c16="http://schemas.microsoft.com/office/drawing/2014/chart" uri="{C3380CC4-5D6E-409C-BE32-E72D297353CC}">
              <c16:uniqueId val="{00000003-0E4D-4EC3-B3C4-04510DDFA6BF}"/>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solidFill>
                  <a:srgbClr val="FF0000"/>
                </a:solidFill>
                <a:effectLst/>
              </a:rPr>
              <a:t>PF</a:t>
            </a:r>
            <a:r>
              <a:rPr lang="en-US" sz="1400" b="0" i="0" baseline="0">
                <a:effectLst/>
              </a:rPr>
              <a:t>: 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0"/>
          <c:tx>
            <c:strRef>
              <c:f>'Forwarding Performance'!$C$11</c:f>
              <c:strCache>
                <c:ptCount val="1"/>
                <c:pt idx="0">
                  <c:v>1 Queue</c:v>
                </c:pt>
              </c:strCache>
            </c:strRef>
          </c:tx>
          <c:spPr>
            <a:ln w="28575" cap="rnd">
              <a:solidFill>
                <a:srgbClr val="0070C0"/>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Performance'!$D$11:$BO$11</c:f>
              <c:numCache>
                <c:formatCode>General</c:formatCode>
                <c:ptCount val="64"/>
                <c:pt idx="0">
                  <c:v>16.156901376</c:v>
                </c:pt>
                <c:pt idx="1">
                  <c:v>31.492364288000001</c:v>
                </c:pt>
                <c:pt idx="2">
                  <c:v>42.653222399999997</c:v>
                </c:pt>
                <c:pt idx="3">
                  <c:v>51.200036863999998</c:v>
                </c:pt>
                <c:pt idx="4">
                  <c:v>58.181836799999999</c:v>
                </c:pt>
                <c:pt idx="5">
                  <c:v>63.999934463999999</c:v>
                </c:pt>
                <c:pt idx="6">
                  <c:v>68.923147775999993</c:v>
                </c:pt>
                <c:pt idx="7">
                  <c:v>73.142988799999998</c:v>
                </c:pt>
                <c:pt idx="8">
                  <c:v>76.799941631999999</c:v>
                </c:pt>
                <c:pt idx="9">
                  <c:v>80.000015360000006</c:v>
                </c:pt>
                <c:pt idx="10">
                  <c:v>82.823600639999995</c:v>
                </c:pt>
                <c:pt idx="11">
                  <c:v>85.33343232</c:v>
                </c:pt>
                <c:pt idx="12">
                  <c:v>87.579102207999995</c:v>
                </c:pt>
                <c:pt idx="13">
                  <c:v>89.600136191999994</c:v>
                </c:pt>
                <c:pt idx="14">
                  <c:v>91.42854912</c:v>
                </c:pt>
                <c:pt idx="15">
                  <c:v>93.091012608</c:v>
                </c:pt>
                <c:pt idx="16">
                  <c:v>94.608676352000003</c:v>
                </c:pt>
                <c:pt idx="17">
                  <c:v>95.999956991999994</c:v>
                </c:pt>
                <c:pt idx="18">
                  <c:v>97.280048640000004</c:v>
                </c:pt>
                <c:pt idx="19">
                  <c:v>98.461276159999997</c:v>
                </c:pt>
                <c:pt idx="20">
                  <c:v>99.555488256000004</c:v>
                </c:pt>
                <c:pt idx="21">
                  <c:v>100.02128998400001</c:v>
                </c:pt>
                <c:pt idx="22">
                  <c:v>100.325431808</c:v>
                </c:pt>
                <c:pt idx="23">
                  <c:v>101.651202048</c:v>
                </c:pt>
                <c:pt idx="24">
                  <c:v>101.9558656</c:v>
                </c:pt>
                <c:pt idx="25">
                  <c:v>102.295278592</c:v>
                </c:pt>
                <c:pt idx="26">
                  <c:v>102.90368563200001</c:v>
                </c:pt>
                <c:pt idx="27">
                  <c:v>103.438569472</c:v>
                </c:pt>
                <c:pt idx="28">
                  <c:v>103.691512832</c:v>
                </c:pt>
                <c:pt idx="29">
                  <c:v>103.859328</c:v>
                </c:pt>
                <c:pt idx="30">
                  <c:v>103.989201408</c:v>
                </c:pt>
                <c:pt idx="31">
                  <c:v>103.98957568</c:v>
                </c:pt>
                <c:pt idx="32">
                  <c:v>104.015611392</c:v>
                </c:pt>
                <c:pt idx="33">
                  <c:v>104.2068992</c:v>
                </c:pt>
                <c:pt idx="34">
                  <c:v>104.33000704</c:v>
                </c:pt>
                <c:pt idx="35">
                  <c:v>104.553547776</c:v>
                </c:pt>
                <c:pt idx="36">
                  <c:v>104.72743321599999</c:v>
                </c:pt>
                <c:pt idx="37">
                  <c:v>104.713729024</c:v>
                </c:pt>
                <c:pt idx="38">
                  <c:v>104.69452032</c:v>
                </c:pt>
                <c:pt idx="39">
                  <c:v>104.71686144</c:v>
                </c:pt>
                <c:pt idx="40">
                  <c:v>104.745377792</c:v>
                </c:pt>
                <c:pt idx="41">
                  <c:v>104.770520064</c:v>
                </c:pt>
                <c:pt idx="42">
                  <c:v>104.80765235200001</c:v>
                </c:pt>
                <c:pt idx="43">
                  <c:v>104.867321856</c:v>
                </c:pt>
                <c:pt idx="44">
                  <c:v>104.91388415999999</c:v>
                </c:pt>
                <c:pt idx="45">
                  <c:v>104.93864447999999</c:v>
                </c:pt>
                <c:pt idx="46">
                  <c:v>104.98627481600001</c:v>
                </c:pt>
                <c:pt idx="47">
                  <c:v>105.068494848</c:v>
                </c:pt>
                <c:pt idx="48">
                  <c:v>105.16611123200001</c:v>
                </c:pt>
                <c:pt idx="49">
                  <c:v>105.2967168</c:v>
                </c:pt>
                <c:pt idx="50">
                  <c:v>105.414248448</c:v>
                </c:pt>
                <c:pt idx="51">
                  <c:v>105.531305984</c:v>
                </c:pt>
                <c:pt idx="52">
                  <c:v>105.61808793599999</c:v>
                </c:pt>
                <c:pt idx="53">
                  <c:v>105.733444608</c:v>
                </c:pt>
                <c:pt idx="54">
                  <c:v>105.83502335999999</c:v>
                </c:pt>
                <c:pt idx="55">
                  <c:v>105.91737856</c:v>
                </c:pt>
                <c:pt idx="56">
                  <c:v>105.977289216</c:v>
                </c:pt>
                <c:pt idx="57">
                  <c:v>106.068232192</c:v>
                </c:pt>
                <c:pt idx="58">
                  <c:v>106.160487936</c:v>
                </c:pt>
                <c:pt idx="59">
                  <c:v>106.17105408</c:v>
                </c:pt>
                <c:pt idx="60">
                  <c:v>106.192828928</c:v>
                </c:pt>
                <c:pt idx="61">
                  <c:v>106.208852992</c:v>
                </c:pt>
                <c:pt idx="62">
                  <c:v>106.25110272000001</c:v>
                </c:pt>
                <c:pt idx="63">
                  <c:v>106.280189952</c:v>
                </c:pt>
              </c:numCache>
            </c:numRef>
          </c:val>
          <c:smooth val="0"/>
          <c:extLst>
            <c:ext xmlns:c16="http://schemas.microsoft.com/office/drawing/2014/chart" uri="{C3380CC4-5D6E-409C-BE32-E72D297353CC}">
              <c16:uniqueId val="{00000000-C6C7-4CFE-B2BA-66D1531909E8}"/>
            </c:ext>
          </c:extLst>
        </c:ser>
        <c:ser>
          <c:idx val="2"/>
          <c:order val="1"/>
          <c:tx>
            <c:strRef>
              <c:f>'Forwarding Performance'!$C$10</c:f>
              <c:strCache>
                <c:ptCount val="1"/>
                <c:pt idx="0">
                  <c:v>2 Queues</c:v>
                </c:pt>
              </c:strCache>
            </c:strRef>
          </c:tx>
          <c:spPr>
            <a:ln w="28575" cap="rnd">
              <a:solidFill>
                <a:schemeClr val="accent2"/>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Performance'!$D$10:$BO$10</c:f>
              <c:numCache>
                <c:formatCode>General</c:formatCode>
                <c:ptCount val="64"/>
                <c:pt idx="0">
                  <c:v>31.896377344000001</c:v>
                </c:pt>
                <c:pt idx="1">
                  <c:v>50.352225279999999</c:v>
                </c:pt>
                <c:pt idx="2">
                  <c:v>59.472284160000001</c:v>
                </c:pt>
                <c:pt idx="3">
                  <c:v>72.553373695999994</c:v>
                </c:pt>
                <c:pt idx="4">
                  <c:v>85.798904320000005</c:v>
                </c:pt>
                <c:pt idx="5">
                  <c:v>87.819405312000001</c:v>
                </c:pt>
                <c:pt idx="6">
                  <c:v>87.068821503999999</c:v>
                </c:pt>
                <c:pt idx="7">
                  <c:v>87.730061312000004</c:v>
                </c:pt>
                <c:pt idx="8">
                  <c:v>90.643585536000003</c:v>
                </c:pt>
                <c:pt idx="9">
                  <c:v>89.2878848</c:v>
                </c:pt>
                <c:pt idx="10">
                  <c:v>89.338360320000007</c:v>
                </c:pt>
                <c:pt idx="11">
                  <c:v>90.639212544000003</c:v>
                </c:pt>
                <c:pt idx="12">
                  <c:v>92.986935807999998</c:v>
                </c:pt>
                <c:pt idx="13">
                  <c:v>94.138526720000002</c:v>
                </c:pt>
                <c:pt idx="14">
                  <c:v>93.381296640000002</c:v>
                </c:pt>
                <c:pt idx="15">
                  <c:v>91.730583551999999</c:v>
                </c:pt>
                <c:pt idx="16">
                  <c:v>92.592969216</c:v>
                </c:pt>
                <c:pt idx="17">
                  <c:v>95.951278079999994</c:v>
                </c:pt>
                <c:pt idx="18">
                  <c:v>98.010446336000001</c:v>
                </c:pt>
                <c:pt idx="19">
                  <c:v>98.658242560000005</c:v>
                </c:pt>
                <c:pt idx="20">
                  <c:v>99.235293695999999</c:v>
                </c:pt>
                <c:pt idx="21">
                  <c:v>100.978403328</c:v>
                </c:pt>
                <c:pt idx="22">
                  <c:v>101.39630592</c:v>
                </c:pt>
                <c:pt idx="23">
                  <c:v>101.81931417600001</c:v>
                </c:pt>
                <c:pt idx="24">
                  <c:v>102.1665792</c:v>
                </c:pt>
                <c:pt idx="25">
                  <c:v>102.44092518399999</c:v>
                </c:pt>
                <c:pt idx="26">
                  <c:v>102.744640512</c:v>
                </c:pt>
                <c:pt idx="27">
                  <c:v>103.058866176</c:v>
                </c:pt>
                <c:pt idx="28">
                  <c:v>103.47186636799999</c:v>
                </c:pt>
                <c:pt idx="29">
                  <c:v>103.67536128</c:v>
                </c:pt>
                <c:pt idx="30">
                  <c:v>103.781548032</c:v>
                </c:pt>
                <c:pt idx="31">
                  <c:v>103.833993216</c:v>
                </c:pt>
                <c:pt idx="32">
                  <c:v>103.883096064</c:v>
                </c:pt>
                <c:pt idx="33">
                  <c:v>104.09522688</c:v>
                </c:pt>
                <c:pt idx="34">
                  <c:v>104.22944</c:v>
                </c:pt>
                <c:pt idx="35">
                  <c:v>104.39724441600001</c:v>
                </c:pt>
                <c:pt idx="36">
                  <c:v>104.559494656</c:v>
                </c:pt>
                <c:pt idx="37">
                  <c:v>104.582070272</c:v>
                </c:pt>
                <c:pt idx="38">
                  <c:v>104.5614336</c:v>
                </c:pt>
                <c:pt idx="39">
                  <c:v>104.60028928</c:v>
                </c:pt>
                <c:pt idx="40">
                  <c:v>104.633196544</c:v>
                </c:pt>
                <c:pt idx="41">
                  <c:v>104.68297728</c:v>
                </c:pt>
                <c:pt idx="42">
                  <c:v>104.726831616</c:v>
                </c:pt>
                <c:pt idx="43">
                  <c:v>104.746436608</c:v>
                </c:pt>
                <c:pt idx="44">
                  <c:v>104.79843072</c:v>
                </c:pt>
                <c:pt idx="45">
                  <c:v>104.845708288</c:v>
                </c:pt>
                <c:pt idx="46">
                  <c:v>104.89555353599999</c:v>
                </c:pt>
                <c:pt idx="47">
                  <c:v>104.991522816</c:v>
                </c:pt>
                <c:pt idx="48">
                  <c:v>105.07684812799999</c:v>
                </c:pt>
                <c:pt idx="49">
                  <c:v>105.21441280000001</c:v>
                </c:pt>
                <c:pt idx="50">
                  <c:v>105.328522752</c:v>
                </c:pt>
                <c:pt idx="51">
                  <c:v>105.421375488</c:v>
                </c:pt>
                <c:pt idx="52">
                  <c:v>105.519638528</c:v>
                </c:pt>
                <c:pt idx="53">
                  <c:v>105.62008780799999</c:v>
                </c:pt>
                <c:pt idx="54">
                  <c:v>105.69064704</c:v>
                </c:pt>
                <c:pt idx="55">
                  <c:v>105.867661312</c:v>
                </c:pt>
                <c:pt idx="56">
                  <c:v>105.90146918400001</c:v>
                </c:pt>
                <c:pt idx="57">
                  <c:v>105.921296384</c:v>
                </c:pt>
                <c:pt idx="58">
                  <c:v>105.95900057599999</c:v>
                </c:pt>
                <c:pt idx="59">
                  <c:v>105.96446208</c:v>
                </c:pt>
                <c:pt idx="60">
                  <c:v>105.989571072</c:v>
                </c:pt>
                <c:pt idx="61">
                  <c:v>106.01178624000001</c:v>
                </c:pt>
                <c:pt idx="62">
                  <c:v>106.053083136</c:v>
                </c:pt>
                <c:pt idx="63">
                  <c:v>106.07345664</c:v>
                </c:pt>
              </c:numCache>
            </c:numRef>
          </c:val>
          <c:smooth val="0"/>
          <c:extLst>
            <c:ext xmlns:c16="http://schemas.microsoft.com/office/drawing/2014/chart" uri="{C3380CC4-5D6E-409C-BE32-E72D297353CC}">
              <c16:uniqueId val="{00000001-C6C7-4CFE-B2BA-66D1531909E8}"/>
            </c:ext>
          </c:extLst>
        </c:ser>
        <c:ser>
          <c:idx val="1"/>
          <c:order val="2"/>
          <c:tx>
            <c:strRef>
              <c:f>'Forwarding Performance'!$C$9</c:f>
              <c:strCache>
                <c:ptCount val="1"/>
                <c:pt idx="0">
                  <c:v>4 Queues</c:v>
                </c:pt>
              </c:strCache>
            </c:strRef>
          </c:tx>
          <c:spPr>
            <a:ln w="28575" cap="rnd">
              <a:solidFill>
                <a:srgbClr val="00B050"/>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Performance'!$D$9:$BO$9</c:f>
              <c:numCache>
                <c:formatCode>General</c:formatCode>
                <c:ptCount val="64"/>
                <c:pt idx="0">
                  <c:v>40.772728319999999</c:v>
                </c:pt>
                <c:pt idx="1">
                  <c:v>66.913525759999999</c:v>
                </c:pt>
                <c:pt idx="2">
                  <c:v>75.234743808000005</c:v>
                </c:pt>
                <c:pt idx="3">
                  <c:v>81.734551551999999</c:v>
                </c:pt>
                <c:pt idx="4">
                  <c:v>85.395179519999999</c:v>
                </c:pt>
                <c:pt idx="5">
                  <c:v>86.840828927999993</c:v>
                </c:pt>
                <c:pt idx="6">
                  <c:v>86.193261055999997</c:v>
                </c:pt>
                <c:pt idx="7">
                  <c:v>86.650503168</c:v>
                </c:pt>
                <c:pt idx="8">
                  <c:v>87.603909119999997</c:v>
                </c:pt>
                <c:pt idx="9">
                  <c:v>88.192686080000001</c:v>
                </c:pt>
                <c:pt idx="10">
                  <c:v>88.847869439999997</c:v>
                </c:pt>
                <c:pt idx="11">
                  <c:v>89.723633664000005</c:v>
                </c:pt>
                <c:pt idx="12">
                  <c:v>89.900062719999994</c:v>
                </c:pt>
                <c:pt idx="13">
                  <c:v>90.196908031999996</c:v>
                </c:pt>
                <c:pt idx="14">
                  <c:v>92.592038400000007</c:v>
                </c:pt>
                <c:pt idx="15">
                  <c:v>94.484963328000006</c:v>
                </c:pt>
                <c:pt idx="16">
                  <c:v>96.737761792000001</c:v>
                </c:pt>
                <c:pt idx="17">
                  <c:v>98.530523135999999</c:v>
                </c:pt>
                <c:pt idx="18">
                  <c:v>99.776477184000001</c:v>
                </c:pt>
                <c:pt idx="19">
                  <c:v>99.919267840000003</c:v>
                </c:pt>
                <c:pt idx="20">
                  <c:v>100.248056832</c:v>
                </c:pt>
                <c:pt idx="21">
                  <c:v>100.739088384</c:v>
                </c:pt>
                <c:pt idx="22">
                  <c:v>101.057533952</c:v>
                </c:pt>
                <c:pt idx="23">
                  <c:v>101.2506624</c:v>
                </c:pt>
                <c:pt idx="24">
                  <c:v>101.6345728</c:v>
                </c:pt>
                <c:pt idx="25">
                  <c:v>102.019547136</c:v>
                </c:pt>
                <c:pt idx="26">
                  <c:v>102.362752512</c:v>
                </c:pt>
                <c:pt idx="27">
                  <c:v>102.66828185599999</c:v>
                </c:pt>
                <c:pt idx="28">
                  <c:v>102.91824384</c:v>
                </c:pt>
                <c:pt idx="29">
                  <c:v>103.11409152</c:v>
                </c:pt>
                <c:pt idx="30">
                  <c:v>103.28021504</c:v>
                </c:pt>
                <c:pt idx="31">
                  <c:v>103.37550336</c:v>
                </c:pt>
                <c:pt idx="32">
                  <c:v>103.4926464</c:v>
                </c:pt>
                <c:pt idx="33">
                  <c:v>103.674667008</c:v>
                </c:pt>
                <c:pt idx="34">
                  <c:v>103.8113664</c:v>
                </c:pt>
                <c:pt idx="35">
                  <c:v>103.991334912</c:v>
                </c:pt>
                <c:pt idx="36">
                  <c:v>104.123062784</c:v>
                </c:pt>
                <c:pt idx="37">
                  <c:v>104.165556224</c:v>
                </c:pt>
                <c:pt idx="38">
                  <c:v>104.196298752</c:v>
                </c:pt>
                <c:pt idx="39">
                  <c:v>104.25563136</c:v>
                </c:pt>
                <c:pt idx="40">
                  <c:v>104.32761600000001</c:v>
                </c:pt>
                <c:pt idx="41">
                  <c:v>104.383813632</c:v>
                </c:pt>
                <c:pt idx="42">
                  <c:v>104.40416512</c:v>
                </c:pt>
                <c:pt idx="43">
                  <c:v>104.454090752</c:v>
                </c:pt>
                <c:pt idx="44">
                  <c:v>104.49672192</c:v>
                </c:pt>
                <c:pt idx="45">
                  <c:v>104.568124416</c:v>
                </c:pt>
                <c:pt idx="46">
                  <c:v>104.644421632</c:v>
                </c:pt>
                <c:pt idx="47">
                  <c:v>104.74133913599999</c:v>
                </c:pt>
                <c:pt idx="48">
                  <c:v>104.84789504</c:v>
                </c:pt>
                <c:pt idx="49">
                  <c:v>104.9672448</c:v>
                </c:pt>
                <c:pt idx="50">
                  <c:v>105.069935616</c:v>
                </c:pt>
                <c:pt idx="51">
                  <c:v>105.32912332799999</c:v>
                </c:pt>
                <c:pt idx="52">
                  <c:v>105.37560064</c:v>
                </c:pt>
                <c:pt idx="53">
                  <c:v>105.406838784</c:v>
                </c:pt>
                <c:pt idx="54">
                  <c:v>105.4407552</c:v>
                </c:pt>
                <c:pt idx="55">
                  <c:v>105.465450496</c:v>
                </c:pt>
                <c:pt idx="56">
                  <c:v>105.494936064</c:v>
                </c:pt>
                <c:pt idx="57">
                  <c:v>105.51760896</c:v>
                </c:pt>
                <c:pt idx="58">
                  <c:v>105.54796032</c:v>
                </c:pt>
                <c:pt idx="59">
                  <c:v>105.55969536000001</c:v>
                </c:pt>
                <c:pt idx="60">
                  <c:v>105.58280550400001</c:v>
                </c:pt>
                <c:pt idx="61">
                  <c:v>105.612573696</c:v>
                </c:pt>
                <c:pt idx="62">
                  <c:v>105.6440448</c:v>
                </c:pt>
                <c:pt idx="63">
                  <c:v>105.67319551999999</c:v>
                </c:pt>
              </c:numCache>
            </c:numRef>
          </c:val>
          <c:smooth val="0"/>
          <c:extLst>
            <c:ext xmlns:c16="http://schemas.microsoft.com/office/drawing/2014/chart" uri="{C3380CC4-5D6E-409C-BE32-E72D297353CC}">
              <c16:uniqueId val="{00000002-C6C7-4CFE-B2BA-66D1531909E8}"/>
            </c:ext>
          </c:extLst>
        </c:ser>
        <c:ser>
          <c:idx val="0"/>
          <c:order val="3"/>
          <c:tx>
            <c:strRef>
              <c:f>'Forwarding Performance'!$C$8</c:f>
              <c:strCache>
                <c:ptCount val="1"/>
                <c:pt idx="0">
                  <c:v>8 Queues</c:v>
                </c:pt>
              </c:strCache>
            </c:strRef>
          </c:tx>
          <c:spPr>
            <a:ln w="28575" cap="rnd">
              <a:solidFill>
                <a:schemeClr val="accent4"/>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Performance'!$D$8:$BO$8</c:f>
              <c:numCache>
                <c:formatCode>General</c:formatCode>
                <c:ptCount val="64"/>
                <c:pt idx="0">
                  <c:v>42.381700608000003</c:v>
                </c:pt>
                <c:pt idx="1">
                  <c:v>65.805854719999999</c:v>
                </c:pt>
                <c:pt idx="2">
                  <c:v>75.184966656</c:v>
                </c:pt>
                <c:pt idx="3">
                  <c:v>81.002127360000003</c:v>
                </c:pt>
                <c:pt idx="4">
                  <c:v>84.741698560000003</c:v>
                </c:pt>
                <c:pt idx="5">
                  <c:v>87.628062720000003</c:v>
                </c:pt>
                <c:pt idx="6">
                  <c:v>89.529302016000003</c:v>
                </c:pt>
                <c:pt idx="7">
                  <c:v>91.251425280000007</c:v>
                </c:pt>
                <c:pt idx="8">
                  <c:v>92.006618111999998</c:v>
                </c:pt>
                <c:pt idx="9">
                  <c:v>92.714495999999997</c:v>
                </c:pt>
                <c:pt idx="10">
                  <c:v>92.438032895999996</c:v>
                </c:pt>
                <c:pt idx="11">
                  <c:v>92.673576960000005</c:v>
                </c:pt>
                <c:pt idx="12">
                  <c:v>93.045308927999997</c:v>
                </c:pt>
                <c:pt idx="13">
                  <c:v>93.341437952000007</c:v>
                </c:pt>
                <c:pt idx="14">
                  <c:v>95.547655680000005</c:v>
                </c:pt>
                <c:pt idx="15">
                  <c:v>97.983291391999998</c:v>
                </c:pt>
                <c:pt idx="16">
                  <c:v>98.553868800000004</c:v>
                </c:pt>
                <c:pt idx="17">
                  <c:v>99.105988608000004</c:v>
                </c:pt>
                <c:pt idx="18">
                  <c:v>99.386899967999994</c:v>
                </c:pt>
                <c:pt idx="19">
                  <c:v>99.403376640000005</c:v>
                </c:pt>
                <c:pt idx="20">
                  <c:v>99.762034176</c:v>
                </c:pt>
                <c:pt idx="21">
                  <c:v>100.224436224</c:v>
                </c:pt>
                <c:pt idx="22">
                  <c:v>100.46852198400001</c:v>
                </c:pt>
                <c:pt idx="23">
                  <c:v>100.72036147199999</c:v>
                </c:pt>
                <c:pt idx="24">
                  <c:v>101.074304</c:v>
                </c:pt>
                <c:pt idx="25">
                  <c:v>101.468363776</c:v>
                </c:pt>
                <c:pt idx="26">
                  <c:v>101.83235328000001</c:v>
                </c:pt>
                <c:pt idx="27">
                  <c:v>102.11756441599999</c:v>
                </c:pt>
                <c:pt idx="28">
                  <c:v>102.49535795200001</c:v>
                </c:pt>
                <c:pt idx="29">
                  <c:v>102.7903488</c:v>
                </c:pt>
                <c:pt idx="30">
                  <c:v>102.873352192</c:v>
                </c:pt>
                <c:pt idx="31">
                  <c:v>103.14252288</c:v>
                </c:pt>
                <c:pt idx="32">
                  <c:v>103.292716032</c:v>
                </c:pt>
                <c:pt idx="33">
                  <c:v>103.461801984</c:v>
                </c:pt>
                <c:pt idx="34">
                  <c:v>103.6359296</c:v>
                </c:pt>
                <c:pt idx="35">
                  <c:v>103.73391359999999</c:v>
                </c:pt>
                <c:pt idx="36">
                  <c:v>103.795558912</c:v>
                </c:pt>
                <c:pt idx="37">
                  <c:v>103.84439603200001</c:v>
                </c:pt>
                <c:pt idx="38">
                  <c:v>103.969462272</c:v>
                </c:pt>
                <c:pt idx="39">
                  <c:v>103.99825920000001</c:v>
                </c:pt>
                <c:pt idx="40">
                  <c:v>104.06105958400001</c:v>
                </c:pt>
                <c:pt idx="41">
                  <c:v>104.109164544</c:v>
                </c:pt>
                <c:pt idx="42">
                  <c:v>104.18052659200001</c:v>
                </c:pt>
                <c:pt idx="43">
                  <c:v>104.19853311999999</c:v>
                </c:pt>
                <c:pt idx="44">
                  <c:v>104.26323456</c:v>
                </c:pt>
                <c:pt idx="45">
                  <c:v>104.30085631999999</c:v>
                </c:pt>
                <c:pt idx="46">
                  <c:v>104.335560192</c:v>
                </c:pt>
                <c:pt idx="47">
                  <c:v>104.3908608</c:v>
                </c:pt>
                <c:pt idx="48">
                  <c:v>104.455844864</c:v>
                </c:pt>
                <c:pt idx="49">
                  <c:v>104.4715008</c:v>
                </c:pt>
                <c:pt idx="50">
                  <c:v>104.49774336</c:v>
                </c:pt>
                <c:pt idx="51">
                  <c:v>104.54571212800001</c:v>
                </c:pt>
                <c:pt idx="52">
                  <c:v>104.582740992</c:v>
                </c:pt>
                <c:pt idx="53">
                  <c:v>104.62025318400001</c:v>
                </c:pt>
                <c:pt idx="54">
                  <c:v>104.645376</c:v>
                </c:pt>
                <c:pt idx="55">
                  <c:v>104.676339712</c:v>
                </c:pt>
                <c:pt idx="56">
                  <c:v>104.737465344</c:v>
                </c:pt>
                <c:pt idx="57">
                  <c:v>104.731199488</c:v>
                </c:pt>
                <c:pt idx="58">
                  <c:v>104.75194931199999</c:v>
                </c:pt>
                <c:pt idx="59">
                  <c:v>104.79476735999999</c:v>
                </c:pt>
                <c:pt idx="60">
                  <c:v>104.79782041599999</c:v>
                </c:pt>
                <c:pt idx="61">
                  <c:v>104.831988736</c:v>
                </c:pt>
                <c:pt idx="62">
                  <c:v>104.863094784</c:v>
                </c:pt>
                <c:pt idx="63">
                  <c:v>104.910716928</c:v>
                </c:pt>
              </c:numCache>
            </c:numRef>
          </c:val>
          <c:smooth val="0"/>
          <c:extLst>
            <c:ext xmlns:c16="http://schemas.microsoft.com/office/drawing/2014/chart" uri="{C3380CC4-5D6E-409C-BE32-E72D297353CC}">
              <c16:uniqueId val="{00000003-C6C7-4CFE-B2BA-66D1531909E8}"/>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solidFill>
                  <a:srgbClr val="FF0000"/>
                </a:solidFill>
                <a:effectLst/>
              </a:rPr>
              <a:t>PF</a:t>
            </a:r>
            <a:r>
              <a:rPr lang="en-US" sz="1400" b="0" i="0" baseline="0">
                <a:effectLst/>
              </a:rPr>
              <a:t>: 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0"/>
          <c:tx>
            <c:strRef>
              <c:f>'Forwarding Performance'!$C$11</c:f>
              <c:strCache>
                <c:ptCount val="1"/>
                <c:pt idx="0">
                  <c:v>1 Queue</c:v>
                </c:pt>
              </c:strCache>
            </c:strRef>
          </c:tx>
          <c:spPr>
            <a:ln w="28575" cap="rnd">
              <a:solidFill>
                <a:srgbClr val="0070C0"/>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Performance'!$D$11:$BO$11</c:f>
              <c:numCache>
                <c:formatCode>General</c:formatCode>
                <c:ptCount val="64"/>
                <c:pt idx="0">
                  <c:v>16.156901376</c:v>
                </c:pt>
                <c:pt idx="1">
                  <c:v>31.492364288000001</c:v>
                </c:pt>
                <c:pt idx="2">
                  <c:v>42.653222399999997</c:v>
                </c:pt>
                <c:pt idx="3">
                  <c:v>51.200036863999998</c:v>
                </c:pt>
                <c:pt idx="4">
                  <c:v>58.181836799999999</c:v>
                </c:pt>
                <c:pt idx="5">
                  <c:v>63.999934463999999</c:v>
                </c:pt>
                <c:pt idx="6">
                  <c:v>68.923147775999993</c:v>
                </c:pt>
                <c:pt idx="7">
                  <c:v>73.142988799999998</c:v>
                </c:pt>
                <c:pt idx="8">
                  <c:v>76.799941631999999</c:v>
                </c:pt>
                <c:pt idx="9">
                  <c:v>80.000015360000006</c:v>
                </c:pt>
                <c:pt idx="10">
                  <c:v>82.823600639999995</c:v>
                </c:pt>
                <c:pt idx="11">
                  <c:v>85.33343232</c:v>
                </c:pt>
                <c:pt idx="12">
                  <c:v>87.579102207999995</c:v>
                </c:pt>
                <c:pt idx="13">
                  <c:v>89.600136191999994</c:v>
                </c:pt>
                <c:pt idx="14">
                  <c:v>91.42854912</c:v>
                </c:pt>
                <c:pt idx="15">
                  <c:v>93.091012608</c:v>
                </c:pt>
                <c:pt idx="16">
                  <c:v>94.608676352000003</c:v>
                </c:pt>
                <c:pt idx="17">
                  <c:v>95.999956991999994</c:v>
                </c:pt>
                <c:pt idx="18">
                  <c:v>97.280048640000004</c:v>
                </c:pt>
                <c:pt idx="19">
                  <c:v>98.461276159999997</c:v>
                </c:pt>
                <c:pt idx="20">
                  <c:v>99.555488256000004</c:v>
                </c:pt>
                <c:pt idx="21">
                  <c:v>100.02128998400001</c:v>
                </c:pt>
                <c:pt idx="22">
                  <c:v>100.325431808</c:v>
                </c:pt>
                <c:pt idx="23">
                  <c:v>101.651202048</c:v>
                </c:pt>
                <c:pt idx="24">
                  <c:v>101.9558656</c:v>
                </c:pt>
                <c:pt idx="25">
                  <c:v>102.295278592</c:v>
                </c:pt>
                <c:pt idx="26">
                  <c:v>102.90368563200001</c:v>
                </c:pt>
                <c:pt idx="27">
                  <c:v>103.438569472</c:v>
                </c:pt>
                <c:pt idx="28">
                  <c:v>103.691512832</c:v>
                </c:pt>
                <c:pt idx="29">
                  <c:v>103.859328</c:v>
                </c:pt>
                <c:pt idx="30">
                  <c:v>103.989201408</c:v>
                </c:pt>
                <c:pt idx="31">
                  <c:v>103.98957568</c:v>
                </c:pt>
                <c:pt idx="32">
                  <c:v>104.015611392</c:v>
                </c:pt>
                <c:pt idx="33">
                  <c:v>104.2068992</c:v>
                </c:pt>
                <c:pt idx="34">
                  <c:v>104.33000704</c:v>
                </c:pt>
                <c:pt idx="35">
                  <c:v>104.553547776</c:v>
                </c:pt>
                <c:pt idx="36">
                  <c:v>104.72743321599999</c:v>
                </c:pt>
                <c:pt idx="37">
                  <c:v>104.713729024</c:v>
                </c:pt>
                <c:pt idx="38">
                  <c:v>104.69452032</c:v>
                </c:pt>
                <c:pt idx="39">
                  <c:v>104.71686144</c:v>
                </c:pt>
                <c:pt idx="40">
                  <c:v>104.745377792</c:v>
                </c:pt>
                <c:pt idx="41">
                  <c:v>104.770520064</c:v>
                </c:pt>
                <c:pt idx="42">
                  <c:v>104.80765235200001</c:v>
                </c:pt>
                <c:pt idx="43">
                  <c:v>104.867321856</c:v>
                </c:pt>
                <c:pt idx="44">
                  <c:v>104.91388415999999</c:v>
                </c:pt>
                <c:pt idx="45">
                  <c:v>104.93864447999999</c:v>
                </c:pt>
                <c:pt idx="46">
                  <c:v>104.98627481600001</c:v>
                </c:pt>
                <c:pt idx="47">
                  <c:v>105.068494848</c:v>
                </c:pt>
                <c:pt idx="48">
                  <c:v>105.16611123200001</c:v>
                </c:pt>
                <c:pt idx="49">
                  <c:v>105.2967168</c:v>
                </c:pt>
                <c:pt idx="50">
                  <c:v>105.414248448</c:v>
                </c:pt>
                <c:pt idx="51">
                  <c:v>105.531305984</c:v>
                </c:pt>
                <c:pt idx="52">
                  <c:v>105.61808793599999</c:v>
                </c:pt>
                <c:pt idx="53">
                  <c:v>105.733444608</c:v>
                </c:pt>
                <c:pt idx="54">
                  <c:v>105.83502335999999</c:v>
                </c:pt>
                <c:pt idx="55">
                  <c:v>105.91737856</c:v>
                </c:pt>
                <c:pt idx="56">
                  <c:v>105.977289216</c:v>
                </c:pt>
                <c:pt idx="57">
                  <c:v>106.068232192</c:v>
                </c:pt>
                <c:pt idx="58">
                  <c:v>106.160487936</c:v>
                </c:pt>
                <c:pt idx="59">
                  <c:v>106.17105408</c:v>
                </c:pt>
                <c:pt idx="60">
                  <c:v>106.192828928</c:v>
                </c:pt>
                <c:pt idx="61">
                  <c:v>106.208852992</c:v>
                </c:pt>
                <c:pt idx="62">
                  <c:v>106.25110272000001</c:v>
                </c:pt>
                <c:pt idx="63">
                  <c:v>106.280189952</c:v>
                </c:pt>
              </c:numCache>
            </c:numRef>
          </c:val>
          <c:smooth val="0"/>
          <c:extLst>
            <c:ext xmlns:c16="http://schemas.microsoft.com/office/drawing/2014/chart" uri="{C3380CC4-5D6E-409C-BE32-E72D297353CC}">
              <c16:uniqueId val="{00000000-83AE-454E-B744-6273FFA91B64}"/>
            </c:ext>
          </c:extLst>
        </c:ser>
        <c:ser>
          <c:idx val="2"/>
          <c:order val="1"/>
          <c:tx>
            <c:strRef>
              <c:f>'Forwarding Performance'!$C$10</c:f>
              <c:strCache>
                <c:ptCount val="1"/>
                <c:pt idx="0">
                  <c:v>2 Queues</c:v>
                </c:pt>
              </c:strCache>
            </c:strRef>
          </c:tx>
          <c:spPr>
            <a:ln w="28575" cap="rnd">
              <a:solidFill>
                <a:schemeClr val="accent2"/>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Performance'!$D$10:$BO$10</c:f>
              <c:numCache>
                <c:formatCode>General</c:formatCode>
                <c:ptCount val="64"/>
                <c:pt idx="0">
                  <c:v>31.896377344000001</c:v>
                </c:pt>
                <c:pt idx="1">
                  <c:v>50.352225279999999</c:v>
                </c:pt>
                <c:pt idx="2">
                  <c:v>59.472284160000001</c:v>
                </c:pt>
                <c:pt idx="3">
                  <c:v>72.553373695999994</c:v>
                </c:pt>
                <c:pt idx="4">
                  <c:v>85.798904320000005</c:v>
                </c:pt>
                <c:pt idx="5">
                  <c:v>87.819405312000001</c:v>
                </c:pt>
                <c:pt idx="6">
                  <c:v>87.068821503999999</c:v>
                </c:pt>
                <c:pt idx="7">
                  <c:v>87.730061312000004</c:v>
                </c:pt>
                <c:pt idx="8">
                  <c:v>90.643585536000003</c:v>
                </c:pt>
                <c:pt idx="9">
                  <c:v>89.2878848</c:v>
                </c:pt>
                <c:pt idx="10">
                  <c:v>89.338360320000007</c:v>
                </c:pt>
                <c:pt idx="11">
                  <c:v>90.639212544000003</c:v>
                </c:pt>
                <c:pt idx="12">
                  <c:v>92.986935807999998</c:v>
                </c:pt>
                <c:pt idx="13">
                  <c:v>94.138526720000002</c:v>
                </c:pt>
                <c:pt idx="14">
                  <c:v>93.381296640000002</c:v>
                </c:pt>
                <c:pt idx="15">
                  <c:v>91.730583551999999</c:v>
                </c:pt>
                <c:pt idx="16">
                  <c:v>92.592969216</c:v>
                </c:pt>
                <c:pt idx="17">
                  <c:v>95.951278079999994</c:v>
                </c:pt>
                <c:pt idx="18">
                  <c:v>98.010446336000001</c:v>
                </c:pt>
                <c:pt idx="19">
                  <c:v>98.658242560000005</c:v>
                </c:pt>
                <c:pt idx="20">
                  <c:v>99.235293695999999</c:v>
                </c:pt>
                <c:pt idx="21">
                  <c:v>100.978403328</c:v>
                </c:pt>
                <c:pt idx="22">
                  <c:v>101.39630592</c:v>
                </c:pt>
                <c:pt idx="23">
                  <c:v>101.81931417600001</c:v>
                </c:pt>
                <c:pt idx="24">
                  <c:v>102.1665792</c:v>
                </c:pt>
                <c:pt idx="25">
                  <c:v>102.44092518399999</c:v>
                </c:pt>
                <c:pt idx="26">
                  <c:v>102.744640512</c:v>
                </c:pt>
                <c:pt idx="27">
                  <c:v>103.058866176</c:v>
                </c:pt>
                <c:pt idx="28">
                  <c:v>103.47186636799999</c:v>
                </c:pt>
                <c:pt idx="29">
                  <c:v>103.67536128</c:v>
                </c:pt>
                <c:pt idx="30">
                  <c:v>103.781548032</c:v>
                </c:pt>
                <c:pt idx="31">
                  <c:v>103.833993216</c:v>
                </c:pt>
                <c:pt idx="32">
                  <c:v>103.883096064</c:v>
                </c:pt>
                <c:pt idx="33">
                  <c:v>104.09522688</c:v>
                </c:pt>
                <c:pt idx="34">
                  <c:v>104.22944</c:v>
                </c:pt>
                <c:pt idx="35">
                  <c:v>104.39724441600001</c:v>
                </c:pt>
                <c:pt idx="36">
                  <c:v>104.559494656</c:v>
                </c:pt>
                <c:pt idx="37">
                  <c:v>104.582070272</c:v>
                </c:pt>
                <c:pt idx="38">
                  <c:v>104.5614336</c:v>
                </c:pt>
                <c:pt idx="39">
                  <c:v>104.60028928</c:v>
                </c:pt>
                <c:pt idx="40">
                  <c:v>104.633196544</c:v>
                </c:pt>
                <c:pt idx="41">
                  <c:v>104.68297728</c:v>
                </c:pt>
                <c:pt idx="42">
                  <c:v>104.726831616</c:v>
                </c:pt>
                <c:pt idx="43">
                  <c:v>104.746436608</c:v>
                </c:pt>
                <c:pt idx="44">
                  <c:v>104.79843072</c:v>
                </c:pt>
                <c:pt idx="45">
                  <c:v>104.845708288</c:v>
                </c:pt>
                <c:pt idx="46">
                  <c:v>104.89555353599999</c:v>
                </c:pt>
                <c:pt idx="47">
                  <c:v>104.991522816</c:v>
                </c:pt>
                <c:pt idx="48">
                  <c:v>105.07684812799999</c:v>
                </c:pt>
                <c:pt idx="49">
                  <c:v>105.21441280000001</c:v>
                </c:pt>
                <c:pt idx="50">
                  <c:v>105.328522752</c:v>
                </c:pt>
                <c:pt idx="51">
                  <c:v>105.421375488</c:v>
                </c:pt>
                <c:pt idx="52">
                  <c:v>105.519638528</c:v>
                </c:pt>
                <c:pt idx="53">
                  <c:v>105.62008780799999</c:v>
                </c:pt>
                <c:pt idx="54">
                  <c:v>105.69064704</c:v>
                </c:pt>
                <c:pt idx="55">
                  <c:v>105.867661312</c:v>
                </c:pt>
                <c:pt idx="56">
                  <c:v>105.90146918400001</c:v>
                </c:pt>
                <c:pt idx="57">
                  <c:v>105.921296384</c:v>
                </c:pt>
                <c:pt idx="58">
                  <c:v>105.95900057599999</c:v>
                </c:pt>
                <c:pt idx="59">
                  <c:v>105.96446208</c:v>
                </c:pt>
                <c:pt idx="60">
                  <c:v>105.989571072</c:v>
                </c:pt>
                <c:pt idx="61">
                  <c:v>106.01178624000001</c:v>
                </c:pt>
                <c:pt idx="62">
                  <c:v>106.053083136</c:v>
                </c:pt>
                <c:pt idx="63">
                  <c:v>106.07345664</c:v>
                </c:pt>
              </c:numCache>
            </c:numRef>
          </c:val>
          <c:smooth val="0"/>
          <c:extLst>
            <c:ext xmlns:c16="http://schemas.microsoft.com/office/drawing/2014/chart" uri="{C3380CC4-5D6E-409C-BE32-E72D297353CC}">
              <c16:uniqueId val="{00000001-83AE-454E-B744-6273FFA91B64}"/>
            </c:ext>
          </c:extLst>
        </c:ser>
        <c:ser>
          <c:idx val="1"/>
          <c:order val="2"/>
          <c:tx>
            <c:strRef>
              <c:f>'Forwarding Performance'!$C$9</c:f>
              <c:strCache>
                <c:ptCount val="1"/>
                <c:pt idx="0">
                  <c:v>4 Queues</c:v>
                </c:pt>
              </c:strCache>
            </c:strRef>
          </c:tx>
          <c:spPr>
            <a:ln w="28575" cap="rnd">
              <a:solidFill>
                <a:srgbClr val="00B050"/>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Performance'!$D$9:$BO$9</c:f>
              <c:numCache>
                <c:formatCode>General</c:formatCode>
                <c:ptCount val="64"/>
                <c:pt idx="0">
                  <c:v>40.772728319999999</c:v>
                </c:pt>
                <c:pt idx="1">
                  <c:v>66.913525759999999</c:v>
                </c:pt>
                <c:pt idx="2">
                  <c:v>75.234743808000005</c:v>
                </c:pt>
                <c:pt idx="3">
                  <c:v>81.734551551999999</c:v>
                </c:pt>
                <c:pt idx="4">
                  <c:v>85.395179519999999</c:v>
                </c:pt>
                <c:pt idx="5">
                  <c:v>86.840828927999993</c:v>
                </c:pt>
                <c:pt idx="6">
                  <c:v>86.193261055999997</c:v>
                </c:pt>
                <c:pt idx="7">
                  <c:v>86.650503168</c:v>
                </c:pt>
                <c:pt idx="8">
                  <c:v>87.603909119999997</c:v>
                </c:pt>
                <c:pt idx="9">
                  <c:v>88.192686080000001</c:v>
                </c:pt>
                <c:pt idx="10">
                  <c:v>88.847869439999997</c:v>
                </c:pt>
                <c:pt idx="11">
                  <c:v>89.723633664000005</c:v>
                </c:pt>
                <c:pt idx="12">
                  <c:v>89.900062719999994</c:v>
                </c:pt>
                <c:pt idx="13">
                  <c:v>90.196908031999996</c:v>
                </c:pt>
                <c:pt idx="14">
                  <c:v>92.592038400000007</c:v>
                </c:pt>
                <c:pt idx="15">
                  <c:v>94.484963328000006</c:v>
                </c:pt>
                <c:pt idx="16">
                  <c:v>96.737761792000001</c:v>
                </c:pt>
                <c:pt idx="17">
                  <c:v>98.530523135999999</c:v>
                </c:pt>
                <c:pt idx="18">
                  <c:v>99.776477184000001</c:v>
                </c:pt>
                <c:pt idx="19">
                  <c:v>99.919267840000003</c:v>
                </c:pt>
                <c:pt idx="20">
                  <c:v>100.248056832</c:v>
                </c:pt>
                <c:pt idx="21">
                  <c:v>100.739088384</c:v>
                </c:pt>
                <c:pt idx="22">
                  <c:v>101.057533952</c:v>
                </c:pt>
                <c:pt idx="23">
                  <c:v>101.2506624</c:v>
                </c:pt>
                <c:pt idx="24">
                  <c:v>101.6345728</c:v>
                </c:pt>
                <c:pt idx="25">
                  <c:v>102.019547136</c:v>
                </c:pt>
                <c:pt idx="26">
                  <c:v>102.362752512</c:v>
                </c:pt>
                <c:pt idx="27">
                  <c:v>102.66828185599999</c:v>
                </c:pt>
                <c:pt idx="28">
                  <c:v>102.91824384</c:v>
                </c:pt>
                <c:pt idx="29">
                  <c:v>103.11409152</c:v>
                </c:pt>
                <c:pt idx="30">
                  <c:v>103.28021504</c:v>
                </c:pt>
                <c:pt idx="31">
                  <c:v>103.37550336</c:v>
                </c:pt>
                <c:pt idx="32">
                  <c:v>103.4926464</c:v>
                </c:pt>
                <c:pt idx="33">
                  <c:v>103.674667008</c:v>
                </c:pt>
                <c:pt idx="34">
                  <c:v>103.8113664</c:v>
                </c:pt>
                <c:pt idx="35">
                  <c:v>103.991334912</c:v>
                </c:pt>
                <c:pt idx="36">
                  <c:v>104.123062784</c:v>
                </c:pt>
                <c:pt idx="37">
                  <c:v>104.165556224</c:v>
                </c:pt>
                <c:pt idx="38">
                  <c:v>104.196298752</c:v>
                </c:pt>
                <c:pt idx="39">
                  <c:v>104.25563136</c:v>
                </c:pt>
                <c:pt idx="40">
                  <c:v>104.32761600000001</c:v>
                </c:pt>
                <c:pt idx="41">
                  <c:v>104.383813632</c:v>
                </c:pt>
                <c:pt idx="42">
                  <c:v>104.40416512</c:v>
                </c:pt>
                <c:pt idx="43">
                  <c:v>104.454090752</c:v>
                </c:pt>
                <c:pt idx="44">
                  <c:v>104.49672192</c:v>
                </c:pt>
                <c:pt idx="45">
                  <c:v>104.568124416</c:v>
                </c:pt>
                <c:pt idx="46">
                  <c:v>104.644421632</c:v>
                </c:pt>
                <c:pt idx="47">
                  <c:v>104.74133913599999</c:v>
                </c:pt>
                <c:pt idx="48">
                  <c:v>104.84789504</c:v>
                </c:pt>
                <c:pt idx="49">
                  <c:v>104.9672448</c:v>
                </c:pt>
                <c:pt idx="50">
                  <c:v>105.069935616</c:v>
                </c:pt>
                <c:pt idx="51">
                  <c:v>105.32912332799999</c:v>
                </c:pt>
                <c:pt idx="52">
                  <c:v>105.37560064</c:v>
                </c:pt>
                <c:pt idx="53">
                  <c:v>105.406838784</c:v>
                </c:pt>
                <c:pt idx="54">
                  <c:v>105.4407552</c:v>
                </c:pt>
                <c:pt idx="55">
                  <c:v>105.465450496</c:v>
                </c:pt>
                <c:pt idx="56">
                  <c:v>105.494936064</c:v>
                </c:pt>
                <c:pt idx="57">
                  <c:v>105.51760896</c:v>
                </c:pt>
                <c:pt idx="58">
                  <c:v>105.54796032</c:v>
                </c:pt>
                <c:pt idx="59">
                  <c:v>105.55969536000001</c:v>
                </c:pt>
                <c:pt idx="60">
                  <c:v>105.58280550400001</c:v>
                </c:pt>
                <c:pt idx="61">
                  <c:v>105.612573696</c:v>
                </c:pt>
                <c:pt idx="62">
                  <c:v>105.6440448</c:v>
                </c:pt>
                <c:pt idx="63">
                  <c:v>105.67319551999999</c:v>
                </c:pt>
              </c:numCache>
            </c:numRef>
          </c:val>
          <c:smooth val="0"/>
          <c:extLst>
            <c:ext xmlns:c16="http://schemas.microsoft.com/office/drawing/2014/chart" uri="{C3380CC4-5D6E-409C-BE32-E72D297353CC}">
              <c16:uniqueId val="{00000002-83AE-454E-B744-6273FFA91B64}"/>
            </c:ext>
          </c:extLst>
        </c:ser>
        <c:ser>
          <c:idx val="0"/>
          <c:order val="3"/>
          <c:tx>
            <c:strRef>
              <c:f>'Forwarding Performance'!$C$8</c:f>
              <c:strCache>
                <c:ptCount val="1"/>
                <c:pt idx="0">
                  <c:v>8 Queues</c:v>
                </c:pt>
              </c:strCache>
            </c:strRef>
          </c:tx>
          <c:spPr>
            <a:ln w="28575" cap="rnd">
              <a:solidFill>
                <a:schemeClr val="accent4"/>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Performance'!$D$8:$BO$8</c:f>
              <c:numCache>
                <c:formatCode>General</c:formatCode>
                <c:ptCount val="64"/>
                <c:pt idx="0">
                  <c:v>42.381700608000003</c:v>
                </c:pt>
                <c:pt idx="1">
                  <c:v>65.805854719999999</c:v>
                </c:pt>
                <c:pt idx="2">
                  <c:v>75.184966656</c:v>
                </c:pt>
                <c:pt idx="3">
                  <c:v>81.002127360000003</c:v>
                </c:pt>
                <c:pt idx="4">
                  <c:v>84.741698560000003</c:v>
                </c:pt>
                <c:pt idx="5">
                  <c:v>87.628062720000003</c:v>
                </c:pt>
                <c:pt idx="6">
                  <c:v>89.529302016000003</c:v>
                </c:pt>
                <c:pt idx="7">
                  <c:v>91.251425280000007</c:v>
                </c:pt>
                <c:pt idx="8">
                  <c:v>92.006618111999998</c:v>
                </c:pt>
                <c:pt idx="9">
                  <c:v>92.714495999999997</c:v>
                </c:pt>
                <c:pt idx="10">
                  <c:v>92.438032895999996</c:v>
                </c:pt>
                <c:pt idx="11">
                  <c:v>92.673576960000005</c:v>
                </c:pt>
                <c:pt idx="12">
                  <c:v>93.045308927999997</c:v>
                </c:pt>
                <c:pt idx="13">
                  <c:v>93.341437952000007</c:v>
                </c:pt>
                <c:pt idx="14">
                  <c:v>95.547655680000005</c:v>
                </c:pt>
                <c:pt idx="15">
                  <c:v>97.983291391999998</c:v>
                </c:pt>
                <c:pt idx="16">
                  <c:v>98.553868800000004</c:v>
                </c:pt>
                <c:pt idx="17">
                  <c:v>99.105988608000004</c:v>
                </c:pt>
                <c:pt idx="18">
                  <c:v>99.386899967999994</c:v>
                </c:pt>
                <c:pt idx="19">
                  <c:v>99.403376640000005</c:v>
                </c:pt>
                <c:pt idx="20">
                  <c:v>99.762034176</c:v>
                </c:pt>
                <c:pt idx="21">
                  <c:v>100.224436224</c:v>
                </c:pt>
                <c:pt idx="22">
                  <c:v>100.46852198400001</c:v>
                </c:pt>
                <c:pt idx="23">
                  <c:v>100.72036147199999</c:v>
                </c:pt>
                <c:pt idx="24">
                  <c:v>101.074304</c:v>
                </c:pt>
                <c:pt idx="25">
                  <c:v>101.468363776</c:v>
                </c:pt>
                <c:pt idx="26">
                  <c:v>101.83235328000001</c:v>
                </c:pt>
                <c:pt idx="27">
                  <c:v>102.11756441599999</c:v>
                </c:pt>
                <c:pt idx="28">
                  <c:v>102.49535795200001</c:v>
                </c:pt>
                <c:pt idx="29">
                  <c:v>102.7903488</c:v>
                </c:pt>
                <c:pt idx="30">
                  <c:v>102.873352192</c:v>
                </c:pt>
                <c:pt idx="31">
                  <c:v>103.14252288</c:v>
                </c:pt>
                <c:pt idx="32">
                  <c:v>103.292716032</c:v>
                </c:pt>
                <c:pt idx="33">
                  <c:v>103.461801984</c:v>
                </c:pt>
                <c:pt idx="34">
                  <c:v>103.6359296</c:v>
                </c:pt>
                <c:pt idx="35">
                  <c:v>103.73391359999999</c:v>
                </c:pt>
                <c:pt idx="36">
                  <c:v>103.795558912</c:v>
                </c:pt>
                <c:pt idx="37">
                  <c:v>103.84439603200001</c:v>
                </c:pt>
                <c:pt idx="38">
                  <c:v>103.969462272</c:v>
                </c:pt>
                <c:pt idx="39">
                  <c:v>103.99825920000001</c:v>
                </c:pt>
                <c:pt idx="40">
                  <c:v>104.06105958400001</c:v>
                </c:pt>
                <c:pt idx="41">
                  <c:v>104.109164544</c:v>
                </c:pt>
                <c:pt idx="42">
                  <c:v>104.18052659200001</c:v>
                </c:pt>
                <c:pt idx="43">
                  <c:v>104.19853311999999</c:v>
                </c:pt>
                <c:pt idx="44">
                  <c:v>104.26323456</c:v>
                </c:pt>
                <c:pt idx="45">
                  <c:v>104.30085631999999</c:v>
                </c:pt>
                <c:pt idx="46">
                  <c:v>104.335560192</c:v>
                </c:pt>
                <c:pt idx="47">
                  <c:v>104.3908608</c:v>
                </c:pt>
                <c:pt idx="48">
                  <c:v>104.455844864</c:v>
                </c:pt>
                <c:pt idx="49">
                  <c:v>104.4715008</c:v>
                </c:pt>
                <c:pt idx="50">
                  <c:v>104.49774336</c:v>
                </c:pt>
                <c:pt idx="51">
                  <c:v>104.54571212800001</c:v>
                </c:pt>
                <c:pt idx="52">
                  <c:v>104.582740992</c:v>
                </c:pt>
                <c:pt idx="53">
                  <c:v>104.62025318400001</c:v>
                </c:pt>
                <c:pt idx="54">
                  <c:v>104.645376</c:v>
                </c:pt>
                <c:pt idx="55">
                  <c:v>104.676339712</c:v>
                </c:pt>
                <c:pt idx="56">
                  <c:v>104.737465344</c:v>
                </c:pt>
                <c:pt idx="57">
                  <c:v>104.731199488</c:v>
                </c:pt>
                <c:pt idx="58">
                  <c:v>104.75194931199999</c:v>
                </c:pt>
                <c:pt idx="59">
                  <c:v>104.79476735999999</c:v>
                </c:pt>
                <c:pt idx="60">
                  <c:v>104.79782041599999</c:v>
                </c:pt>
                <c:pt idx="61">
                  <c:v>104.831988736</c:v>
                </c:pt>
                <c:pt idx="62">
                  <c:v>104.863094784</c:v>
                </c:pt>
                <c:pt idx="63">
                  <c:v>104.910716928</c:v>
                </c:pt>
              </c:numCache>
            </c:numRef>
          </c:val>
          <c:smooth val="0"/>
          <c:extLst>
            <c:ext xmlns:c16="http://schemas.microsoft.com/office/drawing/2014/chart" uri="{C3380CC4-5D6E-409C-BE32-E72D297353CC}">
              <c16:uniqueId val="{00000003-83AE-454E-B744-6273FFA91B64}"/>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 </a:t>
            </a:r>
            <a:r>
              <a:rPr lang="en-US"/>
              <a:t>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1 Queue</c:v>
          </c:tx>
          <c:spPr>
            <a:ln w="28575" cap="rnd">
              <a:solidFill>
                <a:schemeClr val="accent2"/>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Performance'!$D$15:$BO$15</c:f>
              <c:numCache>
                <c:formatCode>General</c:formatCode>
                <c:ptCount val="64"/>
                <c:pt idx="0">
                  <c:v>35.695982999999998</c:v>
                </c:pt>
                <c:pt idx="1">
                  <c:v>31.239374999999999</c:v>
                </c:pt>
                <c:pt idx="2">
                  <c:v>27.772504000000001</c:v>
                </c:pt>
                <c:pt idx="3">
                  <c:v>24.998881999999998</c:v>
                </c:pt>
                <c:pt idx="4">
                  <c:v>22.727288999999999</c:v>
                </c:pt>
                <c:pt idx="5">
                  <c:v>20.833331999999999</c:v>
                </c:pt>
                <c:pt idx="6">
                  <c:v>19.230768999999999</c:v>
                </c:pt>
                <c:pt idx="7">
                  <c:v>17.857144000000002</c:v>
                </c:pt>
                <c:pt idx="8">
                  <c:v>16.666668999999999</c:v>
                </c:pt>
                <c:pt idx="9">
                  <c:v>15.625011000000001</c:v>
                </c:pt>
                <c:pt idx="10">
                  <c:v>14.705888</c:v>
                </c:pt>
                <c:pt idx="11">
                  <c:v>13.88889</c:v>
                </c:pt>
                <c:pt idx="12">
                  <c:v>13.157899</c:v>
                </c:pt>
                <c:pt idx="13">
                  <c:v>12.499993</c:v>
                </c:pt>
                <c:pt idx="14">
                  <c:v>11.904762</c:v>
                </c:pt>
                <c:pt idx="15">
                  <c:v>11.363636</c:v>
                </c:pt>
                <c:pt idx="16">
                  <c:v>10.869562999999999</c:v>
                </c:pt>
                <c:pt idx="17">
                  <c:v>10.416664000000001</c:v>
                </c:pt>
                <c:pt idx="18">
                  <c:v>10.000009</c:v>
                </c:pt>
                <c:pt idx="19">
                  <c:v>9.6153840000000006</c:v>
                </c:pt>
                <c:pt idx="20">
                  <c:v>9.1893209999999996</c:v>
                </c:pt>
                <c:pt idx="21">
                  <c:v>8.7993889999999997</c:v>
                </c:pt>
                <c:pt idx="22">
                  <c:v>8.4462449999999993</c:v>
                </c:pt>
                <c:pt idx="23">
                  <c:v>8.1179260000000006</c:v>
                </c:pt>
                <c:pt idx="24">
                  <c:v>7.8124929999999999</c:v>
                </c:pt>
                <c:pt idx="25">
                  <c:v>7.5291769999999998</c:v>
                </c:pt>
                <c:pt idx="26">
                  <c:v>7.2652029999999996</c:v>
                </c:pt>
                <c:pt idx="27">
                  <c:v>7.0213669999999997</c:v>
                </c:pt>
                <c:pt idx="28">
                  <c:v>6.7908739999999996</c:v>
                </c:pt>
                <c:pt idx="29">
                  <c:v>6.5711940000000002</c:v>
                </c:pt>
                <c:pt idx="30">
                  <c:v>6.3636790000000003</c:v>
                </c:pt>
                <c:pt idx="31">
                  <c:v>6.1670939999999996</c:v>
                </c:pt>
                <c:pt idx="32">
                  <c:v>5.9797779999999996</c:v>
                </c:pt>
                <c:pt idx="33">
                  <c:v>5.7986449999999996</c:v>
                </c:pt>
                <c:pt idx="34">
                  <c:v>5.6019779999999999</c:v>
                </c:pt>
                <c:pt idx="35">
                  <c:v>5.4153719999999996</c:v>
                </c:pt>
                <c:pt idx="36">
                  <c:v>5.2364069999999998</c:v>
                </c:pt>
                <c:pt idx="37">
                  <c:v>5.0798990000000002</c:v>
                </c:pt>
                <c:pt idx="38">
                  <c:v>4.9361370000000004</c:v>
                </c:pt>
                <c:pt idx="39">
                  <c:v>4.7993540000000001</c:v>
                </c:pt>
                <c:pt idx="40">
                  <c:v>4.68588</c:v>
                </c:pt>
                <c:pt idx="41">
                  <c:v>4.5974180000000002</c:v>
                </c:pt>
                <c:pt idx="42">
                  <c:v>4.5277520000000004</c:v>
                </c:pt>
                <c:pt idx="43">
                  <c:v>4.4800570000000004</c:v>
                </c:pt>
                <c:pt idx="44">
                  <c:v>4.4193809999999996</c:v>
                </c:pt>
                <c:pt idx="45">
                  <c:v>4.3285450000000001</c:v>
                </c:pt>
                <c:pt idx="46">
                  <c:v>4.2413259999999999</c:v>
                </c:pt>
                <c:pt idx="47">
                  <c:v>4.1576310000000003</c:v>
                </c:pt>
                <c:pt idx="48">
                  <c:v>4.0766030000000004</c:v>
                </c:pt>
                <c:pt idx="49">
                  <c:v>4.0000200000000001</c:v>
                </c:pt>
                <c:pt idx="50">
                  <c:v>3.9256820000000001</c:v>
                </c:pt>
                <c:pt idx="51">
                  <c:v>3.8535650000000001</c:v>
                </c:pt>
                <c:pt idx="52">
                  <c:v>3.7838859999999999</c:v>
                </c:pt>
                <c:pt idx="53">
                  <c:v>3.7173929999999999</c:v>
                </c:pt>
                <c:pt idx="54">
                  <c:v>3.6534170000000001</c:v>
                </c:pt>
                <c:pt idx="55">
                  <c:v>3.5912540000000002</c:v>
                </c:pt>
                <c:pt idx="56">
                  <c:v>3.530475</c:v>
                </c:pt>
                <c:pt idx="57">
                  <c:v>3.4721850000000001</c:v>
                </c:pt>
                <c:pt idx="58">
                  <c:v>3.4154429999999998</c:v>
                </c:pt>
                <c:pt idx="59">
                  <c:v>3.3600439999999998</c:v>
                </c:pt>
                <c:pt idx="60">
                  <c:v>3.306435</c:v>
                </c:pt>
                <c:pt idx="61">
                  <c:v>3.2547419999999998</c:v>
                </c:pt>
                <c:pt idx="62">
                  <c:v>3.2048899999999998</c:v>
                </c:pt>
                <c:pt idx="63">
                  <c:v>3.1567660000000002</c:v>
                </c:pt>
              </c:numCache>
            </c:numRef>
          </c:val>
          <c:smooth val="0"/>
          <c:extLst>
            <c:ext xmlns:c16="http://schemas.microsoft.com/office/drawing/2014/chart" uri="{C3380CC4-5D6E-409C-BE32-E72D297353CC}">
              <c16:uniqueId val="{00000000-C2E2-4150-8368-D6A917F1DB25}"/>
            </c:ext>
          </c:extLst>
        </c:ser>
        <c:ser>
          <c:idx val="0"/>
          <c:order val="1"/>
          <c:tx>
            <c:v>2 Queues</c:v>
          </c:tx>
          <c:spPr>
            <a:ln w="28575" cap="rnd">
              <a:solidFill>
                <a:schemeClr val="accent1"/>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Performance'!$D$14:$BO$14</c:f>
              <c:numCache>
                <c:formatCode>General</c:formatCode>
                <c:ptCount val="64"/>
                <c:pt idx="0">
                  <c:v>71.390601000000004</c:v>
                </c:pt>
                <c:pt idx="1">
                  <c:v>62.477938999999999</c:v>
                </c:pt>
                <c:pt idx="2">
                  <c:v>49.780636999999999</c:v>
                </c:pt>
                <c:pt idx="3">
                  <c:v>39.839516000000003</c:v>
                </c:pt>
                <c:pt idx="4">
                  <c:v>33.203848000000001</c:v>
                </c:pt>
                <c:pt idx="5">
                  <c:v>28.562812999999998</c:v>
                </c:pt>
                <c:pt idx="6">
                  <c:v>24.964351000000001</c:v>
                </c:pt>
                <c:pt idx="7">
                  <c:v>22.185580000000002</c:v>
                </c:pt>
                <c:pt idx="8">
                  <c:v>20.006021</c:v>
                </c:pt>
                <c:pt idx="9">
                  <c:v>18.205334000000001</c:v>
                </c:pt>
                <c:pt idx="10">
                  <c:v>16.697467</c:v>
                </c:pt>
                <c:pt idx="11">
                  <c:v>15.430754</c:v>
                </c:pt>
                <c:pt idx="12">
                  <c:v>14.355448000000001</c:v>
                </c:pt>
                <c:pt idx="13">
                  <c:v>13.405806</c:v>
                </c:pt>
                <c:pt idx="14">
                  <c:v>12.563340999999999</c:v>
                </c:pt>
                <c:pt idx="15">
                  <c:v>11.817493000000001</c:v>
                </c:pt>
                <c:pt idx="16">
                  <c:v>11.169568</c:v>
                </c:pt>
                <c:pt idx="17">
                  <c:v>10.586703999999999</c:v>
                </c:pt>
                <c:pt idx="18">
                  <c:v>10.063447</c:v>
                </c:pt>
                <c:pt idx="19">
                  <c:v>9.5932729999999999</c:v>
                </c:pt>
                <c:pt idx="20">
                  <c:v>9.1655239999999996</c:v>
                </c:pt>
                <c:pt idx="21">
                  <c:v>8.7727970000000006</c:v>
                </c:pt>
                <c:pt idx="22">
                  <c:v>8.4145489999999992</c:v>
                </c:pt>
                <c:pt idx="23">
                  <c:v>8.0844690000000003</c:v>
                </c:pt>
                <c:pt idx="24">
                  <c:v>7.7812429999999999</c:v>
                </c:pt>
                <c:pt idx="25">
                  <c:v>7.4994440000000004</c:v>
                </c:pt>
                <c:pt idx="26">
                  <c:v>7.2404149999999996</c:v>
                </c:pt>
                <c:pt idx="27">
                  <c:v>6.9980159999999998</c:v>
                </c:pt>
                <c:pt idx="28">
                  <c:v>6.7698349999999996</c:v>
                </c:pt>
                <c:pt idx="29">
                  <c:v>6.5485600000000002</c:v>
                </c:pt>
                <c:pt idx="30">
                  <c:v>6.3427350000000002</c:v>
                </c:pt>
                <c:pt idx="31">
                  <c:v>6.1649789999999998</c:v>
                </c:pt>
                <c:pt idx="32">
                  <c:v>5.9558030000000004</c:v>
                </c:pt>
                <c:pt idx="33">
                  <c:v>5.7554530000000002</c:v>
                </c:pt>
                <c:pt idx="34">
                  <c:v>5.5593409999999999</c:v>
                </c:pt>
                <c:pt idx="35">
                  <c:v>5.3702199999999998</c:v>
                </c:pt>
                <c:pt idx="36">
                  <c:v>5.1855719999999996</c:v>
                </c:pt>
                <c:pt idx="37">
                  <c:v>5.0222910000000001</c:v>
                </c:pt>
                <c:pt idx="38">
                  <c:v>4.8701639999999999</c:v>
                </c:pt>
                <c:pt idx="39">
                  <c:v>4.7458489999999998</c:v>
                </c:pt>
                <c:pt idx="40">
                  <c:v>4.6511649999999998</c:v>
                </c:pt>
                <c:pt idx="41">
                  <c:v>4.569839</c:v>
                </c:pt>
                <c:pt idx="42">
                  <c:v>4.5012590000000001</c:v>
                </c:pt>
                <c:pt idx="43">
                  <c:v>4.4498530000000001</c:v>
                </c:pt>
                <c:pt idx="44">
                  <c:v>4.4052850000000001</c:v>
                </c:pt>
                <c:pt idx="45">
                  <c:v>4.3210300000000004</c:v>
                </c:pt>
                <c:pt idx="46">
                  <c:v>4.2343089999999997</c:v>
                </c:pt>
                <c:pt idx="47">
                  <c:v>4.1511519999999997</c:v>
                </c:pt>
                <c:pt idx="48">
                  <c:v>4.0711320000000004</c:v>
                </c:pt>
                <c:pt idx="49">
                  <c:v>3.9956640000000001</c:v>
                </c:pt>
                <c:pt idx="50">
                  <c:v>3.9200219999999999</c:v>
                </c:pt>
                <c:pt idx="51">
                  <c:v>3.8486009999999999</c:v>
                </c:pt>
                <c:pt idx="52">
                  <c:v>3.780071</c:v>
                </c:pt>
                <c:pt idx="53">
                  <c:v>3.7133820000000002</c:v>
                </c:pt>
                <c:pt idx="54">
                  <c:v>3.6491419999999999</c:v>
                </c:pt>
                <c:pt idx="55">
                  <c:v>3.5876459999999999</c:v>
                </c:pt>
                <c:pt idx="56">
                  <c:v>3.5278640000000001</c:v>
                </c:pt>
                <c:pt idx="57">
                  <c:v>3.4693450000000001</c:v>
                </c:pt>
                <c:pt idx="58">
                  <c:v>3.4132210000000001</c:v>
                </c:pt>
                <c:pt idx="59">
                  <c:v>3.3589220000000002</c:v>
                </c:pt>
                <c:pt idx="60">
                  <c:v>3.306384</c:v>
                </c:pt>
                <c:pt idx="61">
                  <c:v>3.2554639999999999</c:v>
                </c:pt>
                <c:pt idx="62">
                  <c:v>3.205892</c:v>
                </c:pt>
                <c:pt idx="63">
                  <c:v>3.1579730000000001</c:v>
                </c:pt>
              </c:numCache>
            </c:numRef>
          </c:val>
          <c:smooth val="0"/>
          <c:extLst>
            <c:ext xmlns:c16="http://schemas.microsoft.com/office/drawing/2014/chart" uri="{C3380CC4-5D6E-409C-BE32-E72D297353CC}">
              <c16:uniqueId val="{00000001-C2E2-4150-8368-D6A917F1DB25}"/>
            </c:ext>
          </c:extLst>
        </c:ser>
        <c:ser>
          <c:idx val="2"/>
          <c:order val="2"/>
          <c:tx>
            <c:v>4 Queues</c:v>
          </c:tx>
          <c:spPr>
            <a:ln w="28575" cap="rnd">
              <a:solidFill>
                <a:schemeClr val="accent3"/>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Performance'!$D$13:$BO$13</c:f>
              <c:numCache>
                <c:formatCode>General</c:formatCode>
                <c:ptCount val="64"/>
                <c:pt idx="0">
                  <c:v>97.613574</c:v>
                </c:pt>
                <c:pt idx="1">
                  <c:v>65.729623000000004</c:v>
                </c:pt>
                <c:pt idx="2">
                  <c:v>49.454444000000002</c:v>
                </c:pt>
                <c:pt idx="3">
                  <c:v>39.611632</c:v>
                </c:pt>
                <c:pt idx="4">
                  <c:v>33.028001000000003</c:v>
                </c:pt>
                <c:pt idx="5">
                  <c:v>28.395921999999999</c:v>
                </c:pt>
                <c:pt idx="6">
                  <c:v>24.926167</c:v>
                </c:pt>
                <c:pt idx="7">
                  <c:v>22.168025</c:v>
                </c:pt>
                <c:pt idx="8">
                  <c:v>19.928972000000002</c:v>
                </c:pt>
                <c:pt idx="9">
                  <c:v>18.116536</c:v>
                </c:pt>
                <c:pt idx="10">
                  <c:v>16.604175000000001</c:v>
                </c:pt>
                <c:pt idx="11">
                  <c:v>15.337306999999999</c:v>
                </c:pt>
                <c:pt idx="12">
                  <c:v>14.31922</c:v>
                </c:pt>
                <c:pt idx="13">
                  <c:v>13.359273999999999</c:v>
                </c:pt>
                <c:pt idx="14">
                  <c:v>12.509482999999999</c:v>
                </c:pt>
                <c:pt idx="15">
                  <c:v>11.786156999999999</c:v>
                </c:pt>
                <c:pt idx="16">
                  <c:v>11.135289</c:v>
                </c:pt>
                <c:pt idx="17">
                  <c:v>10.540207000000001</c:v>
                </c:pt>
                <c:pt idx="18">
                  <c:v>10.012245</c:v>
                </c:pt>
                <c:pt idx="19">
                  <c:v>9.5481499999999997</c:v>
                </c:pt>
                <c:pt idx="20">
                  <c:v>9.1265169999999998</c:v>
                </c:pt>
                <c:pt idx="21">
                  <c:v>8.742184</c:v>
                </c:pt>
                <c:pt idx="22">
                  <c:v>8.3895759999999999</c:v>
                </c:pt>
                <c:pt idx="23">
                  <c:v>8.0653989999999993</c:v>
                </c:pt>
                <c:pt idx="24">
                  <c:v>7.7646579999999998</c:v>
                </c:pt>
                <c:pt idx="25">
                  <c:v>7.4859840000000002</c:v>
                </c:pt>
                <c:pt idx="26">
                  <c:v>7.228764</c:v>
                </c:pt>
                <c:pt idx="27">
                  <c:v>6.9896710000000004</c:v>
                </c:pt>
                <c:pt idx="28">
                  <c:v>6.7646569999999997</c:v>
                </c:pt>
                <c:pt idx="29">
                  <c:v>6.5523160000000003</c:v>
                </c:pt>
                <c:pt idx="30">
                  <c:v>6.3488410000000002</c:v>
                </c:pt>
                <c:pt idx="31">
                  <c:v>6.1587350000000001</c:v>
                </c:pt>
                <c:pt idx="32">
                  <c:v>5.9740929999999999</c:v>
                </c:pt>
                <c:pt idx="33">
                  <c:v>5.7611080000000001</c:v>
                </c:pt>
                <c:pt idx="34">
                  <c:v>5.5615319999999997</c:v>
                </c:pt>
                <c:pt idx="35">
                  <c:v>5.3719650000000003</c:v>
                </c:pt>
                <c:pt idx="36">
                  <c:v>5.1898260000000001</c:v>
                </c:pt>
                <c:pt idx="37">
                  <c:v>5.0237040000000004</c:v>
                </c:pt>
                <c:pt idx="38">
                  <c:v>4.8761190000000001</c:v>
                </c:pt>
                <c:pt idx="39">
                  <c:v>4.7514849999999997</c:v>
                </c:pt>
                <c:pt idx="40">
                  <c:v>4.6559020000000002</c:v>
                </c:pt>
                <c:pt idx="41">
                  <c:v>4.5744389999999999</c:v>
                </c:pt>
                <c:pt idx="42">
                  <c:v>4.5160229999999997</c:v>
                </c:pt>
                <c:pt idx="43">
                  <c:v>4.4628560000000004</c:v>
                </c:pt>
                <c:pt idx="44">
                  <c:v>4.417808</c:v>
                </c:pt>
                <c:pt idx="45">
                  <c:v>4.3209720000000003</c:v>
                </c:pt>
                <c:pt idx="46">
                  <c:v>4.2333740000000004</c:v>
                </c:pt>
                <c:pt idx="47">
                  <c:v>4.1490479999999996</c:v>
                </c:pt>
                <c:pt idx="48">
                  <c:v>4.069636</c:v>
                </c:pt>
                <c:pt idx="49">
                  <c:v>3.9919370000000001</c:v>
                </c:pt>
                <c:pt idx="50">
                  <c:v>3.9180769999999998</c:v>
                </c:pt>
                <c:pt idx="51">
                  <c:v>3.847108</c:v>
                </c:pt>
                <c:pt idx="52">
                  <c:v>3.7780279999999999</c:v>
                </c:pt>
                <c:pt idx="53">
                  <c:v>3.7112479999999999</c:v>
                </c:pt>
                <c:pt idx="54">
                  <c:v>3.6466880000000002</c:v>
                </c:pt>
                <c:pt idx="55">
                  <c:v>3.5842480000000001</c:v>
                </c:pt>
                <c:pt idx="56">
                  <c:v>3.523714</c:v>
                </c:pt>
                <c:pt idx="57">
                  <c:v>3.4656210000000001</c:v>
                </c:pt>
                <c:pt idx="58">
                  <c:v>3.4091089999999999</c:v>
                </c:pt>
                <c:pt idx="59">
                  <c:v>3.3544040000000002</c:v>
                </c:pt>
                <c:pt idx="60">
                  <c:v>3.3016220000000001</c:v>
                </c:pt>
                <c:pt idx="61">
                  <c:v>3.2506620000000002</c:v>
                </c:pt>
                <c:pt idx="62">
                  <c:v>3.2058409999999999</c:v>
                </c:pt>
                <c:pt idx="63">
                  <c:v>3.1443460000000001</c:v>
                </c:pt>
              </c:numCache>
            </c:numRef>
          </c:val>
          <c:smooth val="0"/>
          <c:extLst>
            <c:ext xmlns:c16="http://schemas.microsoft.com/office/drawing/2014/chart" uri="{C3380CC4-5D6E-409C-BE32-E72D297353CC}">
              <c16:uniqueId val="{00000002-C2E2-4150-8368-D6A917F1DB25}"/>
            </c:ext>
          </c:extLst>
        </c:ser>
        <c:ser>
          <c:idx val="3"/>
          <c:order val="3"/>
          <c:tx>
            <c:v>8 Queues</c:v>
          </c:tx>
          <c:spPr>
            <a:ln w="28575" cap="rnd">
              <a:solidFill>
                <a:schemeClr val="accent4"/>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Performance'!$D$12:$BO$12</c:f>
              <c:numCache>
                <c:formatCode>General</c:formatCode>
                <c:ptCount val="64"/>
                <c:pt idx="0">
                  <c:v>82.662350000000004</c:v>
                </c:pt>
                <c:pt idx="1">
                  <c:v>64.949837000000002</c:v>
                </c:pt>
                <c:pt idx="2">
                  <c:v>48.914346000000002</c:v>
                </c:pt>
                <c:pt idx="3">
                  <c:v>39.253269000000003</c:v>
                </c:pt>
                <c:pt idx="4">
                  <c:v>32.896638000000003</c:v>
                </c:pt>
                <c:pt idx="5">
                  <c:v>28.214789</c:v>
                </c:pt>
                <c:pt idx="6">
                  <c:v>24.717756999999999</c:v>
                </c:pt>
                <c:pt idx="7">
                  <c:v>21.978770999999998</c:v>
                </c:pt>
                <c:pt idx="8">
                  <c:v>19.805313000000002</c:v>
                </c:pt>
                <c:pt idx="9">
                  <c:v>17.975981999999998</c:v>
                </c:pt>
                <c:pt idx="10">
                  <c:v>16.449293999999998</c:v>
                </c:pt>
                <c:pt idx="11">
                  <c:v>15.126306</c:v>
                </c:pt>
                <c:pt idx="12">
                  <c:v>13.993022</c:v>
                </c:pt>
                <c:pt idx="13">
                  <c:v>13.087697</c:v>
                </c:pt>
                <c:pt idx="14">
                  <c:v>12.216310999999999</c:v>
                </c:pt>
                <c:pt idx="15">
                  <c:v>11.506897</c:v>
                </c:pt>
                <c:pt idx="16">
                  <c:v>10.866834000000001</c:v>
                </c:pt>
                <c:pt idx="17">
                  <c:v>10.115361999999999</c:v>
                </c:pt>
                <c:pt idx="18">
                  <c:v>9.8016210000000008</c:v>
                </c:pt>
                <c:pt idx="19">
                  <c:v>9.3300429999999999</c:v>
                </c:pt>
                <c:pt idx="20">
                  <c:v>8.8905480000000008</c:v>
                </c:pt>
                <c:pt idx="21">
                  <c:v>8.5057030000000005</c:v>
                </c:pt>
                <c:pt idx="22">
                  <c:v>8.2039329999999993</c:v>
                </c:pt>
                <c:pt idx="23">
                  <c:v>7.8823280000000002</c:v>
                </c:pt>
                <c:pt idx="24">
                  <c:v>7.4339810000000002</c:v>
                </c:pt>
                <c:pt idx="25">
                  <c:v>7.3500439999999996</c:v>
                </c:pt>
                <c:pt idx="26">
                  <c:v>7.1842290000000002</c:v>
                </c:pt>
                <c:pt idx="27">
                  <c:v>6.9567490000000003</c:v>
                </c:pt>
                <c:pt idx="28">
                  <c:v>6.7408530000000004</c:v>
                </c:pt>
                <c:pt idx="29">
                  <c:v>6.5332100000000004</c:v>
                </c:pt>
                <c:pt idx="30">
                  <c:v>6.3423959999999999</c:v>
                </c:pt>
                <c:pt idx="31">
                  <c:v>6.1384860000000003</c:v>
                </c:pt>
                <c:pt idx="32">
                  <c:v>5.9359679999999999</c:v>
                </c:pt>
                <c:pt idx="33">
                  <c:v>5.7472529999999997</c:v>
                </c:pt>
                <c:pt idx="34">
                  <c:v>5.5748340000000001</c:v>
                </c:pt>
                <c:pt idx="35">
                  <c:v>5.3997089999999996</c:v>
                </c:pt>
                <c:pt idx="36">
                  <c:v>5.2331880000000002</c:v>
                </c:pt>
                <c:pt idx="37">
                  <c:v>5.0770590000000002</c:v>
                </c:pt>
                <c:pt idx="38">
                  <c:v>4.9493499999999999</c:v>
                </c:pt>
                <c:pt idx="39">
                  <c:v>4.8124310000000001</c:v>
                </c:pt>
                <c:pt idx="40">
                  <c:v>4.7093749999999996</c:v>
                </c:pt>
                <c:pt idx="41">
                  <c:v>4.5995869999999996</c:v>
                </c:pt>
                <c:pt idx="42">
                  <c:v>4.5194619999999999</c:v>
                </c:pt>
                <c:pt idx="43">
                  <c:v>4.4309370000000001</c:v>
                </c:pt>
                <c:pt idx="44">
                  <c:v>4.3559659999999996</c:v>
                </c:pt>
                <c:pt idx="45">
                  <c:v>4.2755669999999997</c:v>
                </c:pt>
                <c:pt idx="46">
                  <c:v>4.2004469999999996</c:v>
                </c:pt>
                <c:pt idx="47">
                  <c:v>4.1196099999999998</c:v>
                </c:pt>
                <c:pt idx="48">
                  <c:v>4.0496420000000004</c:v>
                </c:pt>
                <c:pt idx="49">
                  <c:v>3.9719180000000001</c:v>
                </c:pt>
                <c:pt idx="50">
                  <c:v>3.8918370000000002</c:v>
                </c:pt>
                <c:pt idx="51">
                  <c:v>3.8257989999999999</c:v>
                </c:pt>
                <c:pt idx="52">
                  <c:v>3.7555679999999998</c:v>
                </c:pt>
                <c:pt idx="53">
                  <c:v>3.6804999999999999</c:v>
                </c:pt>
                <c:pt idx="54">
                  <c:v>3.6162619999999999</c:v>
                </c:pt>
                <c:pt idx="55">
                  <c:v>3.552136</c:v>
                </c:pt>
                <c:pt idx="56">
                  <c:v>3.490923</c:v>
                </c:pt>
                <c:pt idx="57">
                  <c:v>3.425621</c:v>
                </c:pt>
                <c:pt idx="58">
                  <c:v>3.3657349999999999</c:v>
                </c:pt>
                <c:pt idx="59">
                  <c:v>3.311426</c:v>
                </c:pt>
                <c:pt idx="60">
                  <c:v>3.2565940000000002</c:v>
                </c:pt>
                <c:pt idx="61">
                  <c:v>3.2030180000000001</c:v>
                </c:pt>
                <c:pt idx="62">
                  <c:v>3.1392380000000002</c:v>
                </c:pt>
                <c:pt idx="63">
                  <c:v>3.0906669999999998</c:v>
                </c:pt>
              </c:numCache>
            </c:numRef>
          </c:val>
          <c:smooth val="0"/>
          <c:extLst>
            <c:ext xmlns:c16="http://schemas.microsoft.com/office/drawing/2014/chart" uri="{C3380CC4-5D6E-409C-BE32-E72D297353CC}">
              <c16:uniqueId val="{00000003-C2E2-4150-8368-D6A917F1DB25}"/>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solidFill>
                  <a:srgbClr val="FF0000"/>
                </a:solidFill>
                <a:effectLst/>
              </a:rPr>
              <a:t>PF</a:t>
            </a:r>
            <a:r>
              <a:rPr lang="en-US" sz="1400" b="0" i="0" baseline="0">
                <a:effectLst/>
              </a:rPr>
              <a:t>: 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1 Queue</c:v>
          </c:tx>
          <c:spPr>
            <a:ln w="28575" cap="rnd">
              <a:solidFill>
                <a:schemeClr val="accent2"/>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Performance'!$D$15:$BO$15</c:f>
              <c:numCache>
                <c:formatCode>General</c:formatCode>
                <c:ptCount val="64"/>
                <c:pt idx="0">
                  <c:v>31.556448</c:v>
                </c:pt>
                <c:pt idx="1">
                  <c:v>30.754262000000001</c:v>
                </c:pt>
                <c:pt idx="2">
                  <c:v>27.769024999999999</c:v>
                </c:pt>
                <c:pt idx="3">
                  <c:v>25.000018000000001</c:v>
                </c:pt>
                <c:pt idx="4">
                  <c:v>22.72728</c:v>
                </c:pt>
                <c:pt idx="5">
                  <c:v>20.833311999999999</c:v>
                </c:pt>
                <c:pt idx="6">
                  <c:v>19.230789000000001</c:v>
                </c:pt>
                <c:pt idx="7">
                  <c:v>17.857175000000002</c:v>
                </c:pt>
                <c:pt idx="8">
                  <c:v>16.666654000000001</c:v>
                </c:pt>
                <c:pt idx="9">
                  <c:v>15.625003</c:v>
                </c:pt>
                <c:pt idx="10">
                  <c:v>14.705895</c:v>
                </c:pt>
                <c:pt idx="11">
                  <c:v>13.888904999999999</c:v>
                </c:pt>
                <c:pt idx="12">
                  <c:v>13.157918</c:v>
                </c:pt>
                <c:pt idx="13">
                  <c:v>12.500019</c:v>
                </c:pt>
                <c:pt idx="14">
                  <c:v>11.904759</c:v>
                </c:pt>
                <c:pt idx="15">
                  <c:v>11.363649000000001</c:v>
                </c:pt>
                <c:pt idx="16">
                  <c:v>10.869562999999999</c:v>
                </c:pt>
                <c:pt idx="17">
                  <c:v>10.416662000000001</c:v>
                </c:pt>
                <c:pt idx="18">
                  <c:v>10.000005</c:v>
                </c:pt>
                <c:pt idx="19">
                  <c:v>9.6153589999999998</c:v>
                </c:pt>
                <c:pt idx="20">
                  <c:v>9.2592529999999993</c:v>
                </c:pt>
                <c:pt idx="21">
                  <c:v>8.8797309999999996</c:v>
                </c:pt>
                <c:pt idx="22">
                  <c:v>8.5194829999999993</c:v>
                </c:pt>
                <c:pt idx="23">
                  <c:v>8.2723960000000005</c:v>
                </c:pt>
                <c:pt idx="24">
                  <c:v>7.9653020000000003</c:v>
                </c:pt>
                <c:pt idx="25">
                  <c:v>7.6844409999999996</c:v>
                </c:pt>
                <c:pt idx="26">
                  <c:v>7.4438430000000002</c:v>
                </c:pt>
                <c:pt idx="27">
                  <c:v>7.2153020000000003</c:v>
                </c:pt>
                <c:pt idx="28">
                  <c:v>6.9835339999999997</c:v>
                </c:pt>
                <c:pt idx="29">
                  <c:v>6.7616750000000003</c:v>
                </c:pt>
                <c:pt idx="30">
                  <c:v>6.5517390000000004</c:v>
                </c:pt>
                <c:pt idx="31">
                  <c:v>6.3470199999999997</c:v>
                </c:pt>
                <c:pt idx="32">
                  <c:v>6.1562270000000003</c:v>
                </c:pt>
                <c:pt idx="33">
                  <c:v>5.9861500000000003</c:v>
                </c:pt>
                <c:pt idx="34">
                  <c:v>5.821987</c:v>
                </c:pt>
                <c:pt idx="35">
                  <c:v>5.6723929999999996</c:v>
                </c:pt>
                <c:pt idx="36">
                  <c:v>5.5282640000000001</c:v>
                </c:pt>
                <c:pt idx="37">
                  <c:v>5.3820790000000001</c:v>
                </c:pt>
                <c:pt idx="38">
                  <c:v>5.2431150000000004</c:v>
                </c:pt>
                <c:pt idx="39">
                  <c:v>5.1131279999999997</c:v>
                </c:pt>
                <c:pt idx="40">
                  <c:v>4.989776</c:v>
                </c:pt>
                <c:pt idx="41">
                  <c:v>4.8721410000000001</c:v>
                </c:pt>
                <c:pt idx="42">
                  <c:v>4.7605219999999999</c:v>
                </c:pt>
                <c:pt idx="43">
                  <c:v>4.6549769999999997</c:v>
                </c:pt>
                <c:pt idx="44">
                  <c:v>4.5535540000000001</c:v>
                </c:pt>
                <c:pt idx="45">
                  <c:v>4.4556149999999999</c:v>
                </c:pt>
                <c:pt idx="46">
                  <c:v>4.3627940000000001</c:v>
                </c:pt>
                <c:pt idx="47">
                  <c:v>4.2752480000000004</c:v>
                </c:pt>
                <c:pt idx="48">
                  <c:v>4.1918889999999998</c:v>
                </c:pt>
                <c:pt idx="49">
                  <c:v>4.1131529999999996</c:v>
                </c:pt>
                <c:pt idx="50">
                  <c:v>4.0370039999999996</c:v>
                </c:pt>
                <c:pt idx="51">
                  <c:v>3.9637660000000001</c:v>
                </c:pt>
                <c:pt idx="52">
                  <c:v>3.8921760000000001</c:v>
                </c:pt>
                <c:pt idx="53">
                  <c:v>3.824271</c:v>
                </c:pt>
                <c:pt idx="54">
                  <c:v>3.758346</c:v>
                </c:pt>
                <c:pt idx="55">
                  <c:v>3.694105</c:v>
                </c:pt>
                <c:pt idx="56">
                  <c:v>3.6313490000000002</c:v>
                </c:pt>
                <c:pt idx="57">
                  <c:v>3.5718019999999999</c:v>
                </c:pt>
                <c:pt idx="58">
                  <c:v>3.5143170000000001</c:v>
                </c:pt>
                <c:pt idx="59">
                  <c:v>3.456089</c:v>
                </c:pt>
                <c:pt idx="60">
                  <c:v>3.4001290000000002</c:v>
                </c:pt>
                <c:pt idx="61">
                  <c:v>3.345793</c:v>
                </c:pt>
                <c:pt idx="62">
                  <c:v>3.2939949999999998</c:v>
                </c:pt>
                <c:pt idx="63">
                  <c:v>3.243414</c:v>
                </c:pt>
              </c:numCache>
            </c:numRef>
          </c:val>
          <c:smooth val="0"/>
          <c:extLst>
            <c:ext xmlns:c16="http://schemas.microsoft.com/office/drawing/2014/chart" uri="{C3380CC4-5D6E-409C-BE32-E72D297353CC}">
              <c16:uniqueId val="{00000000-9D5E-45BC-B95F-1ADABB934717}"/>
            </c:ext>
          </c:extLst>
        </c:ser>
        <c:ser>
          <c:idx val="0"/>
          <c:order val="1"/>
          <c:tx>
            <c:v>2 Queues</c:v>
          </c:tx>
          <c:spPr>
            <a:ln w="28575" cap="rnd">
              <a:solidFill>
                <a:schemeClr val="accent1"/>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Performance'!$D$14:$BO$14</c:f>
              <c:numCache>
                <c:formatCode>General</c:formatCode>
                <c:ptCount val="64"/>
                <c:pt idx="0">
                  <c:v>62.297612000000001</c:v>
                </c:pt>
                <c:pt idx="1">
                  <c:v>49.172094999999999</c:v>
                </c:pt>
                <c:pt idx="2">
                  <c:v>38.718935000000002</c:v>
                </c:pt>
                <c:pt idx="3">
                  <c:v>35.426451999999998</c:v>
                </c:pt>
                <c:pt idx="4">
                  <c:v>33.515197000000001</c:v>
                </c:pt>
                <c:pt idx="5">
                  <c:v>28.587046000000001</c:v>
                </c:pt>
                <c:pt idx="6">
                  <c:v>24.293755999999998</c:v>
                </c:pt>
                <c:pt idx="7">
                  <c:v>21.418472000000001</c:v>
                </c:pt>
                <c:pt idx="8">
                  <c:v>19.670916999999999</c:v>
                </c:pt>
                <c:pt idx="9">
                  <c:v>17.439039999999999</c:v>
                </c:pt>
                <c:pt idx="10">
                  <c:v>15.862634999999999</c:v>
                </c:pt>
                <c:pt idx="11">
                  <c:v>14.752476</c:v>
                </c:pt>
                <c:pt idx="12">
                  <c:v>13.970393</c:v>
                </c:pt>
                <c:pt idx="13">
                  <c:v>13.133165</c:v>
                </c:pt>
                <c:pt idx="14">
                  <c:v>12.159022999999999</c:v>
                </c:pt>
                <c:pt idx="15">
                  <c:v>11.197581</c:v>
                </c:pt>
                <c:pt idx="16">
                  <c:v>10.637979</c:v>
                </c:pt>
                <c:pt idx="17">
                  <c:v>10.411379999999999</c:v>
                </c:pt>
                <c:pt idx="18">
                  <c:v>10.075087</c:v>
                </c:pt>
                <c:pt idx="19">
                  <c:v>9.6345939999999999</c:v>
                </c:pt>
                <c:pt idx="20">
                  <c:v>9.2294730000000005</c:v>
                </c:pt>
                <c:pt idx="21">
                  <c:v>8.9647020000000008</c:v>
                </c:pt>
                <c:pt idx="22">
                  <c:v>8.6104199999999995</c:v>
                </c:pt>
                <c:pt idx="23">
                  <c:v>8.2860770000000006</c:v>
                </c:pt>
                <c:pt idx="24">
                  <c:v>7.9817640000000001</c:v>
                </c:pt>
                <c:pt idx="25">
                  <c:v>7.6953820000000004</c:v>
                </c:pt>
                <c:pt idx="26">
                  <c:v>7.4323379999999997</c:v>
                </c:pt>
                <c:pt idx="27">
                  <c:v>7.1888160000000001</c:v>
                </c:pt>
                <c:pt idx="28">
                  <c:v>6.9687409999999996</c:v>
                </c:pt>
                <c:pt idx="29">
                  <c:v>6.7496980000000004</c:v>
                </c:pt>
                <c:pt idx="30">
                  <c:v>6.5386559999999996</c:v>
                </c:pt>
                <c:pt idx="31">
                  <c:v>6.3375240000000002</c:v>
                </c:pt>
                <c:pt idx="32">
                  <c:v>6.1483840000000001</c:v>
                </c:pt>
                <c:pt idx="33">
                  <c:v>5.9797349999999998</c:v>
                </c:pt>
                <c:pt idx="34">
                  <c:v>5.8163749999999999</c:v>
                </c:pt>
                <c:pt idx="35">
                  <c:v>5.663913</c:v>
                </c:pt>
                <c:pt idx="36">
                  <c:v>5.5193989999999999</c:v>
                </c:pt>
                <c:pt idx="37">
                  <c:v>5.3753120000000001</c:v>
                </c:pt>
                <c:pt idx="38">
                  <c:v>5.2364499999999996</c:v>
                </c:pt>
                <c:pt idx="39">
                  <c:v>5.1074359999999999</c:v>
                </c:pt>
                <c:pt idx="40">
                  <c:v>4.984432</c:v>
                </c:pt>
                <c:pt idx="41">
                  <c:v>4.8680700000000003</c:v>
                </c:pt>
                <c:pt idx="42">
                  <c:v>4.7568510000000002</c:v>
                </c:pt>
                <c:pt idx="43">
                  <c:v>4.6496110000000002</c:v>
                </c:pt>
                <c:pt idx="44">
                  <c:v>4.5485429999999996</c:v>
                </c:pt>
                <c:pt idx="45">
                  <c:v>4.4516689999999999</c:v>
                </c:pt>
                <c:pt idx="46">
                  <c:v>4.3590239999999998</c:v>
                </c:pt>
                <c:pt idx="47">
                  <c:v>4.2721159999999996</c:v>
                </c:pt>
                <c:pt idx="48">
                  <c:v>4.1883309999999998</c:v>
                </c:pt>
                <c:pt idx="49">
                  <c:v>4.1099379999999996</c:v>
                </c:pt>
                <c:pt idx="50">
                  <c:v>4.0337209999999999</c:v>
                </c:pt>
                <c:pt idx="51">
                  <c:v>3.9596369999999999</c:v>
                </c:pt>
                <c:pt idx="52">
                  <c:v>3.8885480000000001</c:v>
                </c:pt>
                <c:pt idx="53">
                  <c:v>3.8201710000000002</c:v>
                </c:pt>
                <c:pt idx="54">
                  <c:v>3.7532190000000001</c:v>
                </c:pt>
                <c:pt idx="55">
                  <c:v>3.6923710000000001</c:v>
                </c:pt>
                <c:pt idx="56">
                  <c:v>3.6287509999999998</c:v>
                </c:pt>
                <c:pt idx="57">
                  <c:v>3.5668540000000002</c:v>
                </c:pt>
                <c:pt idx="58">
                  <c:v>3.507647</c:v>
                </c:pt>
                <c:pt idx="59">
                  <c:v>3.4493640000000001</c:v>
                </c:pt>
                <c:pt idx="60">
                  <c:v>3.393621</c:v>
                </c:pt>
                <c:pt idx="61">
                  <c:v>3.339585</c:v>
                </c:pt>
                <c:pt idx="62">
                  <c:v>3.2878560000000001</c:v>
                </c:pt>
                <c:pt idx="63">
                  <c:v>3.2371050000000001</c:v>
                </c:pt>
              </c:numCache>
            </c:numRef>
          </c:val>
          <c:smooth val="0"/>
          <c:extLst>
            <c:ext xmlns:c16="http://schemas.microsoft.com/office/drawing/2014/chart" uri="{C3380CC4-5D6E-409C-BE32-E72D297353CC}">
              <c16:uniqueId val="{00000001-9D5E-45BC-B95F-1ADABB934717}"/>
            </c:ext>
          </c:extLst>
        </c:ser>
        <c:ser>
          <c:idx val="2"/>
          <c:order val="2"/>
          <c:tx>
            <c:v>4 Queues</c:v>
          </c:tx>
          <c:spPr>
            <a:ln w="28575" cap="rnd">
              <a:solidFill>
                <a:schemeClr val="accent3"/>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Performance'!$D$13:$BO$13</c:f>
              <c:numCache>
                <c:formatCode>General</c:formatCode>
                <c:ptCount val="64"/>
                <c:pt idx="0">
                  <c:v>79.634235000000004</c:v>
                </c:pt>
                <c:pt idx="1">
                  <c:v>65.345240000000004</c:v>
                </c:pt>
                <c:pt idx="2">
                  <c:v>48.980953</c:v>
                </c:pt>
                <c:pt idx="3">
                  <c:v>39.909449000000002</c:v>
                </c:pt>
                <c:pt idx="4">
                  <c:v>33.357492000000001</c:v>
                </c:pt>
                <c:pt idx="5">
                  <c:v>28.268498999999998</c:v>
                </c:pt>
                <c:pt idx="6">
                  <c:v>24.049458999999999</c:v>
                </c:pt>
                <c:pt idx="7">
                  <c:v>21.154907999999999</c:v>
                </c:pt>
                <c:pt idx="8">
                  <c:v>19.011265000000002</c:v>
                </c:pt>
                <c:pt idx="9">
                  <c:v>17.225134000000001</c:v>
                </c:pt>
                <c:pt idx="10">
                  <c:v>15.775544999999999</c:v>
                </c:pt>
                <c:pt idx="11">
                  <c:v>14.603456</c:v>
                </c:pt>
                <c:pt idx="12">
                  <c:v>13.50662</c:v>
                </c:pt>
                <c:pt idx="13">
                  <c:v>12.583273999999999</c:v>
                </c:pt>
                <c:pt idx="14">
                  <c:v>12.056255</c:v>
                </c:pt>
                <c:pt idx="15">
                  <c:v>11.533809</c:v>
                </c:pt>
                <c:pt idx="16">
                  <c:v>11.114172999999999</c:v>
                </c:pt>
                <c:pt idx="17">
                  <c:v>10.691246</c:v>
                </c:pt>
                <c:pt idx="18">
                  <c:v>10.256627999999999</c:v>
                </c:pt>
                <c:pt idx="19">
                  <c:v>9.7577409999999993</c:v>
                </c:pt>
                <c:pt idx="20">
                  <c:v>9.3236659999999993</c:v>
                </c:pt>
                <c:pt idx="21">
                  <c:v>8.9434559999999994</c:v>
                </c:pt>
                <c:pt idx="22">
                  <c:v>8.5816520000000001</c:v>
                </c:pt>
                <c:pt idx="23">
                  <c:v>8.2398000000000007</c:v>
                </c:pt>
                <c:pt idx="24">
                  <c:v>7.9402010000000001</c:v>
                </c:pt>
                <c:pt idx="25">
                  <c:v>7.6637279999999999</c:v>
                </c:pt>
                <c:pt idx="26">
                  <c:v>7.4047130000000001</c:v>
                </c:pt>
                <c:pt idx="27">
                  <c:v>7.1615710000000004</c:v>
                </c:pt>
                <c:pt idx="28">
                  <c:v>6.9314549999999997</c:v>
                </c:pt>
                <c:pt idx="29">
                  <c:v>6.7131569999999998</c:v>
                </c:pt>
                <c:pt idx="30">
                  <c:v>6.5070699999999997</c:v>
                </c:pt>
                <c:pt idx="31">
                  <c:v>6.3095400000000001</c:v>
                </c:pt>
                <c:pt idx="32">
                  <c:v>6.1252750000000002</c:v>
                </c:pt>
                <c:pt idx="33">
                  <c:v>5.9555759999999998</c:v>
                </c:pt>
                <c:pt idx="34">
                  <c:v>5.7930450000000002</c:v>
                </c:pt>
                <c:pt idx="35">
                  <c:v>5.6418910000000002</c:v>
                </c:pt>
                <c:pt idx="36">
                  <c:v>5.4963610000000003</c:v>
                </c:pt>
                <c:pt idx="37">
                  <c:v>5.353904</c:v>
                </c:pt>
                <c:pt idx="38">
                  <c:v>5.2181639999999998</c:v>
                </c:pt>
                <c:pt idx="39">
                  <c:v>5.0906070000000003</c:v>
                </c:pt>
                <c:pt idx="40">
                  <c:v>4.969875</c:v>
                </c:pt>
                <c:pt idx="41">
                  <c:v>4.854158</c:v>
                </c:pt>
                <c:pt idx="42">
                  <c:v>4.7421949999999997</c:v>
                </c:pt>
                <c:pt idx="43">
                  <c:v>4.6366339999999999</c:v>
                </c:pt>
                <c:pt idx="44">
                  <c:v>4.5354479999999997</c:v>
                </c:pt>
                <c:pt idx="45">
                  <c:v>4.439883</c:v>
                </c:pt>
                <c:pt idx="46">
                  <c:v>4.3485880000000003</c:v>
                </c:pt>
                <c:pt idx="47">
                  <c:v>4.2619360000000004</c:v>
                </c:pt>
                <c:pt idx="48">
                  <c:v>4.1792049999999996</c:v>
                </c:pt>
                <c:pt idx="49">
                  <c:v>4.1002830000000001</c:v>
                </c:pt>
                <c:pt idx="50">
                  <c:v>4.0238180000000003</c:v>
                </c:pt>
                <c:pt idx="51">
                  <c:v>3.956172</c:v>
                </c:pt>
                <c:pt idx="52">
                  <c:v>3.8832399999999998</c:v>
                </c:pt>
                <c:pt idx="53">
                  <c:v>3.8124579999999999</c:v>
                </c:pt>
                <c:pt idx="54">
                  <c:v>3.744345</c:v>
                </c:pt>
                <c:pt idx="55">
                  <c:v>3.6783429999999999</c:v>
                </c:pt>
                <c:pt idx="56">
                  <c:v>3.6148210000000001</c:v>
                </c:pt>
                <c:pt idx="57">
                  <c:v>3.5532599999999999</c:v>
                </c:pt>
                <c:pt idx="58">
                  <c:v>3.49404</c:v>
                </c:pt>
                <c:pt idx="59">
                  <c:v>3.436188</c:v>
                </c:pt>
                <c:pt idx="60">
                  <c:v>3.3805969999999999</c:v>
                </c:pt>
                <c:pt idx="61">
                  <c:v>3.3270089999999999</c:v>
                </c:pt>
                <c:pt idx="62">
                  <c:v>3.2751749999999999</c:v>
                </c:pt>
                <c:pt idx="63">
                  <c:v>3.2248899999999998</c:v>
                </c:pt>
              </c:numCache>
            </c:numRef>
          </c:val>
          <c:smooth val="0"/>
          <c:extLst>
            <c:ext xmlns:c16="http://schemas.microsoft.com/office/drawing/2014/chart" uri="{C3380CC4-5D6E-409C-BE32-E72D297353CC}">
              <c16:uniqueId val="{00000002-9D5E-45BC-B95F-1ADABB934717}"/>
            </c:ext>
          </c:extLst>
        </c:ser>
        <c:ser>
          <c:idx val="3"/>
          <c:order val="3"/>
          <c:tx>
            <c:v>8 Queues</c:v>
          </c:tx>
          <c:spPr>
            <a:ln w="28575" cap="rnd">
              <a:solidFill>
                <a:schemeClr val="accent4"/>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Performance'!$D$12:$BO$12</c:f>
              <c:numCache>
                <c:formatCode>General</c:formatCode>
                <c:ptCount val="64"/>
                <c:pt idx="0">
                  <c:v>82.776758999999998</c:v>
                </c:pt>
                <c:pt idx="1">
                  <c:v>64.263530000000003</c:v>
                </c:pt>
                <c:pt idx="2">
                  <c:v>48.948546</c:v>
                </c:pt>
                <c:pt idx="3">
                  <c:v>39.551819999999999</c:v>
                </c:pt>
                <c:pt idx="4">
                  <c:v>33.102226000000002</c:v>
                </c:pt>
                <c:pt idx="5">
                  <c:v>28.524760000000001</c:v>
                </c:pt>
                <c:pt idx="6">
                  <c:v>24.980274000000001</c:v>
                </c:pt>
                <c:pt idx="7">
                  <c:v>22.278179999999999</c:v>
                </c:pt>
                <c:pt idx="8">
                  <c:v>19.966714</c:v>
                </c:pt>
                <c:pt idx="9">
                  <c:v>18.1083</c:v>
                </c:pt>
                <c:pt idx="10">
                  <c:v>16.413003</c:v>
                </c:pt>
                <c:pt idx="11">
                  <c:v>15.083589999999999</c:v>
                </c:pt>
                <c:pt idx="12">
                  <c:v>13.979163</c:v>
                </c:pt>
                <c:pt idx="13">
                  <c:v>13.021964000000001</c:v>
                </c:pt>
                <c:pt idx="14">
                  <c:v>12.441101</c:v>
                </c:pt>
                <c:pt idx="15">
                  <c:v>11.960851</c:v>
                </c:pt>
                <c:pt idx="16">
                  <c:v>11.322825</c:v>
                </c:pt>
                <c:pt idx="17">
                  <c:v>10.753688</c:v>
                </c:pt>
                <c:pt idx="18">
                  <c:v>10.216581</c:v>
                </c:pt>
                <c:pt idx="19">
                  <c:v>9.7073610000000006</c:v>
                </c:pt>
                <c:pt idx="20">
                  <c:v>9.2784630000000003</c:v>
                </c:pt>
                <c:pt idx="21">
                  <c:v>8.8977660000000007</c:v>
                </c:pt>
                <c:pt idx="22">
                  <c:v>8.5316340000000004</c:v>
                </c:pt>
                <c:pt idx="23">
                  <c:v>8.1966439999999992</c:v>
                </c:pt>
                <c:pt idx="24">
                  <c:v>7.8964299999999996</c:v>
                </c:pt>
                <c:pt idx="25">
                  <c:v>7.6223229999999997</c:v>
                </c:pt>
                <c:pt idx="26">
                  <c:v>7.3663449999999999</c:v>
                </c:pt>
                <c:pt idx="27">
                  <c:v>7.1231559999999998</c:v>
                </c:pt>
                <c:pt idx="28">
                  <c:v>6.9029740000000004</c:v>
                </c:pt>
                <c:pt idx="29">
                  <c:v>6.6920799999999998</c:v>
                </c:pt>
                <c:pt idx="30">
                  <c:v>6.4814360000000004</c:v>
                </c:pt>
                <c:pt idx="31">
                  <c:v>6.2953200000000002</c:v>
                </c:pt>
                <c:pt idx="32">
                  <c:v>6.113442</c:v>
                </c:pt>
                <c:pt idx="33">
                  <c:v>5.9433480000000003</c:v>
                </c:pt>
                <c:pt idx="34">
                  <c:v>5.7832549999999996</c:v>
                </c:pt>
                <c:pt idx="35">
                  <c:v>5.6279250000000003</c:v>
                </c:pt>
                <c:pt idx="36">
                  <c:v>5.4790729999999996</c:v>
                </c:pt>
                <c:pt idx="37">
                  <c:v>5.3373970000000002</c:v>
                </c:pt>
                <c:pt idx="38">
                  <c:v>5.206804</c:v>
                </c:pt>
                <c:pt idx="39">
                  <c:v>5.0780399999999997</c:v>
                </c:pt>
                <c:pt idx="40">
                  <c:v>4.9571769999999997</c:v>
                </c:pt>
                <c:pt idx="41">
                  <c:v>4.841386</c:v>
                </c:pt>
                <c:pt idx="42">
                  <c:v>4.732037</c:v>
                </c:pt>
                <c:pt idx="43">
                  <c:v>4.6252899999999997</c:v>
                </c:pt>
                <c:pt idx="44">
                  <c:v>4.5253139999999998</c:v>
                </c:pt>
                <c:pt idx="45">
                  <c:v>4.4285350000000001</c:v>
                </c:pt>
                <c:pt idx="46">
                  <c:v>4.3357530000000004</c:v>
                </c:pt>
                <c:pt idx="47">
                  <c:v>4.2476750000000001</c:v>
                </c:pt>
                <c:pt idx="48">
                  <c:v>4.1635780000000002</c:v>
                </c:pt>
                <c:pt idx="49">
                  <c:v>4.0809179999999996</c:v>
                </c:pt>
                <c:pt idx="50">
                  <c:v>4.0019049999999998</c:v>
                </c:pt>
                <c:pt idx="51">
                  <c:v>3.9267470000000002</c:v>
                </c:pt>
                <c:pt idx="52">
                  <c:v>3.8540220000000001</c:v>
                </c:pt>
                <c:pt idx="53">
                  <c:v>3.784008</c:v>
                </c:pt>
                <c:pt idx="54">
                  <c:v>3.7161</c:v>
                </c:pt>
                <c:pt idx="55">
                  <c:v>3.6508210000000001</c:v>
                </c:pt>
                <c:pt idx="56">
                  <c:v>3.5888659999999999</c:v>
                </c:pt>
                <c:pt idx="57">
                  <c:v>3.5267780000000002</c:v>
                </c:pt>
                <c:pt idx="58">
                  <c:v>3.467689</c:v>
                </c:pt>
                <c:pt idx="59">
                  <c:v>3.4112879999999999</c:v>
                </c:pt>
                <c:pt idx="60">
                  <c:v>3.3554629999999999</c:v>
                </c:pt>
                <c:pt idx="61">
                  <c:v>3.302419</c:v>
                </c:pt>
                <c:pt idx="62">
                  <c:v>3.2509640000000002</c:v>
                </c:pt>
                <c:pt idx="63">
                  <c:v>3.2016209999999998</c:v>
                </c:pt>
              </c:numCache>
            </c:numRef>
          </c:val>
          <c:smooth val="0"/>
          <c:extLst>
            <c:ext xmlns:c16="http://schemas.microsoft.com/office/drawing/2014/chart" uri="{C3380CC4-5D6E-409C-BE32-E72D297353CC}">
              <c16:uniqueId val="{00000003-9D5E-45BC-B95F-1ADABB934717}"/>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0"/>
          <c:tx>
            <c:strRef>
              <c:f>'Forwarding Performance'!$C$11</c:f>
              <c:strCache>
                <c:ptCount val="1"/>
                <c:pt idx="0">
                  <c:v>1 Queue</c:v>
                </c:pt>
              </c:strCache>
            </c:strRef>
          </c:tx>
          <c:spPr>
            <a:ln w="28575" cap="rnd">
              <a:solidFill>
                <a:srgbClr val="0070C0"/>
              </a:solidFill>
              <a:round/>
            </a:ln>
            <a:effectLst/>
          </c:spPr>
          <c:marker>
            <c:symbol val="none"/>
          </c:marker>
          <c:cat>
            <c:numRef>
              <c:f>'Forwarding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'Forwarding Performance'!$D$11:$BO$11</c:f>
              <c:numCache>
                <c:formatCode>General</c:formatCode>
                <c:ptCount val="63"/>
                <c:pt idx="0">
                  <c:v>31.991811072000001</c:v>
                </c:pt>
                <c:pt idx="1">
                  <c:v>42.663267840000003</c:v>
                </c:pt>
                <c:pt idx="2">
                  <c:v>51.200008191999999</c:v>
                </c:pt>
                <c:pt idx="3">
                  <c:v>58.181795839999999</c:v>
                </c:pt>
                <c:pt idx="4">
                  <c:v>64.000051200000001</c:v>
                </c:pt>
                <c:pt idx="5">
                  <c:v>68.923018752000004</c:v>
                </c:pt>
                <c:pt idx="6">
                  <c:v>73.142878207999999</c:v>
                </c:pt>
                <c:pt idx="7">
                  <c:v>76.799987712000004</c:v>
                </c:pt>
                <c:pt idx="8">
                  <c:v>79.999938560000004</c:v>
                </c:pt>
                <c:pt idx="9">
                  <c:v>82.823487999999998</c:v>
                </c:pt>
                <c:pt idx="10">
                  <c:v>85.333358591999996</c:v>
                </c:pt>
                <c:pt idx="11">
                  <c:v>87.578989055999998</c:v>
                </c:pt>
                <c:pt idx="12">
                  <c:v>89.600014336000001</c:v>
                </c:pt>
                <c:pt idx="13">
                  <c:v>91.428556799999996</c:v>
                </c:pt>
                <c:pt idx="14">
                  <c:v>93.090906111999999</c:v>
                </c:pt>
                <c:pt idx="15">
                  <c:v>94.608719871999995</c:v>
                </c:pt>
                <c:pt idx="16">
                  <c:v>96.000039935999993</c:v>
                </c:pt>
                <c:pt idx="17">
                  <c:v>97.279990272000006</c:v>
                </c:pt>
                <c:pt idx="18">
                  <c:v>98.461583360000006</c:v>
                </c:pt>
                <c:pt idx="19">
                  <c:v>99.248185344000007</c:v>
                </c:pt>
                <c:pt idx="20">
                  <c:v>99.577612287999997</c:v>
                </c:pt>
                <c:pt idx="21">
                  <c:v>99.889142784000001</c:v>
                </c:pt>
                <c:pt idx="22">
                  <c:v>100.16876544</c:v>
                </c:pt>
                <c:pt idx="23">
                  <c:v>100.438208</c:v>
                </c:pt>
                <c:pt idx="24">
                  <c:v>100.654414848</c:v>
                </c:pt>
                <c:pt idx="25">
                  <c:v>100.925125632</c:v>
                </c:pt>
                <c:pt idx="26">
                  <c:v>101.13246617599999</c:v>
                </c:pt>
                <c:pt idx="27">
                  <c:v>101.370978304</c:v>
                </c:pt>
                <c:pt idx="28">
                  <c:v>101.46150912</c:v>
                </c:pt>
                <c:pt idx="29">
                  <c:v>101.49564672</c:v>
                </c:pt>
                <c:pt idx="30">
                  <c:v>101.41976166400001</c:v>
                </c:pt>
                <c:pt idx="31">
                  <c:v>101.373195264</c:v>
                </c:pt>
                <c:pt idx="32">
                  <c:v>101.51868620800001</c:v>
                </c:pt>
                <c:pt idx="33">
                  <c:v>100.83247104</c:v>
                </c:pt>
                <c:pt idx="34">
                  <c:v>99.929253888000005</c:v>
                </c:pt>
                <c:pt idx="35">
                  <c:v>99.251632127999997</c:v>
                </c:pt>
                <c:pt idx="36">
                  <c:v>98.33723904</c:v>
                </c:pt>
                <c:pt idx="37">
                  <c:v>97.986190848000007</c:v>
                </c:pt>
                <c:pt idx="38">
                  <c:v>98.064363520000001</c:v>
                </c:pt>
                <c:pt idx="39">
                  <c:v>98.700500480000002</c:v>
                </c:pt>
                <c:pt idx="40">
                  <c:v>99.25267968</c:v>
                </c:pt>
                <c:pt idx="41">
                  <c:v>100.2482048</c:v>
                </c:pt>
                <c:pt idx="42">
                  <c:v>102.00838348800001</c:v>
                </c:pt>
                <c:pt idx="43">
                  <c:v>102.13657344000001</c:v>
                </c:pt>
                <c:pt idx="44">
                  <c:v>102.260263936</c:v>
                </c:pt>
                <c:pt idx="45">
                  <c:v>102.37407948800001</c:v>
                </c:pt>
                <c:pt idx="46">
                  <c:v>102.51649843200001</c:v>
                </c:pt>
                <c:pt idx="47">
                  <c:v>102.62710527999999</c:v>
                </c:pt>
                <c:pt idx="48">
                  <c:v>102.74895359999999</c:v>
                </c:pt>
                <c:pt idx="49">
                  <c:v>102.844305408</c:v>
                </c:pt>
                <c:pt idx="50">
                  <c:v>102.94140313600001</c:v>
                </c:pt>
                <c:pt idx="51">
                  <c:v>103.026138624</c:v>
                </c:pt>
                <c:pt idx="52">
                  <c:v>103.126459392</c:v>
                </c:pt>
                <c:pt idx="53">
                  <c:v>103.2361088</c:v>
                </c:pt>
                <c:pt idx="54">
                  <c:v>103.340826624</c:v>
                </c:pt>
                <c:pt idx="55">
                  <c:v>103.406762496</c:v>
                </c:pt>
                <c:pt idx="56">
                  <c:v>103.49308416</c:v>
                </c:pt>
                <c:pt idx="57">
                  <c:v>103.570151936</c:v>
                </c:pt>
                <c:pt idx="58">
                  <c:v>103.64565503999999</c:v>
                </c:pt>
                <c:pt idx="59">
                  <c:v>103.703888384</c:v>
                </c:pt>
                <c:pt idx="60">
                  <c:v>103.766279168</c:v>
                </c:pt>
                <c:pt idx="61">
                  <c:v>103.838708736</c:v>
                </c:pt>
                <c:pt idx="62">
                  <c:v>103.919714304</c:v>
                </c:pt>
              </c:numCache>
            </c:numRef>
          </c:val>
          <c:smooth val="0"/>
          <c:extLst>
            <c:ext xmlns:c16="http://schemas.microsoft.com/office/drawing/2014/chart" uri="{C3380CC4-5D6E-409C-BE32-E72D297353CC}">
              <c16:uniqueId val="{00000000-66FE-498F-93BE-A557D0A665D4}"/>
            </c:ext>
          </c:extLst>
        </c:ser>
        <c:ser>
          <c:idx val="2"/>
          <c:order val="1"/>
          <c:tx>
            <c:strRef>
              <c:f>'Forwarding Performance'!$C$10</c:f>
              <c:strCache>
                <c:ptCount val="1"/>
                <c:pt idx="0">
                  <c:v>2 Queues</c:v>
                </c:pt>
              </c:strCache>
            </c:strRef>
          </c:tx>
          <c:spPr>
            <a:ln w="28575" cap="rnd">
              <a:solidFill>
                <a:schemeClr val="accent2"/>
              </a:solidFill>
              <a:round/>
            </a:ln>
            <a:effectLst/>
          </c:spPr>
          <c:marker>
            <c:symbol val="none"/>
          </c:marker>
          <c:cat>
            <c:numRef>
              <c:f>'Forwarding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'Forwarding Performance'!$D$10:$BO$10</c:f>
              <c:numCache>
                <c:formatCode>General</c:formatCode>
                <c:ptCount val="63"/>
                <c:pt idx="0">
                  <c:v>63.991120895999998</c:v>
                </c:pt>
                <c:pt idx="1">
                  <c:v>76.806154751999998</c:v>
                </c:pt>
                <c:pt idx="2">
                  <c:v>81.806780415999995</c:v>
                </c:pt>
                <c:pt idx="3">
                  <c:v>85.668664320000005</c:v>
                </c:pt>
                <c:pt idx="4">
                  <c:v>87.737318400000007</c:v>
                </c:pt>
                <c:pt idx="5">
                  <c:v>90.172085248000002</c:v>
                </c:pt>
                <c:pt idx="6">
                  <c:v>91.725619199999997</c:v>
                </c:pt>
                <c:pt idx="7">
                  <c:v>92.442765312000006</c:v>
                </c:pt>
                <c:pt idx="8">
                  <c:v>93.936727039999994</c:v>
                </c:pt>
                <c:pt idx="9">
                  <c:v>94.664092159999996</c:v>
                </c:pt>
                <c:pt idx="10">
                  <c:v>95.396075519999997</c:v>
                </c:pt>
                <c:pt idx="11">
                  <c:v>96.108972543999997</c:v>
                </c:pt>
                <c:pt idx="12">
                  <c:v>96.775798784000003</c:v>
                </c:pt>
                <c:pt idx="13">
                  <c:v>97.299970560000006</c:v>
                </c:pt>
                <c:pt idx="14">
                  <c:v>97.611522047999998</c:v>
                </c:pt>
                <c:pt idx="15">
                  <c:v>97.873686015999994</c:v>
                </c:pt>
                <c:pt idx="16">
                  <c:v>98.071704576000002</c:v>
                </c:pt>
                <c:pt idx="17">
                  <c:v>98.884565503999994</c:v>
                </c:pt>
                <c:pt idx="18">
                  <c:v>99.263672319999998</c:v>
                </c:pt>
                <c:pt idx="19">
                  <c:v>99.305160192000002</c:v>
                </c:pt>
                <c:pt idx="20">
                  <c:v>99.520154624</c:v>
                </c:pt>
                <c:pt idx="21">
                  <c:v>99.833642495999996</c:v>
                </c:pt>
                <c:pt idx="22">
                  <c:v>100.170448896</c:v>
                </c:pt>
                <c:pt idx="23">
                  <c:v>100.38368</c:v>
                </c:pt>
                <c:pt idx="24">
                  <c:v>100.639625216</c:v>
                </c:pt>
                <c:pt idx="25">
                  <c:v>100.819842048</c:v>
                </c:pt>
                <c:pt idx="26">
                  <c:v>101.092096</c:v>
                </c:pt>
                <c:pt idx="27">
                  <c:v>101.322796544</c:v>
                </c:pt>
                <c:pt idx="28">
                  <c:v>101.41519872000001</c:v>
                </c:pt>
                <c:pt idx="29">
                  <c:v>101.520470528</c:v>
                </c:pt>
                <c:pt idx="30">
                  <c:v>101.418778624</c:v>
                </c:pt>
                <c:pt idx="31">
                  <c:v>101.35268352</c:v>
                </c:pt>
                <c:pt idx="32">
                  <c:v>101.49428019200001</c:v>
                </c:pt>
                <c:pt idx="33">
                  <c:v>100.85469184</c:v>
                </c:pt>
                <c:pt idx="34">
                  <c:v>99.919282175999996</c:v>
                </c:pt>
                <c:pt idx="35">
                  <c:v>99.243789312000004</c:v>
                </c:pt>
                <c:pt idx="36">
                  <c:v>98.331266048000003</c:v>
                </c:pt>
                <c:pt idx="37">
                  <c:v>97.905719808000001</c:v>
                </c:pt>
                <c:pt idx="38">
                  <c:v>98.043064319999999</c:v>
                </c:pt>
                <c:pt idx="39">
                  <c:v>98.698065408000005</c:v>
                </c:pt>
                <c:pt idx="40">
                  <c:v>99.261044736000002</c:v>
                </c:pt>
                <c:pt idx="41">
                  <c:v>100.20769536</c:v>
                </c:pt>
                <c:pt idx="42">
                  <c:v>101.970536448</c:v>
                </c:pt>
                <c:pt idx="43">
                  <c:v>102.12447744000001</c:v>
                </c:pt>
                <c:pt idx="44">
                  <c:v>102.23930265600001</c:v>
                </c:pt>
                <c:pt idx="45">
                  <c:v>102.36722124800001</c:v>
                </c:pt>
                <c:pt idx="46">
                  <c:v>102.48998092799999</c:v>
                </c:pt>
                <c:pt idx="47">
                  <c:v>102.61669376</c:v>
                </c:pt>
                <c:pt idx="48">
                  <c:v>102.7342336</c:v>
                </c:pt>
                <c:pt idx="49">
                  <c:v>102.819290112</c:v>
                </c:pt>
                <c:pt idx="50">
                  <c:v>102.906259456</c:v>
                </c:pt>
                <c:pt idx="51">
                  <c:v>103.013330432</c:v>
                </c:pt>
                <c:pt idx="52">
                  <c:v>103.10312448000001</c:v>
                </c:pt>
                <c:pt idx="53">
                  <c:v>103.21631232</c:v>
                </c:pt>
                <c:pt idx="54">
                  <c:v>103.297789952</c:v>
                </c:pt>
                <c:pt idx="55">
                  <c:v>103.397248512</c:v>
                </c:pt>
                <c:pt idx="56">
                  <c:v>103.48922367999999</c:v>
                </c:pt>
                <c:pt idx="57">
                  <c:v>103.550124032</c:v>
                </c:pt>
                <c:pt idx="58">
                  <c:v>103.61806848000001</c:v>
                </c:pt>
                <c:pt idx="59">
                  <c:v>103.678090752</c:v>
                </c:pt>
                <c:pt idx="60">
                  <c:v>103.763580928</c:v>
                </c:pt>
                <c:pt idx="61">
                  <c:v>103.82454835199999</c:v>
                </c:pt>
                <c:pt idx="62">
                  <c:v>103.8958592</c:v>
                </c:pt>
              </c:numCache>
            </c:numRef>
          </c:val>
          <c:smooth val="0"/>
          <c:extLst>
            <c:ext xmlns:c16="http://schemas.microsoft.com/office/drawing/2014/chart" uri="{C3380CC4-5D6E-409C-BE32-E72D297353CC}">
              <c16:uniqueId val="{00000001-66FE-498F-93BE-A557D0A665D4}"/>
            </c:ext>
          </c:extLst>
        </c:ser>
        <c:ser>
          <c:idx val="1"/>
          <c:order val="2"/>
          <c:tx>
            <c:strRef>
              <c:f>'Forwarding Performance'!$C$9</c:f>
              <c:strCache>
                <c:ptCount val="1"/>
                <c:pt idx="0">
                  <c:v>4 Queues</c:v>
                </c:pt>
              </c:strCache>
            </c:strRef>
          </c:tx>
          <c:spPr>
            <a:ln w="28575" cap="rnd">
              <a:solidFill>
                <a:srgbClr val="00B050"/>
              </a:solidFill>
              <a:round/>
            </a:ln>
            <a:effectLst/>
          </c:spPr>
          <c:marker>
            <c:symbol val="none"/>
          </c:marker>
          <c:cat>
            <c:numRef>
              <c:f>'Forwarding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'Forwarding Performance'!$D$9:$BO$9</c:f>
              <c:numCache>
                <c:formatCode>General</c:formatCode>
                <c:ptCount val="63"/>
                <c:pt idx="0">
                  <c:v>67.619514367999997</c:v>
                </c:pt>
                <c:pt idx="1">
                  <c:v>76.673154048000001</c:v>
                </c:pt>
                <c:pt idx="2">
                  <c:v>82.081937408000002</c:v>
                </c:pt>
                <c:pt idx="3">
                  <c:v>85.484564480000003</c:v>
                </c:pt>
                <c:pt idx="4">
                  <c:v>88.343562239999997</c:v>
                </c:pt>
                <c:pt idx="5">
                  <c:v>90.517797888000004</c:v>
                </c:pt>
                <c:pt idx="6">
                  <c:v>91.799117824000007</c:v>
                </c:pt>
                <c:pt idx="7">
                  <c:v>92.987255808</c:v>
                </c:pt>
                <c:pt idx="8">
                  <c:v>94.120509440000006</c:v>
                </c:pt>
                <c:pt idx="9">
                  <c:v>94.924639744000004</c:v>
                </c:pt>
                <c:pt idx="10">
                  <c:v>95.456796671999996</c:v>
                </c:pt>
                <c:pt idx="11">
                  <c:v>96.140155903999997</c:v>
                </c:pt>
                <c:pt idx="12">
                  <c:v>96.712777728000006</c:v>
                </c:pt>
                <c:pt idx="13">
                  <c:v>97.086627840000006</c:v>
                </c:pt>
                <c:pt idx="14">
                  <c:v>97.510989824000006</c:v>
                </c:pt>
                <c:pt idx="15">
                  <c:v>97.975270399999999</c:v>
                </c:pt>
                <c:pt idx="16">
                  <c:v>98.219925504000003</c:v>
                </c:pt>
                <c:pt idx="17">
                  <c:v>98.488947199999998</c:v>
                </c:pt>
                <c:pt idx="18">
                  <c:v>98.903214079999998</c:v>
                </c:pt>
                <c:pt idx="19">
                  <c:v>99.243744767999999</c:v>
                </c:pt>
                <c:pt idx="20">
                  <c:v>99.580304384000002</c:v>
                </c:pt>
                <c:pt idx="21">
                  <c:v>99.831593471999994</c:v>
                </c:pt>
                <c:pt idx="22">
                  <c:v>100.08316723199999</c:v>
                </c:pt>
                <c:pt idx="23">
                  <c:v>100.3438208</c:v>
                </c:pt>
                <c:pt idx="24">
                  <c:v>100.58360832</c:v>
                </c:pt>
                <c:pt idx="25">
                  <c:v>100.833265152</c:v>
                </c:pt>
                <c:pt idx="26">
                  <c:v>101.09840384</c:v>
                </c:pt>
                <c:pt idx="27">
                  <c:v>101.32618188799999</c:v>
                </c:pt>
                <c:pt idx="28">
                  <c:v>101.4488832</c:v>
                </c:pt>
                <c:pt idx="29">
                  <c:v>101.450665472</c:v>
                </c:pt>
                <c:pt idx="30">
                  <c:v>101.405687808</c:v>
                </c:pt>
                <c:pt idx="31">
                  <c:v>101.34693888</c:v>
                </c:pt>
                <c:pt idx="32">
                  <c:v>101.498144768</c:v>
                </c:pt>
                <c:pt idx="33">
                  <c:v>100.83686144000001</c:v>
                </c:pt>
                <c:pt idx="34">
                  <c:v>99.918047232000006</c:v>
                </c:pt>
                <c:pt idx="35">
                  <c:v>99.256292352000003</c:v>
                </c:pt>
                <c:pt idx="36">
                  <c:v>98.344515584000007</c:v>
                </c:pt>
                <c:pt idx="37">
                  <c:v>97.953603072000007</c:v>
                </c:pt>
                <c:pt idx="38">
                  <c:v>98.060451839999999</c:v>
                </c:pt>
                <c:pt idx="39">
                  <c:v>98.706546176000003</c:v>
                </c:pt>
                <c:pt idx="40">
                  <c:v>99.257023488000002</c:v>
                </c:pt>
                <c:pt idx="41">
                  <c:v>100.23444480000001</c:v>
                </c:pt>
                <c:pt idx="42">
                  <c:v>101.974298624</c:v>
                </c:pt>
                <c:pt idx="43">
                  <c:v>102.11217408</c:v>
                </c:pt>
                <c:pt idx="44">
                  <c:v>102.24877056</c:v>
                </c:pt>
                <c:pt idx="45">
                  <c:v>102.367606272</c:v>
                </c:pt>
                <c:pt idx="46">
                  <c:v>102.49285632</c:v>
                </c:pt>
                <c:pt idx="47">
                  <c:v>102.613733376</c:v>
                </c:pt>
                <c:pt idx="48">
                  <c:v>102.7278336</c:v>
                </c:pt>
                <c:pt idx="49">
                  <c:v>102.822345216</c:v>
                </c:pt>
                <c:pt idx="50">
                  <c:v>102.92037017600001</c:v>
                </c:pt>
                <c:pt idx="51">
                  <c:v>103.018947584</c:v>
                </c:pt>
                <c:pt idx="52">
                  <c:v>103.12377753600001</c:v>
                </c:pt>
                <c:pt idx="53">
                  <c:v>103.22262016000001</c:v>
                </c:pt>
                <c:pt idx="54">
                  <c:v>103.320039424</c:v>
                </c:pt>
                <c:pt idx="55">
                  <c:v>103.390098432</c:v>
                </c:pt>
                <c:pt idx="56">
                  <c:v>103.477137408</c:v>
                </c:pt>
                <c:pt idx="57">
                  <c:v>103.54592512000001</c:v>
                </c:pt>
                <c:pt idx="58">
                  <c:v>103.61401343999999</c:v>
                </c:pt>
                <c:pt idx="59">
                  <c:v>103.69351936</c:v>
                </c:pt>
                <c:pt idx="60">
                  <c:v>103.76237465600001</c:v>
                </c:pt>
                <c:pt idx="61">
                  <c:v>103.832064</c:v>
                </c:pt>
                <c:pt idx="62">
                  <c:v>103.898513408</c:v>
                </c:pt>
              </c:numCache>
            </c:numRef>
          </c:val>
          <c:smooth val="0"/>
          <c:extLst>
            <c:ext xmlns:c16="http://schemas.microsoft.com/office/drawing/2014/chart" uri="{C3380CC4-5D6E-409C-BE32-E72D297353CC}">
              <c16:uniqueId val="{00000002-66FE-498F-93BE-A557D0A665D4}"/>
            </c:ext>
          </c:extLst>
        </c:ser>
        <c:ser>
          <c:idx val="0"/>
          <c:order val="3"/>
          <c:tx>
            <c:strRef>
              <c:f>'Forwarding Performance'!$C$8</c:f>
              <c:strCache>
                <c:ptCount val="1"/>
                <c:pt idx="0">
                  <c:v>8 Queues</c:v>
                </c:pt>
              </c:strCache>
            </c:strRef>
          </c:tx>
          <c:spPr>
            <a:ln w="28575" cap="rnd">
              <a:solidFill>
                <a:schemeClr val="accent4"/>
              </a:solidFill>
              <a:round/>
            </a:ln>
            <a:effectLst/>
          </c:spPr>
          <c:marker>
            <c:symbol val="none"/>
          </c:marker>
          <c:cat>
            <c:numRef>
              <c:f>'Forwarding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'Forwarding Performance'!$D$8:$BO$8</c:f>
              <c:numCache>
                <c:formatCode>General</c:formatCode>
                <c:ptCount val="63"/>
                <c:pt idx="0">
                  <c:v>67.293594623999994</c:v>
                </c:pt>
                <c:pt idx="1">
                  <c:v>76.105207296000003</c:v>
                </c:pt>
                <c:pt idx="2">
                  <c:v>81.264467968000005</c:v>
                </c:pt>
                <c:pt idx="3">
                  <c:v>84.855605760000003</c:v>
                </c:pt>
                <c:pt idx="4">
                  <c:v>87.263391744000003</c:v>
                </c:pt>
                <c:pt idx="5">
                  <c:v>89.095949824000002</c:v>
                </c:pt>
                <c:pt idx="6">
                  <c:v>90.450202623999999</c:v>
                </c:pt>
                <c:pt idx="7">
                  <c:v>91.393961472000001</c:v>
                </c:pt>
                <c:pt idx="8">
                  <c:v>91.916426240000007</c:v>
                </c:pt>
                <c:pt idx="9">
                  <c:v>92.399239679999994</c:v>
                </c:pt>
                <c:pt idx="10">
                  <c:v>92.573196288000005</c:v>
                </c:pt>
                <c:pt idx="11">
                  <c:v>92.872492543999996</c:v>
                </c:pt>
                <c:pt idx="12">
                  <c:v>93.208478720000002</c:v>
                </c:pt>
                <c:pt idx="13">
                  <c:v>93.188958720000002</c:v>
                </c:pt>
                <c:pt idx="14">
                  <c:v>93.401841664000003</c:v>
                </c:pt>
                <c:pt idx="15">
                  <c:v>94.078419968000006</c:v>
                </c:pt>
                <c:pt idx="16">
                  <c:v>93.643849728000006</c:v>
                </c:pt>
                <c:pt idx="17">
                  <c:v>93.938227712</c:v>
                </c:pt>
                <c:pt idx="18">
                  <c:v>94.587699200000003</c:v>
                </c:pt>
                <c:pt idx="19">
                  <c:v>95.740141055999999</c:v>
                </c:pt>
                <c:pt idx="20">
                  <c:v>96.011418624000001</c:v>
                </c:pt>
                <c:pt idx="21">
                  <c:v>96.727015936000001</c:v>
                </c:pt>
                <c:pt idx="22">
                  <c:v>96.805675007999994</c:v>
                </c:pt>
                <c:pt idx="23">
                  <c:v>95.051443199999994</c:v>
                </c:pt>
                <c:pt idx="24">
                  <c:v>97.864419327999997</c:v>
                </c:pt>
                <c:pt idx="25">
                  <c:v>99.447160319999995</c:v>
                </c:pt>
                <c:pt idx="26">
                  <c:v>99.790444543999996</c:v>
                </c:pt>
                <c:pt idx="27">
                  <c:v>100.052772864</c:v>
                </c:pt>
                <c:pt idx="28">
                  <c:v>100.34230272000001</c:v>
                </c:pt>
                <c:pt idx="29">
                  <c:v>100.694142464</c:v>
                </c:pt>
                <c:pt idx="30">
                  <c:v>100.672258048</c:v>
                </c:pt>
                <c:pt idx="31">
                  <c:v>100.378088448</c:v>
                </c:pt>
                <c:pt idx="32">
                  <c:v>100.107210752</c:v>
                </c:pt>
                <c:pt idx="33">
                  <c:v>99.956344319999999</c:v>
                </c:pt>
                <c:pt idx="34">
                  <c:v>99.576059904000005</c:v>
                </c:pt>
                <c:pt idx="35">
                  <c:v>99.232498688000007</c:v>
                </c:pt>
                <c:pt idx="36">
                  <c:v>98.809980928000002</c:v>
                </c:pt>
                <c:pt idx="37">
                  <c:v>98.848528896000005</c:v>
                </c:pt>
                <c:pt idx="38">
                  <c:v>98.683842560000002</c:v>
                </c:pt>
                <c:pt idx="39">
                  <c:v>98.899168767999996</c:v>
                </c:pt>
                <c:pt idx="40">
                  <c:v>99.026694144000004</c:v>
                </c:pt>
                <c:pt idx="41">
                  <c:v>99.472184831999996</c:v>
                </c:pt>
                <c:pt idx="42">
                  <c:v>99.872751616000002</c:v>
                </c:pt>
                <c:pt idx="43">
                  <c:v>100.3986432</c:v>
                </c:pt>
                <c:pt idx="44">
                  <c:v>100.73216307200001</c:v>
                </c:pt>
                <c:pt idx="45">
                  <c:v>101.10636390400001</c:v>
                </c:pt>
                <c:pt idx="46">
                  <c:v>101.32650393599999</c:v>
                </c:pt>
                <c:pt idx="47">
                  <c:v>101.583896064</c:v>
                </c:pt>
                <c:pt idx="48">
                  <c:v>101.66963199999999</c:v>
                </c:pt>
                <c:pt idx="49">
                  <c:v>101.73010636799999</c:v>
                </c:pt>
                <c:pt idx="50">
                  <c:v>101.820506112</c:v>
                </c:pt>
                <c:pt idx="51">
                  <c:v>101.87611494399999</c:v>
                </c:pt>
                <c:pt idx="52">
                  <c:v>101.837924352</c:v>
                </c:pt>
                <c:pt idx="53">
                  <c:v>101.80583424</c:v>
                </c:pt>
                <c:pt idx="54">
                  <c:v>101.85756671999999</c:v>
                </c:pt>
                <c:pt idx="55">
                  <c:v>101.901977088</c:v>
                </c:pt>
                <c:pt idx="56">
                  <c:v>101.75081984000001</c:v>
                </c:pt>
                <c:pt idx="57">
                  <c:v>101.66846771199999</c:v>
                </c:pt>
                <c:pt idx="58">
                  <c:v>101.76356352000001</c:v>
                </c:pt>
                <c:pt idx="59">
                  <c:v>101.734336</c:v>
                </c:pt>
                <c:pt idx="60">
                  <c:v>101.733679104</c:v>
                </c:pt>
                <c:pt idx="61">
                  <c:v>101.201135616</c:v>
                </c:pt>
                <c:pt idx="62">
                  <c:v>101.315018752</c:v>
                </c:pt>
              </c:numCache>
            </c:numRef>
          </c:val>
          <c:smooth val="0"/>
          <c:extLst>
            <c:ext xmlns:c16="http://schemas.microsoft.com/office/drawing/2014/chart" uri="{C3380CC4-5D6E-409C-BE32-E72D297353CC}">
              <c16:uniqueId val="{00000003-66FE-498F-93BE-A557D0A665D4}"/>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Performance'!$D$15:$BO$15</c:f>
              <c:numCache>
                <c:formatCode>General</c:formatCode>
                <c:ptCount val="64"/>
                <c:pt idx="0">
                  <c:v>35.700037999999999</c:v>
                </c:pt>
                <c:pt idx="1">
                  <c:v>31.242003</c:v>
                </c:pt>
                <c:pt idx="2">
                  <c:v>27.775565</c:v>
                </c:pt>
                <c:pt idx="3">
                  <c:v>25.000004000000001</c:v>
                </c:pt>
                <c:pt idx="4">
                  <c:v>22.727264000000002</c:v>
                </c:pt>
                <c:pt idx="5">
                  <c:v>20.833349999999999</c:v>
                </c:pt>
                <c:pt idx="6">
                  <c:v>19.230753</c:v>
                </c:pt>
                <c:pt idx="7">
                  <c:v>17.857147999999999</c:v>
                </c:pt>
                <c:pt idx="8">
                  <c:v>16.666664000000001</c:v>
                </c:pt>
                <c:pt idx="9">
                  <c:v>15.624988</c:v>
                </c:pt>
                <c:pt idx="10">
                  <c:v>14.705875000000001</c:v>
                </c:pt>
                <c:pt idx="11">
                  <c:v>13.888892999999999</c:v>
                </c:pt>
                <c:pt idx="12">
                  <c:v>13.157901000000001</c:v>
                </c:pt>
                <c:pt idx="13">
                  <c:v>12.500002</c:v>
                </c:pt>
                <c:pt idx="14">
                  <c:v>11.90476</c:v>
                </c:pt>
                <c:pt idx="15">
                  <c:v>11.363636</c:v>
                </c:pt>
                <c:pt idx="16">
                  <c:v>10.869567999999999</c:v>
                </c:pt>
                <c:pt idx="17">
                  <c:v>10.416670999999999</c:v>
                </c:pt>
                <c:pt idx="18">
                  <c:v>9.9999990000000007</c:v>
                </c:pt>
                <c:pt idx="19">
                  <c:v>9.6153890000000004</c:v>
                </c:pt>
                <c:pt idx="20">
                  <c:v>9.2306720000000002</c:v>
                </c:pt>
                <c:pt idx="21">
                  <c:v>8.8403419999999997</c:v>
                </c:pt>
                <c:pt idx="22">
                  <c:v>8.4824339999999996</c:v>
                </c:pt>
                <c:pt idx="23">
                  <c:v>8.1517549999999996</c:v>
                </c:pt>
                <c:pt idx="24">
                  <c:v>7.8467349999999998</c:v>
                </c:pt>
                <c:pt idx="25">
                  <c:v>7.5611790000000001</c:v>
                </c:pt>
                <c:pt idx="26">
                  <c:v>7.3007179999999998</c:v>
                </c:pt>
                <c:pt idx="27">
                  <c:v>7.0544409999999997</c:v>
                </c:pt>
                <c:pt idx="28">
                  <c:v>6.827248</c:v>
                </c:pt>
                <c:pt idx="29">
                  <c:v>6.6055669999999997</c:v>
                </c:pt>
                <c:pt idx="30">
                  <c:v>6.3946350000000001</c:v>
                </c:pt>
                <c:pt idx="31">
                  <c:v>6.1901710000000003</c:v>
                </c:pt>
                <c:pt idx="32">
                  <c:v>5.9998339999999999</c:v>
                </c:pt>
                <c:pt idx="33">
                  <c:v>5.8317259999999997</c:v>
                </c:pt>
                <c:pt idx="34">
                  <c:v>5.6268120000000001</c:v>
                </c:pt>
                <c:pt idx="35">
                  <c:v>5.4215090000000004</c:v>
                </c:pt>
                <c:pt idx="36">
                  <c:v>5.2392120000000002</c:v>
                </c:pt>
                <c:pt idx="37">
                  <c:v>5.0543399999999998</c:v>
                </c:pt>
                <c:pt idx="38">
                  <c:v>4.9071610000000003</c:v>
                </c:pt>
                <c:pt idx="39">
                  <c:v>4.7882990000000003</c:v>
                </c:pt>
                <c:pt idx="40">
                  <c:v>4.7018149999999999</c:v>
                </c:pt>
                <c:pt idx="41">
                  <c:v>4.615545</c:v>
                </c:pt>
                <c:pt idx="42">
                  <c:v>4.5534249999999998</c:v>
                </c:pt>
                <c:pt idx="43">
                  <c:v>4.5280709999999997</c:v>
                </c:pt>
                <c:pt idx="44">
                  <c:v>4.4330109999999996</c:v>
                </c:pt>
                <c:pt idx="45">
                  <c:v>4.3418929999999998</c:v>
                </c:pt>
                <c:pt idx="46">
                  <c:v>4.2542419999999996</c:v>
                </c:pt>
                <c:pt idx="47">
                  <c:v>4.1714070000000003</c:v>
                </c:pt>
                <c:pt idx="48">
                  <c:v>4.0906849999999997</c:v>
                </c:pt>
                <c:pt idx="49">
                  <c:v>4.0136310000000002</c:v>
                </c:pt>
                <c:pt idx="50">
                  <c:v>3.9385840000000001</c:v>
                </c:pt>
                <c:pt idx="51">
                  <c:v>3.8664890000000001</c:v>
                </c:pt>
                <c:pt idx="52">
                  <c:v>3.796659</c:v>
                </c:pt>
                <c:pt idx="53">
                  <c:v>3.7299790000000002</c:v>
                </c:pt>
                <c:pt idx="54">
                  <c:v>3.6660550000000001</c:v>
                </c:pt>
                <c:pt idx="55">
                  <c:v>3.6042420000000002</c:v>
                </c:pt>
                <c:pt idx="56">
                  <c:v>3.543269</c:v>
                </c:pt>
                <c:pt idx="57">
                  <c:v>3.4850850000000002</c:v>
                </c:pt>
                <c:pt idx="58">
                  <c:v>3.4285670000000001</c:v>
                </c:pt>
                <c:pt idx="59">
                  <c:v>3.373882</c:v>
                </c:pt>
                <c:pt idx="60">
                  <c:v>3.3204370000000001</c:v>
                </c:pt>
                <c:pt idx="61">
                  <c:v>3.2688470000000001</c:v>
                </c:pt>
                <c:pt idx="62">
                  <c:v>3.2192059999999998</c:v>
                </c:pt>
                <c:pt idx="63">
                  <c:v>3.1713779999999998</c:v>
                </c:pt>
              </c:numCache>
            </c:numRef>
          </c:val>
          <c:smooth val="0"/>
          <c:extLst>
            <c:ext xmlns:c16="http://schemas.microsoft.com/office/drawing/2014/chart" uri="{C3380CC4-5D6E-409C-BE32-E72D297353CC}">
              <c16:uniqueId val="{00000000-A84B-46D2-AF52-886DB9E5D9FF}"/>
            </c:ext>
          </c:extLst>
        </c:ser>
        <c:ser>
          <c:idx val="1"/>
          <c:order val="1"/>
          <c:tx>
            <c:v>2 Queues</c:v>
          </c:tx>
          <c:spPr>
            <a:ln w="28575" cap="rnd">
              <a:solidFill>
                <a:schemeClr val="accent2"/>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Performance'!$D$14:$BO$14</c:f>
              <c:numCache>
                <c:formatCode>General</c:formatCode>
                <c:ptCount val="64"/>
                <c:pt idx="0">
                  <c:v>71.393776000000003</c:v>
                </c:pt>
                <c:pt idx="1">
                  <c:v>62.491329</c:v>
                </c:pt>
                <c:pt idx="2">
                  <c:v>50.004007000000001</c:v>
                </c:pt>
                <c:pt idx="3">
                  <c:v>39.944716999999997</c:v>
                </c:pt>
                <c:pt idx="4">
                  <c:v>33.464322000000003</c:v>
                </c:pt>
                <c:pt idx="5">
                  <c:v>28.560324999999999</c:v>
                </c:pt>
                <c:pt idx="6">
                  <c:v>25.159621999999999</c:v>
                </c:pt>
                <c:pt idx="7">
                  <c:v>22.39395</c:v>
                </c:pt>
                <c:pt idx="8">
                  <c:v>20.061364000000001</c:v>
                </c:pt>
                <c:pt idx="9">
                  <c:v>18.347017000000001</c:v>
                </c:pt>
                <c:pt idx="10">
                  <c:v>16.808254999999999</c:v>
                </c:pt>
                <c:pt idx="11">
                  <c:v>15.526705</c:v>
                </c:pt>
                <c:pt idx="12">
                  <c:v>14.439449</c:v>
                </c:pt>
                <c:pt idx="13">
                  <c:v>13.501087999999999</c:v>
                </c:pt>
                <c:pt idx="14">
                  <c:v>12.669267</c:v>
                </c:pt>
                <c:pt idx="15">
                  <c:v>11.915469</c:v>
                </c:pt>
                <c:pt idx="16">
                  <c:v>11.244679</c:v>
                </c:pt>
                <c:pt idx="17">
                  <c:v>10.641461</c:v>
                </c:pt>
                <c:pt idx="18">
                  <c:v>10.164942999999999</c:v>
                </c:pt>
                <c:pt idx="19">
                  <c:v>9.6937180000000005</c:v>
                </c:pt>
                <c:pt idx="20">
                  <c:v>9.2359709999999993</c:v>
                </c:pt>
                <c:pt idx="21">
                  <c:v>8.8352409999999999</c:v>
                </c:pt>
                <c:pt idx="22">
                  <c:v>8.4777210000000007</c:v>
                </c:pt>
                <c:pt idx="23">
                  <c:v>8.1518920000000001</c:v>
                </c:pt>
                <c:pt idx="24">
                  <c:v>7.8424750000000003</c:v>
                </c:pt>
                <c:pt idx="25">
                  <c:v>7.5600680000000002</c:v>
                </c:pt>
                <c:pt idx="26">
                  <c:v>7.2931020000000002</c:v>
                </c:pt>
                <c:pt idx="27">
                  <c:v>7.0516249999999996</c:v>
                </c:pt>
                <c:pt idx="28">
                  <c:v>6.8240030000000003</c:v>
                </c:pt>
                <c:pt idx="29">
                  <c:v>6.6025520000000002</c:v>
                </c:pt>
                <c:pt idx="30">
                  <c:v>6.3961990000000002</c:v>
                </c:pt>
                <c:pt idx="31">
                  <c:v>6.1901109999999999</c:v>
                </c:pt>
                <c:pt idx="32">
                  <c:v>5.9986199999999998</c:v>
                </c:pt>
                <c:pt idx="33">
                  <c:v>5.8303240000000001</c:v>
                </c:pt>
                <c:pt idx="34">
                  <c:v>5.6280520000000003</c:v>
                </c:pt>
                <c:pt idx="35">
                  <c:v>5.4209680000000002</c:v>
                </c:pt>
                <c:pt idx="36">
                  <c:v>5.2387980000000001</c:v>
                </c:pt>
                <c:pt idx="37">
                  <c:v>5.0540330000000004</c:v>
                </c:pt>
                <c:pt idx="38">
                  <c:v>4.9031310000000001</c:v>
                </c:pt>
                <c:pt idx="39">
                  <c:v>4.7872589999999997</c:v>
                </c:pt>
                <c:pt idx="40">
                  <c:v>4.7016989999999996</c:v>
                </c:pt>
                <c:pt idx="41">
                  <c:v>4.6159340000000002</c:v>
                </c:pt>
                <c:pt idx="42">
                  <c:v>4.5515850000000002</c:v>
                </c:pt>
                <c:pt idx="43">
                  <c:v>4.5263910000000003</c:v>
                </c:pt>
                <c:pt idx="44">
                  <c:v>4.4324859999999999</c:v>
                </c:pt>
                <c:pt idx="45">
                  <c:v>4.3410029999999997</c:v>
                </c:pt>
                <c:pt idx="46">
                  <c:v>4.2539569999999998</c:v>
                </c:pt>
                <c:pt idx="47">
                  <c:v>4.1703279999999996</c:v>
                </c:pt>
                <c:pt idx="48">
                  <c:v>4.0902700000000003</c:v>
                </c:pt>
                <c:pt idx="49">
                  <c:v>4.0130559999999997</c:v>
                </c:pt>
                <c:pt idx="50">
                  <c:v>3.9376259999999998</c:v>
                </c:pt>
                <c:pt idx="51">
                  <c:v>3.8651689999999999</c:v>
                </c:pt>
                <c:pt idx="52">
                  <c:v>3.7961870000000002</c:v>
                </c:pt>
                <c:pt idx="53">
                  <c:v>3.7291349999999999</c:v>
                </c:pt>
                <c:pt idx="54">
                  <c:v>3.6653519999999999</c:v>
                </c:pt>
                <c:pt idx="55">
                  <c:v>3.602741</c:v>
                </c:pt>
                <c:pt idx="56">
                  <c:v>3.5429430000000002</c:v>
                </c:pt>
                <c:pt idx="57">
                  <c:v>3.4849549999999998</c:v>
                </c:pt>
                <c:pt idx="58">
                  <c:v>3.4279039999999998</c:v>
                </c:pt>
                <c:pt idx="59">
                  <c:v>3.3729840000000002</c:v>
                </c:pt>
                <c:pt idx="60">
                  <c:v>3.3196110000000001</c:v>
                </c:pt>
                <c:pt idx="61">
                  <c:v>3.2687620000000002</c:v>
                </c:pt>
                <c:pt idx="62">
                  <c:v>3.2187670000000002</c:v>
                </c:pt>
                <c:pt idx="63">
                  <c:v>3.1706500000000002</c:v>
                </c:pt>
              </c:numCache>
            </c:numRef>
          </c:val>
          <c:smooth val="0"/>
          <c:extLst>
            <c:ext xmlns:c16="http://schemas.microsoft.com/office/drawing/2014/chart" uri="{C3380CC4-5D6E-409C-BE32-E72D297353CC}">
              <c16:uniqueId val="{00000001-A84B-46D2-AF52-886DB9E5D9FF}"/>
            </c:ext>
          </c:extLst>
        </c:ser>
        <c:ser>
          <c:idx val="2"/>
          <c:order val="2"/>
          <c:tx>
            <c:v>4 Queues</c:v>
          </c:tx>
          <c:spPr>
            <a:ln w="28575" cap="rnd">
              <a:solidFill>
                <a:schemeClr val="accent3"/>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Performance'!$D$13:$BO$13</c:f>
              <c:numCache>
                <c:formatCode>General</c:formatCode>
                <c:ptCount val="64"/>
                <c:pt idx="0">
                  <c:v>97.772041999999999</c:v>
                </c:pt>
                <c:pt idx="1">
                  <c:v>66.034682000000004</c:v>
                </c:pt>
                <c:pt idx="2">
                  <c:v>49.917417999999998</c:v>
                </c:pt>
                <c:pt idx="3">
                  <c:v>40.079070999999999</c:v>
                </c:pt>
                <c:pt idx="4">
                  <c:v>33.392408000000003</c:v>
                </c:pt>
                <c:pt idx="5">
                  <c:v>28.757670000000001</c:v>
                </c:pt>
                <c:pt idx="6">
                  <c:v>25.256081999999999</c:v>
                </c:pt>
                <c:pt idx="7">
                  <c:v>22.411894</c:v>
                </c:pt>
                <c:pt idx="8">
                  <c:v>20.179525999999999</c:v>
                </c:pt>
                <c:pt idx="9">
                  <c:v>18.382912000000001</c:v>
                </c:pt>
                <c:pt idx="10">
                  <c:v>16.854517000000001</c:v>
                </c:pt>
                <c:pt idx="11">
                  <c:v>15.536588</c:v>
                </c:pt>
                <c:pt idx="12">
                  <c:v>14.444134</c:v>
                </c:pt>
                <c:pt idx="13">
                  <c:v>13.492296</c:v>
                </c:pt>
                <c:pt idx="14">
                  <c:v>12.641488000000001</c:v>
                </c:pt>
                <c:pt idx="15">
                  <c:v>11.903197</c:v>
                </c:pt>
                <c:pt idx="16">
                  <c:v>11.256349999999999</c:v>
                </c:pt>
                <c:pt idx="17">
                  <c:v>10.657544</c:v>
                </c:pt>
                <c:pt idx="18">
                  <c:v>10.124275000000001</c:v>
                </c:pt>
                <c:pt idx="19">
                  <c:v>9.6585169999999998</c:v>
                </c:pt>
                <c:pt idx="20">
                  <c:v>9.2302590000000002</c:v>
                </c:pt>
                <c:pt idx="21">
                  <c:v>8.8405810000000002</c:v>
                </c:pt>
                <c:pt idx="22">
                  <c:v>8.4775469999999995</c:v>
                </c:pt>
                <c:pt idx="23">
                  <c:v>8.1447889999999994</c:v>
                </c:pt>
                <c:pt idx="24">
                  <c:v>7.8393610000000002</c:v>
                </c:pt>
                <c:pt idx="25">
                  <c:v>7.55586</c:v>
                </c:pt>
                <c:pt idx="26">
                  <c:v>7.294073</c:v>
                </c:pt>
                <c:pt idx="27">
                  <c:v>7.0520649999999998</c:v>
                </c:pt>
                <c:pt idx="28">
                  <c:v>6.8242310000000002</c:v>
                </c:pt>
                <c:pt idx="29">
                  <c:v>6.6047450000000003</c:v>
                </c:pt>
                <c:pt idx="30">
                  <c:v>6.3918010000000001</c:v>
                </c:pt>
                <c:pt idx="31">
                  <c:v>6.1893120000000001</c:v>
                </c:pt>
                <c:pt idx="32">
                  <c:v>5.9982800000000003</c:v>
                </c:pt>
                <c:pt idx="33">
                  <c:v>5.830546</c:v>
                </c:pt>
                <c:pt idx="34">
                  <c:v>5.6270569999999998</c:v>
                </c:pt>
                <c:pt idx="35">
                  <c:v>5.4209009999999997</c:v>
                </c:pt>
                <c:pt idx="36">
                  <c:v>5.2394579999999999</c:v>
                </c:pt>
                <c:pt idx="37">
                  <c:v>5.0547139999999997</c:v>
                </c:pt>
                <c:pt idx="38">
                  <c:v>4.9055289999999996</c:v>
                </c:pt>
                <c:pt idx="39">
                  <c:v>4.7881080000000003</c:v>
                </c:pt>
                <c:pt idx="40">
                  <c:v>4.7021030000000001</c:v>
                </c:pt>
                <c:pt idx="41">
                  <c:v>4.6157469999999998</c:v>
                </c:pt>
                <c:pt idx="42">
                  <c:v>4.5528000000000004</c:v>
                </c:pt>
                <c:pt idx="43">
                  <c:v>4.5265579999999996</c:v>
                </c:pt>
                <c:pt idx="44">
                  <c:v>4.4319519999999999</c:v>
                </c:pt>
                <c:pt idx="45">
                  <c:v>4.341405</c:v>
                </c:pt>
                <c:pt idx="46">
                  <c:v>4.2539730000000002</c:v>
                </c:pt>
                <c:pt idx="47">
                  <c:v>4.170445</c:v>
                </c:pt>
                <c:pt idx="48">
                  <c:v>4.0901519999999998</c:v>
                </c:pt>
                <c:pt idx="49">
                  <c:v>4.0128060000000003</c:v>
                </c:pt>
                <c:pt idx="50">
                  <c:v>3.9377430000000002</c:v>
                </c:pt>
                <c:pt idx="51">
                  <c:v>3.8656990000000002</c:v>
                </c:pt>
                <c:pt idx="52">
                  <c:v>3.7963939999999998</c:v>
                </c:pt>
                <c:pt idx="53">
                  <c:v>3.7298819999999999</c:v>
                </c:pt>
                <c:pt idx="54">
                  <c:v>3.6655760000000002</c:v>
                </c:pt>
                <c:pt idx="55">
                  <c:v>3.6035170000000001</c:v>
                </c:pt>
                <c:pt idx="56">
                  <c:v>3.5426980000000001</c:v>
                </c:pt>
                <c:pt idx="57">
                  <c:v>3.4845480000000002</c:v>
                </c:pt>
                <c:pt idx="58">
                  <c:v>3.427765</c:v>
                </c:pt>
                <c:pt idx="59">
                  <c:v>3.372852</c:v>
                </c:pt>
                <c:pt idx="60">
                  <c:v>3.3201049999999999</c:v>
                </c:pt>
                <c:pt idx="61">
                  <c:v>3.2687240000000002</c:v>
                </c:pt>
                <c:pt idx="62">
                  <c:v>3.2189999999999999</c:v>
                </c:pt>
                <c:pt idx="63">
                  <c:v>3.170731</c:v>
                </c:pt>
              </c:numCache>
            </c:numRef>
          </c:val>
          <c:smooth val="0"/>
          <c:extLst>
            <c:ext xmlns:c16="http://schemas.microsoft.com/office/drawing/2014/chart" uri="{C3380CC4-5D6E-409C-BE32-E72D297353CC}">
              <c16:uniqueId val="{00000002-A84B-46D2-AF52-886DB9E5D9FF}"/>
            </c:ext>
          </c:extLst>
        </c:ser>
        <c:ser>
          <c:idx val="3"/>
          <c:order val="3"/>
          <c:tx>
            <c:v>8 Queues</c:v>
          </c:tx>
          <c:spPr>
            <a:ln w="28575" cap="rnd">
              <a:solidFill>
                <a:schemeClr val="accent4"/>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Performance'!$D$12:$BO$12</c:f>
              <c:numCache>
                <c:formatCode>General</c:formatCode>
                <c:ptCount val="64"/>
                <c:pt idx="0">
                  <c:v>83.002049999999997</c:v>
                </c:pt>
                <c:pt idx="1">
                  <c:v>65.716401000000005</c:v>
                </c:pt>
                <c:pt idx="2">
                  <c:v>49.547660999999998</c:v>
                </c:pt>
                <c:pt idx="3">
                  <c:v>39.679915999999999</c:v>
                </c:pt>
                <c:pt idx="4">
                  <c:v>33.146720999999999</c:v>
                </c:pt>
                <c:pt idx="5">
                  <c:v>28.406051999999999</c:v>
                </c:pt>
                <c:pt idx="6">
                  <c:v>24.859361</c:v>
                </c:pt>
                <c:pt idx="7">
                  <c:v>22.082568999999999</c:v>
                </c:pt>
                <c:pt idx="8">
                  <c:v>19.833759000000001</c:v>
                </c:pt>
                <c:pt idx="9">
                  <c:v>17.952427</c:v>
                </c:pt>
                <c:pt idx="10">
                  <c:v>16.406115</c:v>
                </c:pt>
                <c:pt idx="11">
                  <c:v>15.067252</c:v>
                </c:pt>
                <c:pt idx="12">
                  <c:v>13.953199</c:v>
                </c:pt>
                <c:pt idx="13">
                  <c:v>13.003415</c:v>
                </c:pt>
                <c:pt idx="14">
                  <c:v>12.133979</c:v>
                </c:pt>
                <c:pt idx="15">
                  <c:v>11.401592000000001</c:v>
                </c:pt>
                <c:pt idx="16">
                  <c:v>10.808642000000001</c:v>
                </c:pt>
                <c:pt idx="17">
                  <c:v>10.161008000000001</c:v>
                </c:pt>
                <c:pt idx="18">
                  <c:v>9.6564789999999991</c:v>
                </c:pt>
                <c:pt idx="19">
                  <c:v>9.2370800000000006</c:v>
                </c:pt>
                <c:pt idx="20">
                  <c:v>8.9044030000000003</c:v>
                </c:pt>
                <c:pt idx="21">
                  <c:v>8.5237409999999993</c:v>
                </c:pt>
                <c:pt idx="22">
                  <c:v>8.2139109999999995</c:v>
                </c:pt>
                <c:pt idx="23">
                  <c:v>7.8780659999999996</c:v>
                </c:pt>
                <c:pt idx="24">
                  <c:v>7.4258940000000004</c:v>
                </c:pt>
                <c:pt idx="25">
                  <c:v>7.3515940000000004</c:v>
                </c:pt>
                <c:pt idx="26">
                  <c:v>7.1938050000000002</c:v>
                </c:pt>
                <c:pt idx="27">
                  <c:v>6.9608290000000004</c:v>
                </c:pt>
                <c:pt idx="28">
                  <c:v>6.7384680000000001</c:v>
                </c:pt>
                <c:pt idx="29">
                  <c:v>6.5327019999999996</c:v>
                </c:pt>
                <c:pt idx="30">
                  <c:v>6.3441369999999999</c:v>
                </c:pt>
                <c:pt idx="31">
                  <c:v>6.1445470000000002</c:v>
                </c:pt>
                <c:pt idx="32">
                  <c:v>5.9409380000000001</c:v>
                </c:pt>
                <c:pt idx="33">
                  <c:v>5.7506440000000003</c:v>
                </c:pt>
                <c:pt idx="34">
                  <c:v>5.5779209999999999</c:v>
                </c:pt>
                <c:pt idx="35">
                  <c:v>5.4023469999999998</c:v>
                </c:pt>
                <c:pt idx="36">
                  <c:v>5.2382020000000002</c:v>
                </c:pt>
                <c:pt idx="37">
                  <c:v>5.0786379999999998</c:v>
                </c:pt>
                <c:pt idx="38">
                  <c:v>4.9503469999999998</c:v>
                </c:pt>
                <c:pt idx="39">
                  <c:v>4.8185469999999997</c:v>
                </c:pt>
                <c:pt idx="40">
                  <c:v>4.7112790000000002</c:v>
                </c:pt>
                <c:pt idx="41">
                  <c:v>4.6050360000000001</c:v>
                </c:pt>
                <c:pt idx="42">
                  <c:v>4.5181769999999997</c:v>
                </c:pt>
                <c:pt idx="43">
                  <c:v>4.4332719999999997</c:v>
                </c:pt>
                <c:pt idx="44">
                  <c:v>4.3575799999999996</c:v>
                </c:pt>
                <c:pt idx="45">
                  <c:v>4.2770109999999999</c:v>
                </c:pt>
                <c:pt idx="46">
                  <c:v>4.2015609999999999</c:v>
                </c:pt>
                <c:pt idx="47">
                  <c:v>4.122986</c:v>
                </c:pt>
                <c:pt idx="48">
                  <c:v>4.0491029999999997</c:v>
                </c:pt>
                <c:pt idx="49">
                  <c:v>3.9714700000000001</c:v>
                </c:pt>
                <c:pt idx="50">
                  <c:v>3.8959139999999999</c:v>
                </c:pt>
                <c:pt idx="51">
                  <c:v>3.8243879999999999</c:v>
                </c:pt>
                <c:pt idx="52">
                  <c:v>3.7542789999999999</c:v>
                </c:pt>
                <c:pt idx="53">
                  <c:v>3.6833740000000001</c:v>
                </c:pt>
                <c:pt idx="54">
                  <c:v>3.6152639999999998</c:v>
                </c:pt>
                <c:pt idx="55">
                  <c:v>3.5525099999999998</c:v>
                </c:pt>
                <c:pt idx="56">
                  <c:v>3.4917069999999999</c:v>
                </c:pt>
                <c:pt idx="57">
                  <c:v>3.426415</c:v>
                </c:pt>
                <c:pt idx="58">
                  <c:v>3.3656139999999999</c:v>
                </c:pt>
                <c:pt idx="59">
                  <c:v>3.3126159999999998</c:v>
                </c:pt>
                <c:pt idx="60">
                  <c:v>3.2573750000000001</c:v>
                </c:pt>
                <c:pt idx="61">
                  <c:v>3.2048160000000001</c:v>
                </c:pt>
                <c:pt idx="62">
                  <c:v>3.1374360000000001</c:v>
                </c:pt>
                <c:pt idx="63">
                  <c:v>3.0918890000000001</c:v>
                </c:pt>
              </c:numCache>
            </c:numRef>
          </c:val>
          <c:smooth val="0"/>
          <c:extLst>
            <c:ext xmlns:c16="http://schemas.microsoft.com/office/drawing/2014/chart" uri="{C3380CC4-5D6E-409C-BE32-E72D297353CC}">
              <c16:uniqueId val="{00000003-A84B-46D2-AF52-886DB9E5D9FF}"/>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 </a:t>
            </a:r>
            <a:r>
              <a:rPr lang="en-US"/>
              <a:t>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'C2H performance'!$C$11</c:f>
              <c:strCache>
                <c:ptCount val="1"/>
                <c:pt idx="0">
                  <c:v>1 Queue</c:v>
                </c:pt>
              </c:strCache>
            </c:strRef>
          </c:tx>
          <c:spPr>
            <a:ln w="28575" cap="rnd">
              <a:solidFill>
                <a:schemeClr val="accent1"/>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performance'!$D$11:$BO$11</c:f>
              <c:numCache>
                <c:formatCode>General</c:formatCode>
                <c:ptCount val="64"/>
                <c:pt idx="0">
                  <c:v>18.285</c:v>
                </c:pt>
                <c:pt idx="1">
                  <c:v>32</c:v>
                </c:pt>
                <c:pt idx="2">
                  <c:v>42.665999999999997</c:v>
                </c:pt>
                <c:pt idx="3">
                  <c:v>51.2</c:v>
                </c:pt>
                <c:pt idx="4">
                  <c:v>58.180999999999997</c:v>
                </c:pt>
                <c:pt idx="5">
                  <c:v>63.999000000000002</c:v>
                </c:pt>
                <c:pt idx="6">
                  <c:v>68.923000000000002</c:v>
                </c:pt>
                <c:pt idx="7">
                  <c:v>73.141999999999996</c:v>
                </c:pt>
                <c:pt idx="8">
                  <c:v>76.799000000000007</c:v>
                </c:pt>
                <c:pt idx="9">
                  <c:v>79.998999999999995</c:v>
                </c:pt>
                <c:pt idx="10">
                  <c:v>82.822999999999993</c:v>
                </c:pt>
                <c:pt idx="11">
                  <c:v>85.332999999999998</c:v>
                </c:pt>
                <c:pt idx="12">
                  <c:v>87.578000000000003</c:v>
                </c:pt>
                <c:pt idx="13">
                  <c:v>89.599000000000004</c:v>
                </c:pt>
                <c:pt idx="14">
                  <c:v>91.427999999999997</c:v>
                </c:pt>
                <c:pt idx="15">
                  <c:v>93.09</c:v>
                </c:pt>
                <c:pt idx="16">
                  <c:v>94.608000000000004</c:v>
                </c:pt>
                <c:pt idx="17">
                  <c:v>96</c:v>
                </c:pt>
                <c:pt idx="18">
                  <c:v>97.28</c:v>
                </c:pt>
                <c:pt idx="19">
                  <c:v>98.460999999999999</c:v>
                </c:pt>
                <c:pt idx="20">
                  <c:v>99.555000000000007</c:v>
                </c:pt>
                <c:pt idx="21">
                  <c:v>100.571</c:v>
                </c:pt>
                <c:pt idx="22">
                  <c:v>101.517</c:v>
                </c:pt>
                <c:pt idx="23">
                  <c:v>102.4</c:v>
                </c:pt>
                <c:pt idx="24">
                  <c:v>103.22499999999999</c:v>
                </c:pt>
                <c:pt idx="25">
                  <c:v>103.999</c:v>
                </c:pt>
                <c:pt idx="26">
                  <c:v>104.587</c:v>
                </c:pt>
                <c:pt idx="27">
                  <c:v>104.7</c:v>
                </c:pt>
                <c:pt idx="28">
                  <c:v>104.84</c:v>
                </c:pt>
                <c:pt idx="29">
                  <c:v>104.97</c:v>
                </c:pt>
                <c:pt idx="30">
                  <c:v>105.218</c:v>
                </c:pt>
                <c:pt idx="31">
                  <c:v>105.271</c:v>
                </c:pt>
                <c:pt idx="32">
                  <c:v>105.45</c:v>
                </c:pt>
                <c:pt idx="33">
                  <c:v>105.495</c:v>
                </c:pt>
                <c:pt idx="34">
                  <c:v>105.68</c:v>
                </c:pt>
                <c:pt idx="35">
                  <c:v>105.779</c:v>
                </c:pt>
                <c:pt idx="36">
                  <c:v>105.751</c:v>
                </c:pt>
                <c:pt idx="37">
                  <c:v>105.86199999999999</c:v>
                </c:pt>
                <c:pt idx="38">
                  <c:v>106.03</c:v>
                </c:pt>
                <c:pt idx="39">
                  <c:v>106.069</c:v>
                </c:pt>
                <c:pt idx="40">
                  <c:v>105.952</c:v>
                </c:pt>
                <c:pt idx="41">
                  <c:v>106.039</c:v>
                </c:pt>
                <c:pt idx="42">
                  <c:v>106.533</c:v>
                </c:pt>
                <c:pt idx="43">
                  <c:v>106.708</c:v>
                </c:pt>
                <c:pt idx="44">
                  <c:v>106.78</c:v>
                </c:pt>
                <c:pt idx="45">
                  <c:v>106.104</c:v>
                </c:pt>
                <c:pt idx="46">
                  <c:v>106.489</c:v>
                </c:pt>
                <c:pt idx="47">
                  <c:v>106.96</c:v>
                </c:pt>
                <c:pt idx="48">
                  <c:v>106.98</c:v>
                </c:pt>
                <c:pt idx="49">
                  <c:v>107.04</c:v>
                </c:pt>
                <c:pt idx="50">
                  <c:v>106.779</c:v>
                </c:pt>
                <c:pt idx="51">
                  <c:v>106.496</c:v>
                </c:pt>
                <c:pt idx="52">
                  <c:v>106.529</c:v>
                </c:pt>
                <c:pt idx="53">
                  <c:v>107.17700000000001</c:v>
                </c:pt>
                <c:pt idx="54">
                  <c:v>107.425</c:v>
                </c:pt>
                <c:pt idx="55">
                  <c:v>107.416</c:v>
                </c:pt>
                <c:pt idx="56">
                  <c:v>107.28</c:v>
                </c:pt>
                <c:pt idx="57">
                  <c:v>107.226</c:v>
                </c:pt>
                <c:pt idx="58">
                  <c:v>106.967</c:v>
                </c:pt>
                <c:pt idx="59">
                  <c:v>106.86799999999999</c:v>
                </c:pt>
                <c:pt idx="60">
                  <c:v>106.91500000000001</c:v>
                </c:pt>
                <c:pt idx="61">
                  <c:v>107.123</c:v>
                </c:pt>
                <c:pt idx="62">
                  <c:v>108.208</c:v>
                </c:pt>
                <c:pt idx="63">
                  <c:v>108.327</c:v>
                </c:pt>
              </c:numCache>
            </c:numRef>
          </c:val>
          <c:smooth val="0"/>
          <c:extLst>
            <c:ext xmlns:c16="http://schemas.microsoft.com/office/drawing/2014/chart" uri="{C3380CC4-5D6E-409C-BE32-E72D297353CC}">
              <c16:uniqueId val="{00000000-EF56-498E-B0C3-95DD230DD4A2}"/>
            </c:ext>
          </c:extLst>
        </c:ser>
        <c:ser>
          <c:idx val="1"/>
          <c:order val="1"/>
          <c:tx>
            <c:strRef>
              <c:f>'C2H performance'!$C$10</c:f>
              <c:strCache>
                <c:ptCount val="1"/>
                <c:pt idx="0">
                  <c:v>2 Queues</c:v>
                </c:pt>
              </c:strCache>
            </c:strRef>
          </c:tx>
          <c:spPr>
            <a:ln w="28575" cap="rnd">
              <a:solidFill>
                <a:schemeClr val="accent2"/>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performance'!$D$10:$BO$10</c:f>
              <c:numCache>
                <c:formatCode>General</c:formatCode>
                <c:ptCount val="64"/>
                <c:pt idx="0">
                  <c:v>36.570999999999998</c:v>
                </c:pt>
                <c:pt idx="1">
                  <c:v>64</c:v>
                </c:pt>
                <c:pt idx="2">
                  <c:v>85.332999999999998</c:v>
                </c:pt>
                <c:pt idx="3">
                  <c:v>91.234999999999999</c:v>
                </c:pt>
                <c:pt idx="4">
                  <c:v>93.947999999999993</c:v>
                </c:pt>
                <c:pt idx="5">
                  <c:v>95.742999999999995</c:v>
                </c:pt>
                <c:pt idx="6">
                  <c:v>97.037000000000006</c:v>
                </c:pt>
                <c:pt idx="7">
                  <c:v>98.037000000000006</c:v>
                </c:pt>
                <c:pt idx="8">
                  <c:v>98.914000000000001</c:v>
                </c:pt>
                <c:pt idx="9">
                  <c:v>99.694999999999993</c:v>
                </c:pt>
                <c:pt idx="10">
                  <c:v>100.334</c:v>
                </c:pt>
                <c:pt idx="11">
                  <c:v>100.84699999999999</c:v>
                </c:pt>
                <c:pt idx="12">
                  <c:v>101.27500000000001</c:v>
                </c:pt>
                <c:pt idx="13">
                  <c:v>101.617</c:v>
                </c:pt>
                <c:pt idx="14">
                  <c:v>101.973</c:v>
                </c:pt>
                <c:pt idx="15">
                  <c:v>102.21899999999999</c:v>
                </c:pt>
                <c:pt idx="16">
                  <c:v>102.523</c:v>
                </c:pt>
                <c:pt idx="17">
                  <c:v>102.68</c:v>
                </c:pt>
                <c:pt idx="18">
                  <c:v>102.955</c:v>
                </c:pt>
                <c:pt idx="19">
                  <c:v>103.21</c:v>
                </c:pt>
                <c:pt idx="20">
                  <c:v>103.435</c:v>
                </c:pt>
                <c:pt idx="21">
                  <c:v>103.599</c:v>
                </c:pt>
                <c:pt idx="22">
                  <c:v>103.764</c:v>
                </c:pt>
                <c:pt idx="23">
                  <c:v>103.904</c:v>
                </c:pt>
                <c:pt idx="24">
                  <c:v>104.068</c:v>
                </c:pt>
                <c:pt idx="25">
                  <c:v>104.078</c:v>
                </c:pt>
                <c:pt idx="26">
                  <c:v>104.42100000000001</c:v>
                </c:pt>
                <c:pt idx="27">
                  <c:v>104.596</c:v>
                </c:pt>
                <c:pt idx="28">
                  <c:v>104.453</c:v>
                </c:pt>
                <c:pt idx="29">
                  <c:v>104.586</c:v>
                </c:pt>
                <c:pt idx="30">
                  <c:v>104.798</c:v>
                </c:pt>
                <c:pt idx="31">
                  <c:v>105.084</c:v>
                </c:pt>
                <c:pt idx="32">
                  <c:v>105.39</c:v>
                </c:pt>
                <c:pt idx="33">
                  <c:v>105.432</c:v>
                </c:pt>
                <c:pt idx="34">
                  <c:v>105.634</c:v>
                </c:pt>
                <c:pt idx="35">
                  <c:v>105.746</c:v>
                </c:pt>
                <c:pt idx="36">
                  <c:v>105.617</c:v>
                </c:pt>
                <c:pt idx="37">
                  <c:v>105.739</c:v>
                </c:pt>
                <c:pt idx="38">
                  <c:v>105.90600000000001</c:v>
                </c:pt>
                <c:pt idx="39">
                  <c:v>105.92400000000001</c:v>
                </c:pt>
                <c:pt idx="40">
                  <c:v>105.791</c:v>
                </c:pt>
                <c:pt idx="41">
                  <c:v>105.95099999999999</c:v>
                </c:pt>
                <c:pt idx="42">
                  <c:v>106.39</c:v>
                </c:pt>
                <c:pt idx="43">
                  <c:v>106.557</c:v>
                </c:pt>
                <c:pt idx="44">
                  <c:v>106.64700000000001</c:v>
                </c:pt>
                <c:pt idx="45">
                  <c:v>106.008</c:v>
                </c:pt>
                <c:pt idx="46">
                  <c:v>106.515</c:v>
                </c:pt>
                <c:pt idx="47">
                  <c:v>106.962</c:v>
                </c:pt>
                <c:pt idx="48">
                  <c:v>107.09399999999999</c:v>
                </c:pt>
                <c:pt idx="49">
                  <c:v>107.185</c:v>
                </c:pt>
                <c:pt idx="50">
                  <c:v>106.684</c:v>
                </c:pt>
                <c:pt idx="51">
                  <c:v>106.321</c:v>
                </c:pt>
                <c:pt idx="52">
                  <c:v>106.489</c:v>
                </c:pt>
                <c:pt idx="53">
                  <c:v>107.331</c:v>
                </c:pt>
                <c:pt idx="54">
                  <c:v>107.91</c:v>
                </c:pt>
                <c:pt idx="55">
                  <c:v>107.895</c:v>
                </c:pt>
                <c:pt idx="56">
                  <c:v>107.81699999999999</c:v>
                </c:pt>
                <c:pt idx="57">
                  <c:v>107.78</c:v>
                </c:pt>
                <c:pt idx="58">
                  <c:v>107.273</c:v>
                </c:pt>
                <c:pt idx="59">
                  <c:v>107.083</c:v>
                </c:pt>
                <c:pt idx="60">
                  <c:v>107.08</c:v>
                </c:pt>
                <c:pt idx="61">
                  <c:v>107.417</c:v>
                </c:pt>
                <c:pt idx="62">
                  <c:v>108.075</c:v>
                </c:pt>
                <c:pt idx="63">
                  <c:v>107.989</c:v>
                </c:pt>
              </c:numCache>
            </c:numRef>
          </c:val>
          <c:smooth val="0"/>
          <c:extLst>
            <c:ext xmlns:c16="http://schemas.microsoft.com/office/drawing/2014/chart" uri="{C3380CC4-5D6E-409C-BE32-E72D297353CC}">
              <c16:uniqueId val="{00000001-EF56-498E-B0C3-95DD230DD4A2}"/>
            </c:ext>
          </c:extLst>
        </c:ser>
        <c:ser>
          <c:idx val="2"/>
          <c:order val="2"/>
          <c:tx>
            <c:strRef>
              <c:f>'C2H performance'!$C$9</c:f>
              <c:strCache>
                <c:ptCount val="1"/>
                <c:pt idx="0">
                  <c:v>4 Queues</c:v>
                </c:pt>
              </c:strCache>
            </c:strRef>
          </c:tx>
          <c:spPr>
            <a:ln w="28575" cap="rnd">
              <a:solidFill>
                <a:srgbClr val="00B050"/>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performance'!$D$9:$BO$9</c:f>
              <c:numCache>
                <c:formatCode>General</c:formatCode>
                <c:ptCount val="64"/>
                <c:pt idx="0">
                  <c:v>61.853000000000002</c:v>
                </c:pt>
                <c:pt idx="1">
                  <c:v>79.552999999999997</c:v>
                </c:pt>
                <c:pt idx="2">
                  <c:v>86.608999999999995</c:v>
                </c:pt>
                <c:pt idx="3">
                  <c:v>90.664000000000001</c:v>
                </c:pt>
                <c:pt idx="4">
                  <c:v>93.471999999999994</c:v>
                </c:pt>
                <c:pt idx="5">
                  <c:v>95.349000000000004</c:v>
                </c:pt>
                <c:pt idx="6">
                  <c:v>96.537999999999997</c:v>
                </c:pt>
                <c:pt idx="7">
                  <c:v>97.613</c:v>
                </c:pt>
                <c:pt idx="8">
                  <c:v>98.507000000000005</c:v>
                </c:pt>
                <c:pt idx="9">
                  <c:v>99.281000000000006</c:v>
                </c:pt>
                <c:pt idx="10">
                  <c:v>99.908000000000001</c:v>
                </c:pt>
                <c:pt idx="11">
                  <c:v>100.396</c:v>
                </c:pt>
                <c:pt idx="12">
                  <c:v>100.649</c:v>
                </c:pt>
                <c:pt idx="13">
                  <c:v>101.399</c:v>
                </c:pt>
                <c:pt idx="14">
                  <c:v>101.39700000000001</c:v>
                </c:pt>
                <c:pt idx="15">
                  <c:v>101.76600000000001</c:v>
                </c:pt>
                <c:pt idx="16">
                  <c:v>102.12</c:v>
                </c:pt>
                <c:pt idx="17">
                  <c:v>102.35599999999999</c:v>
                </c:pt>
                <c:pt idx="18">
                  <c:v>102.587</c:v>
                </c:pt>
                <c:pt idx="19">
                  <c:v>102.878</c:v>
                </c:pt>
                <c:pt idx="20">
                  <c:v>103.161</c:v>
                </c:pt>
                <c:pt idx="21">
                  <c:v>103.399</c:v>
                </c:pt>
                <c:pt idx="22">
                  <c:v>103.616</c:v>
                </c:pt>
                <c:pt idx="23">
                  <c:v>103.85599999999999</c:v>
                </c:pt>
                <c:pt idx="24">
                  <c:v>104.08499999999999</c:v>
                </c:pt>
                <c:pt idx="25">
                  <c:v>104.307</c:v>
                </c:pt>
                <c:pt idx="26">
                  <c:v>104.52</c:v>
                </c:pt>
                <c:pt idx="27">
                  <c:v>104.762</c:v>
                </c:pt>
                <c:pt idx="28">
                  <c:v>105.001</c:v>
                </c:pt>
                <c:pt idx="29">
                  <c:v>105.14</c:v>
                </c:pt>
                <c:pt idx="30">
                  <c:v>105.387</c:v>
                </c:pt>
                <c:pt idx="31">
                  <c:v>105.379</c:v>
                </c:pt>
                <c:pt idx="32">
                  <c:v>105.636</c:v>
                </c:pt>
                <c:pt idx="33">
                  <c:v>105.47499999999999</c:v>
                </c:pt>
                <c:pt idx="34">
                  <c:v>105.72</c:v>
                </c:pt>
                <c:pt idx="35">
                  <c:v>105.79</c:v>
                </c:pt>
                <c:pt idx="36">
                  <c:v>105.64700000000001</c:v>
                </c:pt>
                <c:pt idx="37">
                  <c:v>105.916</c:v>
                </c:pt>
                <c:pt idx="38">
                  <c:v>106.042</c:v>
                </c:pt>
                <c:pt idx="39">
                  <c:v>106.038</c:v>
                </c:pt>
                <c:pt idx="40">
                  <c:v>105.774</c:v>
                </c:pt>
                <c:pt idx="41">
                  <c:v>106.092</c:v>
                </c:pt>
                <c:pt idx="42">
                  <c:v>106.435</c:v>
                </c:pt>
                <c:pt idx="43">
                  <c:v>106.59099999999999</c:v>
                </c:pt>
                <c:pt idx="44">
                  <c:v>106.673</c:v>
                </c:pt>
                <c:pt idx="45">
                  <c:v>106.001</c:v>
                </c:pt>
                <c:pt idx="46">
                  <c:v>106.58799999999999</c:v>
                </c:pt>
                <c:pt idx="47">
                  <c:v>106.96299999999999</c:v>
                </c:pt>
                <c:pt idx="48">
                  <c:v>107.131</c:v>
                </c:pt>
                <c:pt idx="49">
                  <c:v>107.16500000000001</c:v>
                </c:pt>
                <c:pt idx="50">
                  <c:v>106.66200000000001</c:v>
                </c:pt>
                <c:pt idx="51">
                  <c:v>106.34699999999999</c:v>
                </c:pt>
                <c:pt idx="52">
                  <c:v>106.56100000000001</c:v>
                </c:pt>
                <c:pt idx="53">
                  <c:v>107.17</c:v>
                </c:pt>
                <c:pt idx="54">
                  <c:v>107.496</c:v>
                </c:pt>
                <c:pt idx="55">
                  <c:v>107.54</c:v>
                </c:pt>
                <c:pt idx="56">
                  <c:v>107.46899999999999</c:v>
                </c:pt>
                <c:pt idx="57">
                  <c:v>107.374</c:v>
                </c:pt>
                <c:pt idx="58">
                  <c:v>107.04300000000001</c:v>
                </c:pt>
                <c:pt idx="59">
                  <c:v>106.94199999999999</c:v>
                </c:pt>
                <c:pt idx="60">
                  <c:v>107.029</c:v>
                </c:pt>
                <c:pt idx="61">
                  <c:v>107.27500000000001</c:v>
                </c:pt>
                <c:pt idx="62">
                  <c:v>107.77500000000001</c:v>
                </c:pt>
                <c:pt idx="63">
                  <c:v>107.806</c:v>
                </c:pt>
              </c:numCache>
            </c:numRef>
          </c:val>
          <c:smooth val="0"/>
          <c:extLst>
            <c:ext xmlns:c16="http://schemas.microsoft.com/office/drawing/2014/chart" uri="{C3380CC4-5D6E-409C-BE32-E72D297353CC}">
              <c16:uniqueId val="{00000002-EF56-498E-B0C3-95DD230DD4A2}"/>
            </c:ext>
          </c:extLst>
        </c:ser>
        <c:ser>
          <c:idx val="3"/>
          <c:order val="3"/>
          <c:tx>
            <c:strRef>
              <c:f>'C2H performance'!$C$8</c:f>
              <c:strCache>
                <c:ptCount val="1"/>
                <c:pt idx="0">
                  <c:v>8 Queues</c:v>
                </c:pt>
              </c:strCache>
            </c:strRef>
          </c:tx>
          <c:spPr>
            <a:ln w="28575" cap="rnd">
              <a:solidFill>
                <a:schemeClr val="accent4"/>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performance'!$D$8:$BO$8</c:f>
              <c:numCache>
                <c:formatCode>General</c:formatCode>
                <c:ptCount val="64"/>
                <c:pt idx="0">
                  <c:v>42.186999999999998</c:v>
                </c:pt>
                <c:pt idx="1">
                  <c:v>79.048000000000002</c:v>
                </c:pt>
                <c:pt idx="2">
                  <c:v>86.037999999999997</c:v>
                </c:pt>
                <c:pt idx="3">
                  <c:v>90.269000000000005</c:v>
                </c:pt>
                <c:pt idx="4">
                  <c:v>92.725999999999999</c:v>
                </c:pt>
                <c:pt idx="5">
                  <c:v>94.563999999999993</c:v>
                </c:pt>
                <c:pt idx="6">
                  <c:v>96.069000000000003</c:v>
                </c:pt>
                <c:pt idx="7">
                  <c:v>97.375</c:v>
                </c:pt>
                <c:pt idx="8">
                  <c:v>97.828999999999994</c:v>
                </c:pt>
                <c:pt idx="9">
                  <c:v>98.558999999999997</c:v>
                </c:pt>
                <c:pt idx="10">
                  <c:v>99.363</c:v>
                </c:pt>
                <c:pt idx="11">
                  <c:v>99.981999999999999</c:v>
                </c:pt>
                <c:pt idx="12">
                  <c:v>100.539</c:v>
                </c:pt>
                <c:pt idx="13">
                  <c:v>101.223</c:v>
                </c:pt>
                <c:pt idx="14">
                  <c:v>101.946</c:v>
                </c:pt>
                <c:pt idx="15">
                  <c:v>102.23399999999999</c:v>
                </c:pt>
                <c:pt idx="16">
                  <c:v>102.02800000000001</c:v>
                </c:pt>
                <c:pt idx="17">
                  <c:v>102.361</c:v>
                </c:pt>
                <c:pt idx="18">
                  <c:v>102.651</c:v>
                </c:pt>
                <c:pt idx="19">
                  <c:v>102.904</c:v>
                </c:pt>
                <c:pt idx="20">
                  <c:v>103.17100000000001</c:v>
                </c:pt>
                <c:pt idx="21">
                  <c:v>103.398</c:v>
                </c:pt>
                <c:pt idx="22">
                  <c:v>103.613</c:v>
                </c:pt>
                <c:pt idx="23">
                  <c:v>103.819</c:v>
                </c:pt>
                <c:pt idx="24">
                  <c:v>104.036</c:v>
                </c:pt>
                <c:pt idx="25">
                  <c:v>104.119</c:v>
                </c:pt>
                <c:pt idx="26">
                  <c:v>104.224</c:v>
                </c:pt>
                <c:pt idx="27">
                  <c:v>104.367</c:v>
                </c:pt>
                <c:pt idx="28">
                  <c:v>104.557</c:v>
                </c:pt>
                <c:pt idx="29">
                  <c:v>104.691</c:v>
                </c:pt>
                <c:pt idx="30">
                  <c:v>104.916</c:v>
                </c:pt>
                <c:pt idx="31">
                  <c:v>104.97499999999999</c:v>
                </c:pt>
                <c:pt idx="32">
                  <c:v>105.152</c:v>
                </c:pt>
                <c:pt idx="33">
                  <c:v>105.197</c:v>
                </c:pt>
                <c:pt idx="34">
                  <c:v>105.389</c:v>
                </c:pt>
                <c:pt idx="35">
                  <c:v>105.47799999999999</c:v>
                </c:pt>
                <c:pt idx="36">
                  <c:v>105.449</c:v>
                </c:pt>
                <c:pt idx="37">
                  <c:v>105.538</c:v>
                </c:pt>
                <c:pt idx="38">
                  <c:v>105.703</c:v>
                </c:pt>
                <c:pt idx="39">
                  <c:v>105.78100000000001</c:v>
                </c:pt>
                <c:pt idx="40">
                  <c:v>105.672</c:v>
                </c:pt>
                <c:pt idx="41">
                  <c:v>105.863</c:v>
                </c:pt>
                <c:pt idx="42">
                  <c:v>106.00700000000001</c:v>
                </c:pt>
                <c:pt idx="43">
                  <c:v>106.142</c:v>
                </c:pt>
                <c:pt idx="44">
                  <c:v>106.161</c:v>
                </c:pt>
                <c:pt idx="45">
                  <c:v>105.867</c:v>
                </c:pt>
                <c:pt idx="46">
                  <c:v>106.197</c:v>
                </c:pt>
                <c:pt idx="47">
                  <c:v>106.429</c:v>
                </c:pt>
                <c:pt idx="48">
                  <c:v>106.503</c:v>
                </c:pt>
                <c:pt idx="49">
                  <c:v>106.593</c:v>
                </c:pt>
                <c:pt idx="50">
                  <c:v>106.304</c:v>
                </c:pt>
                <c:pt idx="51">
                  <c:v>106.187</c:v>
                </c:pt>
                <c:pt idx="52">
                  <c:v>106.377</c:v>
                </c:pt>
                <c:pt idx="53">
                  <c:v>106.761</c:v>
                </c:pt>
                <c:pt idx="54">
                  <c:v>106.908</c:v>
                </c:pt>
                <c:pt idx="55">
                  <c:v>106.93</c:v>
                </c:pt>
                <c:pt idx="56">
                  <c:v>106.876</c:v>
                </c:pt>
                <c:pt idx="57">
                  <c:v>106.83799999999999</c:v>
                </c:pt>
                <c:pt idx="58">
                  <c:v>106.679</c:v>
                </c:pt>
                <c:pt idx="59">
                  <c:v>106.672</c:v>
                </c:pt>
                <c:pt idx="60">
                  <c:v>106.73099999999999</c:v>
                </c:pt>
                <c:pt idx="61">
                  <c:v>106.937</c:v>
                </c:pt>
                <c:pt idx="62">
                  <c:v>107.223</c:v>
                </c:pt>
                <c:pt idx="63">
                  <c:v>107.253</c:v>
                </c:pt>
              </c:numCache>
            </c:numRef>
          </c:val>
          <c:smooth val="0"/>
          <c:extLst>
            <c:ext xmlns:c16="http://schemas.microsoft.com/office/drawing/2014/chart" uri="{C3380CC4-5D6E-409C-BE32-E72D297353CC}">
              <c16:uniqueId val="{00000003-EF56-498E-B0C3-95DD230DD4A2}"/>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 </a:t>
            </a:r>
            <a:r>
              <a:rPr lang="en-US"/>
              <a:t>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performance'!$D$15:$BO$15</c:f>
              <c:numCache>
                <c:formatCode>General</c:formatCode>
                <c:ptCount val="64"/>
                <c:pt idx="0">
                  <c:v>35.712890625</c:v>
                </c:pt>
                <c:pt idx="1">
                  <c:v>31.25</c:v>
                </c:pt>
                <c:pt idx="2">
                  <c:v>27.77734375</c:v>
                </c:pt>
                <c:pt idx="3">
                  <c:v>25</c:v>
                </c:pt>
                <c:pt idx="4">
                  <c:v>22.726953125000001</c:v>
                </c:pt>
                <c:pt idx="5">
                  <c:v>20.8330078125</c:v>
                </c:pt>
                <c:pt idx="6">
                  <c:v>19.230747767857142</c:v>
                </c:pt>
                <c:pt idx="7">
                  <c:v>17.85693359375</c:v>
                </c:pt>
                <c:pt idx="8">
                  <c:v>16.666449652777779</c:v>
                </c:pt>
                <c:pt idx="9">
                  <c:v>15.624804687499999</c:v>
                </c:pt>
                <c:pt idx="10">
                  <c:v>14.705788352272727</c:v>
                </c:pt>
                <c:pt idx="11">
                  <c:v>13.888834635416666</c:v>
                </c:pt>
                <c:pt idx="12">
                  <c:v>13.157752403846153</c:v>
                </c:pt>
                <c:pt idx="13">
                  <c:v>12.499860491071429</c:v>
                </c:pt>
                <c:pt idx="14">
                  <c:v>11.9046875</c:v>
                </c:pt>
                <c:pt idx="15">
                  <c:v>11.363525390625</c:v>
                </c:pt>
                <c:pt idx="16">
                  <c:v>10.869485294117647</c:v>
                </c:pt>
                <c:pt idx="17">
                  <c:v>10.416666666666666</c:v>
                </c:pt>
                <c:pt idx="18">
                  <c:v>10</c:v>
                </c:pt>
                <c:pt idx="19">
                  <c:v>9.6153320312500004</c:v>
                </c:pt>
                <c:pt idx="20">
                  <c:v>9.2592075892857135</c:v>
                </c:pt>
                <c:pt idx="21">
                  <c:v>8.9285333806818183</c:v>
                </c:pt>
                <c:pt idx="22">
                  <c:v>8.6206691576086953</c:v>
                </c:pt>
                <c:pt idx="23">
                  <c:v>8.3333333333333339</c:v>
                </c:pt>
                <c:pt idx="24">
                  <c:v>8.064453125</c:v>
                </c:pt>
                <c:pt idx="25">
                  <c:v>7.8124248798076925</c:v>
                </c:pt>
                <c:pt idx="26">
                  <c:v>7.5656105324074074</c:v>
                </c:pt>
                <c:pt idx="27">
                  <c:v>7.3032924107142856</c:v>
                </c:pt>
                <c:pt idx="28">
                  <c:v>7.0608836206896548</c:v>
                </c:pt>
                <c:pt idx="29">
                  <c:v>6.833984375</c:v>
                </c:pt>
                <c:pt idx="30">
                  <c:v>6.629158266129032</c:v>
                </c:pt>
                <c:pt idx="31">
                  <c:v>6.42523193359375</c:v>
                </c:pt>
                <c:pt idx="32">
                  <c:v>6.2411221590909092</c:v>
                </c:pt>
                <c:pt idx="33">
                  <c:v>6.0601447610294121</c:v>
                </c:pt>
                <c:pt idx="34">
                  <c:v>5.8973214285714288</c:v>
                </c:pt>
                <c:pt idx="35">
                  <c:v>5.7388780381944446</c:v>
                </c:pt>
                <c:pt idx="36">
                  <c:v>5.5822951858108105</c:v>
                </c:pt>
                <c:pt idx="37">
                  <c:v>5.4410978618421053</c:v>
                </c:pt>
                <c:pt idx="38">
                  <c:v>5.3099959935897436</c:v>
                </c:pt>
                <c:pt idx="39">
                  <c:v>5.1791503906249998</c:v>
                </c:pt>
                <c:pt idx="40">
                  <c:v>5.0472560975609753</c:v>
                </c:pt>
                <c:pt idx="41">
                  <c:v>4.9311290922619051</c:v>
                </c:pt>
                <c:pt idx="42">
                  <c:v>4.8388898982558137</c:v>
                </c:pt>
                <c:pt idx="43">
                  <c:v>4.7366832386363633</c:v>
                </c:pt>
                <c:pt idx="44">
                  <c:v>4.6345486111111107</c:v>
                </c:pt>
                <c:pt idx="45">
                  <c:v>4.5050951086956523</c:v>
                </c:pt>
                <c:pt idx="46">
                  <c:v>4.4252410239361701</c:v>
                </c:pt>
                <c:pt idx="47">
                  <c:v>4.352213541666667</c:v>
                </c:pt>
                <c:pt idx="48">
                  <c:v>4.2641900510204085</c:v>
                </c:pt>
                <c:pt idx="49">
                  <c:v>4.1812500000000004</c:v>
                </c:pt>
                <c:pt idx="50">
                  <c:v>4.0892693014705879</c:v>
                </c:pt>
                <c:pt idx="51">
                  <c:v>4</c:v>
                </c:pt>
                <c:pt idx="52">
                  <c:v>3.9257443985849059</c:v>
                </c:pt>
                <c:pt idx="53">
                  <c:v>3.8764829282407409</c:v>
                </c:pt>
                <c:pt idx="54">
                  <c:v>3.8148082386363638</c:v>
                </c:pt>
                <c:pt idx="55">
                  <c:v>3.7463727678571428</c:v>
                </c:pt>
                <c:pt idx="56">
                  <c:v>3.6759868421052633</c:v>
                </c:pt>
                <c:pt idx="57">
                  <c:v>3.6107893318965516</c:v>
                </c:pt>
                <c:pt idx="58">
                  <c:v>3.541015625</c:v>
                </c:pt>
                <c:pt idx="59">
                  <c:v>3.4787760416666669</c:v>
                </c:pt>
                <c:pt idx="60">
                  <c:v>3.423251793032787</c:v>
                </c:pt>
                <c:pt idx="61">
                  <c:v>3.3745904737903225</c:v>
                </c:pt>
                <c:pt idx="62">
                  <c:v>3.3546626984126986</c:v>
                </c:pt>
                <c:pt idx="63">
                  <c:v>3.305877685546875</c:v>
                </c:pt>
              </c:numCache>
            </c:numRef>
          </c:val>
          <c:smooth val="0"/>
          <c:extLst>
            <c:ext xmlns:c16="http://schemas.microsoft.com/office/drawing/2014/chart" uri="{C3380CC4-5D6E-409C-BE32-E72D297353CC}">
              <c16:uniqueId val="{00000000-54C3-45B4-96DC-EFC92CF6E047}"/>
            </c:ext>
          </c:extLst>
        </c:ser>
        <c:ser>
          <c:idx val="1"/>
          <c:order val="1"/>
          <c:tx>
            <c:v>2 Queues</c:v>
          </c:tx>
          <c:spPr>
            <a:ln w="28575" cap="rnd">
              <a:solidFill>
                <a:schemeClr val="accent2"/>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performance'!$D$14:$BO$14</c:f>
              <c:numCache>
                <c:formatCode>General</c:formatCode>
                <c:ptCount val="64"/>
                <c:pt idx="0">
                  <c:v>71.427734375</c:v>
                </c:pt>
                <c:pt idx="1">
                  <c:v>62.5</c:v>
                </c:pt>
                <c:pt idx="2">
                  <c:v>55.555338541666664</c:v>
                </c:pt>
                <c:pt idx="3">
                  <c:v>44.54833984375</c:v>
                </c:pt>
                <c:pt idx="4">
                  <c:v>36.698437499999997</c:v>
                </c:pt>
                <c:pt idx="5">
                  <c:v>31.166341145833332</c:v>
                </c:pt>
                <c:pt idx="6">
                  <c:v>27.075055803571427</c:v>
                </c:pt>
                <c:pt idx="7">
                  <c:v>23.934814453125</c:v>
                </c:pt>
                <c:pt idx="8">
                  <c:v>21.465711805555557</c:v>
                </c:pt>
                <c:pt idx="9">
                  <c:v>19.4716796875</c:v>
                </c:pt>
                <c:pt idx="10">
                  <c:v>17.814985795454547</c:v>
                </c:pt>
                <c:pt idx="11">
                  <c:v>16.413899739583332</c:v>
                </c:pt>
                <c:pt idx="12">
                  <c:v>15.215594951923077</c:v>
                </c:pt>
                <c:pt idx="13">
                  <c:v>14.176478794642858</c:v>
                </c:pt>
                <c:pt idx="14">
                  <c:v>13.277734375</c:v>
                </c:pt>
                <c:pt idx="15">
                  <c:v>12.4779052734375</c:v>
                </c:pt>
                <c:pt idx="16">
                  <c:v>11.778837316176471</c:v>
                </c:pt>
                <c:pt idx="17">
                  <c:v>11.141493055555555</c:v>
                </c:pt>
                <c:pt idx="18">
                  <c:v>10.583367598684211</c:v>
                </c:pt>
                <c:pt idx="19">
                  <c:v>10.0791015625</c:v>
                </c:pt>
                <c:pt idx="20">
                  <c:v>9.6200706845238102</c:v>
                </c:pt>
                <c:pt idx="21">
                  <c:v>9.1973544034090917</c:v>
                </c:pt>
                <c:pt idx="22">
                  <c:v>8.8114809782608692</c:v>
                </c:pt>
                <c:pt idx="23">
                  <c:v>8.4557291666666661</c:v>
                </c:pt>
                <c:pt idx="24">
                  <c:v>8.1303125000000005</c:v>
                </c:pt>
                <c:pt idx="25">
                  <c:v>7.818359375</c:v>
                </c:pt>
                <c:pt idx="26">
                  <c:v>7.5536024305555554</c:v>
                </c:pt>
                <c:pt idx="27">
                  <c:v>7.2960379464285712</c:v>
                </c:pt>
                <c:pt idx="28">
                  <c:v>7.0348195043103452</c:v>
                </c:pt>
                <c:pt idx="29">
                  <c:v>6.8089843749999996</c:v>
                </c:pt>
                <c:pt idx="30">
                  <c:v>6.602696572580645</c:v>
                </c:pt>
                <c:pt idx="31">
                  <c:v>6.413818359375</c:v>
                </c:pt>
                <c:pt idx="32">
                  <c:v>6.2375710227272725</c:v>
                </c:pt>
                <c:pt idx="33">
                  <c:v>6.0565257352941178</c:v>
                </c:pt>
                <c:pt idx="34">
                  <c:v>5.8947544642857146</c:v>
                </c:pt>
                <c:pt idx="35">
                  <c:v>5.7370876736111107</c:v>
                </c:pt>
                <c:pt idx="36">
                  <c:v>5.5752217060810807</c:v>
                </c:pt>
                <c:pt idx="37">
                  <c:v>5.4347759046052628</c:v>
                </c:pt>
                <c:pt idx="38">
                  <c:v>5.3037860576923075</c:v>
                </c:pt>
                <c:pt idx="39">
                  <c:v>5.1720703124999998</c:v>
                </c:pt>
                <c:pt idx="40">
                  <c:v>5.0395865091463419</c:v>
                </c:pt>
                <c:pt idx="41">
                  <c:v>4.9270368303571432</c:v>
                </c:pt>
                <c:pt idx="42">
                  <c:v>4.8323946220930232</c:v>
                </c:pt>
                <c:pt idx="43">
                  <c:v>4.72998046875</c:v>
                </c:pt>
                <c:pt idx="44">
                  <c:v>4.6287760416666668</c:v>
                </c:pt>
                <c:pt idx="45">
                  <c:v>4.5010190217391308</c:v>
                </c:pt>
                <c:pt idx="46">
                  <c:v>4.4263214760638299</c:v>
                </c:pt>
                <c:pt idx="47">
                  <c:v>4.352294921875</c:v>
                </c:pt>
                <c:pt idx="48">
                  <c:v>4.2687340561224492</c:v>
                </c:pt>
                <c:pt idx="49">
                  <c:v>4.1869140624999996</c:v>
                </c:pt>
                <c:pt idx="50">
                  <c:v>4.0856311274509807</c:v>
                </c:pt>
                <c:pt idx="51">
                  <c:v>3.9934269831730771</c:v>
                </c:pt>
                <c:pt idx="52">
                  <c:v>3.9242703419811322</c:v>
                </c:pt>
                <c:pt idx="53">
                  <c:v>3.8820529513888888</c:v>
                </c:pt>
                <c:pt idx="54">
                  <c:v>3.83203125</c:v>
                </c:pt>
                <c:pt idx="55">
                  <c:v>3.7630789620535716</c:v>
                </c:pt>
                <c:pt idx="56">
                  <c:v>3.6943873355263159</c:v>
                </c:pt>
                <c:pt idx="57">
                  <c:v>3.6294450431034484</c:v>
                </c:pt>
                <c:pt idx="58">
                  <c:v>3.5511453919491527</c:v>
                </c:pt>
                <c:pt idx="59">
                  <c:v>3.4857747395833334</c:v>
                </c:pt>
                <c:pt idx="60">
                  <c:v>3.4285348360655736</c:v>
                </c:pt>
                <c:pt idx="61">
                  <c:v>3.383852066532258</c:v>
                </c:pt>
                <c:pt idx="62">
                  <c:v>3.3505394345238093</c:v>
                </c:pt>
                <c:pt idx="63">
                  <c:v>3.295562744140625</c:v>
                </c:pt>
              </c:numCache>
            </c:numRef>
          </c:val>
          <c:smooth val="0"/>
          <c:extLst>
            <c:ext xmlns:c16="http://schemas.microsoft.com/office/drawing/2014/chart" uri="{C3380CC4-5D6E-409C-BE32-E72D297353CC}">
              <c16:uniqueId val="{00000001-54C3-45B4-96DC-EFC92CF6E047}"/>
            </c:ext>
          </c:extLst>
        </c:ser>
        <c:ser>
          <c:idx val="2"/>
          <c:order val="2"/>
          <c:tx>
            <c:v>4 Queues</c:v>
          </c:tx>
          <c:spPr>
            <a:ln w="28575" cap="rnd">
              <a:solidFill>
                <a:schemeClr val="accent3"/>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performance'!$D$13:$BO$13</c:f>
              <c:numCache>
                <c:formatCode>General</c:formatCode>
                <c:ptCount val="64"/>
                <c:pt idx="0">
                  <c:v>120.806640625</c:v>
                </c:pt>
                <c:pt idx="1">
                  <c:v>77.6884765625</c:v>
                </c:pt>
                <c:pt idx="2">
                  <c:v>56.386067708333336</c:v>
                </c:pt>
                <c:pt idx="3">
                  <c:v>44.26953125</c:v>
                </c:pt>
                <c:pt idx="4">
                  <c:v>36.512500000000003</c:v>
                </c:pt>
                <c:pt idx="5">
                  <c:v>31.0380859375</c:v>
                </c:pt>
                <c:pt idx="6">
                  <c:v>26.935825892857142</c:v>
                </c:pt>
                <c:pt idx="7">
                  <c:v>23.831298828125</c:v>
                </c:pt>
                <c:pt idx="8">
                  <c:v>21.377387152777779</c:v>
                </c:pt>
                <c:pt idx="9">
                  <c:v>19.390820312500001</c:v>
                </c:pt>
                <c:pt idx="10">
                  <c:v>17.73934659090909</c:v>
                </c:pt>
                <c:pt idx="11">
                  <c:v>16.340494791666668</c:v>
                </c:pt>
                <c:pt idx="12">
                  <c:v>15.121544471153847</c:v>
                </c:pt>
                <c:pt idx="13">
                  <c:v>14.146065848214286</c:v>
                </c:pt>
                <c:pt idx="14">
                  <c:v>13.202734375</c:v>
                </c:pt>
                <c:pt idx="15">
                  <c:v>12.422607421875</c:v>
                </c:pt>
                <c:pt idx="16">
                  <c:v>11.732536764705882</c:v>
                </c:pt>
                <c:pt idx="17">
                  <c:v>11.106336805555555</c:v>
                </c:pt>
                <c:pt idx="18">
                  <c:v>10.545538651315789</c:v>
                </c:pt>
                <c:pt idx="19">
                  <c:v>10.046679687499999</c:v>
                </c:pt>
                <c:pt idx="20">
                  <c:v>9.5945870535714288</c:v>
                </c:pt>
                <c:pt idx="21">
                  <c:v>9.1795987215909083</c:v>
                </c:pt>
                <c:pt idx="22">
                  <c:v>8.7989130434782616</c:v>
                </c:pt>
                <c:pt idx="23">
                  <c:v>8.4518229166666661</c:v>
                </c:pt>
                <c:pt idx="24">
                  <c:v>8.1316406249999993</c:v>
                </c:pt>
                <c:pt idx="25">
                  <c:v>7.8355618990384617</c:v>
                </c:pt>
                <c:pt idx="26">
                  <c:v>7.5607638888888893</c:v>
                </c:pt>
                <c:pt idx="27">
                  <c:v>7.3076171875</c:v>
                </c:pt>
                <c:pt idx="28">
                  <c:v>7.0717268318965516</c:v>
                </c:pt>
                <c:pt idx="29">
                  <c:v>6.845052083333333</c:v>
                </c:pt>
                <c:pt idx="30">
                  <c:v>6.639805947580645</c:v>
                </c:pt>
                <c:pt idx="31">
                  <c:v>6.43182373046875</c:v>
                </c:pt>
                <c:pt idx="32">
                  <c:v>6.2521306818181817</c:v>
                </c:pt>
                <c:pt idx="33">
                  <c:v>6.0589958639705879</c:v>
                </c:pt>
                <c:pt idx="34">
                  <c:v>5.8995535714285712</c:v>
                </c:pt>
                <c:pt idx="35">
                  <c:v>5.7394748263888893</c:v>
                </c:pt>
                <c:pt idx="36">
                  <c:v>5.5768053209459456</c:v>
                </c:pt>
                <c:pt idx="37">
                  <c:v>5.4438733552631575</c:v>
                </c:pt>
                <c:pt idx="38">
                  <c:v>5.3105969551282053</c:v>
                </c:pt>
                <c:pt idx="39">
                  <c:v>5.1776367187499996</c:v>
                </c:pt>
                <c:pt idx="40">
                  <c:v>5.0387766768292686</c:v>
                </c:pt>
                <c:pt idx="41">
                  <c:v>4.93359375</c:v>
                </c:pt>
                <c:pt idx="42">
                  <c:v>4.834438590116279</c:v>
                </c:pt>
                <c:pt idx="43">
                  <c:v>4.7314897017045459</c:v>
                </c:pt>
                <c:pt idx="44">
                  <c:v>4.6299045138888886</c:v>
                </c:pt>
                <c:pt idx="45">
                  <c:v>4.5007218070652177</c:v>
                </c:pt>
                <c:pt idx="46">
                  <c:v>4.4293550531914896</c:v>
                </c:pt>
                <c:pt idx="47">
                  <c:v>4.352335611979167</c:v>
                </c:pt>
                <c:pt idx="48">
                  <c:v>4.2702088647959187</c:v>
                </c:pt>
                <c:pt idx="49">
                  <c:v>4.1861328125000004</c:v>
                </c:pt>
                <c:pt idx="50">
                  <c:v>4.0847886029411766</c:v>
                </c:pt>
                <c:pt idx="51">
                  <c:v>3.9944035456730771</c:v>
                </c:pt>
                <c:pt idx="52">
                  <c:v>3.9269236438679247</c:v>
                </c:pt>
                <c:pt idx="53">
                  <c:v>3.8762297453703702</c:v>
                </c:pt>
                <c:pt idx="54">
                  <c:v>3.8173295454545455</c:v>
                </c:pt>
                <c:pt idx="55">
                  <c:v>3.7506975446428572</c:v>
                </c:pt>
                <c:pt idx="56">
                  <c:v>3.6824629934210527</c:v>
                </c:pt>
                <c:pt idx="57">
                  <c:v>3.6157731681034484</c:v>
                </c:pt>
                <c:pt idx="58">
                  <c:v>3.5435315148305087</c:v>
                </c:pt>
                <c:pt idx="59">
                  <c:v>3.4811848958333331</c:v>
                </c:pt>
                <c:pt idx="60">
                  <c:v>3.4269018954918034</c:v>
                </c:pt>
                <c:pt idx="61">
                  <c:v>3.3793787802419355</c:v>
                </c:pt>
                <c:pt idx="62">
                  <c:v>3.3412388392857144</c:v>
                </c:pt>
                <c:pt idx="63">
                  <c:v>3.28997802734375</c:v>
                </c:pt>
              </c:numCache>
            </c:numRef>
          </c:val>
          <c:smooth val="0"/>
          <c:extLst>
            <c:ext xmlns:c16="http://schemas.microsoft.com/office/drawing/2014/chart" uri="{C3380CC4-5D6E-409C-BE32-E72D297353CC}">
              <c16:uniqueId val="{00000002-54C3-45B4-96DC-EFC92CF6E047}"/>
            </c:ext>
          </c:extLst>
        </c:ser>
        <c:ser>
          <c:idx val="3"/>
          <c:order val="3"/>
          <c:tx>
            <c:v>8 Queues</c:v>
          </c:tx>
          <c:spPr>
            <a:ln w="28575" cap="rnd">
              <a:solidFill>
                <a:schemeClr val="accent4"/>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performance'!$D$12:$BO$12</c:f>
              <c:numCache>
                <c:formatCode>General</c:formatCode>
                <c:ptCount val="64"/>
                <c:pt idx="0">
                  <c:v>82.396484375</c:v>
                </c:pt>
                <c:pt idx="1">
                  <c:v>77.1953125</c:v>
                </c:pt>
                <c:pt idx="2">
                  <c:v>56.014322916666664</c:v>
                </c:pt>
                <c:pt idx="3">
                  <c:v>44.07666015625</c:v>
                </c:pt>
                <c:pt idx="4">
                  <c:v>36.221093750000001</c:v>
                </c:pt>
                <c:pt idx="5">
                  <c:v>30.782552083333332</c:v>
                </c:pt>
                <c:pt idx="6">
                  <c:v>26.804966517857142</c:v>
                </c:pt>
                <c:pt idx="7">
                  <c:v>23.773193359375</c:v>
                </c:pt>
                <c:pt idx="8">
                  <c:v>21.230251736111111</c:v>
                </c:pt>
                <c:pt idx="9">
                  <c:v>19.249804687499999</c:v>
                </c:pt>
                <c:pt idx="10">
                  <c:v>17.642578125</c:v>
                </c:pt>
                <c:pt idx="11">
                  <c:v>16.273111979166668</c:v>
                </c:pt>
                <c:pt idx="12">
                  <c:v>15.105018028846153</c:v>
                </c:pt>
                <c:pt idx="13">
                  <c:v>14.121512276785714</c:v>
                </c:pt>
                <c:pt idx="14">
                  <c:v>13.274218749999999</c:v>
                </c:pt>
                <c:pt idx="15">
                  <c:v>12.479736328125</c:v>
                </c:pt>
                <c:pt idx="16">
                  <c:v>11.721966911764707</c:v>
                </c:pt>
                <c:pt idx="17">
                  <c:v>11.106879340277779</c:v>
                </c:pt>
                <c:pt idx="18">
                  <c:v>10.552117598684211</c:v>
                </c:pt>
                <c:pt idx="19">
                  <c:v>10.04921875</c:v>
                </c:pt>
                <c:pt idx="20">
                  <c:v>9.5955171130952372</c:v>
                </c:pt>
                <c:pt idx="21">
                  <c:v>9.1795099431818183</c:v>
                </c:pt>
                <c:pt idx="22">
                  <c:v>8.7986582880434785</c:v>
                </c:pt>
                <c:pt idx="23">
                  <c:v>8.4488118489583339</c:v>
                </c:pt>
                <c:pt idx="24">
                  <c:v>8.1278124999999992</c:v>
                </c:pt>
                <c:pt idx="25">
                  <c:v>7.821439302884615</c:v>
                </c:pt>
                <c:pt idx="26">
                  <c:v>7.5393518518518521</c:v>
                </c:pt>
                <c:pt idx="27">
                  <c:v>7.2800641741071432</c:v>
                </c:pt>
                <c:pt idx="28">
                  <c:v>7.0418238146551726</c:v>
                </c:pt>
                <c:pt idx="29">
                  <c:v>6.8158203124999996</c:v>
                </c:pt>
                <c:pt idx="30">
                  <c:v>6.610131048387097</c:v>
                </c:pt>
                <c:pt idx="31">
                  <c:v>6.40716552734375</c:v>
                </c:pt>
                <c:pt idx="32">
                  <c:v>6.2234848484848486</c:v>
                </c:pt>
                <c:pt idx="33">
                  <c:v>6.0430261948529411</c:v>
                </c:pt>
                <c:pt idx="34">
                  <c:v>5.8810825892857146</c:v>
                </c:pt>
                <c:pt idx="35">
                  <c:v>5.7225477430555554</c:v>
                </c:pt>
                <c:pt idx="36">
                  <c:v>5.5663534628378377</c:v>
                </c:pt>
                <c:pt idx="37">
                  <c:v>5.4244449013157894</c:v>
                </c:pt>
                <c:pt idx="38">
                  <c:v>5.293619791666667</c:v>
                </c:pt>
                <c:pt idx="39">
                  <c:v>5.1650878906250002</c:v>
                </c:pt>
                <c:pt idx="40">
                  <c:v>5.0339176829268295</c:v>
                </c:pt>
                <c:pt idx="41">
                  <c:v>4.9229445684523814</c:v>
                </c:pt>
                <c:pt idx="42">
                  <c:v>4.8149981831395348</c:v>
                </c:pt>
                <c:pt idx="43">
                  <c:v>4.7115589488636367</c:v>
                </c:pt>
                <c:pt idx="44">
                  <c:v>4.6076822916666664</c:v>
                </c:pt>
                <c:pt idx="45">
                  <c:v>4.4950322690217392</c:v>
                </c:pt>
                <c:pt idx="46">
                  <c:v>4.4131067154255321</c:v>
                </c:pt>
                <c:pt idx="47">
                  <c:v>4.330607096354167</c:v>
                </c:pt>
                <c:pt idx="48">
                  <c:v>4.2451769770408161</c:v>
                </c:pt>
                <c:pt idx="49">
                  <c:v>4.1637890625000002</c:v>
                </c:pt>
                <c:pt idx="50">
                  <c:v>4.0710784313725492</c:v>
                </c:pt>
                <c:pt idx="51">
                  <c:v>3.9883939302884617</c:v>
                </c:pt>
                <c:pt idx="52">
                  <c:v>3.9201429834905661</c:v>
                </c:pt>
                <c:pt idx="53">
                  <c:v>3.8614366319444446</c:v>
                </c:pt>
                <c:pt idx="54">
                  <c:v>3.7964488636363636</c:v>
                </c:pt>
                <c:pt idx="55">
                  <c:v>3.7294224330357144</c:v>
                </c:pt>
                <c:pt idx="56">
                  <c:v>3.6621436403508771</c:v>
                </c:pt>
                <c:pt idx="57">
                  <c:v>3.597723599137931</c:v>
                </c:pt>
                <c:pt idx="58">
                  <c:v>3.5314817266949152</c:v>
                </c:pt>
                <c:pt idx="59">
                  <c:v>3.4723958333333331</c:v>
                </c:pt>
                <c:pt idx="60">
                  <c:v>3.417360399590164</c:v>
                </c:pt>
                <c:pt idx="61">
                  <c:v>3.3687310987903225</c:v>
                </c:pt>
                <c:pt idx="62">
                  <c:v>3.3241257440476191</c:v>
                </c:pt>
                <c:pt idx="63">
                  <c:v>3.273101806640625</c:v>
                </c:pt>
              </c:numCache>
            </c:numRef>
          </c:val>
          <c:smooth val="0"/>
          <c:extLst>
            <c:ext xmlns:c16="http://schemas.microsoft.com/office/drawing/2014/chart" uri="{C3380CC4-5D6E-409C-BE32-E72D297353CC}">
              <c16:uniqueId val="{00000003-54C3-45B4-96DC-EFC92CF6E047}"/>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a:t>
            </a:r>
            <a:r>
              <a:rPr lang="en-US"/>
              <a:t>: 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'C2H performance'!$C$11</c:f>
              <c:strCache>
                <c:ptCount val="1"/>
                <c:pt idx="0">
                  <c:v>1 Queue</c:v>
                </c:pt>
              </c:strCache>
            </c:strRef>
          </c:tx>
          <c:spPr>
            <a:ln w="28575" cap="rnd">
              <a:solidFill>
                <a:schemeClr val="accent1"/>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performance'!$D$11:$BO$11</c:f>
              <c:numCache>
                <c:formatCode>General</c:formatCode>
                <c:ptCount val="64"/>
                <c:pt idx="0">
                  <c:v>18.285</c:v>
                </c:pt>
                <c:pt idx="1">
                  <c:v>31.998999999999999</c:v>
                </c:pt>
                <c:pt idx="2">
                  <c:v>42.665999999999997</c:v>
                </c:pt>
                <c:pt idx="3">
                  <c:v>51.2</c:v>
                </c:pt>
                <c:pt idx="4">
                  <c:v>58.180999999999997</c:v>
                </c:pt>
                <c:pt idx="5">
                  <c:v>64</c:v>
                </c:pt>
                <c:pt idx="6">
                  <c:v>68.923000000000002</c:v>
                </c:pt>
                <c:pt idx="7">
                  <c:v>73.143000000000001</c:v>
                </c:pt>
                <c:pt idx="8">
                  <c:v>76.8</c:v>
                </c:pt>
                <c:pt idx="9">
                  <c:v>80</c:v>
                </c:pt>
                <c:pt idx="10">
                  <c:v>82.822999999999993</c:v>
                </c:pt>
                <c:pt idx="11">
                  <c:v>85.332999999999998</c:v>
                </c:pt>
                <c:pt idx="12">
                  <c:v>87.578000000000003</c:v>
                </c:pt>
                <c:pt idx="13">
                  <c:v>89.6</c:v>
                </c:pt>
                <c:pt idx="14">
                  <c:v>91.427999999999997</c:v>
                </c:pt>
                <c:pt idx="15">
                  <c:v>93.09</c:v>
                </c:pt>
                <c:pt idx="16">
                  <c:v>94.608000000000004</c:v>
                </c:pt>
                <c:pt idx="17">
                  <c:v>95.998999999999995</c:v>
                </c:pt>
                <c:pt idx="18">
                  <c:v>97.28</c:v>
                </c:pt>
                <c:pt idx="19">
                  <c:v>98.460999999999999</c:v>
                </c:pt>
                <c:pt idx="20">
                  <c:v>99.555000000000007</c:v>
                </c:pt>
                <c:pt idx="21">
                  <c:v>100.571</c:v>
                </c:pt>
                <c:pt idx="22">
                  <c:v>101.517</c:v>
                </c:pt>
                <c:pt idx="23">
                  <c:v>102.399</c:v>
                </c:pt>
                <c:pt idx="24">
                  <c:v>103.22499999999999</c:v>
                </c:pt>
                <c:pt idx="25">
                  <c:v>103.999</c:v>
                </c:pt>
                <c:pt idx="26">
                  <c:v>104.727</c:v>
                </c:pt>
                <c:pt idx="27">
                  <c:v>105.411</c:v>
                </c:pt>
                <c:pt idx="28">
                  <c:v>106.057</c:v>
                </c:pt>
                <c:pt idx="29">
                  <c:v>106.666</c:v>
                </c:pt>
                <c:pt idx="30">
                  <c:v>107.24299999999999</c:v>
                </c:pt>
                <c:pt idx="31">
                  <c:v>107.789</c:v>
                </c:pt>
                <c:pt idx="32">
                  <c:v>108.307</c:v>
                </c:pt>
                <c:pt idx="33">
                  <c:v>108.8</c:v>
                </c:pt>
                <c:pt idx="34">
                  <c:v>109.268</c:v>
                </c:pt>
                <c:pt idx="35">
                  <c:v>109.714</c:v>
                </c:pt>
                <c:pt idx="36">
                  <c:v>110.139</c:v>
                </c:pt>
                <c:pt idx="37">
                  <c:v>110.545</c:v>
                </c:pt>
                <c:pt idx="38">
                  <c:v>110.93300000000001</c:v>
                </c:pt>
                <c:pt idx="39">
                  <c:v>111.304</c:v>
                </c:pt>
                <c:pt idx="40">
                  <c:v>111.65900000000001</c:v>
                </c:pt>
                <c:pt idx="41">
                  <c:v>111.999</c:v>
                </c:pt>
                <c:pt idx="42">
                  <c:v>112.32599999999999</c:v>
                </c:pt>
                <c:pt idx="43">
                  <c:v>112.64</c:v>
                </c:pt>
                <c:pt idx="44">
                  <c:v>112.589</c:v>
                </c:pt>
                <c:pt idx="45">
                  <c:v>112.84699999999999</c:v>
                </c:pt>
                <c:pt idx="46">
                  <c:v>113.129</c:v>
                </c:pt>
                <c:pt idx="47">
                  <c:v>113.146</c:v>
                </c:pt>
                <c:pt idx="48">
                  <c:v>112.866</c:v>
                </c:pt>
                <c:pt idx="49">
                  <c:v>112.76600000000001</c:v>
                </c:pt>
                <c:pt idx="50">
                  <c:v>113.408</c:v>
                </c:pt>
                <c:pt idx="51">
                  <c:v>113.53400000000001</c:v>
                </c:pt>
                <c:pt idx="52">
                  <c:v>113.389</c:v>
                </c:pt>
                <c:pt idx="53">
                  <c:v>113.16</c:v>
                </c:pt>
                <c:pt idx="54">
                  <c:v>113.187</c:v>
                </c:pt>
                <c:pt idx="55">
                  <c:v>113.706</c:v>
                </c:pt>
                <c:pt idx="56">
                  <c:v>113.988</c:v>
                </c:pt>
                <c:pt idx="57">
                  <c:v>113.861</c:v>
                </c:pt>
                <c:pt idx="58">
                  <c:v>113.637</c:v>
                </c:pt>
                <c:pt idx="59">
                  <c:v>113.42</c:v>
                </c:pt>
                <c:pt idx="60">
                  <c:v>113.464</c:v>
                </c:pt>
                <c:pt idx="61">
                  <c:v>113.86799999999999</c:v>
                </c:pt>
                <c:pt idx="62">
                  <c:v>114.27200000000001</c:v>
                </c:pt>
                <c:pt idx="63">
                  <c:v>114.419</c:v>
                </c:pt>
              </c:numCache>
            </c:numRef>
          </c:val>
          <c:smooth val="0"/>
          <c:extLst>
            <c:ext xmlns:c16="http://schemas.microsoft.com/office/drawing/2014/chart" uri="{C3380CC4-5D6E-409C-BE32-E72D297353CC}">
              <c16:uniqueId val="{00000000-93A0-435F-9D0E-EA890DFA8EDD}"/>
            </c:ext>
          </c:extLst>
        </c:ser>
        <c:ser>
          <c:idx val="1"/>
          <c:order val="1"/>
          <c:tx>
            <c:strRef>
              <c:f>'C2H performance'!$C$10</c:f>
              <c:strCache>
                <c:ptCount val="1"/>
                <c:pt idx="0">
                  <c:v>2 Queues</c:v>
                </c:pt>
              </c:strCache>
            </c:strRef>
          </c:tx>
          <c:spPr>
            <a:ln w="28575" cap="rnd">
              <a:solidFill>
                <a:schemeClr val="accent2"/>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performance'!$D$10:$BO$10</c:f>
              <c:numCache>
                <c:formatCode>General</c:formatCode>
                <c:ptCount val="64"/>
                <c:pt idx="0">
                  <c:v>36.570999999999998</c:v>
                </c:pt>
                <c:pt idx="1">
                  <c:v>63.999000000000002</c:v>
                </c:pt>
                <c:pt idx="2">
                  <c:v>85.332999999999998</c:v>
                </c:pt>
                <c:pt idx="3">
                  <c:v>94.001999999999995</c:v>
                </c:pt>
                <c:pt idx="4">
                  <c:v>96.096999999999994</c:v>
                </c:pt>
                <c:pt idx="5">
                  <c:v>99.188999999999993</c:v>
                </c:pt>
                <c:pt idx="6">
                  <c:v>100.447</c:v>
                </c:pt>
                <c:pt idx="7">
                  <c:v>101.84699999999999</c:v>
                </c:pt>
                <c:pt idx="8">
                  <c:v>103.032</c:v>
                </c:pt>
                <c:pt idx="9">
                  <c:v>103.905</c:v>
                </c:pt>
                <c:pt idx="10">
                  <c:v>104.45699999999999</c:v>
                </c:pt>
                <c:pt idx="11">
                  <c:v>104.78700000000001</c:v>
                </c:pt>
                <c:pt idx="12">
                  <c:v>105.218</c:v>
                </c:pt>
                <c:pt idx="13">
                  <c:v>105.593</c:v>
                </c:pt>
                <c:pt idx="14">
                  <c:v>106.193</c:v>
                </c:pt>
                <c:pt idx="15">
                  <c:v>106.87</c:v>
                </c:pt>
                <c:pt idx="16">
                  <c:v>107.46299999999999</c:v>
                </c:pt>
                <c:pt idx="17">
                  <c:v>107.959</c:v>
                </c:pt>
                <c:pt idx="18">
                  <c:v>108.358</c:v>
                </c:pt>
                <c:pt idx="19">
                  <c:v>108.625</c:v>
                </c:pt>
                <c:pt idx="20">
                  <c:v>108.535</c:v>
                </c:pt>
                <c:pt idx="21">
                  <c:v>108.59699999999999</c:v>
                </c:pt>
                <c:pt idx="22">
                  <c:v>109.09</c:v>
                </c:pt>
                <c:pt idx="23">
                  <c:v>109.36199999999999</c:v>
                </c:pt>
                <c:pt idx="24">
                  <c:v>109.503</c:v>
                </c:pt>
                <c:pt idx="25">
                  <c:v>109.818</c:v>
                </c:pt>
                <c:pt idx="26">
                  <c:v>109.947</c:v>
                </c:pt>
                <c:pt idx="27">
                  <c:v>110.4</c:v>
                </c:pt>
                <c:pt idx="28">
                  <c:v>110.783</c:v>
                </c:pt>
                <c:pt idx="29">
                  <c:v>111.11</c:v>
                </c:pt>
                <c:pt idx="30">
                  <c:v>111.249</c:v>
                </c:pt>
                <c:pt idx="31">
                  <c:v>111.36199999999999</c:v>
                </c:pt>
                <c:pt idx="32">
                  <c:v>111.5</c:v>
                </c:pt>
                <c:pt idx="33">
                  <c:v>111.55</c:v>
                </c:pt>
                <c:pt idx="34">
                  <c:v>111.816</c:v>
                </c:pt>
                <c:pt idx="35">
                  <c:v>111.88200000000001</c:v>
                </c:pt>
                <c:pt idx="36">
                  <c:v>112.167</c:v>
                </c:pt>
                <c:pt idx="37">
                  <c:v>112.22</c:v>
                </c:pt>
                <c:pt idx="38">
                  <c:v>112.187</c:v>
                </c:pt>
                <c:pt idx="39">
                  <c:v>112.404</c:v>
                </c:pt>
                <c:pt idx="40">
                  <c:v>112.32599999999999</c:v>
                </c:pt>
                <c:pt idx="41">
                  <c:v>112.349</c:v>
                </c:pt>
                <c:pt idx="42">
                  <c:v>112.636</c:v>
                </c:pt>
                <c:pt idx="43">
                  <c:v>112.589</c:v>
                </c:pt>
                <c:pt idx="44">
                  <c:v>112.52</c:v>
                </c:pt>
                <c:pt idx="45">
                  <c:v>112.782</c:v>
                </c:pt>
                <c:pt idx="46">
                  <c:v>113.086</c:v>
                </c:pt>
                <c:pt idx="47">
                  <c:v>113.04</c:v>
                </c:pt>
                <c:pt idx="48">
                  <c:v>112.804</c:v>
                </c:pt>
                <c:pt idx="49">
                  <c:v>112.729</c:v>
                </c:pt>
                <c:pt idx="50">
                  <c:v>113.337</c:v>
                </c:pt>
                <c:pt idx="51">
                  <c:v>113.44199999999999</c:v>
                </c:pt>
                <c:pt idx="52">
                  <c:v>113.322</c:v>
                </c:pt>
                <c:pt idx="53">
                  <c:v>113.119</c:v>
                </c:pt>
                <c:pt idx="54">
                  <c:v>113.126</c:v>
                </c:pt>
                <c:pt idx="55">
                  <c:v>113.634</c:v>
                </c:pt>
                <c:pt idx="56">
                  <c:v>113.913</c:v>
                </c:pt>
                <c:pt idx="57">
                  <c:v>113.747</c:v>
                </c:pt>
                <c:pt idx="58">
                  <c:v>113.536</c:v>
                </c:pt>
                <c:pt idx="59">
                  <c:v>113.363</c:v>
                </c:pt>
                <c:pt idx="60">
                  <c:v>113.43</c:v>
                </c:pt>
                <c:pt idx="61">
                  <c:v>113.81100000000001</c:v>
                </c:pt>
                <c:pt idx="62">
                  <c:v>114.191</c:v>
                </c:pt>
                <c:pt idx="63">
                  <c:v>114.346</c:v>
                </c:pt>
              </c:numCache>
            </c:numRef>
          </c:val>
          <c:smooth val="0"/>
          <c:extLst>
            <c:ext xmlns:c16="http://schemas.microsoft.com/office/drawing/2014/chart" uri="{C3380CC4-5D6E-409C-BE32-E72D297353CC}">
              <c16:uniqueId val="{00000001-93A0-435F-9D0E-EA890DFA8EDD}"/>
            </c:ext>
          </c:extLst>
        </c:ser>
        <c:ser>
          <c:idx val="2"/>
          <c:order val="2"/>
          <c:tx>
            <c:strRef>
              <c:f>'C2H performance'!$C$9</c:f>
              <c:strCache>
                <c:ptCount val="1"/>
                <c:pt idx="0">
                  <c:v>4 Queues</c:v>
                </c:pt>
              </c:strCache>
            </c:strRef>
          </c:tx>
          <c:spPr>
            <a:ln w="28575" cap="rnd">
              <a:solidFill>
                <a:srgbClr val="00B050"/>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performance'!$D$9:$BO$9</c:f>
              <c:numCache>
                <c:formatCode>General</c:formatCode>
                <c:ptCount val="64"/>
                <c:pt idx="0">
                  <c:v>42.656999999999996</c:v>
                </c:pt>
                <c:pt idx="1">
                  <c:v>75.213999999999999</c:v>
                </c:pt>
                <c:pt idx="2">
                  <c:v>88.323999999999998</c:v>
                </c:pt>
                <c:pt idx="3">
                  <c:v>93.405000000000001</c:v>
                </c:pt>
                <c:pt idx="4">
                  <c:v>96.751000000000005</c:v>
                </c:pt>
                <c:pt idx="5">
                  <c:v>98.680999999999997</c:v>
                </c:pt>
                <c:pt idx="6">
                  <c:v>99.748999999999995</c:v>
                </c:pt>
                <c:pt idx="7">
                  <c:v>101.197</c:v>
                </c:pt>
                <c:pt idx="8">
                  <c:v>102.455</c:v>
                </c:pt>
                <c:pt idx="9">
                  <c:v>103.401</c:v>
                </c:pt>
                <c:pt idx="10">
                  <c:v>103.80500000000001</c:v>
                </c:pt>
                <c:pt idx="11">
                  <c:v>104.46</c:v>
                </c:pt>
                <c:pt idx="12">
                  <c:v>104.878</c:v>
                </c:pt>
                <c:pt idx="13">
                  <c:v>105.095</c:v>
                </c:pt>
                <c:pt idx="14">
                  <c:v>105.505</c:v>
                </c:pt>
                <c:pt idx="15">
                  <c:v>106.21899999999999</c:v>
                </c:pt>
                <c:pt idx="16">
                  <c:v>106.76900000000001</c:v>
                </c:pt>
                <c:pt idx="17">
                  <c:v>107.24</c:v>
                </c:pt>
                <c:pt idx="18">
                  <c:v>107.648</c:v>
                </c:pt>
                <c:pt idx="19">
                  <c:v>108.02800000000001</c:v>
                </c:pt>
                <c:pt idx="20">
                  <c:v>108.134</c:v>
                </c:pt>
                <c:pt idx="21">
                  <c:v>108.294</c:v>
                </c:pt>
                <c:pt idx="22">
                  <c:v>108.78700000000001</c:v>
                </c:pt>
                <c:pt idx="23">
                  <c:v>109.143</c:v>
                </c:pt>
                <c:pt idx="24">
                  <c:v>109.455</c:v>
                </c:pt>
                <c:pt idx="25">
                  <c:v>109.76300000000001</c:v>
                </c:pt>
                <c:pt idx="26">
                  <c:v>109.889</c:v>
                </c:pt>
                <c:pt idx="27">
                  <c:v>110.252</c:v>
                </c:pt>
                <c:pt idx="28">
                  <c:v>110.524</c:v>
                </c:pt>
                <c:pt idx="29">
                  <c:v>110.807</c:v>
                </c:pt>
                <c:pt idx="30">
                  <c:v>111.045</c:v>
                </c:pt>
                <c:pt idx="31">
                  <c:v>111.181</c:v>
                </c:pt>
                <c:pt idx="32">
                  <c:v>111.36799999999999</c:v>
                </c:pt>
                <c:pt idx="33">
                  <c:v>111.373</c:v>
                </c:pt>
                <c:pt idx="34">
                  <c:v>111.682</c:v>
                </c:pt>
                <c:pt idx="35">
                  <c:v>111.70099999999999</c:v>
                </c:pt>
                <c:pt idx="36">
                  <c:v>112.008</c:v>
                </c:pt>
                <c:pt idx="37">
                  <c:v>112.066</c:v>
                </c:pt>
                <c:pt idx="38">
                  <c:v>112.008</c:v>
                </c:pt>
                <c:pt idx="39">
                  <c:v>112.307</c:v>
                </c:pt>
                <c:pt idx="40">
                  <c:v>112.256</c:v>
                </c:pt>
                <c:pt idx="41">
                  <c:v>112.187</c:v>
                </c:pt>
                <c:pt idx="42">
                  <c:v>112.58499999999999</c:v>
                </c:pt>
                <c:pt idx="43">
                  <c:v>112.5</c:v>
                </c:pt>
                <c:pt idx="44">
                  <c:v>112.392</c:v>
                </c:pt>
                <c:pt idx="45">
                  <c:v>112.708</c:v>
                </c:pt>
                <c:pt idx="46">
                  <c:v>113.001</c:v>
                </c:pt>
                <c:pt idx="47">
                  <c:v>113.005</c:v>
                </c:pt>
                <c:pt idx="48">
                  <c:v>112.752</c:v>
                </c:pt>
                <c:pt idx="49">
                  <c:v>112.58799999999999</c:v>
                </c:pt>
                <c:pt idx="50">
                  <c:v>113.245</c:v>
                </c:pt>
                <c:pt idx="51">
                  <c:v>113.33799999999999</c:v>
                </c:pt>
                <c:pt idx="52">
                  <c:v>113.268</c:v>
                </c:pt>
                <c:pt idx="53">
                  <c:v>113.059</c:v>
                </c:pt>
                <c:pt idx="54">
                  <c:v>112.986</c:v>
                </c:pt>
                <c:pt idx="55">
                  <c:v>113.518</c:v>
                </c:pt>
                <c:pt idx="56">
                  <c:v>113.767</c:v>
                </c:pt>
                <c:pt idx="57">
                  <c:v>113.622</c:v>
                </c:pt>
                <c:pt idx="58">
                  <c:v>113.468</c:v>
                </c:pt>
                <c:pt idx="59">
                  <c:v>113.29</c:v>
                </c:pt>
                <c:pt idx="60">
                  <c:v>113.312</c:v>
                </c:pt>
                <c:pt idx="61">
                  <c:v>113.681</c:v>
                </c:pt>
                <c:pt idx="62">
                  <c:v>114.06100000000001</c:v>
                </c:pt>
                <c:pt idx="63">
                  <c:v>114.223</c:v>
                </c:pt>
              </c:numCache>
            </c:numRef>
          </c:val>
          <c:smooth val="0"/>
          <c:extLst>
            <c:ext xmlns:c16="http://schemas.microsoft.com/office/drawing/2014/chart" uri="{C3380CC4-5D6E-409C-BE32-E72D297353CC}">
              <c16:uniqueId val="{00000002-93A0-435F-9D0E-EA890DFA8EDD}"/>
            </c:ext>
          </c:extLst>
        </c:ser>
        <c:ser>
          <c:idx val="3"/>
          <c:order val="3"/>
          <c:tx>
            <c:strRef>
              <c:f>'C2H performance'!$C$8</c:f>
              <c:strCache>
                <c:ptCount val="1"/>
                <c:pt idx="0">
                  <c:v>8 Queues</c:v>
                </c:pt>
              </c:strCache>
            </c:strRef>
          </c:tx>
          <c:spPr>
            <a:ln w="28575" cap="rnd">
              <a:solidFill>
                <a:schemeClr val="accent4"/>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performance'!$D$8:$BO$8</c:f>
              <c:numCache>
                <c:formatCode>General</c:formatCode>
                <c:ptCount val="64"/>
                <c:pt idx="0">
                  <c:v>42.603999999999999</c:v>
                </c:pt>
                <c:pt idx="1">
                  <c:v>76.103999999999999</c:v>
                </c:pt>
                <c:pt idx="2">
                  <c:v>88.366</c:v>
                </c:pt>
                <c:pt idx="3">
                  <c:v>92.888000000000005</c:v>
                </c:pt>
                <c:pt idx="4">
                  <c:v>95.78</c:v>
                </c:pt>
                <c:pt idx="5">
                  <c:v>98.094999999999999</c:v>
                </c:pt>
                <c:pt idx="6">
                  <c:v>99.793999999999997</c:v>
                </c:pt>
                <c:pt idx="7">
                  <c:v>101.157</c:v>
                </c:pt>
                <c:pt idx="8">
                  <c:v>102.291</c:v>
                </c:pt>
                <c:pt idx="9">
                  <c:v>103.012</c:v>
                </c:pt>
                <c:pt idx="10">
                  <c:v>103.59</c:v>
                </c:pt>
                <c:pt idx="11">
                  <c:v>104.191</c:v>
                </c:pt>
                <c:pt idx="12">
                  <c:v>104.71599999999999</c:v>
                </c:pt>
                <c:pt idx="13">
                  <c:v>105.01900000000001</c:v>
                </c:pt>
                <c:pt idx="14">
                  <c:v>105.506</c:v>
                </c:pt>
                <c:pt idx="15">
                  <c:v>106.086</c:v>
                </c:pt>
                <c:pt idx="16">
                  <c:v>106.48399999999999</c:v>
                </c:pt>
                <c:pt idx="17">
                  <c:v>106.92</c:v>
                </c:pt>
                <c:pt idx="18">
                  <c:v>107.327</c:v>
                </c:pt>
                <c:pt idx="19">
                  <c:v>107.649</c:v>
                </c:pt>
                <c:pt idx="20">
                  <c:v>107.724</c:v>
                </c:pt>
                <c:pt idx="21">
                  <c:v>107.92</c:v>
                </c:pt>
                <c:pt idx="22">
                  <c:v>108.34699999999999</c:v>
                </c:pt>
                <c:pt idx="23">
                  <c:v>108.556</c:v>
                </c:pt>
                <c:pt idx="24">
                  <c:v>108.646</c:v>
                </c:pt>
                <c:pt idx="25">
                  <c:v>109.125</c:v>
                </c:pt>
                <c:pt idx="26">
                  <c:v>109.36</c:v>
                </c:pt>
                <c:pt idx="27">
                  <c:v>109.69499999999999</c:v>
                </c:pt>
                <c:pt idx="28">
                  <c:v>109.89</c:v>
                </c:pt>
                <c:pt idx="29">
                  <c:v>110.101</c:v>
                </c:pt>
                <c:pt idx="30">
                  <c:v>110.256</c:v>
                </c:pt>
                <c:pt idx="31">
                  <c:v>110.429</c:v>
                </c:pt>
                <c:pt idx="32">
                  <c:v>110.58499999999999</c:v>
                </c:pt>
                <c:pt idx="33">
                  <c:v>110.741</c:v>
                </c:pt>
                <c:pt idx="34">
                  <c:v>110.919</c:v>
                </c:pt>
                <c:pt idx="35">
                  <c:v>111.063</c:v>
                </c:pt>
                <c:pt idx="36">
                  <c:v>111.18899999999999</c:v>
                </c:pt>
                <c:pt idx="37">
                  <c:v>111.277</c:v>
                </c:pt>
                <c:pt idx="38">
                  <c:v>111.366</c:v>
                </c:pt>
                <c:pt idx="39">
                  <c:v>111.46299999999999</c:v>
                </c:pt>
                <c:pt idx="40">
                  <c:v>111.518</c:v>
                </c:pt>
                <c:pt idx="41">
                  <c:v>111.617</c:v>
                </c:pt>
                <c:pt idx="42">
                  <c:v>111.73399999999999</c:v>
                </c:pt>
                <c:pt idx="43">
                  <c:v>111.75</c:v>
                </c:pt>
                <c:pt idx="44">
                  <c:v>111.80200000000001</c:v>
                </c:pt>
                <c:pt idx="45">
                  <c:v>111.952</c:v>
                </c:pt>
                <c:pt idx="46">
                  <c:v>112.04</c:v>
                </c:pt>
                <c:pt idx="47">
                  <c:v>112.05200000000001</c:v>
                </c:pt>
                <c:pt idx="48">
                  <c:v>112.063</c:v>
                </c:pt>
                <c:pt idx="49">
                  <c:v>112.14400000000001</c:v>
                </c:pt>
                <c:pt idx="50">
                  <c:v>112.348</c:v>
                </c:pt>
                <c:pt idx="51">
                  <c:v>112.68300000000001</c:v>
                </c:pt>
                <c:pt idx="52">
                  <c:v>112.51300000000001</c:v>
                </c:pt>
                <c:pt idx="53">
                  <c:v>112.467</c:v>
                </c:pt>
                <c:pt idx="54">
                  <c:v>112.542</c:v>
                </c:pt>
                <c:pt idx="55">
                  <c:v>112.752</c:v>
                </c:pt>
                <c:pt idx="56">
                  <c:v>112.88800000000001</c:v>
                </c:pt>
                <c:pt idx="57">
                  <c:v>112.777</c:v>
                </c:pt>
                <c:pt idx="58">
                  <c:v>112.66500000000001</c:v>
                </c:pt>
                <c:pt idx="59">
                  <c:v>112.73399999999999</c:v>
                </c:pt>
                <c:pt idx="60">
                  <c:v>112.84</c:v>
                </c:pt>
                <c:pt idx="61">
                  <c:v>113.012</c:v>
                </c:pt>
                <c:pt idx="62">
                  <c:v>113.139</c:v>
                </c:pt>
                <c:pt idx="63">
                  <c:v>113.212</c:v>
                </c:pt>
              </c:numCache>
            </c:numRef>
          </c:val>
          <c:smooth val="0"/>
          <c:extLst>
            <c:ext xmlns:c16="http://schemas.microsoft.com/office/drawing/2014/chart" uri="{C3380CC4-5D6E-409C-BE32-E72D297353CC}">
              <c16:uniqueId val="{00000003-93A0-435F-9D0E-EA890DFA8EDD}"/>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 </a:t>
            </a:r>
            <a:r>
              <a:rPr lang="en-US"/>
              <a:t>H2C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'H2C performance'!$C$10</c:f>
              <c:strCache>
                <c:ptCount val="1"/>
                <c:pt idx="0">
                  <c:v>1 Queue</c:v>
                </c:pt>
              </c:strCache>
            </c:strRef>
          </c:tx>
          <c:spPr>
            <a:ln w="28575" cap="rnd">
              <a:solidFill>
                <a:schemeClr val="accent1"/>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performance'!$D$10:$BO$10</c:f>
              <c:numCache>
                <c:formatCode>General</c:formatCode>
                <c:ptCount val="64"/>
                <c:pt idx="0">
                  <c:v>25.23</c:v>
                </c:pt>
                <c:pt idx="1">
                  <c:v>49.976999999999997</c:v>
                </c:pt>
                <c:pt idx="2">
                  <c:v>72.688999999999993</c:v>
                </c:pt>
                <c:pt idx="3">
                  <c:v>86.760999999999996</c:v>
                </c:pt>
                <c:pt idx="4">
                  <c:v>98.638999999999996</c:v>
                </c:pt>
                <c:pt idx="5">
                  <c:v>99.444000000000003</c:v>
                </c:pt>
                <c:pt idx="6">
                  <c:v>100.414</c:v>
                </c:pt>
                <c:pt idx="7">
                  <c:v>100.178</c:v>
                </c:pt>
                <c:pt idx="8">
                  <c:v>99.97</c:v>
                </c:pt>
                <c:pt idx="9">
                  <c:v>99.841999999999999</c:v>
                </c:pt>
                <c:pt idx="10">
                  <c:v>99.706000000000003</c:v>
                </c:pt>
                <c:pt idx="11">
                  <c:v>100.26600000000001</c:v>
                </c:pt>
                <c:pt idx="12">
                  <c:v>100.102</c:v>
                </c:pt>
                <c:pt idx="13">
                  <c:v>100.005</c:v>
                </c:pt>
                <c:pt idx="14">
                  <c:v>99.899000000000001</c:v>
                </c:pt>
                <c:pt idx="15">
                  <c:v>99.808999999999997</c:v>
                </c:pt>
                <c:pt idx="16">
                  <c:v>100.181</c:v>
                </c:pt>
                <c:pt idx="17">
                  <c:v>100.084</c:v>
                </c:pt>
                <c:pt idx="18">
                  <c:v>100.002</c:v>
                </c:pt>
                <c:pt idx="19">
                  <c:v>99.924999999999997</c:v>
                </c:pt>
                <c:pt idx="20">
                  <c:v>99.852000000000004</c:v>
                </c:pt>
                <c:pt idx="21">
                  <c:v>100.143</c:v>
                </c:pt>
                <c:pt idx="22">
                  <c:v>100.048</c:v>
                </c:pt>
                <c:pt idx="23">
                  <c:v>100.002</c:v>
                </c:pt>
                <c:pt idx="24">
                  <c:v>99.941999999999993</c:v>
                </c:pt>
                <c:pt idx="25">
                  <c:v>99.884</c:v>
                </c:pt>
                <c:pt idx="26">
                  <c:v>100.12</c:v>
                </c:pt>
                <c:pt idx="27">
                  <c:v>100.051</c:v>
                </c:pt>
                <c:pt idx="28">
                  <c:v>100.002</c:v>
                </c:pt>
                <c:pt idx="29">
                  <c:v>99.941000000000003</c:v>
                </c:pt>
                <c:pt idx="30">
                  <c:v>99.900999999999996</c:v>
                </c:pt>
                <c:pt idx="31">
                  <c:v>100.096</c:v>
                </c:pt>
                <c:pt idx="32">
                  <c:v>100.023</c:v>
                </c:pt>
                <c:pt idx="33">
                  <c:v>99.991</c:v>
                </c:pt>
                <c:pt idx="34">
                  <c:v>99.951999999999998</c:v>
                </c:pt>
                <c:pt idx="35">
                  <c:v>99.915999999999997</c:v>
                </c:pt>
                <c:pt idx="36">
                  <c:v>100.083</c:v>
                </c:pt>
                <c:pt idx="37">
                  <c:v>100.035</c:v>
                </c:pt>
                <c:pt idx="38">
                  <c:v>99.998999999999995</c:v>
                </c:pt>
                <c:pt idx="39">
                  <c:v>99.941999999999993</c:v>
                </c:pt>
                <c:pt idx="40">
                  <c:v>99.92</c:v>
                </c:pt>
                <c:pt idx="41">
                  <c:v>100.071</c:v>
                </c:pt>
                <c:pt idx="42">
                  <c:v>100.039</c:v>
                </c:pt>
                <c:pt idx="43">
                  <c:v>99.998000000000005</c:v>
                </c:pt>
                <c:pt idx="44">
                  <c:v>99.960999999999999</c:v>
                </c:pt>
                <c:pt idx="45">
                  <c:v>99.935000000000002</c:v>
                </c:pt>
                <c:pt idx="46">
                  <c:v>100.066</c:v>
                </c:pt>
                <c:pt idx="47">
                  <c:v>100.032</c:v>
                </c:pt>
                <c:pt idx="48">
                  <c:v>99.997</c:v>
                </c:pt>
                <c:pt idx="49">
                  <c:v>99.941999999999993</c:v>
                </c:pt>
                <c:pt idx="50">
                  <c:v>99.935000000000002</c:v>
                </c:pt>
                <c:pt idx="51">
                  <c:v>100.05800000000001</c:v>
                </c:pt>
                <c:pt idx="52">
                  <c:v>100.03</c:v>
                </c:pt>
                <c:pt idx="53">
                  <c:v>99.974999999999994</c:v>
                </c:pt>
                <c:pt idx="54">
                  <c:v>99.971999999999994</c:v>
                </c:pt>
                <c:pt idx="55">
                  <c:v>99.941000000000003</c:v>
                </c:pt>
                <c:pt idx="56">
                  <c:v>100.053</c:v>
                </c:pt>
                <c:pt idx="57">
                  <c:v>100.01600000000001</c:v>
                </c:pt>
                <c:pt idx="58">
                  <c:v>100</c:v>
                </c:pt>
                <c:pt idx="59">
                  <c:v>99.974999999999994</c:v>
                </c:pt>
                <c:pt idx="60">
                  <c:v>99.941999999999993</c:v>
                </c:pt>
                <c:pt idx="61">
                  <c:v>100.053</c:v>
                </c:pt>
                <c:pt idx="62">
                  <c:v>100.01900000000001</c:v>
                </c:pt>
                <c:pt idx="63">
                  <c:v>100</c:v>
                </c:pt>
              </c:numCache>
            </c:numRef>
          </c:val>
          <c:smooth val="0"/>
          <c:extLst>
            <c:ext xmlns:c16="http://schemas.microsoft.com/office/drawing/2014/chart" uri="{C3380CC4-5D6E-409C-BE32-E72D297353CC}">
              <c16:uniqueId val="{00000000-6BE2-485C-82C4-1034D328932B}"/>
            </c:ext>
          </c:extLst>
        </c:ser>
        <c:ser>
          <c:idx val="1"/>
          <c:order val="1"/>
          <c:tx>
            <c:strRef>
              <c:f>'H2C performance'!$C$9</c:f>
              <c:strCache>
                <c:ptCount val="1"/>
                <c:pt idx="0">
                  <c:v>2 Queues</c:v>
                </c:pt>
              </c:strCache>
            </c:strRef>
          </c:tx>
          <c:spPr>
            <a:ln w="28575" cap="rnd">
              <a:solidFill>
                <a:schemeClr val="accent2"/>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performance'!$D$9:$BO$9</c:f>
              <c:numCache>
                <c:formatCode>General</c:formatCode>
                <c:ptCount val="64"/>
                <c:pt idx="0">
                  <c:v>44.677</c:v>
                </c:pt>
                <c:pt idx="1">
                  <c:v>83.748999999999995</c:v>
                </c:pt>
                <c:pt idx="2">
                  <c:v>96.671999999999997</c:v>
                </c:pt>
                <c:pt idx="3">
                  <c:v>100.157</c:v>
                </c:pt>
                <c:pt idx="4">
                  <c:v>99.132999999999996</c:v>
                </c:pt>
                <c:pt idx="5">
                  <c:v>99.58</c:v>
                </c:pt>
                <c:pt idx="6">
                  <c:v>100.56399999999999</c:v>
                </c:pt>
                <c:pt idx="7">
                  <c:v>100.27</c:v>
                </c:pt>
                <c:pt idx="8">
                  <c:v>100.08499999999999</c:v>
                </c:pt>
                <c:pt idx="9">
                  <c:v>99.924999999999997</c:v>
                </c:pt>
                <c:pt idx="10">
                  <c:v>99.784000000000006</c:v>
                </c:pt>
                <c:pt idx="11">
                  <c:v>100.32599999999999</c:v>
                </c:pt>
                <c:pt idx="12">
                  <c:v>100.17700000000001</c:v>
                </c:pt>
                <c:pt idx="13">
                  <c:v>100.053</c:v>
                </c:pt>
                <c:pt idx="14">
                  <c:v>99.941999999999993</c:v>
                </c:pt>
                <c:pt idx="15">
                  <c:v>99.855000000000004</c:v>
                </c:pt>
                <c:pt idx="16">
                  <c:v>100.23099999999999</c:v>
                </c:pt>
                <c:pt idx="17">
                  <c:v>100.123</c:v>
                </c:pt>
                <c:pt idx="18">
                  <c:v>100.032</c:v>
                </c:pt>
                <c:pt idx="19">
                  <c:v>99.942999999999998</c:v>
                </c:pt>
                <c:pt idx="20">
                  <c:v>99.89</c:v>
                </c:pt>
                <c:pt idx="21">
                  <c:v>100.178</c:v>
                </c:pt>
                <c:pt idx="22">
                  <c:v>100.102</c:v>
                </c:pt>
                <c:pt idx="23">
                  <c:v>100.03400000000001</c:v>
                </c:pt>
                <c:pt idx="24">
                  <c:v>99.941999999999993</c:v>
                </c:pt>
                <c:pt idx="25">
                  <c:v>99.894000000000005</c:v>
                </c:pt>
                <c:pt idx="26">
                  <c:v>100.14400000000001</c:v>
                </c:pt>
                <c:pt idx="27">
                  <c:v>100.084</c:v>
                </c:pt>
                <c:pt idx="28">
                  <c:v>100.01600000000001</c:v>
                </c:pt>
                <c:pt idx="29">
                  <c:v>99.974999999999994</c:v>
                </c:pt>
                <c:pt idx="30">
                  <c:v>99.924999999999997</c:v>
                </c:pt>
                <c:pt idx="31">
                  <c:v>100.124</c:v>
                </c:pt>
                <c:pt idx="32">
                  <c:v>100.06699999999999</c:v>
                </c:pt>
                <c:pt idx="33">
                  <c:v>100.02</c:v>
                </c:pt>
                <c:pt idx="34">
                  <c:v>99.968000000000004</c:v>
                </c:pt>
                <c:pt idx="35">
                  <c:v>99.932000000000002</c:v>
                </c:pt>
                <c:pt idx="36">
                  <c:v>100.10599999999999</c:v>
                </c:pt>
                <c:pt idx="37">
                  <c:v>100.059</c:v>
                </c:pt>
                <c:pt idx="38">
                  <c:v>100.001</c:v>
                </c:pt>
                <c:pt idx="39">
                  <c:v>99.978999999999999</c:v>
                </c:pt>
                <c:pt idx="40">
                  <c:v>99.941999999999993</c:v>
                </c:pt>
                <c:pt idx="41">
                  <c:v>100.092</c:v>
                </c:pt>
                <c:pt idx="42">
                  <c:v>100.04</c:v>
                </c:pt>
                <c:pt idx="43">
                  <c:v>100.017</c:v>
                </c:pt>
                <c:pt idx="44">
                  <c:v>99.974999999999994</c:v>
                </c:pt>
                <c:pt idx="45">
                  <c:v>99.947000000000003</c:v>
                </c:pt>
                <c:pt idx="46">
                  <c:v>100.083</c:v>
                </c:pt>
                <c:pt idx="47">
                  <c:v>100.04900000000001</c:v>
                </c:pt>
                <c:pt idx="48">
                  <c:v>100.014</c:v>
                </c:pt>
                <c:pt idx="49">
                  <c:v>99.944000000000003</c:v>
                </c:pt>
                <c:pt idx="50">
                  <c:v>99.954999999999998</c:v>
                </c:pt>
                <c:pt idx="51">
                  <c:v>100.075</c:v>
                </c:pt>
                <c:pt idx="52">
                  <c:v>100.041</c:v>
                </c:pt>
                <c:pt idx="53">
                  <c:v>99.974999999999994</c:v>
                </c:pt>
                <c:pt idx="54">
                  <c:v>99.986000000000004</c:v>
                </c:pt>
                <c:pt idx="55">
                  <c:v>99.956000000000003</c:v>
                </c:pt>
                <c:pt idx="56">
                  <c:v>100.071</c:v>
                </c:pt>
                <c:pt idx="57">
                  <c:v>100.03700000000001</c:v>
                </c:pt>
                <c:pt idx="58">
                  <c:v>100.012</c:v>
                </c:pt>
                <c:pt idx="59">
                  <c:v>99.986000000000004</c:v>
                </c:pt>
                <c:pt idx="60">
                  <c:v>99.941999999999993</c:v>
                </c:pt>
                <c:pt idx="61">
                  <c:v>100.057</c:v>
                </c:pt>
                <c:pt idx="62">
                  <c:v>100.035</c:v>
                </c:pt>
                <c:pt idx="63">
                  <c:v>100.006</c:v>
                </c:pt>
              </c:numCache>
            </c:numRef>
          </c:val>
          <c:smooth val="0"/>
          <c:extLst>
            <c:ext xmlns:c16="http://schemas.microsoft.com/office/drawing/2014/chart" uri="{C3380CC4-5D6E-409C-BE32-E72D297353CC}">
              <c16:uniqueId val="{00000001-6BE2-485C-82C4-1034D328932B}"/>
            </c:ext>
          </c:extLst>
        </c:ser>
        <c:ser>
          <c:idx val="2"/>
          <c:order val="2"/>
          <c:tx>
            <c:strRef>
              <c:f>'H2C performance'!$C$8</c:f>
              <c:strCache>
                <c:ptCount val="1"/>
                <c:pt idx="0">
                  <c:v>4 Queues</c:v>
                </c:pt>
              </c:strCache>
            </c:strRef>
          </c:tx>
          <c:spPr>
            <a:ln w="28575" cap="rnd">
              <a:solidFill>
                <a:srgbClr val="00B050"/>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performance'!$D$8:$BO$8</c:f>
              <c:numCache>
                <c:formatCode>General</c:formatCode>
                <c:ptCount val="64"/>
                <c:pt idx="0">
                  <c:v>68.466999999999999</c:v>
                </c:pt>
                <c:pt idx="1">
                  <c:v>87.668000000000006</c:v>
                </c:pt>
                <c:pt idx="2">
                  <c:v>96.712000000000003</c:v>
                </c:pt>
                <c:pt idx="3">
                  <c:v>100.26900000000001</c:v>
                </c:pt>
                <c:pt idx="4">
                  <c:v>99.072999999999993</c:v>
                </c:pt>
                <c:pt idx="5">
                  <c:v>99.680999999999997</c:v>
                </c:pt>
                <c:pt idx="6">
                  <c:v>100.61799999999999</c:v>
                </c:pt>
                <c:pt idx="7">
                  <c:v>100.337</c:v>
                </c:pt>
                <c:pt idx="8">
                  <c:v>100.122</c:v>
                </c:pt>
                <c:pt idx="9">
                  <c:v>99.941999999999993</c:v>
                </c:pt>
                <c:pt idx="10">
                  <c:v>99.822999999999993</c:v>
                </c:pt>
                <c:pt idx="11">
                  <c:v>100.357</c:v>
                </c:pt>
                <c:pt idx="12">
                  <c:v>100.21299999999999</c:v>
                </c:pt>
                <c:pt idx="13">
                  <c:v>100.084</c:v>
                </c:pt>
                <c:pt idx="14">
                  <c:v>99.974999999999994</c:v>
                </c:pt>
                <c:pt idx="15">
                  <c:v>99.876999999999995</c:v>
                </c:pt>
                <c:pt idx="16">
                  <c:v>100.254</c:v>
                </c:pt>
                <c:pt idx="17">
                  <c:v>100.152</c:v>
                </c:pt>
                <c:pt idx="18">
                  <c:v>100.059</c:v>
                </c:pt>
                <c:pt idx="19">
                  <c:v>99.978999999999999</c:v>
                </c:pt>
                <c:pt idx="20">
                  <c:v>99.906000000000006</c:v>
                </c:pt>
                <c:pt idx="21">
                  <c:v>100.196</c:v>
                </c:pt>
                <c:pt idx="22">
                  <c:v>100.116</c:v>
                </c:pt>
                <c:pt idx="23">
                  <c:v>100.04900000000001</c:v>
                </c:pt>
                <c:pt idx="24">
                  <c:v>99.941999999999993</c:v>
                </c:pt>
                <c:pt idx="25">
                  <c:v>99.921999999999997</c:v>
                </c:pt>
                <c:pt idx="26">
                  <c:v>100.152</c:v>
                </c:pt>
                <c:pt idx="27">
                  <c:v>100.096</c:v>
                </c:pt>
                <c:pt idx="28">
                  <c:v>100.03700000000001</c:v>
                </c:pt>
                <c:pt idx="29">
                  <c:v>99.986000000000004</c:v>
                </c:pt>
                <c:pt idx="30">
                  <c:v>99.935000000000002</c:v>
                </c:pt>
                <c:pt idx="31">
                  <c:v>100.134</c:v>
                </c:pt>
                <c:pt idx="32">
                  <c:v>100.083</c:v>
                </c:pt>
                <c:pt idx="33">
                  <c:v>100.033</c:v>
                </c:pt>
                <c:pt idx="34">
                  <c:v>99.989000000000004</c:v>
                </c:pt>
                <c:pt idx="35">
                  <c:v>99.945999999999998</c:v>
                </c:pt>
                <c:pt idx="36">
                  <c:v>100.111</c:v>
                </c:pt>
                <c:pt idx="37">
                  <c:v>100.071</c:v>
                </c:pt>
                <c:pt idx="38">
                  <c:v>100.03</c:v>
                </c:pt>
                <c:pt idx="39">
                  <c:v>99.99</c:v>
                </c:pt>
                <c:pt idx="40">
                  <c:v>99.953999999999994</c:v>
                </c:pt>
                <c:pt idx="41">
                  <c:v>100.101</c:v>
                </c:pt>
                <c:pt idx="42">
                  <c:v>100.04</c:v>
                </c:pt>
                <c:pt idx="43">
                  <c:v>100.02500000000001</c:v>
                </c:pt>
                <c:pt idx="44">
                  <c:v>99.991</c:v>
                </c:pt>
                <c:pt idx="45">
                  <c:v>99.954999999999998</c:v>
                </c:pt>
                <c:pt idx="46">
                  <c:v>100.092</c:v>
                </c:pt>
                <c:pt idx="47">
                  <c:v>100.059</c:v>
                </c:pt>
                <c:pt idx="48">
                  <c:v>100.021</c:v>
                </c:pt>
                <c:pt idx="49">
                  <c:v>99.989000000000004</c:v>
                </c:pt>
                <c:pt idx="50">
                  <c:v>99.962000000000003</c:v>
                </c:pt>
                <c:pt idx="51">
                  <c:v>100.08199999999999</c:v>
                </c:pt>
                <c:pt idx="52">
                  <c:v>100.051</c:v>
                </c:pt>
                <c:pt idx="53">
                  <c:v>100.024</c:v>
                </c:pt>
                <c:pt idx="54">
                  <c:v>99.995000000000005</c:v>
                </c:pt>
                <c:pt idx="55">
                  <c:v>99.965000000000003</c:v>
                </c:pt>
                <c:pt idx="56">
                  <c:v>100.075</c:v>
                </c:pt>
                <c:pt idx="57">
                  <c:v>100.048</c:v>
                </c:pt>
                <c:pt idx="58">
                  <c:v>100.021</c:v>
                </c:pt>
                <c:pt idx="59">
                  <c:v>99.99</c:v>
                </c:pt>
                <c:pt idx="60">
                  <c:v>99.941999999999993</c:v>
                </c:pt>
                <c:pt idx="61">
                  <c:v>100.06699999999999</c:v>
                </c:pt>
                <c:pt idx="62">
                  <c:v>100.044</c:v>
                </c:pt>
                <c:pt idx="63">
                  <c:v>100.017</c:v>
                </c:pt>
              </c:numCache>
            </c:numRef>
          </c:val>
          <c:smooth val="0"/>
          <c:extLst>
            <c:ext xmlns:c16="http://schemas.microsoft.com/office/drawing/2014/chart" uri="{C3380CC4-5D6E-409C-BE32-E72D297353CC}">
              <c16:uniqueId val="{00000002-6BE2-485C-82C4-1034D328932B}"/>
            </c:ext>
          </c:extLst>
        </c:ser>
        <c:ser>
          <c:idx val="3"/>
          <c:order val="3"/>
          <c:tx>
            <c:strRef>
              <c:f>'H2C performance'!$C$7</c:f>
              <c:strCache>
                <c:ptCount val="1"/>
                <c:pt idx="0">
                  <c:v>8 Queues</c:v>
                </c:pt>
              </c:strCache>
            </c:strRef>
          </c:tx>
          <c:spPr>
            <a:ln w="28575" cap="rnd">
              <a:solidFill>
                <a:schemeClr val="accent4"/>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performance'!$D$7:$BO$7</c:f>
              <c:numCache>
                <c:formatCode>General</c:formatCode>
                <c:ptCount val="64"/>
                <c:pt idx="0">
                  <c:v>68.472999999999999</c:v>
                </c:pt>
                <c:pt idx="1">
                  <c:v>87.701999999999998</c:v>
                </c:pt>
                <c:pt idx="2">
                  <c:v>96.753</c:v>
                </c:pt>
                <c:pt idx="3">
                  <c:v>100.337</c:v>
                </c:pt>
                <c:pt idx="4">
                  <c:v>99.114000000000004</c:v>
                </c:pt>
                <c:pt idx="5">
                  <c:v>99.706000000000003</c:v>
                </c:pt>
                <c:pt idx="6">
                  <c:v>100.646</c:v>
                </c:pt>
                <c:pt idx="7">
                  <c:v>100.364</c:v>
                </c:pt>
                <c:pt idx="8">
                  <c:v>100.152</c:v>
                </c:pt>
                <c:pt idx="9">
                  <c:v>99.978999999999999</c:v>
                </c:pt>
                <c:pt idx="10">
                  <c:v>99.840999999999994</c:v>
                </c:pt>
                <c:pt idx="11">
                  <c:v>100.376</c:v>
                </c:pt>
                <c:pt idx="12">
                  <c:v>100.224</c:v>
                </c:pt>
                <c:pt idx="13">
                  <c:v>100.09699999999999</c:v>
                </c:pt>
                <c:pt idx="14">
                  <c:v>99.986000000000004</c:v>
                </c:pt>
                <c:pt idx="15">
                  <c:v>99.888000000000005</c:v>
                </c:pt>
                <c:pt idx="16">
                  <c:v>100.265</c:v>
                </c:pt>
                <c:pt idx="17">
                  <c:v>100.16200000000001</c:v>
                </c:pt>
                <c:pt idx="18">
                  <c:v>100.069</c:v>
                </c:pt>
                <c:pt idx="19">
                  <c:v>99.989000000000004</c:v>
                </c:pt>
                <c:pt idx="20">
                  <c:v>99.917000000000002</c:v>
                </c:pt>
                <c:pt idx="21">
                  <c:v>100.202</c:v>
                </c:pt>
                <c:pt idx="22">
                  <c:v>100.128</c:v>
                </c:pt>
                <c:pt idx="23">
                  <c:v>100.057</c:v>
                </c:pt>
                <c:pt idx="24">
                  <c:v>99.977999999999994</c:v>
                </c:pt>
                <c:pt idx="25">
                  <c:v>99.932000000000002</c:v>
                </c:pt>
                <c:pt idx="26">
                  <c:v>100.166</c:v>
                </c:pt>
                <c:pt idx="27">
                  <c:v>100.104</c:v>
                </c:pt>
                <c:pt idx="28">
                  <c:v>100.04600000000001</c:v>
                </c:pt>
                <c:pt idx="29">
                  <c:v>99.991</c:v>
                </c:pt>
                <c:pt idx="30">
                  <c:v>99.941000000000003</c:v>
                </c:pt>
                <c:pt idx="31">
                  <c:v>100.137</c:v>
                </c:pt>
                <c:pt idx="32">
                  <c:v>100.089</c:v>
                </c:pt>
                <c:pt idx="33">
                  <c:v>100.04</c:v>
                </c:pt>
                <c:pt idx="34">
                  <c:v>99.994</c:v>
                </c:pt>
                <c:pt idx="35">
                  <c:v>99.948999999999998</c:v>
                </c:pt>
                <c:pt idx="36">
                  <c:v>100.122</c:v>
                </c:pt>
                <c:pt idx="37">
                  <c:v>100.077</c:v>
                </c:pt>
                <c:pt idx="38">
                  <c:v>100.03</c:v>
                </c:pt>
                <c:pt idx="39">
                  <c:v>99.992000000000004</c:v>
                </c:pt>
                <c:pt idx="40">
                  <c:v>99.954999999999998</c:v>
                </c:pt>
                <c:pt idx="41">
                  <c:v>100.104</c:v>
                </c:pt>
                <c:pt idx="42">
                  <c:v>100.063</c:v>
                </c:pt>
                <c:pt idx="43">
                  <c:v>100.02800000000001</c:v>
                </c:pt>
                <c:pt idx="44">
                  <c:v>99.998000000000005</c:v>
                </c:pt>
                <c:pt idx="45">
                  <c:v>99.959000000000003</c:v>
                </c:pt>
                <c:pt idx="46">
                  <c:v>100.093</c:v>
                </c:pt>
                <c:pt idx="47">
                  <c:v>100.06</c:v>
                </c:pt>
                <c:pt idx="48">
                  <c:v>100.03</c:v>
                </c:pt>
                <c:pt idx="49">
                  <c:v>99.995999999999995</c:v>
                </c:pt>
                <c:pt idx="50">
                  <c:v>99.963999999999999</c:v>
                </c:pt>
                <c:pt idx="51">
                  <c:v>100.084</c:v>
                </c:pt>
                <c:pt idx="52">
                  <c:v>100.054</c:v>
                </c:pt>
                <c:pt idx="53">
                  <c:v>100.024</c:v>
                </c:pt>
                <c:pt idx="54">
                  <c:v>99.991</c:v>
                </c:pt>
                <c:pt idx="55">
                  <c:v>99.968999999999994</c:v>
                </c:pt>
                <c:pt idx="56">
                  <c:v>100.077</c:v>
                </c:pt>
                <c:pt idx="57">
                  <c:v>100.048</c:v>
                </c:pt>
                <c:pt idx="58">
                  <c:v>100.023</c:v>
                </c:pt>
                <c:pt idx="59">
                  <c:v>99.994</c:v>
                </c:pt>
                <c:pt idx="60">
                  <c:v>99.941999999999993</c:v>
                </c:pt>
                <c:pt idx="61">
                  <c:v>100.069</c:v>
                </c:pt>
                <c:pt idx="62">
                  <c:v>100.04600000000001</c:v>
                </c:pt>
                <c:pt idx="63">
                  <c:v>100.023</c:v>
                </c:pt>
              </c:numCache>
            </c:numRef>
          </c:val>
          <c:smooth val="0"/>
          <c:extLst>
            <c:ext xmlns:c16="http://schemas.microsoft.com/office/drawing/2014/chart" uri="{C3380CC4-5D6E-409C-BE32-E72D297353CC}">
              <c16:uniqueId val="{00000003-6BE2-485C-82C4-1034D328932B}"/>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a:t>
            </a:r>
            <a:r>
              <a:rPr lang="en-US" baseline="0">
                <a:solidFill>
                  <a:srgbClr val="FF0000"/>
                </a:solidFill>
              </a:rPr>
              <a:t> </a:t>
            </a:r>
            <a:r>
              <a:rPr lang="en-US"/>
              <a:t>H2C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performance'!$D$15:$BO$15</c:f>
              <c:numCache>
                <c:formatCode>General</c:formatCode>
                <c:ptCount val="64"/>
                <c:pt idx="0">
                  <c:v>49.27734375</c:v>
                </c:pt>
                <c:pt idx="1">
                  <c:v>48.8056640625</c:v>
                </c:pt>
                <c:pt idx="2">
                  <c:v>47.323567708333336</c:v>
                </c:pt>
                <c:pt idx="3">
                  <c:v>42.36376953125</c:v>
                </c:pt>
                <c:pt idx="4">
                  <c:v>38.530859374999999</c:v>
                </c:pt>
                <c:pt idx="5">
                  <c:v>32.37109375</c:v>
                </c:pt>
                <c:pt idx="6">
                  <c:v>28.017299107142858</c:v>
                </c:pt>
                <c:pt idx="7">
                  <c:v>24.45751953125</c:v>
                </c:pt>
                <c:pt idx="8">
                  <c:v>21.694878472222221</c:v>
                </c:pt>
                <c:pt idx="9">
                  <c:v>19.500390625000001</c:v>
                </c:pt>
                <c:pt idx="10">
                  <c:v>17.703480113636363</c:v>
                </c:pt>
                <c:pt idx="11">
                  <c:v>16.3193359375</c:v>
                </c:pt>
                <c:pt idx="12">
                  <c:v>15.03936298076923</c:v>
                </c:pt>
                <c:pt idx="13">
                  <c:v>13.951590401785714</c:v>
                </c:pt>
                <c:pt idx="14">
                  <c:v>13.007682291666667</c:v>
                </c:pt>
                <c:pt idx="15">
                  <c:v>12.1837158203125</c:v>
                </c:pt>
                <c:pt idx="16">
                  <c:v>11.509765625</c:v>
                </c:pt>
                <c:pt idx="17">
                  <c:v>10.859809027777779</c:v>
                </c:pt>
                <c:pt idx="18">
                  <c:v>10.279810855263158</c:v>
                </c:pt>
                <c:pt idx="19">
                  <c:v>9.75830078125</c:v>
                </c:pt>
                <c:pt idx="20">
                  <c:v>9.2868303571428577</c:v>
                </c:pt>
                <c:pt idx="21">
                  <c:v>8.8905362215909083</c:v>
                </c:pt>
                <c:pt idx="22">
                  <c:v>8.4959239130434785</c:v>
                </c:pt>
                <c:pt idx="23">
                  <c:v>8.13818359375</c:v>
                </c:pt>
                <c:pt idx="24">
                  <c:v>7.8079687499999997</c:v>
                </c:pt>
                <c:pt idx="25">
                  <c:v>7.5033052884615383</c:v>
                </c:pt>
                <c:pt idx="26">
                  <c:v>7.2424768518518521</c:v>
                </c:pt>
                <c:pt idx="27">
                  <c:v>6.97900390625</c:v>
                </c:pt>
                <c:pt idx="28">
                  <c:v>6.7350484913793105</c:v>
                </c:pt>
                <c:pt idx="29">
                  <c:v>6.5065755208333336</c:v>
                </c:pt>
                <c:pt idx="30">
                  <c:v>6.294165826612903</c:v>
                </c:pt>
                <c:pt idx="31">
                  <c:v>6.109375</c:v>
                </c:pt>
                <c:pt idx="32">
                  <c:v>5.919921875</c:v>
                </c:pt>
                <c:pt idx="33">
                  <c:v>5.7439682904411766</c:v>
                </c:pt>
                <c:pt idx="34">
                  <c:v>5.5776785714285717</c:v>
                </c:pt>
                <c:pt idx="35">
                  <c:v>5.4207899305555554</c:v>
                </c:pt>
                <c:pt idx="36">
                  <c:v>5.2830975506756754</c:v>
                </c:pt>
                <c:pt idx="37">
                  <c:v>5.1416015625</c:v>
                </c:pt>
                <c:pt idx="38">
                  <c:v>5.007962740384615</c:v>
                </c:pt>
                <c:pt idx="39">
                  <c:v>4.8799804687500004</c:v>
                </c:pt>
                <c:pt idx="40">
                  <c:v>4.7599085365853657</c:v>
                </c:pt>
                <c:pt idx="41">
                  <c:v>4.6535993303571432</c:v>
                </c:pt>
                <c:pt idx="42">
                  <c:v>4.5439226017441863</c:v>
                </c:pt>
                <c:pt idx="43">
                  <c:v>4.4388316761363633</c:v>
                </c:pt>
                <c:pt idx="44">
                  <c:v>4.3385850694444441</c:v>
                </c:pt>
                <c:pt idx="45">
                  <c:v>4.2431640625</c:v>
                </c:pt>
                <c:pt idx="46">
                  <c:v>4.1583277925531918</c:v>
                </c:pt>
                <c:pt idx="47">
                  <c:v>4.0703125</c:v>
                </c:pt>
                <c:pt idx="48">
                  <c:v>3.9858498086734695</c:v>
                </c:pt>
                <c:pt idx="49">
                  <c:v>3.9039843749999998</c:v>
                </c:pt>
                <c:pt idx="50">
                  <c:v>3.8271675857843137</c:v>
                </c:pt>
                <c:pt idx="51">
                  <c:v>3.7581881009615383</c:v>
                </c:pt>
                <c:pt idx="52">
                  <c:v>3.6862470518867925</c:v>
                </c:pt>
                <c:pt idx="53">
                  <c:v>3.6159939236111112</c:v>
                </c:pt>
                <c:pt idx="54">
                  <c:v>3.5501420454545456</c:v>
                </c:pt>
                <c:pt idx="55">
                  <c:v>3.4856654575892856</c:v>
                </c:pt>
                <c:pt idx="56">
                  <c:v>3.4283511513157894</c:v>
                </c:pt>
                <c:pt idx="57">
                  <c:v>3.3679956896551726</c:v>
                </c:pt>
                <c:pt idx="58">
                  <c:v>3.3103813559322033</c:v>
                </c:pt>
                <c:pt idx="59">
                  <c:v>3.25439453125</c:v>
                </c:pt>
                <c:pt idx="60">
                  <c:v>3.1999871926229506</c:v>
                </c:pt>
                <c:pt idx="61">
                  <c:v>3.1518712197580645</c:v>
                </c:pt>
                <c:pt idx="62">
                  <c:v>3.1007874503968256</c:v>
                </c:pt>
                <c:pt idx="63">
                  <c:v>3.0517578125</c:v>
                </c:pt>
              </c:numCache>
            </c:numRef>
          </c:val>
          <c:smooth val="0"/>
          <c:extLst>
            <c:ext xmlns:c16="http://schemas.microsoft.com/office/drawing/2014/chart" uri="{C3380CC4-5D6E-409C-BE32-E72D297353CC}">
              <c16:uniqueId val="{00000000-7E0D-4ACB-AC05-8E2D8C55F8AA}"/>
            </c:ext>
          </c:extLst>
        </c:ser>
        <c:ser>
          <c:idx val="1"/>
          <c:order val="1"/>
          <c:tx>
            <c:v>2 Queues</c:v>
          </c:tx>
          <c:spPr>
            <a:ln w="28575" cap="rnd">
              <a:solidFill>
                <a:schemeClr val="accent2"/>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performance'!$D$14:$BO$14</c:f>
              <c:numCache>
                <c:formatCode>General</c:formatCode>
                <c:ptCount val="64"/>
                <c:pt idx="0">
                  <c:v>87.259765625</c:v>
                </c:pt>
                <c:pt idx="1">
                  <c:v>81.7861328125</c:v>
                </c:pt>
                <c:pt idx="2">
                  <c:v>62.9375</c:v>
                </c:pt>
                <c:pt idx="3">
                  <c:v>48.90478515625</c:v>
                </c:pt>
                <c:pt idx="4">
                  <c:v>38.723828124999997</c:v>
                </c:pt>
                <c:pt idx="5">
                  <c:v>32.415364583333336</c:v>
                </c:pt>
                <c:pt idx="6">
                  <c:v>28.059151785714285</c:v>
                </c:pt>
                <c:pt idx="7">
                  <c:v>24.47998046875</c:v>
                </c:pt>
                <c:pt idx="8">
                  <c:v>21.719835069444443</c:v>
                </c:pt>
                <c:pt idx="9">
                  <c:v>19.5166015625</c:v>
                </c:pt>
                <c:pt idx="10">
                  <c:v>17.717329545454547</c:v>
                </c:pt>
                <c:pt idx="11">
                  <c:v>16.3291015625</c:v>
                </c:pt>
                <c:pt idx="12">
                  <c:v>15.050631009615385</c:v>
                </c:pt>
                <c:pt idx="13">
                  <c:v>13.958286830357142</c:v>
                </c:pt>
                <c:pt idx="14">
                  <c:v>13.01328125</c:v>
                </c:pt>
                <c:pt idx="15">
                  <c:v>12.1893310546875</c:v>
                </c:pt>
                <c:pt idx="16">
                  <c:v>11.515510110294118</c:v>
                </c:pt>
                <c:pt idx="17">
                  <c:v>10.864040798611111</c:v>
                </c:pt>
                <c:pt idx="18">
                  <c:v>10.282894736842104</c:v>
                </c:pt>
                <c:pt idx="19">
                  <c:v>9.7600585937499993</c:v>
                </c:pt>
                <c:pt idx="20">
                  <c:v>9.2903645833333339</c:v>
                </c:pt>
                <c:pt idx="21">
                  <c:v>8.8936434659090917</c:v>
                </c:pt>
                <c:pt idx="22">
                  <c:v>8.5005095108695645</c:v>
                </c:pt>
                <c:pt idx="23">
                  <c:v>8.1407877604166661</c:v>
                </c:pt>
                <c:pt idx="24">
                  <c:v>7.8079687499999997</c:v>
                </c:pt>
                <c:pt idx="25">
                  <c:v>7.504056490384615</c:v>
                </c:pt>
                <c:pt idx="26">
                  <c:v>7.2442129629629628</c:v>
                </c:pt>
                <c:pt idx="27">
                  <c:v>6.9813058035714288</c:v>
                </c:pt>
                <c:pt idx="28">
                  <c:v>6.7359913793103452</c:v>
                </c:pt>
                <c:pt idx="29">
                  <c:v>6.5087890625</c:v>
                </c:pt>
                <c:pt idx="30">
                  <c:v>6.295677923387097</c:v>
                </c:pt>
                <c:pt idx="31">
                  <c:v>6.111083984375</c:v>
                </c:pt>
                <c:pt idx="32">
                  <c:v>5.922526041666667</c:v>
                </c:pt>
                <c:pt idx="33">
                  <c:v>5.745634191176471</c:v>
                </c:pt>
                <c:pt idx="34">
                  <c:v>5.5785714285714283</c:v>
                </c:pt>
                <c:pt idx="35">
                  <c:v>5.4216579861111107</c:v>
                </c:pt>
                <c:pt idx="36">
                  <c:v>5.2843116554054053</c:v>
                </c:pt>
                <c:pt idx="37">
                  <c:v>5.1428351151315788</c:v>
                </c:pt>
                <c:pt idx="38">
                  <c:v>5.0080629006410255</c:v>
                </c:pt>
                <c:pt idx="39">
                  <c:v>4.8817871093749998</c:v>
                </c:pt>
                <c:pt idx="40">
                  <c:v>4.7609565548780486</c:v>
                </c:pt>
                <c:pt idx="41">
                  <c:v>4.6545758928571432</c:v>
                </c:pt>
                <c:pt idx="42">
                  <c:v>4.5439680232558137</c:v>
                </c:pt>
                <c:pt idx="43">
                  <c:v>4.4396750710227275</c:v>
                </c:pt>
                <c:pt idx="44">
                  <c:v>4.339192708333333</c:v>
                </c:pt>
                <c:pt idx="45">
                  <c:v>4.2436735733695654</c:v>
                </c:pt>
                <c:pt idx="46">
                  <c:v>4.1590342420212769</c:v>
                </c:pt>
                <c:pt idx="47">
                  <c:v>4.071004231770833</c:v>
                </c:pt>
                <c:pt idx="48">
                  <c:v>3.9865274234693877</c:v>
                </c:pt>
                <c:pt idx="49">
                  <c:v>3.9040625000000002</c:v>
                </c:pt>
                <c:pt idx="50">
                  <c:v>3.8279335171568629</c:v>
                </c:pt>
                <c:pt idx="51">
                  <c:v>3.7588266225961537</c:v>
                </c:pt>
                <c:pt idx="52">
                  <c:v>3.6866524174528301</c:v>
                </c:pt>
                <c:pt idx="53">
                  <c:v>3.6159939236111112</c:v>
                </c:pt>
                <c:pt idx="54">
                  <c:v>3.5506392045454547</c:v>
                </c:pt>
                <c:pt idx="55">
                  <c:v>3.4861886160714284</c:v>
                </c:pt>
                <c:pt idx="56">
                  <c:v>3.4289679276315788</c:v>
                </c:pt>
                <c:pt idx="57">
                  <c:v>3.3687028556034484</c:v>
                </c:pt>
                <c:pt idx="58">
                  <c:v>3.3107786016949152</c:v>
                </c:pt>
                <c:pt idx="59">
                  <c:v>3.2547526041666668</c:v>
                </c:pt>
                <c:pt idx="60">
                  <c:v>3.1999871926229506</c:v>
                </c:pt>
                <c:pt idx="61">
                  <c:v>3.1519972278225805</c:v>
                </c:pt>
                <c:pt idx="62">
                  <c:v>3.1012834821428572</c:v>
                </c:pt>
                <c:pt idx="63">
                  <c:v>3.05194091796875</c:v>
                </c:pt>
              </c:numCache>
            </c:numRef>
          </c:val>
          <c:smooth val="0"/>
          <c:extLst>
            <c:ext xmlns:c16="http://schemas.microsoft.com/office/drawing/2014/chart" uri="{C3380CC4-5D6E-409C-BE32-E72D297353CC}">
              <c16:uniqueId val="{00000001-7E0D-4ACB-AC05-8E2D8C55F8AA}"/>
            </c:ext>
          </c:extLst>
        </c:ser>
        <c:ser>
          <c:idx val="2"/>
          <c:order val="2"/>
          <c:tx>
            <c:v>4 Queues</c:v>
          </c:tx>
          <c:spPr>
            <a:ln w="28575" cap="rnd">
              <a:solidFill>
                <a:schemeClr val="accent3"/>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performance'!$D$13:$BO$13</c:f>
              <c:numCache>
                <c:formatCode>General</c:formatCode>
                <c:ptCount val="64"/>
                <c:pt idx="0">
                  <c:v>133.724609375</c:v>
                </c:pt>
                <c:pt idx="1">
                  <c:v>85.61328125</c:v>
                </c:pt>
                <c:pt idx="2">
                  <c:v>62.963541666666664</c:v>
                </c:pt>
                <c:pt idx="3">
                  <c:v>48.95947265625</c:v>
                </c:pt>
                <c:pt idx="4">
                  <c:v>38.700390624999997</c:v>
                </c:pt>
                <c:pt idx="5">
                  <c:v>32.4482421875</c:v>
                </c:pt>
                <c:pt idx="6">
                  <c:v>28.07421875</c:v>
                </c:pt>
                <c:pt idx="7">
                  <c:v>24.496337890625</c:v>
                </c:pt>
                <c:pt idx="8">
                  <c:v>21.727864583333332</c:v>
                </c:pt>
                <c:pt idx="9">
                  <c:v>19.519921875000001</c:v>
                </c:pt>
                <c:pt idx="10">
                  <c:v>17.724254261363637</c:v>
                </c:pt>
                <c:pt idx="11">
                  <c:v>16.334147135416668</c:v>
                </c:pt>
                <c:pt idx="12">
                  <c:v>15.056039663461538</c:v>
                </c:pt>
                <c:pt idx="13">
                  <c:v>13.962611607142858</c:v>
                </c:pt>
                <c:pt idx="14">
                  <c:v>13.017578125</c:v>
                </c:pt>
                <c:pt idx="15">
                  <c:v>12.1920166015625</c:v>
                </c:pt>
                <c:pt idx="16">
                  <c:v>11.518152573529411</c:v>
                </c:pt>
                <c:pt idx="17">
                  <c:v>10.8671875</c:v>
                </c:pt>
                <c:pt idx="18">
                  <c:v>10.285670230263158</c:v>
                </c:pt>
                <c:pt idx="19">
                  <c:v>9.7635742187499996</c:v>
                </c:pt>
                <c:pt idx="20">
                  <c:v>9.2918526785714288</c:v>
                </c:pt>
                <c:pt idx="21">
                  <c:v>8.8952414772727266</c:v>
                </c:pt>
                <c:pt idx="22">
                  <c:v>8.5016983695652169</c:v>
                </c:pt>
                <c:pt idx="23">
                  <c:v>8.1420084635416661</c:v>
                </c:pt>
                <c:pt idx="24">
                  <c:v>7.8079687499999997</c:v>
                </c:pt>
                <c:pt idx="25">
                  <c:v>7.5061598557692308</c:v>
                </c:pt>
                <c:pt idx="26">
                  <c:v>7.244791666666667</c:v>
                </c:pt>
                <c:pt idx="27">
                  <c:v>6.9821428571428568</c:v>
                </c:pt>
                <c:pt idx="28">
                  <c:v>6.7374057112068968</c:v>
                </c:pt>
                <c:pt idx="29">
                  <c:v>6.5095052083333336</c:v>
                </c:pt>
                <c:pt idx="30">
                  <c:v>6.296307963709677</c:v>
                </c:pt>
                <c:pt idx="31">
                  <c:v>6.1116943359375</c:v>
                </c:pt>
                <c:pt idx="32">
                  <c:v>5.9234730113636367</c:v>
                </c:pt>
                <c:pt idx="33">
                  <c:v>5.7463809742647056</c:v>
                </c:pt>
                <c:pt idx="34">
                  <c:v>5.579743303571429</c:v>
                </c:pt>
                <c:pt idx="35">
                  <c:v>5.4224175347222223</c:v>
                </c:pt>
                <c:pt idx="36">
                  <c:v>5.2845755912162158</c:v>
                </c:pt>
                <c:pt idx="37">
                  <c:v>5.1434518914473681</c:v>
                </c:pt>
                <c:pt idx="38">
                  <c:v>5.0095152243589745</c:v>
                </c:pt>
                <c:pt idx="39">
                  <c:v>4.88232421875</c:v>
                </c:pt>
                <c:pt idx="40">
                  <c:v>4.7615282012195124</c:v>
                </c:pt>
                <c:pt idx="41">
                  <c:v>4.6549944196428568</c:v>
                </c:pt>
                <c:pt idx="42">
                  <c:v>4.5439680232558137</c:v>
                </c:pt>
                <c:pt idx="43">
                  <c:v>4.4400301846590908</c:v>
                </c:pt>
                <c:pt idx="44">
                  <c:v>4.339887152777778</c:v>
                </c:pt>
                <c:pt idx="45">
                  <c:v>4.2440132472826084</c:v>
                </c:pt>
                <c:pt idx="46">
                  <c:v>4.1594082446808507</c:v>
                </c:pt>
                <c:pt idx="47">
                  <c:v>4.0714111328125</c:v>
                </c:pt>
                <c:pt idx="48">
                  <c:v>3.9868064413265305</c:v>
                </c:pt>
                <c:pt idx="49">
                  <c:v>3.9058203124999999</c:v>
                </c:pt>
                <c:pt idx="50">
                  <c:v>3.8282015931372548</c:v>
                </c:pt>
                <c:pt idx="51">
                  <c:v>3.7590895432692308</c:v>
                </c:pt>
                <c:pt idx="52">
                  <c:v>3.6870209316037736</c:v>
                </c:pt>
                <c:pt idx="53">
                  <c:v>3.6177662037037037</c:v>
                </c:pt>
                <c:pt idx="54">
                  <c:v>3.5509588068181817</c:v>
                </c:pt>
                <c:pt idx="55">
                  <c:v>3.4865025111607144</c:v>
                </c:pt>
                <c:pt idx="56">
                  <c:v>3.4291049890350878</c:v>
                </c:pt>
                <c:pt idx="57">
                  <c:v>3.369073275862069</c:v>
                </c:pt>
                <c:pt idx="58">
                  <c:v>3.311076536016949</c:v>
                </c:pt>
                <c:pt idx="59">
                  <c:v>3.2548828125</c:v>
                </c:pt>
                <c:pt idx="60">
                  <c:v>3.1999871926229506</c:v>
                </c:pt>
                <c:pt idx="61">
                  <c:v>3.152312247983871</c:v>
                </c:pt>
                <c:pt idx="62">
                  <c:v>3.1015625</c:v>
                </c:pt>
                <c:pt idx="63">
                  <c:v>3.052276611328125</c:v>
                </c:pt>
              </c:numCache>
            </c:numRef>
          </c:val>
          <c:smooth val="0"/>
          <c:extLst>
            <c:ext xmlns:c16="http://schemas.microsoft.com/office/drawing/2014/chart" uri="{C3380CC4-5D6E-409C-BE32-E72D297353CC}">
              <c16:uniqueId val="{00000002-7E0D-4ACB-AC05-8E2D8C55F8AA}"/>
            </c:ext>
          </c:extLst>
        </c:ser>
        <c:ser>
          <c:idx val="3"/>
          <c:order val="3"/>
          <c:tx>
            <c:v>8 Queues</c:v>
          </c:tx>
          <c:spPr>
            <a:ln w="28575" cap="rnd">
              <a:solidFill>
                <a:schemeClr val="accent4"/>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performance'!$D$12:$BO$12</c:f>
              <c:numCache>
                <c:formatCode>General</c:formatCode>
                <c:ptCount val="64"/>
                <c:pt idx="0">
                  <c:v>133.736328125</c:v>
                </c:pt>
                <c:pt idx="1">
                  <c:v>85.646484375</c:v>
                </c:pt>
                <c:pt idx="2">
                  <c:v>62.990234375</c:v>
                </c:pt>
                <c:pt idx="3">
                  <c:v>48.99267578125</c:v>
                </c:pt>
                <c:pt idx="4">
                  <c:v>38.716406249999999</c:v>
                </c:pt>
                <c:pt idx="5">
                  <c:v>32.456380208333336</c:v>
                </c:pt>
                <c:pt idx="6">
                  <c:v>28.08203125</c:v>
                </c:pt>
                <c:pt idx="7">
                  <c:v>24.5029296875</c:v>
                </c:pt>
                <c:pt idx="8">
                  <c:v>21.734375</c:v>
                </c:pt>
                <c:pt idx="9">
                  <c:v>19.527148437499999</c:v>
                </c:pt>
                <c:pt idx="10">
                  <c:v>17.72745028409091</c:v>
                </c:pt>
                <c:pt idx="11">
                  <c:v>16.337239583333332</c:v>
                </c:pt>
                <c:pt idx="12">
                  <c:v>15.057692307692308</c:v>
                </c:pt>
                <c:pt idx="13">
                  <c:v>13.964425223214286</c:v>
                </c:pt>
                <c:pt idx="14">
                  <c:v>13.019010416666667</c:v>
                </c:pt>
                <c:pt idx="15">
                  <c:v>12.193359375</c:v>
                </c:pt>
                <c:pt idx="16">
                  <c:v>11.519416360294118</c:v>
                </c:pt>
                <c:pt idx="17">
                  <c:v>10.868272569444445</c:v>
                </c:pt>
                <c:pt idx="18">
                  <c:v>10.286698190789474</c:v>
                </c:pt>
                <c:pt idx="19">
                  <c:v>9.7645507812499996</c:v>
                </c:pt>
                <c:pt idx="20">
                  <c:v>9.2928757440476186</c:v>
                </c:pt>
                <c:pt idx="21">
                  <c:v>8.8957741477272734</c:v>
                </c:pt>
                <c:pt idx="22">
                  <c:v>8.5027173913043477</c:v>
                </c:pt>
                <c:pt idx="23">
                  <c:v>8.1426595052083339</c:v>
                </c:pt>
                <c:pt idx="24">
                  <c:v>7.8107812499999998</c:v>
                </c:pt>
                <c:pt idx="25">
                  <c:v>7.5069110576923075</c:v>
                </c:pt>
                <c:pt idx="26">
                  <c:v>7.2458043981481479</c:v>
                </c:pt>
                <c:pt idx="27">
                  <c:v>6.9827008928571432</c:v>
                </c:pt>
                <c:pt idx="28">
                  <c:v>6.7380118534482758</c:v>
                </c:pt>
                <c:pt idx="29">
                  <c:v>6.5098307291666666</c:v>
                </c:pt>
                <c:pt idx="30">
                  <c:v>6.296685987903226</c:v>
                </c:pt>
                <c:pt idx="31">
                  <c:v>6.11187744140625</c:v>
                </c:pt>
                <c:pt idx="32">
                  <c:v>5.923828125</c:v>
                </c:pt>
                <c:pt idx="33">
                  <c:v>5.7467830882352944</c:v>
                </c:pt>
                <c:pt idx="34">
                  <c:v>5.5800223214285714</c:v>
                </c:pt>
                <c:pt idx="35">
                  <c:v>5.4225802951388893</c:v>
                </c:pt>
                <c:pt idx="36">
                  <c:v>5.28515625</c:v>
                </c:pt>
                <c:pt idx="37">
                  <c:v>5.1437602796052628</c:v>
                </c:pt>
                <c:pt idx="38">
                  <c:v>5.0095152243589745</c:v>
                </c:pt>
                <c:pt idx="39">
                  <c:v>4.8824218750000004</c:v>
                </c:pt>
                <c:pt idx="40">
                  <c:v>4.7615758384146343</c:v>
                </c:pt>
                <c:pt idx="41">
                  <c:v>4.6551339285714288</c:v>
                </c:pt>
                <c:pt idx="42">
                  <c:v>4.5450127180232558</c:v>
                </c:pt>
                <c:pt idx="43">
                  <c:v>4.4401633522727275</c:v>
                </c:pt>
                <c:pt idx="44">
                  <c:v>4.3401909722222225</c:v>
                </c:pt>
                <c:pt idx="45">
                  <c:v>4.2441830842391308</c:v>
                </c:pt>
                <c:pt idx="46">
                  <c:v>4.1594498005319149</c:v>
                </c:pt>
                <c:pt idx="47">
                  <c:v>4.071451822916667</c:v>
                </c:pt>
                <c:pt idx="48">
                  <c:v>3.9871651785714284</c:v>
                </c:pt>
                <c:pt idx="49">
                  <c:v>3.9060937500000001</c:v>
                </c:pt>
                <c:pt idx="50">
                  <c:v>3.8282781862745097</c:v>
                </c:pt>
                <c:pt idx="51">
                  <c:v>3.7591646634615383</c:v>
                </c:pt>
                <c:pt idx="52">
                  <c:v>3.6871314858490565</c:v>
                </c:pt>
                <c:pt idx="53">
                  <c:v>3.6177662037037037</c:v>
                </c:pt>
                <c:pt idx="54">
                  <c:v>3.5508167613636363</c:v>
                </c:pt>
                <c:pt idx="55">
                  <c:v>3.4866420200892856</c:v>
                </c:pt>
                <c:pt idx="56">
                  <c:v>3.429173519736842</c:v>
                </c:pt>
                <c:pt idx="57">
                  <c:v>3.369073275862069</c:v>
                </c:pt>
                <c:pt idx="58">
                  <c:v>3.3111427436440679</c:v>
                </c:pt>
                <c:pt idx="59">
                  <c:v>3.2550130208333332</c:v>
                </c:pt>
                <c:pt idx="60">
                  <c:v>3.1999871926229506</c:v>
                </c:pt>
                <c:pt idx="61">
                  <c:v>3.152375252016129</c:v>
                </c:pt>
                <c:pt idx="62">
                  <c:v>3.101624503968254</c:v>
                </c:pt>
                <c:pt idx="63">
                  <c:v>3.052459716796875</c:v>
                </c:pt>
              </c:numCache>
            </c:numRef>
          </c:val>
          <c:smooth val="0"/>
          <c:extLst>
            <c:ext xmlns:c16="http://schemas.microsoft.com/office/drawing/2014/chart" uri="{C3380CC4-5D6E-409C-BE32-E72D297353CC}">
              <c16:uniqueId val="{00000003-7E0D-4ACB-AC05-8E2D8C55F8AA}"/>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'C2H performance'!$C$11</c:f>
              <c:strCache>
                <c:ptCount val="1"/>
                <c:pt idx="0">
                  <c:v>1 Queue</c:v>
                </c:pt>
              </c:strCache>
            </c:strRef>
          </c:tx>
          <c:spPr>
            <a:ln w="28575" cap="rnd">
              <a:solidFill>
                <a:schemeClr val="accent1"/>
              </a:solidFill>
              <a:round/>
            </a:ln>
            <a:effectLst/>
          </c:spPr>
          <c:marker>
            <c:symbol val="none"/>
          </c:marker>
          <c:cat>
            <c:numRef>
              <c:f>'C2H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'C2H performance'!$D$11:$BO$11</c:f>
              <c:numCache>
                <c:formatCode>General</c:formatCode>
                <c:ptCount val="63"/>
                <c:pt idx="0">
                  <c:v>31.998999999999999</c:v>
                </c:pt>
                <c:pt idx="1">
                  <c:v>42.646999999999998</c:v>
                </c:pt>
                <c:pt idx="2">
                  <c:v>51.177</c:v>
                </c:pt>
                <c:pt idx="3">
                  <c:v>58.182000000000002</c:v>
                </c:pt>
                <c:pt idx="4">
                  <c:v>64</c:v>
                </c:pt>
                <c:pt idx="5">
                  <c:v>68.894000000000005</c:v>
                </c:pt>
                <c:pt idx="6">
                  <c:v>73.113</c:v>
                </c:pt>
                <c:pt idx="7">
                  <c:v>76.769000000000005</c:v>
                </c:pt>
                <c:pt idx="8">
                  <c:v>80</c:v>
                </c:pt>
                <c:pt idx="9">
                  <c:v>82.739000000000004</c:v>
                </c:pt>
                <c:pt idx="10">
                  <c:v>85.332999999999998</c:v>
                </c:pt>
                <c:pt idx="11">
                  <c:v>87.578999999999994</c:v>
                </c:pt>
                <c:pt idx="12">
                  <c:v>89.6</c:v>
                </c:pt>
                <c:pt idx="13">
                  <c:v>91.396000000000001</c:v>
                </c:pt>
                <c:pt idx="14">
                  <c:v>93.090999999999994</c:v>
                </c:pt>
                <c:pt idx="15">
                  <c:v>94.608000000000004</c:v>
                </c:pt>
                <c:pt idx="16">
                  <c:v>95.998999999999995</c:v>
                </c:pt>
                <c:pt idx="17">
                  <c:v>97.28</c:v>
                </c:pt>
                <c:pt idx="18">
                  <c:v>98.460999999999999</c:v>
                </c:pt>
                <c:pt idx="19">
                  <c:v>99.555000000000007</c:v>
                </c:pt>
                <c:pt idx="20">
                  <c:v>100.506</c:v>
                </c:pt>
                <c:pt idx="21">
                  <c:v>101.517</c:v>
                </c:pt>
                <c:pt idx="22">
                  <c:v>102.371</c:v>
                </c:pt>
                <c:pt idx="23">
                  <c:v>103.19799999999999</c:v>
                </c:pt>
                <c:pt idx="24">
                  <c:v>104</c:v>
                </c:pt>
                <c:pt idx="25">
                  <c:v>104.727</c:v>
                </c:pt>
                <c:pt idx="26">
                  <c:v>105.152</c:v>
                </c:pt>
                <c:pt idx="27">
                  <c:v>105.331</c:v>
                </c:pt>
                <c:pt idx="28">
                  <c:v>105.419</c:v>
                </c:pt>
                <c:pt idx="29">
                  <c:v>105.721</c:v>
                </c:pt>
                <c:pt idx="30">
                  <c:v>105.67700000000001</c:v>
                </c:pt>
                <c:pt idx="31">
                  <c:v>105.991</c:v>
                </c:pt>
                <c:pt idx="32">
                  <c:v>105.874</c:v>
                </c:pt>
                <c:pt idx="33">
                  <c:v>106.166</c:v>
                </c:pt>
                <c:pt idx="34">
                  <c:v>106.31399999999999</c:v>
                </c:pt>
                <c:pt idx="35">
                  <c:v>106.21599999999999</c:v>
                </c:pt>
                <c:pt idx="36">
                  <c:v>106.30500000000001</c:v>
                </c:pt>
                <c:pt idx="37">
                  <c:v>106.572</c:v>
                </c:pt>
                <c:pt idx="38">
                  <c:v>106.67700000000001</c:v>
                </c:pt>
                <c:pt idx="39">
                  <c:v>106.42400000000001</c:v>
                </c:pt>
                <c:pt idx="40">
                  <c:v>106.40900000000001</c:v>
                </c:pt>
                <c:pt idx="41">
                  <c:v>106.998</c:v>
                </c:pt>
                <c:pt idx="42">
                  <c:v>107.17100000000001</c:v>
                </c:pt>
                <c:pt idx="43">
                  <c:v>107.253</c:v>
                </c:pt>
                <c:pt idx="44">
                  <c:v>106.438</c:v>
                </c:pt>
                <c:pt idx="45">
                  <c:v>106.789</c:v>
                </c:pt>
                <c:pt idx="46">
                  <c:v>107.482</c:v>
                </c:pt>
                <c:pt idx="47">
                  <c:v>107.64700000000001</c:v>
                </c:pt>
                <c:pt idx="48">
                  <c:v>107.71899999999999</c:v>
                </c:pt>
                <c:pt idx="49">
                  <c:v>107.258</c:v>
                </c:pt>
                <c:pt idx="50">
                  <c:v>106.678</c:v>
                </c:pt>
                <c:pt idx="51">
                  <c:v>106.73099999999999</c:v>
                </c:pt>
                <c:pt idx="52">
                  <c:v>107.71899999999999</c:v>
                </c:pt>
                <c:pt idx="53">
                  <c:v>108.09</c:v>
                </c:pt>
                <c:pt idx="54">
                  <c:v>108.06100000000001</c:v>
                </c:pt>
                <c:pt idx="55">
                  <c:v>107.977</c:v>
                </c:pt>
                <c:pt idx="56">
                  <c:v>107.917</c:v>
                </c:pt>
                <c:pt idx="57">
                  <c:v>107.39700000000001</c:v>
                </c:pt>
                <c:pt idx="58">
                  <c:v>107.122</c:v>
                </c:pt>
                <c:pt idx="59">
                  <c:v>107.175</c:v>
                </c:pt>
                <c:pt idx="60">
                  <c:v>107.43899999999999</c:v>
                </c:pt>
                <c:pt idx="61">
                  <c:v>108.181</c:v>
                </c:pt>
                <c:pt idx="62">
                  <c:v>108.33199999999999</c:v>
                </c:pt>
              </c:numCache>
            </c:numRef>
          </c:val>
          <c:smooth val="0"/>
          <c:extLst>
            <c:ext xmlns:c16="http://schemas.microsoft.com/office/drawing/2014/chart" uri="{C3380CC4-5D6E-409C-BE32-E72D297353CC}">
              <c16:uniqueId val="{00000000-BBD1-4745-BE1E-F1D905CC88B4}"/>
            </c:ext>
          </c:extLst>
        </c:ser>
        <c:ser>
          <c:idx val="1"/>
          <c:order val="1"/>
          <c:tx>
            <c:strRef>
              <c:f>'C2H performance'!$C$10</c:f>
              <c:strCache>
                <c:ptCount val="1"/>
                <c:pt idx="0">
                  <c:v>2 Queues</c:v>
                </c:pt>
              </c:strCache>
            </c:strRef>
          </c:tx>
          <c:spPr>
            <a:ln w="28575" cap="rnd">
              <a:solidFill>
                <a:schemeClr val="accent2"/>
              </a:solidFill>
              <a:round/>
            </a:ln>
            <a:effectLst/>
          </c:spPr>
          <c:marker>
            <c:symbol val="none"/>
          </c:marker>
          <c:cat>
            <c:numRef>
              <c:f>'C2H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'C2H performance'!$D$10:$BO$10</c:f>
              <c:numCache>
                <c:formatCode>General</c:formatCode>
                <c:ptCount val="63"/>
                <c:pt idx="0">
                  <c:v>63.984999999999999</c:v>
                </c:pt>
                <c:pt idx="1">
                  <c:v>85.328999999999994</c:v>
                </c:pt>
                <c:pt idx="2">
                  <c:v>91.596000000000004</c:v>
                </c:pt>
                <c:pt idx="3">
                  <c:v>94.37</c:v>
                </c:pt>
                <c:pt idx="4">
                  <c:v>96.108999999999995</c:v>
                </c:pt>
                <c:pt idx="5">
                  <c:v>97.554000000000002</c:v>
                </c:pt>
                <c:pt idx="6">
                  <c:v>98.567999999999998</c:v>
                </c:pt>
                <c:pt idx="7">
                  <c:v>99.524000000000001</c:v>
                </c:pt>
                <c:pt idx="8">
                  <c:v>100.276</c:v>
                </c:pt>
                <c:pt idx="9">
                  <c:v>100.91200000000001</c:v>
                </c:pt>
                <c:pt idx="10">
                  <c:v>101.202</c:v>
                </c:pt>
                <c:pt idx="11">
                  <c:v>101.779</c:v>
                </c:pt>
                <c:pt idx="12">
                  <c:v>102.379</c:v>
                </c:pt>
                <c:pt idx="13">
                  <c:v>102.685</c:v>
                </c:pt>
                <c:pt idx="14">
                  <c:v>102.934</c:v>
                </c:pt>
                <c:pt idx="15">
                  <c:v>103.095</c:v>
                </c:pt>
                <c:pt idx="16">
                  <c:v>103.15600000000001</c:v>
                </c:pt>
                <c:pt idx="17">
                  <c:v>103.511</c:v>
                </c:pt>
                <c:pt idx="18">
                  <c:v>103.639</c:v>
                </c:pt>
                <c:pt idx="19">
                  <c:v>103.843</c:v>
                </c:pt>
                <c:pt idx="20">
                  <c:v>104.03</c:v>
                </c:pt>
                <c:pt idx="21">
                  <c:v>104.262</c:v>
                </c:pt>
                <c:pt idx="22">
                  <c:v>104.486</c:v>
                </c:pt>
                <c:pt idx="23">
                  <c:v>104.685</c:v>
                </c:pt>
                <c:pt idx="24">
                  <c:v>104.9</c:v>
                </c:pt>
                <c:pt idx="25">
                  <c:v>105.09399999999999</c:v>
                </c:pt>
                <c:pt idx="26">
                  <c:v>105.29300000000001</c:v>
                </c:pt>
                <c:pt idx="27">
                  <c:v>105.446</c:v>
                </c:pt>
                <c:pt idx="28">
                  <c:v>105.569</c:v>
                </c:pt>
                <c:pt idx="29">
                  <c:v>105.869</c:v>
                </c:pt>
                <c:pt idx="30">
                  <c:v>105.87</c:v>
                </c:pt>
                <c:pt idx="31">
                  <c:v>106.163</c:v>
                </c:pt>
                <c:pt idx="32">
                  <c:v>105.938</c:v>
                </c:pt>
                <c:pt idx="33">
                  <c:v>106.39100000000001</c:v>
                </c:pt>
                <c:pt idx="34">
                  <c:v>106.503</c:v>
                </c:pt>
                <c:pt idx="35">
                  <c:v>106.254</c:v>
                </c:pt>
                <c:pt idx="36">
                  <c:v>106.7</c:v>
                </c:pt>
                <c:pt idx="37">
                  <c:v>106.748</c:v>
                </c:pt>
                <c:pt idx="38">
                  <c:v>106.85</c:v>
                </c:pt>
                <c:pt idx="39">
                  <c:v>106.32899999999999</c:v>
                </c:pt>
                <c:pt idx="40">
                  <c:v>106.68300000000001</c:v>
                </c:pt>
                <c:pt idx="41">
                  <c:v>107.14700000000001</c:v>
                </c:pt>
                <c:pt idx="42">
                  <c:v>107.377</c:v>
                </c:pt>
                <c:pt idx="43">
                  <c:v>107.438</c:v>
                </c:pt>
                <c:pt idx="44">
                  <c:v>106.367</c:v>
                </c:pt>
                <c:pt idx="45">
                  <c:v>107.14700000000001</c:v>
                </c:pt>
                <c:pt idx="46">
                  <c:v>107.67100000000001</c:v>
                </c:pt>
                <c:pt idx="47">
                  <c:v>107.822</c:v>
                </c:pt>
                <c:pt idx="48">
                  <c:v>107.923</c:v>
                </c:pt>
                <c:pt idx="49">
                  <c:v>107.27500000000001</c:v>
                </c:pt>
                <c:pt idx="50">
                  <c:v>106.622</c:v>
                </c:pt>
                <c:pt idx="51">
                  <c:v>106.9</c:v>
                </c:pt>
                <c:pt idx="52">
                  <c:v>108.07299999999999</c:v>
                </c:pt>
                <c:pt idx="53">
                  <c:v>108.279</c:v>
                </c:pt>
                <c:pt idx="54">
                  <c:v>108.245</c:v>
                </c:pt>
                <c:pt idx="55">
                  <c:v>108.172</c:v>
                </c:pt>
                <c:pt idx="56">
                  <c:v>108.009</c:v>
                </c:pt>
                <c:pt idx="57">
                  <c:v>107.343</c:v>
                </c:pt>
                <c:pt idx="58">
                  <c:v>107.146</c:v>
                </c:pt>
                <c:pt idx="59">
                  <c:v>107.215</c:v>
                </c:pt>
                <c:pt idx="60">
                  <c:v>107.646</c:v>
                </c:pt>
                <c:pt idx="61">
                  <c:v>108.48099999999999</c:v>
                </c:pt>
                <c:pt idx="62">
                  <c:v>108.536</c:v>
                </c:pt>
              </c:numCache>
            </c:numRef>
          </c:val>
          <c:smooth val="0"/>
          <c:extLst>
            <c:ext xmlns:c16="http://schemas.microsoft.com/office/drawing/2014/chart" uri="{C3380CC4-5D6E-409C-BE32-E72D297353CC}">
              <c16:uniqueId val="{00000001-BBD1-4745-BE1E-F1D905CC88B4}"/>
            </c:ext>
          </c:extLst>
        </c:ser>
        <c:ser>
          <c:idx val="2"/>
          <c:order val="2"/>
          <c:tx>
            <c:strRef>
              <c:f>'C2H performance'!$C$9</c:f>
              <c:strCache>
                <c:ptCount val="1"/>
                <c:pt idx="0">
                  <c:v>4 Queues</c:v>
                </c:pt>
              </c:strCache>
            </c:strRef>
          </c:tx>
          <c:spPr>
            <a:ln w="28575" cap="rnd">
              <a:solidFill>
                <a:srgbClr val="00B050"/>
              </a:solidFill>
              <a:round/>
            </a:ln>
            <a:effectLst/>
          </c:spPr>
          <c:marker>
            <c:symbol val="none"/>
          </c:marker>
          <c:cat>
            <c:numRef>
              <c:f>'C2H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'C2H performance'!$D$9:$BO$9</c:f>
              <c:numCache>
                <c:formatCode>General</c:formatCode>
                <c:ptCount val="63"/>
                <c:pt idx="0">
                  <c:v>80.338999999999999</c:v>
                </c:pt>
                <c:pt idx="1">
                  <c:v>87.783000000000001</c:v>
                </c:pt>
                <c:pt idx="2">
                  <c:v>91.986999999999995</c:v>
                </c:pt>
                <c:pt idx="3">
                  <c:v>94.540999999999997</c:v>
                </c:pt>
                <c:pt idx="4">
                  <c:v>96.281999999999996</c:v>
                </c:pt>
                <c:pt idx="5">
                  <c:v>97.89</c:v>
                </c:pt>
                <c:pt idx="6">
                  <c:v>99.25</c:v>
                </c:pt>
                <c:pt idx="7">
                  <c:v>100.102</c:v>
                </c:pt>
                <c:pt idx="8">
                  <c:v>100.92</c:v>
                </c:pt>
                <c:pt idx="9">
                  <c:v>101.166</c:v>
                </c:pt>
                <c:pt idx="10">
                  <c:v>101.617</c:v>
                </c:pt>
                <c:pt idx="11">
                  <c:v>102.069</c:v>
                </c:pt>
                <c:pt idx="12">
                  <c:v>102.39700000000001</c:v>
                </c:pt>
                <c:pt idx="13">
                  <c:v>102.55800000000001</c:v>
                </c:pt>
                <c:pt idx="14">
                  <c:v>102.98099999999999</c:v>
                </c:pt>
                <c:pt idx="15">
                  <c:v>103.113</c:v>
                </c:pt>
                <c:pt idx="16">
                  <c:v>103.321</c:v>
                </c:pt>
                <c:pt idx="17">
                  <c:v>103.383</c:v>
                </c:pt>
                <c:pt idx="18">
                  <c:v>103.756</c:v>
                </c:pt>
                <c:pt idx="19">
                  <c:v>103.96899999999999</c:v>
                </c:pt>
                <c:pt idx="20">
                  <c:v>104.114</c:v>
                </c:pt>
                <c:pt idx="21">
                  <c:v>104.26</c:v>
                </c:pt>
                <c:pt idx="22">
                  <c:v>104.46299999999999</c:v>
                </c:pt>
                <c:pt idx="23">
                  <c:v>104.693</c:v>
                </c:pt>
                <c:pt idx="24">
                  <c:v>104.89100000000001</c:v>
                </c:pt>
                <c:pt idx="25">
                  <c:v>105.09099999999999</c:v>
                </c:pt>
                <c:pt idx="26">
                  <c:v>105.294</c:v>
                </c:pt>
                <c:pt idx="27">
                  <c:v>105.45</c:v>
                </c:pt>
                <c:pt idx="28">
                  <c:v>105.571</c:v>
                </c:pt>
                <c:pt idx="29">
                  <c:v>105.866</c:v>
                </c:pt>
                <c:pt idx="30">
                  <c:v>105.889</c:v>
                </c:pt>
                <c:pt idx="31">
                  <c:v>106.17100000000001</c:v>
                </c:pt>
                <c:pt idx="32">
                  <c:v>105.93</c:v>
                </c:pt>
                <c:pt idx="33">
                  <c:v>106.39</c:v>
                </c:pt>
                <c:pt idx="34">
                  <c:v>106.495</c:v>
                </c:pt>
                <c:pt idx="35">
                  <c:v>106.241</c:v>
                </c:pt>
                <c:pt idx="36">
                  <c:v>106.691</c:v>
                </c:pt>
                <c:pt idx="37">
                  <c:v>106.744</c:v>
                </c:pt>
                <c:pt idx="38">
                  <c:v>106.879</c:v>
                </c:pt>
                <c:pt idx="39">
                  <c:v>106.30800000000001</c:v>
                </c:pt>
                <c:pt idx="40">
                  <c:v>106.765</c:v>
                </c:pt>
                <c:pt idx="41">
                  <c:v>107.15300000000001</c:v>
                </c:pt>
                <c:pt idx="42">
                  <c:v>107.34</c:v>
                </c:pt>
                <c:pt idx="43">
                  <c:v>107.437</c:v>
                </c:pt>
                <c:pt idx="44">
                  <c:v>106.334</c:v>
                </c:pt>
                <c:pt idx="45">
                  <c:v>107.18</c:v>
                </c:pt>
                <c:pt idx="46">
                  <c:v>107.669</c:v>
                </c:pt>
                <c:pt idx="47">
                  <c:v>107.83199999999999</c:v>
                </c:pt>
                <c:pt idx="48">
                  <c:v>107.938</c:v>
                </c:pt>
                <c:pt idx="49">
                  <c:v>107.238</c:v>
                </c:pt>
                <c:pt idx="50">
                  <c:v>106.607</c:v>
                </c:pt>
                <c:pt idx="51">
                  <c:v>106.913</c:v>
                </c:pt>
                <c:pt idx="52">
                  <c:v>108.07299999999999</c:v>
                </c:pt>
                <c:pt idx="53">
                  <c:v>108.282</c:v>
                </c:pt>
                <c:pt idx="54">
                  <c:v>108.236</c:v>
                </c:pt>
                <c:pt idx="55">
                  <c:v>108.179</c:v>
                </c:pt>
                <c:pt idx="56">
                  <c:v>108.011</c:v>
                </c:pt>
                <c:pt idx="57">
                  <c:v>107.336</c:v>
                </c:pt>
                <c:pt idx="58">
                  <c:v>107.14100000000001</c:v>
                </c:pt>
                <c:pt idx="59">
                  <c:v>107.212</c:v>
                </c:pt>
                <c:pt idx="60">
                  <c:v>107.679</c:v>
                </c:pt>
                <c:pt idx="61">
                  <c:v>108.497</c:v>
                </c:pt>
                <c:pt idx="62">
                  <c:v>108.532</c:v>
                </c:pt>
              </c:numCache>
            </c:numRef>
          </c:val>
          <c:smooth val="0"/>
          <c:extLst>
            <c:ext xmlns:c16="http://schemas.microsoft.com/office/drawing/2014/chart" uri="{C3380CC4-5D6E-409C-BE32-E72D297353CC}">
              <c16:uniqueId val="{00000002-BBD1-4745-BE1E-F1D905CC88B4}"/>
            </c:ext>
          </c:extLst>
        </c:ser>
        <c:ser>
          <c:idx val="3"/>
          <c:order val="3"/>
          <c:tx>
            <c:strRef>
              <c:f>'C2H performance'!$C$8</c:f>
              <c:strCache>
                <c:ptCount val="1"/>
                <c:pt idx="0">
                  <c:v>8 Queues</c:v>
                </c:pt>
              </c:strCache>
            </c:strRef>
          </c:tx>
          <c:spPr>
            <a:ln w="28575" cap="rnd">
              <a:solidFill>
                <a:schemeClr val="accent4"/>
              </a:solidFill>
              <a:round/>
            </a:ln>
            <a:effectLst/>
          </c:spPr>
          <c:marker>
            <c:symbol val="none"/>
          </c:marker>
          <c:cat>
            <c:numRef>
              <c:f>'C2H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'C2H performance'!$D$8:$BO$8</c:f>
              <c:numCache>
                <c:formatCode>General</c:formatCode>
                <c:ptCount val="63"/>
                <c:pt idx="0">
                  <c:v>79.959000000000003</c:v>
                </c:pt>
                <c:pt idx="1">
                  <c:v>87.415999999999997</c:v>
                </c:pt>
                <c:pt idx="2">
                  <c:v>91.367999999999995</c:v>
                </c:pt>
                <c:pt idx="3">
                  <c:v>94.034000000000006</c:v>
                </c:pt>
                <c:pt idx="4">
                  <c:v>95.808000000000007</c:v>
                </c:pt>
                <c:pt idx="5">
                  <c:v>97.233999999999995</c:v>
                </c:pt>
                <c:pt idx="6">
                  <c:v>98.28</c:v>
                </c:pt>
                <c:pt idx="7">
                  <c:v>99.093000000000004</c:v>
                </c:pt>
                <c:pt idx="8">
                  <c:v>99.796000000000006</c:v>
                </c:pt>
                <c:pt idx="9">
                  <c:v>100.378</c:v>
                </c:pt>
                <c:pt idx="10">
                  <c:v>100.89</c:v>
                </c:pt>
                <c:pt idx="11">
                  <c:v>101.31</c:v>
                </c:pt>
                <c:pt idx="12">
                  <c:v>101.68</c:v>
                </c:pt>
                <c:pt idx="13">
                  <c:v>101.989</c:v>
                </c:pt>
                <c:pt idx="14">
                  <c:v>102.28700000000001</c:v>
                </c:pt>
                <c:pt idx="15">
                  <c:v>102.57599999999999</c:v>
                </c:pt>
                <c:pt idx="16">
                  <c:v>102.791</c:v>
                </c:pt>
                <c:pt idx="17">
                  <c:v>103.004</c:v>
                </c:pt>
                <c:pt idx="18">
                  <c:v>103.197</c:v>
                </c:pt>
                <c:pt idx="19">
                  <c:v>103.376</c:v>
                </c:pt>
                <c:pt idx="20">
                  <c:v>103.536</c:v>
                </c:pt>
                <c:pt idx="21">
                  <c:v>103.688</c:v>
                </c:pt>
                <c:pt idx="22">
                  <c:v>103.83799999999999</c:v>
                </c:pt>
                <c:pt idx="23">
                  <c:v>103.977</c:v>
                </c:pt>
                <c:pt idx="24">
                  <c:v>104.134</c:v>
                </c:pt>
                <c:pt idx="25">
                  <c:v>104.24</c:v>
                </c:pt>
                <c:pt idx="26">
                  <c:v>104.38800000000001</c:v>
                </c:pt>
                <c:pt idx="27">
                  <c:v>104.56</c:v>
                </c:pt>
                <c:pt idx="28">
                  <c:v>104.693</c:v>
                </c:pt>
                <c:pt idx="29">
                  <c:v>104.922</c:v>
                </c:pt>
                <c:pt idx="30">
                  <c:v>104.98</c:v>
                </c:pt>
                <c:pt idx="31">
                  <c:v>105.155</c:v>
                </c:pt>
                <c:pt idx="32">
                  <c:v>105.194</c:v>
                </c:pt>
                <c:pt idx="33">
                  <c:v>105.407</c:v>
                </c:pt>
                <c:pt idx="34">
                  <c:v>105.49299999999999</c:v>
                </c:pt>
                <c:pt idx="35">
                  <c:v>105.465</c:v>
                </c:pt>
                <c:pt idx="36">
                  <c:v>105.58499999999999</c:v>
                </c:pt>
                <c:pt idx="37">
                  <c:v>105.727</c:v>
                </c:pt>
                <c:pt idx="38">
                  <c:v>105.80500000000001</c:v>
                </c:pt>
                <c:pt idx="39">
                  <c:v>105.669</c:v>
                </c:pt>
                <c:pt idx="40">
                  <c:v>105.895</c:v>
                </c:pt>
                <c:pt idx="41">
                  <c:v>106.03100000000001</c:v>
                </c:pt>
                <c:pt idx="42">
                  <c:v>106.18300000000001</c:v>
                </c:pt>
                <c:pt idx="43">
                  <c:v>106.203</c:v>
                </c:pt>
                <c:pt idx="44">
                  <c:v>105.869</c:v>
                </c:pt>
                <c:pt idx="45">
                  <c:v>106.229</c:v>
                </c:pt>
                <c:pt idx="46">
                  <c:v>106.47</c:v>
                </c:pt>
                <c:pt idx="47">
                  <c:v>106.545</c:v>
                </c:pt>
                <c:pt idx="48">
                  <c:v>106.627</c:v>
                </c:pt>
                <c:pt idx="49">
                  <c:v>106.313</c:v>
                </c:pt>
                <c:pt idx="50">
                  <c:v>106.18899999999999</c:v>
                </c:pt>
                <c:pt idx="51">
                  <c:v>106.413</c:v>
                </c:pt>
                <c:pt idx="52">
                  <c:v>106.797</c:v>
                </c:pt>
                <c:pt idx="53">
                  <c:v>106.94</c:v>
                </c:pt>
                <c:pt idx="54">
                  <c:v>106.956</c:v>
                </c:pt>
                <c:pt idx="55">
                  <c:v>106.923</c:v>
                </c:pt>
                <c:pt idx="56">
                  <c:v>106.858</c:v>
                </c:pt>
                <c:pt idx="57">
                  <c:v>106.688</c:v>
                </c:pt>
                <c:pt idx="58">
                  <c:v>106.67400000000001</c:v>
                </c:pt>
                <c:pt idx="59">
                  <c:v>106.735</c:v>
                </c:pt>
                <c:pt idx="60">
                  <c:v>106.96</c:v>
                </c:pt>
                <c:pt idx="61">
                  <c:v>107.252</c:v>
                </c:pt>
                <c:pt idx="62">
                  <c:v>107.303</c:v>
                </c:pt>
              </c:numCache>
            </c:numRef>
          </c:val>
          <c:smooth val="0"/>
          <c:extLst>
            <c:ext xmlns:c16="http://schemas.microsoft.com/office/drawing/2014/chart" uri="{C3380CC4-5D6E-409C-BE32-E72D297353CC}">
              <c16:uniqueId val="{00000003-BBD1-4745-BE1E-F1D905CC88B4}"/>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performance'!$D$15:$BO$15</c:f>
              <c:numCache>
                <c:formatCode>General</c:formatCode>
                <c:ptCount val="64"/>
                <c:pt idx="0">
                  <c:v>35.291015625</c:v>
                </c:pt>
                <c:pt idx="1">
                  <c:v>31.2490234375</c:v>
                </c:pt>
                <c:pt idx="2">
                  <c:v>27.764973958333332</c:v>
                </c:pt>
                <c:pt idx="3">
                  <c:v>24.98876953125</c:v>
                </c:pt>
                <c:pt idx="4">
                  <c:v>22.727343749999999</c:v>
                </c:pt>
                <c:pt idx="5">
                  <c:v>20.833333333333332</c:v>
                </c:pt>
                <c:pt idx="6">
                  <c:v>19.22265625</c:v>
                </c:pt>
                <c:pt idx="7">
                  <c:v>17.849853515625</c:v>
                </c:pt>
                <c:pt idx="8">
                  <c:v>16.659939236111111</c:v>
                </c:pt>
                <c:pt idx="9">
                  <c:v>15.625</c:v>
                </c:pt>
                <c:pt idx="10">
                  <c:v>14.690873579545455</c:v>
                </c:pt>
                <c:pt idx="11">
                  <c:v>13.888834635416666</c:v>
                </c:pt>
                <c:pt idx="12">
                  <c:v>13.15790264423077</c:v>
                </c:pt>
                <c:pt idx="13">
                  <c:v>12.5</c:v>
                </c:pt>
                <c:pt idx="14">
                  <c:v>11.900520833333333</c:v>
                </c:pt>
                <c:pt idx="15">
                  <c:v>11.3636474609375</c:v>
                </c:pt>
                <c:pt idx="16">
                  <c:v>10.869485294117647</c:v>
                </c:pt>
                <c:pt idx="17">
                  <c:v>10.416558159722221</c:v>
                </c:pt>
                <c:pt idx="18">
                  <c:v>10</c:v>
                </c:pt>
                <c:pt idx="19">
                  <c:v>9.6153320312500004</c:v>
                </c:pt>
                <c:pt idx="20">
                  <c:v>9.2592075892857135</c:v>
                </c:pt>
                <c:pt idx="21">
                  <c:v>8.9227627840909083</c:v>
                </c:pt>
                <c:pt idx="22">
                  <c:v>8.6206691576086953</c:v>
                </c:pt>
                <c:pt idx="23">
                  <c:v>8.3309733072916661</c:v>
                </c:pt>
                <c:pt idx="24">
                  <c:v>8.0623437500000001</c:v>
                </c:pt>
                <c:pt idx="25">
                  <c:v>7.8125</c:v>
                </c:pt>
                <c:pt idx="26">
                  <c:v>7.5757378472222223</c:v>
                </c:pt>
                <c:pt idx="27">
                  <c:v>7.3348214285714288</c:v>
                </c:pt>
                <c:pt idx="28">
                  <c:v>7.0939520474137927</c:v>
                </c:pt>
                <c:pt idx="29">
                  <c:v>6.8632161458333334</c:v>
                </c:pt>
                <c:pt idx="30">
                  <c:v>6.660849294354839</c:v>
                </c:pt>
                <c:pt idx="31">
                  <c:v>6.45001220703125</c:v>
                </c:pt>
                <c:pt idx="32">
                  <c:v>6.2731415719696972</c:v>
                </c:pt>
                <c:pt idx="33">
                  <c:v>6.0819163602941178</c:v>
                </c:pt>
                <c:pt idx="34">
                  <c:v>5.9244419642857142</c:v>
                </c:pt>
                <c:pt idx="35">
                  <c:v>5.767903645833333</c:v>
                </c:pt>
                <c:pt idx="36">
                  <c:v>5.6068412162162158</c:v>
                </c:pt>
                <c:pt idx="37">
                  <c:v>5.4638671875</c:v>
                </c:pt>
                <c:pt idx="38">
                  <c:v>5.3371394230769234</c:v>
                </c:pt>
                <c:pt idx="39">
                  <c:v>5.2088378906250004</c:v>
                </c:pt>
                <c:pt idx="40">
                  <c:v>5.0697408536585362</c:v>
                </c:pt>
                <c:pt idx="41">
                  <c:v>4.9483351934523814</c:v>
                </c:pt>
                <c:pt idx="42">
                  <c:v>4.8600109011627906</c:v>
                </c:pt>
                <c:pt idx="43">
                  <c:v>4.7572354403409092</c:v>
                </c:pt>
                <c:pt idx="44">
                  <c:v>4.6550781250000002</c:v>
                </c:pt>
                <c:pt idx="45">
                  <c:v>4.5192764945652177</c:v>
                </c:pt>
                <c:pt idx="46">
                  <c:v>4.4377077792553195</c:v>
                </c:pt>
                <c:pt idx="47">
                  <c:v>4.373453776041667</c:v>
                </c:pt>
                <c:pt idx="48">
                  <c:v>4.2907764668367347</c:v>
                </c:pt>
                <c:pt idx="49">
                  <c:v>4.2077734375000002</c:v>
                </c:pt>
                <c:pt idx="50">
                  <c:v>4.1076133578431371</c:v>
                </c:pt>
                <c:pt idx="51">
                  <c:v>4.0068359375</c:v>
                </c:pt>
                <c:pt idx="52">
                  <c:v>3.9331883844339623</c:v>
                </c:pt>
                <c:pt idx="53">
                  <c:v>3.8960865162037037</c:v>
                </c:pt>
                <c:pt idx="54">
                  <c:v>3.8384232954545454</c:v>
                </c:pt>
                <c:pt idx="55">
                  <c:v>3.7688685825892856</c:v>
                </c:pt>
                <c:pt idx="56">
                  <c:v>3.6998697916666665</c:v>
                </c:pt>
                <c:pt idx="57">
                  <c:v>3.6340584590517242</c:v>
                </c:pt>
                <c:pt idx="58">
                  <c:v>3.5552502648305087</c:v>
                </c:pt>
                <c:pt idx="59">
                  <c:v>3.4870442708333331</c:v>
                </c:pt>
                <c:pt idx="60">
                  <c:v>3.431576588114754</c:v>
                </c:pt>
                <c:pt idx="61">
                  <c:v>3.384545110887097</c:v>
                </c:pt>
                <c:pt idx="62">
                  <c:v>3.3538256448412698</c:v>
                </c:pt>
                <c:pt idx="63">
                  <c:v>3.3060302734375</c:v>
                </c:pt>
              </c:numCache>
            </c:numRef>
          </c:val>
          <c:smooth val="0"/>
          <c:extLst>
            <c:ext xmlns:c16="http://schemas.microsoft.com/office/drawing/2014/chart" uri="{C3380CC4-5D6E-409C-BE32-E72D297353CC}">
              <c16:uniqueId val="{00000000-9366-4067-9095-12BE4377BA94}"/>
            </c:ext>
          </c:extLst>
        </c:ser>
        <c:ser>
          <c:idx val="1"/>
          <c:order val="1"/>
          <c:tx>
            <c:v>2 Queues</c:v>
          </c:tx>
          <c:spPr>
            <a:ln w="28575" cap="rnd">
              <a:solidFill>
                <a:schemeClr val="accent2"/>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performance'!$D$14:$BO$14</c:f>
              <c:numCache>
                <c:formatCode>General</c:formatCode>
                <c:ptCount val="64"/>
                <c:pt idx="0">
                  <c:v>71.427734375</c:v>
                </c:pt>
                <c:pt idx="1">
                  <c:v>62.4853515625</c:v>
                </c:pt>
                <c:pt idx="2">
                  <c:v>55.552734375</c:v>
                </c:pt>
                <c:pt idx="3">
                  <c:v>44.724609375</c:v>
                </c:pt>
                <c:pt idx="4">
                  <c:v>36.86328125</c:v>
                </c:pt>
                <c:pt idx="5">
                  <c:v>31.285481770833332</c:v>
                </c:pt>
                <c:pt idx="6">
                  <c:v>27.219308035714285</c:v>
                </c:pt>
                <c:pt idx="7">
                  <c:v>24.064453125</c:v>
                </c:pt>
                <c:pt idx="8">
                  <c:v>21.598090277777779</c:v>
                </c:pt>
                <c:pt idx="9">
                  <c:v>19.585156250000001</c:v>
                </c:pt>
                <c:pt idx="10">
                  <c:v>17.917613636363637</c:v>
                </c:pt>
                <c:pt idx="11">
                  <c:v>16.4716796875</c:v>
                </c:pt>
                <c:pt idx="12">
                  <c:v>15.29131610576923</c:v>
                </c:pt>
                <c:pt idx="13">
                  <c:v>14.282784598214286</c:v>
                </c:pt>
                <c:pt idx="14">
                  <c:v>13.370442708333334</c:v>
                </c:pt>
                <c:pt idx="15">
                  <c:v>12.565185546875</c:v>
                </c:pt>
                <c:pt idx="16">
                  <c:v>11.844554227941176</c:v>
                </c:pt>
                <c:pt idx="17">
                  <c:v>11.193142361111111</c:v>
                </c:pt>
                <c:pt idx="18">
                  <c:v>10.640522203947368</c:v>
                </c:pt>
                <c:pt idx="19">
                  <c:v>10.12099609375</c:v>
                </c:pt>
                <c:pt idx="20">
                  <c:v>9.6580171130952372</c:v>
                </c:pt>
                <c:pt idx="21">
                  <c:v>9.2356178977272734</c:v>
                </c:pt>
                <c:pt idx="22">
                  <c:v>8.8537703804347831</c:v>
                </c:pt>
                <c:pt idx="23">
                  <c:v>8.5030924479166661</c:v>
                </c:pt>
                <c:pt idx="24">
                  <c:v>8.1785156249999993</c:v>
                </c:pt>
                <c:pt idx="25">
                  <c:v>7.8801081730769234</c:v>
                </c:pt>
                <c:pt idx="26">
                  <c:v>7.6022858796296298</c:v>
                </c:pt>
                <c:pt idx="27">
                  <c:v>7.3446568080357144</c:v>
                </c:pt>
                <c:pt idx="28">
                  <c:v>7.1016971982758621</c:v>
                </c:pt>
                <c:pt idx="29">
                  <c:v>6.8729817708333334</c:v>
                </c:pt>
                <c:pt idx="30">
                  <c:v>6.670173891129032</c:v>
                </c:pt>
                <c:pt idx="31">
                  <c:v>6.4617919921875</c:v>
                </c:pt>
                <c:pt idx="32">
                  <c:v>6.2833214962121211</c:v>
                </c:pt>
                <c:pt idx="33">
                  <c:v>6.0855928308823533</c:v>
                </c:pt>
                <c:pt idx="34">
                  <c:v>5.9369977678571431</c:v>
                </c:pt>
                <c:pt idx="35">
                  <c:v>5.778157552083333</c:v>
                </c:pt>
                <c:pt idx="36">
                  <c:v>5.6088471283783781</c:v>
                </c:pt>
                <c:pt idx="37">
                  <c:v>5.4841694078947372</c:v>
                </c:pt>
                <c:pt idx="38">
                  <c:v>5.3459535256410255</c:v>
                </c:pt>
                <c:pt idx="39">
                  <c:v>5.21728515625</c:v>
                </c:pt>
                <c:pt idx="40">
                  <c:v>5.0652153201219514</c:v>
                </c:pt>
                <c:pt idx="41">
                  <c:v>4.9610770089285712</c:v>
                </c:pt>
                <c:pt idx="42">
                  <c:v>4.8667787063953485</c:v>
                </c:pt>
                <c:pt idx="43">
                  <c:v>4.7663796164772725</c:v>
                </c:pt>
                <c:pt idx="44">
                  <c:v>4.6631076388888886</c:v>
                </c:pt>
                <c:pt idx="45">
                  <c:v>4.5162618885869561</c:v>
                </c:pt>
                <c:pt idx="46">
                  <c:v>4.4525847739361701</c:v>
                </c:pt>
                <c:pt idx="47">
                  <c:v>4.381144205729167</c:v>
                </c:pt>
                <c:pt idx="48">
                  <c:v>4.2977519132653059</c:v>
                </c:pt>
                <c:pt idx="49">
                  <c:v>4.2157421875000001</c:v>
                </c:pt>
                <c:pt idx="50">
                  <c:v>4.108264399509804</c:v>
                </c:pt>
                <c:pt idx="51">
                  <c:v>4.004732572115385</c:v>
                </c:pt>
                <c:pt idx="52">
                  <c:v>3.9394162735849059</c:v>
                </c:pt>
                <c:pt idx="53">
                  <c:v>3.9088903356481484</c:v>
                </c:pt>
                <c:pt idx="54">
                  <c:v>3.8451349431818183</c:v>
                </c:pt>
                <c:pt idx="55">
                  <c:v>3.7752859933035716</c:v>
                </c:pt>
                <c:pt idx="56">
                  <c:v>3.7065515350877192</c:v>
                </c:pt>
                <c:pt idx="57">
                  <c:v>3.6371565193965516</c:v>
                </c:pt>
                <c:pt idx="58">
                  <c:v>3.5534626588983049</c:v>
                </c:pt>
                <c:pt idx="59">
                  <c:v>3.4878255208333333</c:v>
                </c:pt>
                <c:pt idx="60">
                  <c:v>3.432857325819672</c:v>
                </c:pt>
                <c:pt idx="61">
                  <c:v>3.3910660282258065</c:v>
                </c:pt>
                <c:pt idx="62">
                  <c:v>3.3631262400793651</c:v>
                </c:pt>
                <c:pt idx="63">
                  <c:v>3.312255859375</c:v>
                </c:pt>
              </c:numCache>
            </c:numRef>
          </c:val>
          <c:smooth val="0"/>
          <c:extLst>
            <c:ext xmlns:c16="http://schemas.microsoft.com/office/drawing/2014/chart" uri="{C3380CC4-5D6E-409C-BE32-E72D297353CC}">
              <c16:uniqueId val="{00000001-9366-4067-9095-12BE4377BA94}"/>
            </c:ext>
          </c:extLst>
        </c:ser>
        <c:ser>
          <c:idx val="2"/>
          <c:order val="2"/>
          <c:tx>
            <c:v>4 Queues</c:v>
          </c:tx>
          <c:spPr>
            <a:ln w="28575" cap="rnd">
              <a:solidFill>
                <a:schemeClr val="accent3"/>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performance'!$D$13:$BO$13</c:f>
              <c:numCache>
                <c:formatCode>General</c:formatCode>
                <c:ptCount val="64"/>
                <c:pt idx="0">
                  <c:v>121.326171875</c:v>
                </c:pt>
                <c:pt idx="1">
                  <c:v>78.4560546875</c:v>
                </c:pt>
                <c:pt idx="2">
                  <c:v>57.150390625</c:v>
                </c:pt>
                <c:pt idx="3">
                  <c:v>44.91552734375</c:v>
                </c:pt>
                <c:pt idx="4">
                  <c:v>36.930078125000001</c:v>
                </c:pt>
                <c:pt idx="5">
                  <c:v>31.341796875</c:v>
                </c:pt>
                <c:pt idx="6">
                  <c:v>27.313058035714285</c:v>
                </c:pt>
                <c:pt idx="7">
                  <c:v>24.23095703125</c:v>
                </c:pt>
                <c:pt idx="8">
                  <c:v>21.723524305555557</c:v>
                </c:pt>
                <c:pt idx="9">
                  <c:v>19.7109375</c:v>
                </c:pt>
                <c:pt idx="10">
                  <c:v>17.962713068181817</c:v>
                </c:pt>
                <c:pt idx="11">
                  <c:v>16.539225260416668</c:v>
                </c:pt>
                <c:pt idx="12">
                  <c:v>15.334885817307692</c:v>
                </c:pt>
                <c:pt idx="13">
                  <c:v>14.285295758928571</c:v>
                </c:pt>
                <c:pt idx="14">
                  <c:v>13.35390625</c:v>
                </c:pt>
                <c:pt idx="15">
                  <c:v>12.5709228515625</c:v>
                </c:pt>
                <c:pt idx="16">
                  <c:v>11.846622242647058</c:v>
                </c:pt>
                <c:pt idx="17">
                  <c:v>11.211046006944445</c:v>
                </c:pt>
                <c:pt idx="18">
                  <c:v>10.627364309210526</c:v>
                </c:pt>
                <c:pt idx="19">
                  <c:v>10.132421875</c:v>
                </c:pt>
                <c:pt idx="20">
                  <c:v>9.6697358630952372</c:v>
                </c:pt>
                <c:pt idx="21">
                  <c:v>9.2430752840909083</c:v>
                </c:pt>
                <c:pt idx="22">
                  <c:v>8.8536005434782616</c:v>
                </c:pt>
                <c:pt idx="23">
                  <c:v>8.501220703125</c:v>
                </c:pt>
                <c:pt idx="24">
                  <c:v>8.1791406250000005</c:v>
                </c:pt>
                <c:pt idx="25">
                  <c:v>7.8794320913461542</c:v>
                </c:pt>
                <c:pt idx="26">
                  <c:v>7.6020688657407405</c:v>
                </c:pt>
                <c:pt idx="27">
                  <c:v>7.3447265625</c:v>
                </c:pt>
                <c:pt idx="28">
                  <c:v>7.1019665948275863</c:v>
                </c:pt>
                <c:pt idx="29">
                  <c:v>6.8731119791666666</c:v>
                </c:pt>
                <c:pt idx="30">
                  <c:v>6.669984879032258</c:v>
                </c:pt>
                <c:pt idx="31">
                  <c:v>6.46295166015625</c:v>
                </c:pt>
                <c:pt idx="32">
                  <c:v>6.2837949810606064</c:v>
                </c:pt>
                <c:pt idx="33">
                  <c:v>6.0851332720588234</c:v>
                </c:pt>
                <c:pt idx="34">
                  <c:v>5.9369419642857144</c:v>
                </c:pt>
                <c:pt idx="35">
                  <c:v>5.7777235243055554</c:v>
                </c:pt>
                <c:pt idx="36">
                  <c:v>5.6081608952702702</c:v>
                </c:pt>
                <c:pt idx="37">
                  <c:v>5.4837068256578947</c:v>
                </c:pt>
                <c:pt idx="38">
                  <c:v>5.3457532051282053</c:v>
                </c:pt>
                <c:pt idx="39">
                  <c:v>5.2187011718749998</c:v>
                </c:pt>
                <c:pt idx="40">
                  <c:v>5.0642149390243905</c:v>
                </c:pt>
                <c:pt idx="41">
                  <c:v>4.9648902529761907</c:v>
                </c:pt>
                <c:pt idx="42">
                  <c:v>4.8670512354651159</c:v>
                </c:pt>
                <c:pt idx="43">
                  <c:v>4.7647372159090908</c:v>
                </c:pt>
                <c:pt idx="44">
                  <c:v>4.6630642361111114</c:v>
                </c:pt>
                <c:pt idx="45">
                  <c:v>4.5148607336956523</c:v>
                </c:pt>
                <c:pt idx="46">
                  <c:v>4.4539561170212769</c:v>
                </c:pt>
                <c:pt idx="47">
                  <c:v>4.381062825520833</c:v>
                </c:pt>
                <c:pt idx="48">
                  <c:v>4.2981505102040813</c:v>
                </c:pt>
                <c:pt idx="49">
                  <c:v>4.2163281250000004</c:v>
                </c:pt>
                <c:pt idx="50">
                  <c:v>4.1068474264705879</c:v>
                </c:pt>
                <c:pt idx="51">
                  <c:v>4.0041691706730766</c:v>
                </c:pt>
                <c:pt idx="52">
                  <c:v>3.9398953419811322</c:v>
                </c:pt>
                <c:pt idx="53">
                  <c:v>3.9088903356481484</c:v>
                </c:pt>
                <c:pt idx="54">
                  <c:v>3.8452414772727272</c:v>
                </c:pt>
                <c:pt idx="55">
                  <c:v>3.7749720982142856</c:v>
                </c:pt>
                <c:pt idx="56">
                  <c:v>3.7067913925438596</c:v>
                </c:pt>
                <c:pt idx="57">
                  <c:v>3.6372238685344827</c:v>
                </c:pt>
                <c:pt idx="58">
                  <c:v>3.5532309322033897</c:v>
                </c:pt>
                <c:pt idx="59">
                  <c:v>3.4876627604166668</c:v>
                </c:pt>
                <c:pt idx="60">
                  <c:v>3.4327612704918034</c:v>
                </c:pt>
                <c:pt idx="61">
                  <c:v>3.3921055947580645</c:v>
                </c:pt>
                <c:pt idx="62">
                  <c:v>3.3636222718253967</c:v>
                </c:pt>
                <c:pt idx="63">
                  <c:v>3.3121337890625</c:v>
                </c:pt>
              </c:numCache>
            </c:numRef>
          </c:val>
          <c:smooth val="0"/>
          <c:extLst>
            <c:ext xmlns:c16="http://schemas.microsoft.com/office/drawing/2014/chart" uri="{C3380CC4-5D6E-409C-BE32-E72D297353CC}">
              <c16:uniqueId val="{00000002-9366-4067-9095-12BE4377BA94}"/>
            </c:ext>
          </c:extLst>
        </c:ser>
        <c:ser>
          <c:idx val="3"/>
          <c:order val="3"/>
          <c:tx>
            <c:v>8 Queues</c:v>
          </c:tx>
          <c:spPr>
            <a:ln w="28575" cap="rnd">
              <a:solidFill>
                <a:schemeClr val="accent4"/>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performance'!$D$12:$BO$12</c:f>
              <c:numCache>
                <c:formatCode>General</c:formatCode>
                <c:ptCount val="64"/>
                <c:pt idx="0">
                  <c:v>82.984375</c:v>
                </c:pt>
                <c:pt idx="1">
                  <c:v>78.0849609375</c:v>
                </c:pt>
                <c:pt idx="2">
                  <c:v>56.911458333333336</c:v>
                </c:pt>
                <c:pt idx="3">
                  <c:v>44.61328125</c:v>
                </c:pt>
                <c:pt idx="4">
                  <c:v>36.732031249999999</c:v>
                </c:pt>
                <c:pt idx="5">
                  <c:v>31.1875</c:v>
                </c:pt>
                <c:pt idx="6">
                  <c:v>27.130022321428573</c:v>
                </c:pt>
                <c:pt idx="7">
                  <c:v>23.994140625</c:v>
                </c:pt>
                <c:pt idx="8">
                  <c:v>21.504557291666668</c:v>
                </c:pt>
                <c:pt idx="9">
                  <c:v>19.491406250000001</c:v>
                </c:pt>
                <c:pt idx="10">
                  <c:v>17.822798295454547</c:v>
                </c:pt>
                <c:pt idx="11">
                  <c:v>16.4208984375</c:v>
                </c:pt>
                <c:pt idx="12">
                  <c:v>15.220853365384615</c:v>
                </c:pt>
                <c:pt idx="13">
                  <c:v>14.185267857142858</c:v>
                </c:pt>
                <c:pt idx="14">
                  <c:v>13.279817708333333</c:v>
                </c:pt>
                <c:pt idx="15">
                  <c:v>12.4862060546875</c:v>
                </c:pt>
                <c:pt idx="16">
                  <c:v>11.784926470588236</c:v>
                </c:pt>
                <c:pt idx="17">
                  <c:v>11.153537326388889</c:v>
                </c:pt>
                <c:pt idx="18">
                  <c:v>10.588404605263158</c:v>
                </c:pt>
                <c:pt idx="19">
                  <c:v>10.077832031250001</c:v>
                </c:pt>
                <c:pt idx="20">
                  <c:v>9.6145833333333339</c:v>
                </c:pt>
                <c:pt idx="21">
                  <c:v>9.1917613636363633</c:v>
                </c:pt>
                <c:pt idx="22">
                  <c:v>8.805027173913043</c:v>
                </c:pt>
                <c:pt idx="23">
                  <c:v>8.4503580729166661</c:v>
                </c:pt>
                <c:pt idx="24">
                  <c:v>8.1232031249999999</c:v>
                </c:pt>
                <c:pt idx="25">
                  <c:v>7.8225661057692308</c:v>
                </c:pt>
                <c:pt idx="26">
                  <c:v>7.5405092592592595</c:v>
                </c:pt>
                <c:pt idx="27">
                  <c:v>7.2815290178571432</c:v>
                </c:pt>
                <c:pt idx="28">
                  <c:v>7.0420258620689653</c:v>
                </c:pt>
                <c:pt idx="29">
                  <c:v>6.8159505208333337</c:v>
                </c:pt>
                <c:pt idx="30">
                  <c:v>6.610509072580645</c:v>
                </c:pt>
                <c:pt idx="31">
                  <c:v>6.407470703125</c:v>
                </c:pt>
                <c:pt idx="32">
                  <c:v>6.2236624053030303</c:v>
                </c:pt>
                <c:pt idx="33">
                  <c:v>6.0428538602941178</c:v>
                </c:pt>
                <c:pt idx="34">
                  <c:v>5.8820870535714285</c:v>
                </c:pt>
                <c:pt idx="35">
                  <c:v>5.7233615451388893</c:v>
                </c:pt>
                <c:pt idx="36">
                  <c:v>5.5671980574324325</c:v>
                </c:pt>
                <c:pt idx="37">
                  <c:v>5.4268606085526319</c:v>
                </c:pt>
                <c:pt idx="38">
                  <c:v>5.2948217147435894</c:v>
                </c:pt>
                <c:pt idx="39">
                  <c:v>5.166259765625</c:v>
                </c:pt>
                <c:pt idx="40">
                  <c:v>5.0337747713414638</c:v>
                </c:pt>
                <c:pt idx="41">
                  <c:v>4.9244326636904763</c:v>
                </c:pt>
                <c:pt idx="42">
                  <c:v>4.8160882994186043</c:v>
                </c:pt>
                <c:pt idx="43">
                  <c:v>4.71337890625</c:v>
                </c:pt>
                <c:pt idx="44">
                  <c:v>4.6095052083333332</c:v>
                </c:pt>
                <c:pt idx="45">
                  <c:v>4.4951171875</c:v>
                </c:pt>
                <c:pt idx="46">
                  <c:v>4.4144365026595747</c:v>
                </c:pt>
                <c:pt idx="47">
                  <c:v>4.332275390625</c:v>
                </c:pt>
                <c:pt idx="48">
                  <c:v>4.2468510841836737</c:v>
                </c:pt>
                <c:pt idx="49">
                  <c:v>4.1651171874999999</c:v>
                </c:pt>
                <c:pt idx="50">
                  <c:v>4.071423100490196</c:v>
                </c:pt>
                <c:pt idx="51">
                  <c:v>3.9884690504807692</c:v>
                </c:pt>
                <c:pt idx="52">
                  <c:v>3.9214696344339623</c:v>
                </c:pt>
                <c:pt idx="53">
                  <c:v>3.8627387152777777</c:v>
                </c:pt>
                <c:pt idx="54">
                  <c:v>3.7975852272727271</c:v>
                </c:pt>
                <c:pt idx="55">
                  <c:v>3.7303292410714284</c:v>
                </c:pt>
                <c:pt idx="56">
                  <c:v>3.6637541118421053</c:v>
                </c:pt>
                <c:pt idx="57">
                  <c:v>3.5983970905172415</c:v>
                </c:pt>
                <c:pt idx="58">
                  <c:v>3.531779661016949</c:v>
                </c:pt>
                <c:pt idx="59">
                  <c:v>3.4724609375000002</c:v>
                </c:pt>
                <c:pt idx="60">
                  <c:v>3.4174884733606556</c:v>
                </c:pt>
                <c:pt idx="61">
                  <c:v>3.3694556451612905</c:v>
                </c:pt>
                <c:pt idx="62">
                  <c:v>3.3250248015873014</c:v>
                </c:pt>
                <c:pt idx="63">
                  <c:v>3.274627685546875</c:v>
                </c:pt>
              </c:numCache>
            </c:numRef>
          </c:val>
          <c:smooth val="0"/>
          <c:extLst>
            <c:ext xmlns:c16="http://schemas.microsoft.com/office/drawing/2014/chart" uri="{C3380CC4-5D6E-409C-BE32-E72D297353CC}">
              <c16:uniqueId val="{00000003-9366-4067-9095-12BE4377BA94}"/>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H2C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'H2C performance'!$C$10</c:f>
              <c:strCache>
                <c:ptCount val="1"/>
                <c:pt idx="0">
                  <c:v>1 Queue</c:v>
                </c:pt>
              </c:strCache>
            </c:strRef>
          </c:tx>
          <c:spPr>
            <a:ln w="28575" cap="rnd">
              <a:solidFill>
                <a:schemeClr val="accent1"/>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performance'!$D$10:$BO$10</c:f>
              <c:numCache>
                <c:formatCode>General</c:formatCode>
                <c:ptCount val="64"/>
                <c:pt idx="0">
                  <c:v>25.425999999999998</c:v>
                </c:pt>
                <c:pt idx="1">
                  <c:v>50.344999999999999</c:v>
                </c:pt>
                <c:pt idx="2">
                  <c:v>72.570999999999998</c:v>
                </c:pt>
                <c:pt idx="3">
                  <c:v>86.488</c:v>
                </c:pt>
                <c:pt idx="4">
                  <c:v>98.171000000000006</c:v>
                </c:pt>
                <c:pt idx="5">
                  <c:v>99.138000000000005</c:v>
                </c:pt>
                <c:pt idx="6">
                  <c:v>100.179</c:v>
                </c:pt>
                <c:pt idx="7">
                  <c:v>99.92</c:v>
                </c:pt>
                <c:pt idx="8">
                  <c:v>99.762</c:v>
                </c:pt>
                <c:pt idx="9">
                  <c:v>99.608999999999995</c:v>
                </c:pt>
                <c:pt idx="10">
                  <c:v>99.47</c:v>
                </c:pt>
                <c:pt idx="11">
                  <c:v>100.056</c:v>
                </c:pt>
                <c:pt idx="12">
                  <c:v>99.888999999999996</c:v>
                </c:pt>
                <c:pt idx="13">
                  <c:v>99.858000000000004</c:v>
                </c:pt>
                <c:pt idx="14">
                  <c:v>99.759</c:v>
                </c:pt>
                <c:pt idx="15">
                  <c:v>99.594999999999999</c:v>
                </c:pt>
                <c:pt idx="16">
                  <c:v>100.10599999999999</c:v>
                </c:pt>
                <c:pt idx="17">
                  <c:v>99.956000000000003</c:v>
                </c:pt>
                <c:pt idx="18">
                  <c:v>99.906000000000006</c:v>
                </c:pt>
                <c:pt idx="19">
                  <c:v>99.775000000000006</c:v>
                </c:pt>
                <c:pt idx="20">
                  <c:v>99.751000000000005</c:v>
                </c:pt>
                <c:pt idx="21">
                  <c:v>100.00700000000001</c:v>
                </c:pt>
                <c:pt idx="22">
                  <c:v>100.042</c:v>
                </c:pt>
                <c:pt idx="23">
                  <c:v>99.86</c:v>
                </c:pt>
                <c:pt idx="24">
                  <c:v>99.887</c:v>
                </c:pt>
                <c:pt idx="25">
                  <c:v>99.834999999999994</c:v>
                </c:pt>
                <c:pt idx="26">
                  <c:v>99.974999999999994</c:v>
                </c:pt>
                <c:pt idx="27">
                  <c:v>99.989000000000004</c:v>
                </c:pt>
                <c:pt idx="28">
                  <c:v>99.891999999999996</c:v>
                </c:pt>
                <c:pt idx="29">
                  <c:v>99.896000000000001</c:v>
                </c:pt>
                <c:pt idx="30">
                  <c:v>99.784999999999997</c:v>
                </c:pt>
                <c:pt idx="31">
                  <c:v>100.03400000000001</c:v>
                </c:pt>
                <c:pt idx="32">
                  <c:v>100.023</c:v>
                </c:pt>
                <c:pt idx="33">
                  <c:v>99.981999999999999</c:v>
                </c:pt>
                <c:pt idx="34">
                  <c:v>99.763999999999996</c:v>
                </c:pt>
                <c:pt idx="35">
                  <c:v>99.826999999999998</c:v>
                </c:pt>
                <c:pt idx="36">
                  <c:v>100.021</c:v>
                </c:pt>
                <c:pt idx="37">
                  <c:v>99.912000000000006</c:v>
                </c:pt>
                <c:pt idx="38">
                  <c:v>99.984999999999999</c:v>
                </c:pt>
                <c:pt idx="39">
                  <c:v>99.941000000000003</c:v>
                </c:pt>
                <c:pt idx="40">
                  <c:v>99.900999999999996</c:v>
                </c:pt>
                <c:pt idx="41">
                  <c:v>100.042</c:v>
                </c:pt>
                <c:pt idx="42">
                  <c:v>100.012</c:v>
                </c:pt>
                <c:pt idx="43">
                  <c:v>99.96</c:v>
                </c:pt>
                <c:pt idx="44">
                  <c:v>99.900999999999996</c:v>
                </c:pt>
                <c:pt idx="45">
                  <c:v>99.86</c:v>
                </c:pt>
                <c:pt idx="46">
                  <c:v>100.041</c:v>
                </c:pt>
                <c:pt idx="47">
                  <c:v>99.861999999999995</c:v>
                </c:pt>
                <c:pt idx="48">
                  <c:v>99.947999999999993</c:v>
                </c:pt>
                <c:pt idx="49">
                  <c:v>99.94</c:v>
                </c:pt>
                <c:pt idx="50">
                  <c:v>99.837999999999994</c:v>
                </c:pt>
                <c:pt idx="51">
                  <c:v>100.032</c:v>
                </c:pt>
                <c:pt idx="52">
                  <c:v>100.001</c:v>
                </c:pt>
                <c:pt idx="53">
                  <c:v>99.974999999999994</c:v>
                </c:pt>
                <c:pt idx="54">
                  <c:v>99.917000000000002</c:v>
                </c:pt>
                <c:pt idx="55">
                  <c:v>99.914000000000001</c:v>
                </c:pt>
                <c:pt idx="56">
                  <c:v>99.926000000000002</c:v>
                </c:pt>
                <c:pt idx="57">
                  <c:v>99.998999999999995</c:v>
                </c:pt>
                <c:pt idx="58">
                  <c:v>99.978999999999999</c:v>
                </c:pt>
                <c:pt idx="59">
                  <c:v>99.938999999999993</c:v>
                </c:pt>
                <c:pt idx="60">
                  <c:v>99.926000000000002</c:v>
                </c:pt>
                <c:pt idx="61">
                  <c:v>100.02200000000001</c:v>
                </c:pt>
                <c:pt idx="62">
                  <c:v>99.99</c:v>
                </c:pt>
                <c:pt idx="63">
                  <c:v>99.947999999999993</c:v>
                </c:pt>
              </c:numCache>
            </c:numRef>
          </c:val>
          <c:smooth val="0"/>
          <c:extLst>
            <c:ext xmlns:c16="http://schemas.microsoft.com/office/drawing/2014/chart" uri="{C3380CC4-5D6E-409C-BE32-E72D297353CC}">
              <c16:uniqueId val="{00000000-78D1-4951-8D1E-02049EE11E4C}"/>
            </c:ext>
          </c:extLst>
        </c:ser>
        <c:ser>
          <c:idx val="1"/>
          <c:order val="1"/>
          <c:tx>
            <c:strRef>
              <c:f>'H2C performance'!$C$9</c:f>
              <c:strCache>
                <c:ptCount val="1"/>
                <c:pt idx="0">
                  <c:v>2 Queues</c:v>
                </c:pt>
              </c:strCache>
            </c:strRef>
          </c:tx>
          <c:spPr>
            <a:ln w="28575" cap="rnd">
              <a:solidFill>
                <a:schemeClr val="accent2"/>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performance'!$D$9:$BO$9</c:f>
              <c:numCache>
                <c:formatCode>General</c:formatCode>
                <c:ptCount val="64"/>
                <c:pt idx="0">
                  <c:v>45.817</c:v>
                </c:pt>
                <c:pt idx="1">
                  <c:v>83.007000000000005</c:v>
                </c:pt>
                <c:pt idx="2">
                  <c:v>96.653000000000006</c:v>
                </c:pt>
                <c:pt idx="3">
                  <c:v>99.977000000000004</c:v>
                </c:pt>
                <c:pt idx="4">
                  <c:v>98.933999999999997</c:v>
                </c:pt>
                <c:pt idx="5">
                  <c:v>99.388999999999996</c:v>
                </c:pt>
                <c:pt idx="6">
                  <c:v>100.462</c:v>
                </c:pt>
                <c:pt idx="7">
                  <c:v>100.13800000000001</c:v>
                </c:pt>
                <c:pt idx="8">
                  <c:v>99.972999999999999</c:v>
                </c:pt>
                <c:pt idx="9">
                  <c:v>99.777000000000001</c:v>
                </c:pt>
                <c:pt idx="10">
                  <c:v>99.662000000000006</c:v>
                </c:pt>
                <c:pt idx="11">
                  <c:v>100.267</c:v>
                </c:pt>
                <c:pt idx="12">
                  <c:v>100.10599999999999</c:v>
                </c:pt>
                <c:pt idx="13">
                  <c:v>99.998000000000005</c:v>
                </c:pt>
                <c:pt idx="14">
                  <c:v>99.775999999999996</c:v>
                </c:pt>
                <c:pt idx="15">
                  <c:v>99.816000000000003</c:v>
                </c:pt>
                <c:pt idx="16">
                  <c:v>100.184</c:v>
                </c:pt>
                <c:pt idx="17">
                  <c:v>100.05</c:v>
                </c:pt>
                <c:pt idx="18">
                  <c:v>99.926000000000002</c:v>
                </c:pt>
                <c:pt idx="19">
                  <c:v>99.938999999999993</c:v>
                </c:pt>
                <c:pt idx="20">
                  <c:v>99.778000000000006</c:v>
                </c:pt>
                <c:pt idx="21">
                  <c:v>100.134</c:v>
                </c:pt>
                <c:pt idx="22">
                  <c:v>100.047</c:v>
                </c:pt>
                <c:pt idx="23">
                  <c:v>100.003</c:v>
                </c:pt>
                <c:pt idx="24">
                  <c:v>99.941999999999993</c:v>
                </c:pt>
                <c:pt idx="25">
                  <c:v>99.891000000000005</c:v>
                </c:pt>
                <c:pt idx="26">
                  <c:v>100.102</c:v>
                </c:pt>
                <c:pt idx="27">
                  <c:v>100.00700000000001</c:v>
                </c:pt>
                <c:pt idx="28">
                  <c:v>100.01300000000001</c:v>
                </c:pt>
                <c:pt idx="29">
                  <c:v>99.938999999999993</c:v>
                </c:pt>
                <c:pt idx="30">
                  <c:v>99.887</c:v>
                </c:pt>
                <c:pt idx="31">
                  <c:v>100.10299999999999</c:v>
                </c:pt>
                <c:pt idx="32">
                  <c:v>100.024</c:v>
                </c:pt>
                <c:pt idx="33">
                  <c:v>99.991</c:v>
                </c:pt>
                <c:pt idx="34">
                  <c:v>99.966999999999999</c:v>
                </c:pt>
                <c:pt idx="35">
                  <c:v>99.915000000000006</c:v>
                </c:pt>
                <c:pt idx="36">
                  <c:v>100.024</c:v>
                </c:pt>
                <c:pt idx="37">
                  <c:v>100.029</c:v>
                </c:pt>
                <c:pt idx="38">
                  <c:v>99.998999999999995</c:v>
                </c:pt>
                <c:pt idx="39">
                  <c:v>99.941000000000003</c:v>
                </c:pt>
                <c:pt idx="40">
                  <c:v>99.921000000000006</c:v>
                </c:pt>
                <c:pt idx="41">
                  <c:v>100.05200000000001</c:v>
                </c:pt>
                <c:pt idx="42">
                  <c:v>100.042</c:v>
                </c:pt>
                <c:pt idx="43">
                  <c:v>99.962999999999994</c:v>
                </c:pt>
                <c:pt idx="44">
                  <c:v>99.97</c:v>
                </c:pt>
                <c:pt idx="45">
                  <c:v>99.900999999999996</c:v>
                </c:pt>
                <c:pt idx="46">
                  <c:v>100.07</c:v>
                </c:pt>
                <c:pt idx="47">
                  <c:v>100.032</c:v>
                </c:pt>
                <c:pt idx="48">
                  <c:v>99.951999999999998</c:v>
                </c:pt>
                <c:pt idx="49">
                  <c:v>99.941999999999993</c:v>
                </c:pt>
                <c:pt idx="50">
                  <c:v>99.933999999999997</c:v>
                </c:pt>
                <c:pt idx="51">
                  <c:v>100.05800000000001</c:v>
                </c:pt>
                <c:pt idx="52">
                  <c:v>100.02</c:v>
                </c:pt>
                <c:pt idx="53">
                  <c:v>99.974999999999994</c:v>
                </c:pt>
                <c:pt idx="54">
                  <c:v>99.972999999999999</c:v>
                </c:pt>
                <c:pt idx="55">
                  <c:v>99.941000000000003</c:v>
                </c:pt>
                <c:pt idx="56">
                  <c:v>99.992999999999995</c:v>
                </c:pt>
                <c:pt idx="57">
                  <c:v>100.014</c:v>
                </c:pt>
                <c:pt idx="58">
                  <c:v>100</c:v>
                </c:pt>
                <c:pt idx="59">
                  <c:v>99.944999999999993</c:v>
                </c:pt>
                <c:pt idx="60">
                  <c:v>99.941999999999993</c:v>
                </c:pt>
                <c:pt idx="61">
                  <c:v>100.057</c:v>
                </c:pt>
                <c:pt idx="62">
                  <c:v>100.01900000000001</c:v>
                </c:pt>
                <c:pt idx="63">
                  <c:v>99.983000000000004</c:v>
                </c:pt>
              </c:numCache>
            </c:numRef>
          </c:val>
          <c:smooth val="0"/>
          <c:extLst>
            <c:ext xmlns:c16="http://schemas.microsoft.com/office/drawing/2014/chart" uri="{C3380CC4-5D6E-409C-BE32-E72D297353CC}">
              <c16:uniqueId val="{00000001-78D1-4951-8D1E-02049EE11E4C}"/>
            </c:ext>
          </c:extLst>
        </c:ser>
        <c:ser>
          <c:idx val="2"/>
          <c:order val="2"/>
          <c:tx>
            <c:strRef>
              <c:f>'H2C performance'!$C$8</c:f>
              <c:strCache>
                <c:ptCount val="1"/>
                <c:pt idx="0">
                  <c:v>4 Queues</c:v>
                </c:pt>
              </c:strCache>
            </c:strRef>
          </c:tx>
          <c:spPr>
            <a:ln w="28575" cap="rnd">
              <a:solidFill>
                <a:srgbClr val="00B050"/>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performance'!$D$8:$BO$8</c:f>
              <c:numCache>
                <c:formatCode>General</c:formatCode>
                <c:ptCount val="64"/>
                <c:pt idx="0">
                  <c:v>68.438999999999993</c:v>
                </c:pt>
                <c:pt idx="1">
                  <c:v>87.546999999999997</c:v>
                </c:pt>
                <c:pt idx="2">
                  <c:v>96.659000000000006</c:v>
                </c:pt>
                <c:pt idx="3">
                  <c:v>100.149</c:v>
                </c:pt>
                <c:pt idx="4">
                  <c:v>99.003</c:v>
                </c:pt>
                <c:pt idx="5">
                  <c:v>99.61</c:v>
                </c:pt>
                <c:pt idx="6">
                  <c:v>100.474</c:v>
                </c:pt>
                <c:pt idx="7">
                  <c:v>100.28</c:v>
                </c:pt>
                <c:pt idx="8">
                  <c:v>99.974000000000004</c:v>
                </c:pt>
                <c:pt idx="9">
                  <c:v>99.94</c:v>
                </c:pt>
                <c:pt idx="10">
                  <c:v>99.8</c:v>
                </c:pt>
                <c:pt idx="11">
                  <c:v>100.27</c:v>
                </c:pt>
                <c:pt idx="12">
                  <c:v>100.10599999999999</c:v>
                </c:pt>
                <c:pt idx="13">
                  <c:v>100.006</c:v>
                </c:pt>
                <c:pt idx="14">
                  <c:v>99.938999999999993</c:v>
                </c:pt>
                <c:pt idx="15">
                  <c:v>99.870999999999995</c:v>
                </c:pt>
                <c:pt idx="16">
                  <c:v>100.238</c:v>
                </c:pt>
                <c:pt idx="17">
                  <c:v>100.11799999999999</c:v>
                </c:pt>
                <c:pt idx="18">
                  <c:v>100.029</c:v>
                </c:pt>
                <c:pt idx="19">
                  <c:v>99.941000000000003</c:v>
                </c:pt>
                <c:pt idx="20">
                  <c:v>99.778999999999996</c:v>
                </c:pt>
                <c:pt idx="21">
                  <c:v>100.187</c:v>
                </c:pt>
                <c:pt idx="22">
                  <c:v>100.09699999999999</c:v>
                </c:pt>
                <c:pt idx="23">
                  <c:v>100.033</c:v>
                </c:pt>
                <c:pt idx="24">
                  <c:v>99.941999999999993</c:v>
                </c:pt>
                <c:pt idx="25">
                  <c:v>99.893000000000001</c:v>
                </c:pt>
                <c:pt idx="26">
                  <c:v>100.152</c:v>
                </c:pt>
                <c:pt idx="27">
                  <c:v>100.00700000000001</c:v>
                </c:pt>
                <c:pt idx="28">
                  <c:v>100.015</c:v>
                </c:pt>
                <c:pt idx="29">
                  <c:v>99.938999999999993</c:v>
                </c:pt>
                <c:pt idx="30">
                  <c:v>99.918000000000006</c:v>
                </c:pt>
                <c:pt idx="31">
                  <c:v>100.13</c:v>
                </c:pt>
                <c:pt idx="32">
                  <c:v>100.024</c:v>
                </c:pt>
                <c:pt idx="33">
                  <c:v>99.99</c:v>
                </c:pt>
                <c:pt idx="34">
                  <c:v>99.966999999999999</c:v>
                </c:pt>
                <c:pt idx="35">
                  <c:v>99.930999999999997</c:v>
                </c:pt>
                <c:pt idx="36">
                  <c:v>100.071</c:v>
                </c:pt>
                <c:pt idx="37">
                  <c:v>100.03</c:v>
                </c:pt>
                <c:pt idx="38">
                  <c:v>99.998000000000005</c:v>
                </c:pt>
                <c:pt idx="39">
                  <c:v>99.983999999999995</c:v>
                </c:pt>
                <c:pt idx="40">
                  <c:v>99.942999999999998</c:v>
                </c:pt>
                <c:pt idx="41">
                  <c:v>100.09</c:v>
                </c:pt>
                <c:pt idx="42">
                  <c:v>100.04</c:v>
                </c:pt>
                <c:pt idx="43">
                  <c:v>100.017</c:v>
                </c:pt>
                <c:pt idx="44">
                  <c:v>99.972999999999999</c:v>
                </c:pt>
                <c:pt idx="45">
                  <c:v>99.945999999999998</c:v>
                </c:pt>
                <c:pt idx="46">
                  <c:v>100.087</c:v>
                </c:pt>
                <c:pt idx="47">
                  <c:v>100.03400000000001</c:v>
                </c:pt>
                <c:pt idx="48">
                  <c:v>100.006</c:v>
                </c:pt>
                <c:pt idx="49">
                  <c:v>99.941999999999993</c:v>
                </c:pt>
                <c:pt idx="50">
                  <c:v>99.936999999999998</c:v>
                </c:pt>
                <c:pt idx="51">
                  <c:v>100.06699999999999</c:v>
                </c:pt>
                <c:pt idx="52">
                  <c:v>100.03400000000001</c:v>
                </c:pt>
                <c:pt idx="53">
                  <c:v>99.974999999999994</c:v>
                </c:pt>
                <c:pt idx="54">
                  <c:v>99.983999999999995</c:v>
                </c:pt>
                <c:pt idx="55">
                  <c:v>99.956000000000003</c:v>
                </c:pt>
                <c:pt idx="56">
                  <c:v>100.06</c:v>
                </c:pt>
                <c:pt idx="57">
                  <c:v>100.03700000000001</c:v>
                </c:pt>
                <c:pt idx="58">
                  <c:v>100.012</c:v>
                </c:pt>
                <c:pt idx="59">
                  <c:v>99.986000000000004</c:v>
                </c:pt>
                <c:pt idx="60">
                  <c:v>99.941999999999993</c:v>
                </c:pt>
                <c:pt idx="61">
                  <c:v>100.05500000000001</c:v>
                </c:pt>
                <c:pt idx="62">
                  <c:v>100.03100000000001</c:v>
                </c:pt>
                <c:pt idx="63">
                  <c:v>100.01300000000001</c:v>
                </c:pt>
              </c:numCache>
            </c:numRef>
          </c:val>
          <c:smooth val="0"/>
          <c:extLst>
            <c:ext xmlns:c16="http://schemas.microsoft.com/office/drawing/2014/chart" uri="{C3380CC4-5D6E-409C-BE32-E72D297353CC}">
              <c16:uniqueId val="{00000002-78D1-4951-8D1E-02049EE11E4C}"/>
            </c:ext>
          </c:extLst>
        </c:ser>
        <c:ser>
          <c:idx val="3"/>
          <c:order val="3"/>
          <c:tx>
            <c:strRef>
              <c:f>'H2C performance'!$C$7</c:f>
              <c:strCache>
                <c:ptCount val="1"/>
                <c:pt idx="0">
                  <c:v>8 Queues</c:v>
                </c:pt>
              </c:strCache>
            </c:strRef>
          </c:tx>
          <c:spPr>
            <a:ln w="28575" cap="rnd">
              <a:solidFill>
                <a:schemeClr val="accent4"/>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performance'!$D$7:$BO$7</c:f>
              <c:numCache>
                <c:formatCode>General</c:formatCode>
                <c:ptCount val="64"/>
                <c:pt idx="0">
                  <c:v>68.488</c:v>
                </c:pt>
                <c:pt idx="1">
                  <c:v>87.614000000000004</c:v>
                </c:pt>
                <c:pt idx="2">
                  <c:v>96.742000000000004</c:v>
                </c:pt>
                <c:pt idx="3">
                  <c:v>100.26</c:v>
                </c:pt>
                <c:pt idx="4">
                  <c:v>99.167000000000002</c:v>
                </c:pt>
                <c:pt idx="5">
                  <c:v>99.679000000000002</c:v>
                </c:pt>
                <c:pt idx="6">
                  <c:v>100.619</c:v>
                </c:pt>
                <c:pt idx="7">
                  <c:v>100.342</c:v>
                </c:pt>
                <c:pt idx="8">
                  <c:v>100.122</c:v>
                </c:pt>
                <c:pt idx="9">
                  <c:v>99.941999999999993</c:v>
                </c:pt>
                <c:pt idx="10">
                  <c:v>99.832999999999998</c:v>
                </c:pt>
                <c:pt idx="11">
                  <c:v>100.34399999999999</c:v>
                </c:pt>
                <c:pt idx="12">
                  <c:v>100.211</c:v>
                </c:pt>
                <c:pt idx="13">
                  <c:v>100.008</c:v>
                </c:pt>
                <c:pt idx="14">
                  <c:v>99.941000000000003</c:v>
                </c:pt>
                <c:pt idx="15">
                  <c:v>99.875</c:v>
                </c:pt>
                <c:pt idx="16">
                  <c:v>100.261</c:v>
                </c:pt>
                <c:pt idx="17">
                  <c:v>100.14400000000001</c:v>
                </c:pt>
                <c:pt idx="18">
                  <c:v>100.029</c:v>
                </c:pt>
                <c:pt idx="19">
                  <c:v>99.978999999999999</c:v>
                </c:pt>
                <c:pt idx="20">
                  <c:v>99.914000000000001</c:v>
                </c:pt>
                <c:pt idx="21">
                  <c:v>100.2</c:v>
                </c:pt>
                <c:pt idx="22">
                  <c:v>100.122</c:v>
                </c:pt>
                <c:pt idx="23">
                  <c:v>100.03400000000001</c:v>
                </c:pt>
                <c:pt idx="24">
                  <c:v>99.941999999999993</c:v>
                </c:pt>
                <c:pt idx="25">
                  <c:v>99.921999999999997</c:v>
                </c:pt>
                <c:pt idx="26">
                  <c:v>100.152</c:v>
                </c:pt>
                <c:pt idx="27">
                  <c:v>100.00700000000001</c:v>
                </c:pt>
                <c:pt idx="28">
                  <c:v>100.03700000000001</c:v>
                </c:pt>
                <c:pt idx="29">
                  <c:v>99.99</c:v>
                </c:pt>
                <c:pt idx="30">
                  <c:v>99.93</c:v>
                </c:pt>
                <c:pt idx="31">
                  <c:v>100.139</c:v>
                </c:pt>
                <c:pt idx="32">
                  <c:v>100.08499999999999</c:v>
                </c:pt>
                <c:pt idx="33">
                  <c:v>100.03100000000001</c:v>
                </c:pt>
                <c:pt idx="34">
                  <c:v>99.983000000000004</c:v>
                </c:pt>
                <c:pt idx="35">
                  <c:v>99.947999999999993</c:v>
                </c:pt>
                <c:pt idx="36">
                  <c:v>100.114</c:v>
                </c:pt>
                <c:pt idx="37">
                  <c:v>100.066</c:v>
                </c:pt>
                <c:pt idx="38">
                  <c:v>100.02200000000001</c:v>
                </c:pt>
                <c:pt idx="39">
                  <c:v>99.99</c:v>
                </c:pt>
                <c:pt idx="40">
                  <c:v>99.954999999999998</c:v>
                </c:pt>
                <c:pt idx="41">
                  <c:v>100.104</c:v>
                </c:pt>
                <c:pt idx="42">
                  <c:v>100.04</c:v>
                </c:pt>
                <c:pt idx="43">
                  <c:v>100.024</c:v>
                </c:pt>
                <c:pt idx="44">
                  <c:v>99.992000000000004</c:v>
                </c:pt>
                <c:pt idx="45">
                  <c:v>99.953000000000003</c:v>
                </c:pt>
                <c:pt idx="46">
                  <c:v>100.093</c:v>
                </c:pt>
                <c:pt idx="47">
                  <c:v>100.03700000000001</c:v>
                </c:pt>
                <c:pt idx="48">
                  <c:v>100.011</c:v>
                </c:pt>
                <c:pt idx="49">
                  <c:v>99.941999999999993</c:v>
                </c:pt>
                <c:pt idx="50">
                  <c:v>99.96</c:v>
                </c:pt>
                <c:pt idx="51">
                  <c:v>100.084</c:v>
                </c:pt>
                <c:pt idx="52">
                  <c:v>100.03400000000001</c:v>
                </c:pt>
                <c:pt idx="53">
                  <c:v>100.02200000000001</c:v>
                </c:pt>
                <c:pt idx="54">
                  <c:v>99.992999999999995</c:v>
                </c:pt>
                <c:pt idx="55">
                  <c:v>99.965000000000003</c:v>
                </c:pt>
                <c:pt idx="56">
                  <c:v>100.07899999999999</c:v>
                </c:pt>
                <c:pt idx="57">
                  <c:v>100.04600000000001</c:v>
                </c:pt>
                <c:pt idx="58">
                  <c:v>100.01900000000001</c:v>
                </c:pt>
                <c:pt idx="59">
                  <c:v>99.986000000000004</c:v>
                </c:pt>
                <c:pt idx="60">
                  <c:v>99.941999999999993</c:v>
                </c:pt>
                <c:pt idx="61">
                  <c:v>100.053</c:v>
                </c:pt>
                <c:pt idx="62">
                  <c:v>100.033</c:v>
                </c:pt>
                <c:pt idx="63">
                  <c:v>100.01900000000001</c:v>
                </c:pt>
              </c:numCache>
            </c:numRef>
          </c:val>
          <c:smooth val="0"/>
          <c:extLst>
            <c:ext xmlns:c16="http://schemas.microsoft.com/office/drawing/2014/chart" uri="{C3380CC4-5D6E-409C-BE32-E72D297353CC}">
              <c16:uniqueId val="{00000003-78D1-4951-8D1E-02049EE11E4C}"/>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H2C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performance'!$D$14:$BO$14</c:f>
              <c:numCache>
                <c:formatCode>General</c:formatCode>
                <c:ptCount val="64"/>
                <c:pt idx="0">
                  <c:v>49.66015625</c:v>
                </c:pt>
                <c:pt idx="1">
                  <c:v>49.1650390625</c:v>
                </c:pt>
                <c:pt idx="2">
                  <c:v>47.246744791666664</c:v>
                </c:pt>
                <c:pt idx="3">
                  <c:v>42.23046875</c:v>
                </c:pt>
                <c:pt idx="4">
                  <c:v>38.348046875000001</c:v>
                </c:pt>
                <c:pt idx="5">
                  <c:v>32.271484375</c:v>
                </c:pt>
                <c:pt idx="6">
                  <c:v>27.951729910714285</c:v>
                </c:pt>
                <c:pt idx="7">
                  <c:v>24.39453125</c:v>
                </c:pt>
                <c:pt idx="8">
                  <c:v>21.649739583333332</c:v>
                </c:pt>
                <c:pt idx="9">
                  <c:v>19.454882812499999</c:v>
                </c:pt>
                <c:pt idx="10">
                  <c:v>17.661576704545453</c:v>
                </c:pt>
                <c:pt idx="11">
                  <c:v>16.28515625</c:v>
                </c:pt>
                <c:pt idx="12">
                  <c:v>15.007361778846153</c:v>
                </c:pt>
                <c:pt idx="13">
                  <c:v>13.931082589285714</c:v>
                </c:pt>
                <c:pt idx="14">
                  <c:v>12.989453125000001</c:v>
                </c:pt>
                <c:pt idx="15">
                  <c:v>12.1575927734375</c:v>
                </c:pt>
                <c:pt idx="16">
                  <c:v>11.501148897058824</c:v>
                </c:pt>
                <c:pt idx="17">
                  <c:v>10.845920138888889</c:v>
                </c:pt>
                <c:pt idx="18">
                  <c:v>10.269942434210526</c:v>
                </c:pt>
                <c:pt idx="19">
                  <c:v>9.74365234375</c:v>
                </c:pt>
                <c:pt idx="20">
                  <c:v>9.2774367559523814</c:v>
                </c:pt>
                <c:pt idx="21">
                  <c:v>8.878462357954545</c:v>
                </c:pt>
                <c:pt idx="22">
                  <c:v>8.4954144021739122</c:v>
                </c:pt>
                <c:pt idx="23">
                  <c:v>8.1266276041666661</c:v>
                </c:pt>
                <c:pt idx="24">
                  <c:v>7.803671875</c:v>
                </c:pt>
                <c:pt idx="25">
                  <c:v>7.4996243990384617</c:v>
                </c:pt>
                <c:pt idx="26">
                  <c:v>7.2319878472222223</c:v>
                </c:pt>
                <c:pt idx="27">
                  <c:v>6.9746791294642856</c:v>
                </c:pt>
                <c:pt idx="28">
                  <c:v>6.7276400862068968</c:v>
                </c:pt>
                <c:pt idx="29">
                  <c:v>6.5036458333333336</c:v>
                </c:pt>
                <c:pt idx="30">
                  <c:v>6.286857358870968</c:v>
                </c:pt>
                <c:pt idx="31">
                  <c:v>6.1055908203125</c:v>
                </c:pt>
                <c:pt idx="32">
                  <c:v>5.919921875</c:v>
                </c:pt>
                <c:pt idx="33">
                  <c:v>5.7434512867647056</c:v>
                </c:pt>
                <c:pt idx="34">
                  <c:v>5.5671875000000002</c:v>
                </c:pt>
                <c:pt idx="35">
                  <c:v>5.4159613715277777</c:v>
                </c:pt>
                <c:pt idx="36">
                  <c:v>5.2798247466216219</c:v>
                </c:pt>
                <c:pt idx="37">
                  <c:v>5.1352796052631575</c:v>
                </c:pt>
                <c:pt idx="38">
                  <c:v>5.0072616185897436</c:v>
                </c:pt>
                <c:pt idx="39">
                  <c:v>4.8799316406250002</c:v>
                </c:pt>
                <c:pt idx="40">
                  <c:v>4.7590034298780486</c:v>
                </c:pt>
                <c:pt idx="41">
                  <c:v>4.6522507440476186</c:v>
                </c:pt>
                <c:pt idx="42">
                  <c:v>4.5426962209302326</c:v>
                </c:pt>
                <c:pt idx="43">
                  <c:v>4.4371448863636367</c:v>
                </c:pt>
                <c:pt idx="44">
                  <c:v>4.335980902777778</c:v>
                </c:pt>
                <c:pt idx="45">
                  <c:v>4.2399796195652177</c:v>
                </c:pt>
                <c:pt idx="46">
                  <c:v>4.1572888962765955</c:v>
                </c:pt>
                <c:pt idx="47">
                  <c:v>4.063395182291667</c:v>
                </c:pt>
                <c:pt idx="48">
                  <c:v>3.9838966836734695</c:v>
                </c:pt>
                <c:pt idx="49">
                  <c:v>3.9039062499999999</c:v>
                </c:pt>
                <c:pt idx="50">
                  <c:v>3.8234528186274508</c:v>
                </c:pt>
                <c:pt idx="51">
                  <c:v>3.7572115384615383</c:v>
                </c:pt>
                <c:pt idx="52">
                  <c:v>3.6851783608490565</c:v>
                </c:pt>
                <c:pt idx="53">
                  <c:v>3.6159939236111112</c:v>
                </c:pt>
                <c:pt idx="54">
                  <c:v>3.5481889204545456</c:v>
                </c:pt>
                <c:pt idx="55">
                  <c:v>3.4847237723214284</c:v>
                </c:pt>
                <c:pt idx="56">
                  <c:v>3.4239994517543861</c:v>
                </c:pt>
                <c:pt idx="57">
                  <c:v>3.3674232219827585</c:v>
                </c:pt>
                <c:pt idx="58">
                  <c:v>3.3096861758474576</c:v>
                </c:pt>
                <c:pt idx="59">
                  <c:v>3.2532226562500002</c:v>
                </c:pt>
                <c:pt idx="60">
                  <c:v>3.1994748975409837</c:v>
                </c:pt>
                <c:pt idx="61">
                  <c:v>3.1508946572580645</c:v>
                </c:pt>
                <c:pt idx="62">
                  <c:v>3.0998883928571428</c:v>
                </c:pt>
                <c:pt idx="63">
                  <c:v>3.0501708984375</c:v>
                </c:pt>
              </c:numCache>
            </c:numRef>
          </c:val>
          <c:smooth val="0"/>
          <c:extLst>
            <c:ext xmlns:c16="http://schemas.microsoft.com/office/drawing/2014/chart" uri="{C3380CC4-5D6E-409C-BE32-E72D297353CC}">
              <c16:uniqueId val="{00000000-CF8E-488C-B9AD-DAA91A17D258}"/>
            </c:ext>
          </c:extLst>
        </c:ser>
        <c:ser>
          <c:idx val="1"/>
          <c:order val="1"/>
          <c:tx>
            <c:v>2 Queues</c:v>
          </c:tx>
          <c:spPr>
            <a:ln w="28575" cap="rnd">
              <a:solidFill>
                <a:schemeClr val="accent2"/>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performance'!$D$13:$BO$13</c:f>
              <c:numCache>
                <c:formatCode>General</c:formatCode>
                <c:ptCount val="64"/>
                <c:pt idx="0">
                  <c:v>89.486328125</c:v>
                </c:pt>
                <c:pt idx="1">
                  <c:v>81.0615234375</c:v>
                </c:pt>
                <c:pt idx="2">
                  <c:v>62.925130208333336</c:v>
                </c:pt>
                <c:pt idx="3">
                  <c:v>48.81689453125</c:v>
                </c:pt>
                <c:pt idx="4">
                  <c:v>38.646093749999999</c:v>
                </c:pt>
                <c:pt idx="5">
                  <c:v>32.353190104166664</c:v>
                </c:pt>
                <c:pt idx="6">
                  <c:v>28.030691964285715</c:v>
                </c:pt>
                <c:pt idx="7">
                  <c:v>24.44775390625</c:v>
                </c:pt>
                <c:pt idx="8">
                  <c:v>21.695529513888889</c:v>
                </c:pt>
                <c:pt idx="9">
                  <c:v>19.487695312500001</c:v>
                </c:pt>
                <c:pt idx="10">
                  <c:v>17.695667613636363</c:v>
                </c:pt>
                <c:pt idx="11">
                  <c:v>16.319498697916668</c:v>
                </c:pt>
                <c:pt idx="12">
                  <c:v>15.039963942307692</c:v>
                </c:pt>
                <c:pt idx="13">
                  <c:v>13.950613839285714</c:v>
                </c:pt>
                <c:pt idx="14">
                  <c:v>12.991666666666667</c:v>
                </c:pt>
                <c:pt idx="15">
                  <c:v>12.1845703125</c:v>
                </c:pt>
                <c:pt idx="16">
                  <c:v>11.510110294117647</c:v>
                </c:pt>
                <c:pt idx="17">
                  <c:v>10.856119791666666</c:v>
                </c:pt>
                <c:pt idx="18">
                  <c:v>10.271998355263158</c:v>
                </c:pt>
                <c:pt idx="19">
                  <c:v>9.7596679687499996</c:v>
                </c:pt>
                <c:pt idx="20">
                  <c:v>9.2799479166666661</c:v>
                </c:pt>
                <c:pt idx="21">
                  <c:v>8.8897372159090917</c:v>
                </c:pt>
                <c:pt idx="22">
                  <c:v>8.4958389945652169</c:v>
                </c:pt>
                <c:pt idx="23">
                  <c:v>8.1382649739583339</c:v>
                </c:pt>
                <c:pt idx="24">
                  <c:v>7.8079687499999997</c:v>
                </c:pt>
                <c:pt idx="25">
                  <c:v>7.5038311298076925</c:v>
                </c:pt>
                <c:pt idx="26">
                  <c:v>7.2411747685185182</c:v>
                </c:pt>
                <c:pt idx="27">
                  <c:v>6.9759347098214288</c:v>
                </c:pt>
                <c:pt idx="28">
                  <c:v>6.7357893318965516</c:v>
                </c:pt>
                <c:pt idx="29">
                  <c:v>6.5064453125000004</c:v>
                </c:pt>
                <c:pt idx="30">
                  <c:v>6.29328377016129</c:v>
                </c:pt>
                <c:pt idx="31">
                  <c:v>6.10980224609375</c:v>
                </c:pt>
                <c:pt idx="32">
                  <c:v>5.9199810606060606</c:v>
                </c:pt>
                <c:pt idx="33">
                  <c:v>5.7439682904411766</c:v>
                </c:pt>
                <c:pt idx="34">
                  <c:v>5.5785156249999996</c:v>
                </c:pt>
                <c:pt idx="35">
                  <c:v>5.420735677083333</c:v>
                </c:pt>
                <c:pt idx="36">
                  <c:v>5.2799831081081079</c:v>
                </c:pt>
                <c:pt idx="37">
                  <c:v>5.1412931743421053</c:v>
                </c:pt>
                <c:pt idx="38">
                  <c:v>5.007962740384615</c:v>
                </c:pt>
                <c:pt idx="39">
                  <c:v>4.8799316406250002</c:v>
                </c:pt>
                <c:pt idx="40">
                  <c:v>4.7599561737804876</c:v>
                </c:pt>
                <c:pt idx="41">
                  <c:v>4.6527157738095237</c:v>
                </c:pt>
                <c:pt idx="42">
                  <c:v>4.5440588662790695</c:v>
                </c:pt>
                <c:pt idx="43">
                  <c:v>4.4372780539772725</c:v>
                </c:pt>
                <c:pt idx="44">
                  <c:v>4.3389756944444446</c:v>
                </c:pt>
                <c:pt idx="45">
                  <c:v>4.2417204483695654</c:v>
                </c:pt>
                <c:pt idx="46">
                  <c:v>4.1584940159574471</c:v>
                </c:pt>
                <c:pt idx="47">
                  <c:v>4.0703125</c:v>
                </c:pt>
                <c:pt idx="48">
                  <c:v>3.9840561224489797</c:v>
                </c:pt>
                <c:pt idx="49">
                  <c:v>3.9039843749999998</c:v>
                </c:pt>
                <c:pt idx="50">
                  <c:v>3.8271292892156863</c:v>
                </c:pt>
                <c:pt idx="51">
                  <c:v>3.7581881009615383</c:v>
                </c:pt>
                <c:pt idx="52">
                  <c:v>3.6858785377358489</c:v>
                </c:pt>
                <c:pt idx="53">
                  <c:v>3.6159939236111112</c:v>
                </c:pt>
                <c:pt idx="54">
                  <c:v>3.5501775568181819</c:v>
                </c:pt>
                <c:pt idx="55">
                  <c:v>3.4856654575892856</c:v>
                </c:pt>
                <c:pt idx="56">
                  <c:v>3.426295230263158</c:v>
                </c:pt>
                <c:pt idx="57">
                  <c:v>3.3679283405172415</c:v>
                </c:pt>
                <c:pt idx="58">
                  <c:v>3.3103813559322033</c:v>
                </c:pt>
                <c:pt idx="59">
                  <c:v>3.25341796875</c:v>
                </c:pt>
                <c:pt idx="60">
                  <c:v>3.1999871926229506</c:v>
                </c:pt>
                <c:pt idx="61">
                  <c:v>3.1519972278225805</c:v>
                </c:pt>
                <c:pt idx="62">
                  <c:v>3.1007874503968256</c:v>
                </c:pt>
                <c:pt idx="63">
                  <c:v>3.051239013671875</c:v>
                </c:pt>
              </c:numCache>
            </c:numRef>
          </c:val>
          <c:smooth val="0"/>
          <c:extLst>
            <c:ext xmlns:c16="http://schemas.microsoft.com/office/drawing/2014/chart" uri="{C3380CC4-5D6E-409C-BE32-E72D297353CC}">
              <c16:uniqueId val="{00000001-CF8E-488C-B9AD-DAA91A17D258}"/>
            </c:ext>
          </c:extLst>
        </c:ser>
        <c:ser>
          <c:idx val="2"/>
          <c:order val="2"/>
          <c:tx>
            <c:v>4 Queues</c:v>
          </c:tx>
          <c:spPr>
            <a:ln w="28575" cap="rnd">
              <a:solidFill>
                <a:schemeClr val="accent3"/>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performance'!$D$12:$BO$12</c:f>
              <c:numCache>
                <c:formatCode>General</c:formatCode>
                <c:ptCount val="64"/>
                <c:pt idx="0">
                  <c:v>133.669921875</c:v>
                </c:pt>
                <c:pt idx="1">
                  <c:v>85.4951171875</c:v>
                </c:pt>
                <c:pt idx="2">
                  <c:v>62.929036458333336</c:v>
                </c:pt>
                <c:pt idx="3">
                  <c:v>48.90087890625</c:v>
                </c:pt>
                <c:pt idx="4">
                  <c:v>38.673046874999997</c:v>
                </c:pt>
                <c:pt idx="5">
                  <c:v>32.425130208333336</c:v>
                </c:pt>
                <c:pt idx="6">
                  <c:v>28.034040178571427</c:v>
                </c:pt>
                <c:pt idx="7">
                  <c:v>24.482421875</c:v>
                </c:pt>
                <c:pt idx="8">
                  <c:v>21.695746527777779</c:v>
                </c:pt>
                <c:pt idx="9">
                  <c:v>19.51953125</c:v>
                </c:pt>
                <c:pt idx="10">
                  <c:v>17.720170454545453</c:v>
                </c:pt>
                <c:pt idx="11">
                  <c:v>16.319986979166668</c:v>
                </c:pt>
                <c:pt idx="12">
                  <c:v>15.039963942307692</c:v>
                </c:pt>
                <c:pt idx="13">
                  <c:v>13.951729910714286</c:v>
                </c:pt>
                <c:pt idx="14">
                  <c:v>13.012890625000001</c:v>
                </c:pt>
                <c:pt idx="15">
                  <c:v>12.1912841796875</c:v>
                </c:pt>
                <c:pt idx="16">
                  <c:v>11.516314338235293</c:v>
                </c:pt>
                <c:pt idx="17">
                  <c:v>10.863498263888889</c:v>
                </c:pt>
                <c:pt idx="18">
                  <c:v>10.282586348684211</c:v>
                </c:pt>
                <c:pt idx="19">
                  <c:v>9.7598632812500004</c:v>
                </c:pt>
                <c:pt idx="20">
                  <c:v>9.2800409226190474</c:v>
                </c:pt>
                <c:pt idx="21">
                  <c:v>8.8944424715909083</c:v>
                </c:pt>
                <c:pt idx="22">
                  <c:v>8.5000849184782616</c:v>
                </c:pt>
                <c:pt idx="23">
                  <c:v>8.1407063802083339</c:v>
                </c:pt>
                <c:pt idx="24">
                  <c:v>7.8079687499999997</c:v>
                </c:pt>
                <c:pt idx="25">
                  <c:v>7.5039813701923075</c:v>
                </c:pt>
                <c:pt idx="26">
                  <c:v>7.244791666666667</c:v>
                </c:pt>
                <c:pt idx="27">
                  <c:v>6.9759347098214288</c:v>
                </c:pt>
                <c:pt idx="28">
                  <c:v>6.7359240301724137</c:v>
                </c:pt>
                <c:pt idx="29">
                  <c:v>6.5064453125000004</c:v>
                </c:pt>
                <c:pt idx="30">
                  <c:v>6.29523689516129</c:v>
                </c:pt>
                <c:pt idx="31">
                  <c:v>6.1114501953125</c:v>
                </c:pt>
                <c:pt idx="32">
                  <c:v>5.9199810606060606</c:v>
                </c:pt>
                <c:pt idx="33">
                  <c:v>5.7439108455882355</c:v>
                </c:pt>
                <c:pt idx="34">
                  <c:v>5.5785156249999996</c:v>
                </c:pt>
                <c:pt idx="35">
                  <c:v>5.4216037326388893</c:v>
                </c:pt>
                <c:pt idx="36">
                  <c:v>5.2824641047297298</c:v>
                </c:pt>
                <c:pt idx="37">
                  <c:v>5.1413445723684212</c:v>
                </c:pt>
                <c:pt idx="38">
                  <c:v>5.0079126602564106</c:v>
                </c:pt>
                <c:pt idx="39">
                  <c:v>4.8820312499999998</c:v>
                </c:pt>
                <c:pt idx="40">
                  <c:v>4.7610041920731705</c:v>
                </c:pt>
                <c:pt idx="41">
                  <c:v>4.6544828869047619</c:v>
                </c:pt>
                <c:pt idx="42">
                  <c:v>4.5439680232558137</c:v>
                </c:pt>
                <c:pt idx="43">
                  <c:v>4.4396750710227275</c:v>
                </c:pt>
                <c:pt idx="44">
                  <c:v>4.3391059027777779</c:v>
                </c:pt>
                <c:pt idx="45">
                  <c:v>4.2436311141304346</c:v>
                </c:pt>
                <c:pt idx="46">
                  <c:v>4.1592004654255321</c:v>
                </c:pt>
                <c:pt idx="47">
                  <c:v>4.070393880208333</c:v>
                </c:pt>
                <c:pt idx="48">
                  <c:v>3.9862085459183674</c:v>
                </c:pt>
                <c:pt idx="49">
                  <c:v>3.9039843749999998</c:v>
                </c:pt>
                <c:pt idx="50">
                  <c:v>3.8272441789215685</c:v>
                </c:pt>
                <c:pt idx="51">
                  <c:v>3.7585261418269229</c:v>
                </c:pt>
                <c:pt idx="52">
                  <c:v>3.6863944575471699</c:v>
                </c:pt>
                <c:pt idx="53">
                  <c:v>3.6159939236111112</c:v>
                </c:pt>
                <c:pt idx="54">
                  <c:v>3.550568181818182</c:v>
                </c:pt>
                <c:pt idx="55">
                  <c:v>3.4861886160714284</c:v>
                </c:pt>
                <c:pt idx="56">
                  <c:v>3.4285910087719298</c:v>
                </c:pt>
                <c:pt idx="57">
                  <c:v>3.3687028556034484</c:v>
                </c:pt>
                <c:pt idx="58">
                  <c:v>3.3107786016949152</c:v>
                </c:pt>
                <c:pt idx="59">
                  <c:v>3.2547526041666668</c:v>
                </c:pt>
                <c:pt idx="60">
                  <c:v>3.1999871926229506</c:v>
                </c:pt>
                <c:pt idx="61">
                  <c:v>3.1519342237903225</c:v>
                </c:pt>
                <c:pt idx="62">
                  <c:v>3.1011594742063493</c:v>
                </c:pt>
                <c:pt idx="63">
                  <c:v>3.052154541015625</c:v>
                </c:pt>
              </c:numCache>
            </c:numRef>
          </c:val>
          <c:smooth val="0"/>
          <c:extLst>
            <c:ext xmlns:c16="http://schemas.microsoft.com/office/drawing/2014/chart" uri="{C3380CC4-5D6E-409C-BE32-E72D297353CC}">
              <c16:uniqueId val="{00000002-CF8E-488C-B9AD-DAA91A17D258}"/>
            </c:ext>
          </c:extLst>
        </c:ser>
        <c:ser>
          <c:idx val="3"/>
          <c:order val="3"/>
          <c:tx>
            <c:v>8 Queues</c:v>
          </c:tx>
          <c:spPr>
            <a:ln w="28575" cap="rnd">
              <a:solidFill>
                <a:schemeClr val="accent4"/>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performance'!$D$11:$BO$11</c:f>
              <c:numCache>
                <c:formatCode>General</c:formatCode>
                <c:ptCount val="64"/>
                <c:pt idx="0">
                  <c:v>133.765625</c:v>
                </c:pt>
                <c:pt idx="1">
                  <c:v>85.560546875</c:v>
                </c:pt>
                <c:pt idx="2">
                  <c:v>62.983072916666664</c:v>
                </c:pt>
                <c:pt idx="3">
                  <c:v>48.955078125</c:v>
                </c:pt>
                <c:pt idx="4">
                  <c:v>38.737109375000003</c:v>
                </c:pt>
                <c:pt idx="5">
                  <c:v>32.447591145833336</c:v>
                </c:pt>
                <c:pt idx="6">
                  <c:v>28.074497767857142</c:v>
                </c:pt>
                <c:pt idx="7">
                  <c:v>24.49755859375</c:v>
                </c:pt>
                <c:pt idx="8">
                  <c:v>21.727864583333332</c:v>
                </c:pt>
                <c:pt idx="9">
                  <c:v>19.519921875000001</c:v>
                </c:pt>
                <c:pt idx="10">
                  <c:v>17.726029829545453</c:v>
                </c:pt>
                <c:pt idx="11">
                  <c:v>16.33203125</c:v>
                </c:pt>
                <c:pt idx="12">
                  <c:v>15.055739182692308</c:v>
                </c:pt>
                <c:pt idx="13">
                  <c:v>13.952008928571429</c:v>
                </c:pt>
                <c:pt idx="14">
                  <c:v>13.013151041666667</c:v>
                </c:pt>
                <c:pt idx="15">
                  <c:v>12.1917724609375</c:v>
                </c:pt>
                <c:pt idx="16">
                  <c:v>11.518956801470589</c:v>
                </c:pt>
                <c:pt idx="17">
                  <c:v>10.866319444444445</c:v>
                </c:pt>
                <c:pt idx="18">
                  <c:v>10.282586348684211</c:v>
                </c:pt>
                <c:pt idx="19">
                  <c:v>9.7635742187499996</c:v>
                </c:pt>
                <c:pt idx="20">
                  <c:v>9.2925967261904763</c:v>
                </c:pt>
                <c:pt idx="21">
                  <c:v>8.8955965909090917</c:v>
                </c:pt>
                <c:pt idx="22">
                  <c:v>8.5022078804347831</c:v>
                </c:pt>
                <c:pt idx="23">
                  <c:v>8.1407877604166661</c:v>
                </c:pt>
                <c:pt idx="24">
                  <c:v>7.8079687499999997</c:v>
                </c:pt>
                <c:pt idx="25">
                  <c:v>7.5061598557692308</c:v>
                </c:pt>
                <c:pt idx="26">
                  <c:v>7.244791666666667</c:v>
                </c:pt>
                <c:pt idx="27">
                  <c:v>6.9759347098214288</c:v>
                </c:pt>
                <c:pt idx="28">
                  <c:v>6.7374057112068968</c:v>
                </c:pt>
                <c:pt idx="29">
                  <c:v>6.509765625</c:v>
                </c:pt>
                <c:pt idx="30">
                  <c:v>6.295992943548387</c:v>
                </c:pt>
                <c:pt idx="31">
                  <c:v>6.11199951171875</c:v>
                </c:pt>
                <c:pt idx="32">
                  <c:v>5.9235913825757578</c:v>
                </c:pt>
                <c:pt idx="33">
                  <c:v>5.7462660845588234</c:v>
                </c:pt>
                <c:pt idx="34">
                  <c:v>5.5794084821428571</c:v>
                </c:pt>
                <c:pt idx="35">
                  <c:v>5.422526041666667</c:v>
                </c:pt>
                <c:pt idx="36">
                  <c:v>5.2847339527027026</c:v>
                </c:pt>
                <c:pt idx="37">
                  <c:v>5.1431949013157894</c:v>
                </c:pt>
                <c:pt idx="38">
                  <c:v>5.009114583333333</c:v>
                </c:pt>
                <c:pt idx="39">
                  <c:v>4.88232421875</c:v>
                </c:pt>
                <c:pt idx="40">
                  <c:v>4.7615758384146343</c:v>
                </c:pt>
                <c:pt idx="41">
                  <c:v>4.6551339285714288</c:v>
                </c:pt>
                <c:pt idx="42">
                  <c:v>4.5439680232558137</c:v>
                </c:pt>
                <c:pt idx="43">
                  <c:v>4.4399857954545459</c:v>
                </c:pt>
                <c:pt idx="44">
                  <c:v>4.3399305555555552</c:v>
                </c:pt>
                <c:pt idx="45">
                  <c:v>4.2439283288043477</c:v>
                </c:pt>
                <c:pt idx="46">
                  <c:v>4.1594498005319149</c:v>
                </c:pt>
                <c:pt idx="47">
                  <c:v>4.070515950520833</c:v>
                </c:pt>
                <c:pt idx="48">
                  <c:v>3.9864078443877551</c:v>
                </c:pt>
                <c:pt idx="49">
                  <c:v>3.9039843749999998</c:v>
                </c:pt>
                <c:pt idx="50">
                  <c:v>3.828125</c:v>
                </c:pt>
                <c:pt idx="51">
                  <c:v>3.7591646634615383</c:v>
                </c:pt>
                <c:pt idx="52">
                  <c:v>3.6863944575471699</c:v>
                </c:pt>
                <c:pt idx="53">
                  <c:v>3.6176938657407409</c:v>
                </c:pt>
                <c:pt idx="54">
                  <c:v>3.550887784090909</c:v>
                </c:pt>
                <c:pt idx="55">
                  <c:v>3.4865025111607144</c:v>
                </c:pt>
                <c:pt idx="56">
                  <c:v>3.4292420504385963</c:v>
                </c:pt>
                <c:pt idx="57">
                  <c:v>3.3690059267241379</c:v>
                </c:pt>
                <c:pt idx="58">
                  <c:v>3.3110103283898304</c:v>
                </c:pt>
                <c:pt idx="59">
                  <c:v>3.2547526041666668</c:v>
                </c:pt>
                <c:pt idx="60">
                  <c:v>3.1999871926229506</c:v>
                </c:pt>
                <c:pt idx="61">
                  <c:v>3.1518712197580645</c:v>
                </c:pt>
                <c:pt idx="62">
                  <c:v>3.1012214781746033</c:v>
                </c:pt>
                <c:pt idx="63">
                  <c:v>3.052337646484375</c:v>
                </c:pt>
              </c:numCache>
            </c:numRef>
          </c:val>
          <c:smooth val="0"/>
          <c:extLst>
            <c:ext xmlns:c16="http://schemas.microsoft.com/office/drawing/2014/chart" uri="{C3380CC4-5D6E-409C-BE32-E72D297353CC}">
              <c16:uniqueId val="{00000003-CF8E-488C-B9AD-DAA91A17D258}"/>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 </a:t>
            </a:r>
            <a:r>
              <a:rPr lang="en-US"/>
              <a:t>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0"/>
          <c:tx>
            <c:strRef>
              <c:f>'Forwarding Performance'!$C$11</c:f>
              <c:strCache>
                <c:ptCount val="1"/>
                <c:pt idx="0">
                  <c:v>1 Queue</c:v>
                </c:pt>
              </c:strCache>
            </c:strRef>
          </c:tx>
          <c:spPr>
            <a:ln w="28575" cap="rnd">
              <a:solidFill>
                <a:srgbClr val="0070C0"/>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Performance'!$D$11:$BO$11</c:f>
              <c:numCache>
                <c:formatCode>General</c:formatCode>
                <c:ptCount val="64"/>
                <c:pt idx="0">
                  <c:v>18.276343296</c:v>
                </c:pt>
                <c:pt idx="1">
                  <c:v>31.98912</c:v>
                </c:pt>
                <c:pt idx="2">
                  <c:v>42.658566143999998</c:v>
                </c:pt>
                <c:pt idx="3">
                  <c:v>51.197710336</c:v>
                </c:pt>
                <c:pt idx="4">
                  <c:v>58.181859840000001</c:v>
                </c:pt>
                <c:pt idx="5">
                  <c:v>63.999995904000002</c:v>
                </c:pt>
                <c:pt idx="6">
                  <c:v>68.923076096000003</c:v>
                </c:pt>
                <c:pt idx="7">
                  <c:v>73.142861823999993</c:v>
                </c:pt>
                <c:pt idx="8">
                  <c:v>76.800010752000006</c:v>
                </c:pt>
                <c:pt idx="9">
                  <c:v>80.000056319999999</c:v>
                </c:pt>
                <c:pt idx="10">
                  <c:v>82.823561216000002</c:v>
                </c:pt>
                <c:pt idx="11">
                  <c:v>85.333340160000006</c:v>
                </c:pt>
                <c:pt idx="12">
                  <c:v>87.578975744000005</c:v>
                </c:pt>
                <c:pt idx="13">
                  <c:v>89.599949824000007</c:v>
                </c:pt>
                <c:pt idx="14">
                  <c:v>91.428572160000002</c:v>
                </c:pt>
                <c:pt idx="15">
                  <c:v>93.090906111999999</c:v>
                </c:pt>
                <c:pt idx="16">
                  <c:v>94.608676352000003</c:v>
                </c:pt>
                <c:pt idx="17">
                  <c:v>95.999975423999999</c:v>
                </c:pt>
                <c:pt idx="18">
                  <c:v>97.280087551999998</c:v>
                </c:pt>
                <c:pt idx="19">
                  <c:v>98.461532160000004</c:v>
                </c:pt>
                <c:pt idx="20">
                  <c:v>98.803579392000003</c:v>
                </c:pt>
                <c:pt idx="21">
                  <c:v>99.116317695999996</c:v>
                </c:pt>
                <c:pt idx="22">
                  <c:v>99.462981119999995</c:v>
                </c:pt>
                <c:pt idx="23">
                  <c:v>99.753074687999998</c:v>
                </c:pt>
                <c:pt idx="24">
                  <c:v>99.999910400000005</c:v>
                </c:pt>
                <c:pt idx="25">
                  <c:v>100.228404224</c:v>
                </c:pt>
                <c:pt idx="26">
                  <c:v>100.434166272</c:v>
                </c:pt>
                <c:pt idx="27">
                  <c:v>100.65831731199999</c:v>
                </c:pt>
                <c:pt idx="28">
                  <c:v>100.83089715200001</c:v>
                </c:pt>
                <c:pt idx="29">
                  <c:v>100.93353983999999</c:v>
                </c:pt>
                <c:pt idx="30">
                  <c:v>101.004313088</c:v>
                </c:pt>
                <c:pt idx="31">
                  <c:v>101.041668096</c:v>
                </c:pt>
                <c:pt idx="32">
                  <c:v>101.03432908800001</c:v>
                </c:pt>
                <c:pt idx="33">
                  <c:v>100.94281216</c:v>
                </c:pt>
                <c:pt idx="34">
                  <c:v>100.38744576000001</c:v>
                </c:pt>
                <c:pt idx="35">
                  <c:v>99.816136704000002</c:v>
                </c:pt>
                <c:pt idx="36">
                  <c:v>99.198494208</c:v>
                </c:pt>
                <c:pt idx="37">
                  <c:v>98.834514944000006</c:v>
                </c:pt>
                <c:pt idx="38">
                  <c:v>98.564783616</c:v>
                </c:pt>
                <c:pt idx="39">
                  <c:v>98.290769920000002</c:v>
                </c:pt>
                <c:pt idx="40">
                  <c:v>98.36599296</c:v>
                </c:pt>
                <c:pt idx="41">
                  <c:v>98.862876671999999</c:v>
                </c:pt>
                <c:pt idx="42">
                  <c:v>99.682988031999997</c:v>
                </c:pt>
                <c:pt idx="43">
                  <c:v>100.926724096</c:v>
                </c:pt>
                <c:pt idx="44">
                  <c:v>101.82253824</c:v>
                </c:pt>
                <c:pt idx="45">
                  <c:v>101.94589184</c:v>
                </c:pt>
                <c:pt idx="46">
                  <c:v>102.06326886399999</c:v>
                </c:pt>
                <c:pt idx="47">
                  <c:v>102.177939456</c:v>
                </c:pt>
                <c:pt idx="48">
                  <c:v>102.273816064</c:v>
                </c:pt>
                <c:pt idx="49">
                  <c:v>102.40051200000001</c:v>
                </c:pt>
                <c:pt idx="50">
                  <c:v>102.507408384</c:v>
                </c:pt>
                <c:pt idx="51">
                  <c:v>102.59731456</c:v>
                </c:pt>
                <c:pt idx="52">
                  <c:v>102.679530496</c:v>
                </c:pt>
                <c:pt idx="53">
                  <c:v>102.778481664</c:v>
                </c:pt>
                <c:pt idx="54">
                  <c:v>102.88022272000001</c:v>
                </c:pt>
                <c:pt idx="55">
                  <c:v>102.968434688</c:v>
                </c:pt>
                <c:pt idx="56">
                  <c:v>103.03338239999999</c:v>
                </c:pt>
                <c:pt idx="57">
                  <c:v>103.11000576000001</c:v>
                </c:pt>
                <c:pt idx="58">
                  <c:v>103.173702144</c:v>
                </c:pt>
                <c:pt idx="59">
                  <c:v>103.22055168</c:v>
                </c:pt>
                <c:pt idx="60">
                  <c:v>103.26657792</c:v>
                </c:pt>
                <c:pt idx="61">
                  <c:v>103.318530048</c:v>
                </c:pt>
                <c:pt idx="62">
                  <c:v>103.37693184</c:v>
                </c:pt>
                <c:pt idx="63">
                  <c:v>103.440908288</c:v>
                </c:pt>
              </c:numCache>
            </c:numRef>
          </c:val>
          <c:smooth val="0"/>
          <c:extLst>
            <c:ext xmlns:c16="http://schemas.microsoft.com/office/drawing/2014/chart" uri="{C3380CC4-5D6E-409C-BE32-E72D297353CC}">
              <c16:uniqueId val="{00000000-F29F-4006-8901-B6353A6498BF}"/>
            </c:ext>
          </c:extLst>
        </c:ser>
        <c:ser>
          <c:idx val="2"/>
          <c:order val="1"/>
          <c:tx>
            <c:strRef>
              <c:f>'Forwarding Performance'!$C$10</c:f>
              <c:strCache>
                <c:ptCount val="1"/>
                <c:pt idx="0">
                  <c:v>2 Queues</c:v>
                </c:pt>
              </c:strCache>
            </c:strRef>
          </c:tx>
          <c:spPr>
            <a:ln w="28575" cap="rnd">
              <a:solidFill>
                <a:schemeClr val="accent2"/>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Performance'!$D$10:$BO$10</c:f>
              <c:numCache>
                <c:formatCode>General</c:formatCode>
                <c:ptCount val="64"/>
                <c:pt idx="0">
                  <c:v>36.551987711999999</c:v>
                </c:pt>
                <c:pt idx="1">
                  <c:v>63.977409536000003</c:v>
                </c:pt>
                <c:pt idx="2">
                  <c:v>76.463058431999997</c:v>
                </c:pt>
                <c:pt idx="3">
                  <c:v>81.591328767999997</c:v>
                </c:pt>
                <c:pt idx="4">
                  <c:v>85.001850880000006</c:v>
                </c:pt>
                <c:pt idx="5">
                  <c:v>87.744961536000005</c:v>
                </c:pt>
                <c:pt idx="6">
                  <c:v>89.472233983999999</c:v>
                </c:pt>
                <c:pt idx="7">
                  <c:v>90.87213568</c:v>
                </c:pt>
                <c:pt idx="8">
                  <c:v>92.187744768000002</c:v>
                </c:pt>
                <c:pt idx="9">
                  <c:v>93.211310080000004</c:v>
                </c:pt>
                <c:pt idx="10">
                  <c:v>94.040134144000007</c:v>
                </c:pt>
                <c:pt idx="11">
                  <c:v>94.806552576000001</c:v>
                </c:pt>
                <c:pt idx="12">
                  <c:v>95.549861887999995</c:v>
                </c:pt>
                <c:pt idx="13">
                  <c:v>96.092817408000002</c:v>
                </c:pt>
                <c:pt idx="14">
                  <c:v>96.486458880000001</c:v>
                </c:pt>
                <c:pt idx="15">
                  <c:v>96.808902656000001</c:v>
                </c:pt>
                <c:pt idx="16">
                  <c:v>97.219919872000006</c:v>
                </c:pt>
                <c:pt idx="17">
                  <c:v>97.567064063999993</c:v>
                </c:pt>
                <c:pt idx="18">
                  <c:v>97.897212416000002</c:v>
                </c:pt>
                <c:pt idx="19">
                  <c:v>98.235115519999994</c:v>
                </c:pt>
                <c:pt idx="20">
                  <c:v>98.547714048000003</c:v>
                </c:pt>
                <c:pt idx="21">
                  <c:v>98.816785408000001</c:v>
                </c:pt>
                <c:pt idx="22">
                  <c:v>99.089729023999993</c:v>
                </c:pt>
                <c:pt idx="23">
                  <c:v>99.341955072000005</c:v>
                </c:pt>
                <c:pt idx="24">
                  <c:v>99.599910399999999</c:v>
                </c:pt>
                <c:pt idx="25">
                  <c:v>99.832598528000005</c:v>
                </c:pt>
                <c:pt idx="26">
                  <c:v>100.09149696</c:v>
                </c:pt>
                <c:pt idx="27">
                  <c:v>100.323557376</c:v>
                </c:pt>
                <c:pt idx="28">
                  <c:v>100.51851008</c:v>
                </c:pt>
                <c:pt idx="29">
                  <c:v>100.58588159999999</c:v>
                </c:pt>
                <c:pt idx="30">
                  <c:v>100.67188992</c:v>
                </c:pt>
                <c:pt idx="31">
                  <c:v>101.007015936</c:v>
                </c:pt>
                <c:pt idx="32">
                  <c:v>100.629247488</c:v>
                </c:pt>
                <c:pt idx="33">
                  <c:v>100.190925824</c:v>
                </c:pt>
                <c:pt idx="34">
                  <c:v>99.623390720000003</c:v>
                </c:pt>
                <c:pt idx="35">
                  <c:v>98.983895039999993</c:v>
                </c:pt>
                <c:pt idx="36">
                  <c:v>98.235475968000003</c:v>
                </c:pt>
                <c:pt idx="37">
                  <c:v>97.713693696000007</c:v>
                </c:pt>
                <c:pt idx="38">
                  <c:v>97.247434752000004</c:v>
                </c:pt>
                <c:pt idx="39">
                  <c:v>97.194987519999998</c:v>
                </c:pt>
                <c:pt idx="40">
                  <c:v>97.637255679999996</c:v>
                </c:pt>
                <c:pt idx="41">
                  <c:v>98.269817856000003</c:v>
                </c:pt>
                <c:pt idx="42">
                  <c:v>99.099718143999993</c:v>
                </c:pt>
                <c:pt idx="43">
                  <c:v>100.246288384</c:v>
                </c:pt>
                <c:pt idx="44">
                  <c:v>101.4977664</c:v>
                </c:pt>
                <c:pt idx="45">
                  <c:v>101.76889856</c:v>
                </c:pt>
                <c:pt idx="46">
                  <c:v>101.894411776</c:v>
                </c:pt>
                <c:pt idx="47">
                  <c:v>102.018711552</c:v>
                </c:pt>
                <c:pt idx="48">
                  <c:v>102.136559616</c:v>
                </c:pt>
                <c:pt idx="49">
                  <c:v>102.2889984</c:v>
                </c:pt>
                <c:pt idx="50">
                  <c:v>102.359614464</c:v>
                </c:pt>
                <c:pt idx="51">
                  <c:v>102.465153024</c:v>
                </c:pt>
                <c:pt idx="52">
                  <c:v>102.576006656</c:v>
                </c:pt>
                <c:pt idx="53">
                  <c:v>102.667585536</c:v>
                </c:pt>
                <c:pt idx="54">
                  <c:v>102.75983872</c:v>
                </c:pt>
                <c:pt idx="55">
                  <c:v>102.864986112</c:v>
                </c:pt>
                <c:pt idx="56">
                  <c:v>102.957182976</c:v>
                </c:pt>
                <c:pt idx="57">
                  <c:v>103.02566912</c:v>
                </c:pt>
                <c:pt idx="58">
                  <c:v>103.10657996800001</c:v>
                </c:pt>
                <c:pt idx="59">
                  <c:v>103.18608383999999</c:v>
                </c:pt>
                <c:pt idx="60">
                  <c:v>103.264985088</c:v>
                </c:pt>
                <c:pt idx="61">
                  <c:v>103.341449216</c:v>
                </c:pt>
                <c:pt idx="62">
                  <c:v>103.409252352</c:v>
                </c:pt>
                <c:pt idx="63">
                  <c:v>103.480459264</c:v>
                </c:pt>
              </c:numCache>
            </c:numRef>
          </c:val>
          <c:smooth val="0"/>
          <c:extLst>
            <c:ext xmlns:c16="http://schemas.microsoft.com/office/drawing/2014/chart" uri="{C3380CC4-5D6E-409C-BE32-E72D297353CC}">
              <c16:uniqueId val="{00000001-F29F-4006-8901-B6353A6498BF}"/>
            </c:ext>
          </c:extLst>
        </c:ser>
        <c:ser>
          <c:idx val="1"/>
          <c:order val="2"/>
          <c:tx>
            <c:strRef>
              <c:f>'Forwarding Performance'!$C$9</c:f>
              <c:strCache>
                <c:ptCount val="1"/>
                <c:pt idx="0">
                  <c:v>4 Queues</c:v>
                </c:pt>
              </c:strCache>
            </c:strRef>
          </c:tx>
          <c:spPr>
            <a:ln w="28575" cap="rnd">
              <a:solidFill>
                <a:srgbClr val="00B050"/>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Performance'!$D$9:$BO$9</c:f>
              <c:numCache>
                <c:formatCode>General</c:formatCode>
                <c:ptCount val="64"/>
                <c:pt idx="0">
                  <c:v>49.978149887999997</c:v>
                </c:pt>
                <c:pt idx="1">
                  <c:v>67.307133952000001</c:v>
                </c:pt>
                <c:pt idx="2">
                  <c:v>75.962025983999993</c:v>
                </c:pt>
                <c:pt idx="3">
                  <c:v>81.124622336000002</c:v>
                </c:pt>
                <c:pt idx="4">
                  <c:v>84.551682560000003</c:v>
                </c:pt>
                <c:pt idx="5">
                  <c:v>87.232272383999998</c:v>
                </c:pt>
                <c:pt idx="6">
                  <c:v>89.335382527999997</c:v>
                </c:pt>
                <c:pt idx="7">
                  <c:v>90.800230400000004</c:v>
                </c:pt>
                <c:pt idx="8">
                  <c:v>91.832702975999993</c:v>
                </c:pt>
                <c:pt idx="9">
                  <c:v>92.756664319999999</c:v>
                </c:pt>
                <c:pt idx="10">
                  <c:v>93.514713599999993</c:v>
                </c:pt>
                <c:pt idx="11">
                  <c:v>94.232414207999994</c:v>
                </c:pt>
                <c:pt idx="12">
                  <c:v>95.30872832</c:v>
                </c:pt>
                <c:pt idx="13">
                  <c:v>95.759276032000002</c:v>
                </c:pt>
                <c:pt idx="14">
                  <c:v>96.072829440000007</c:v>
                </c:pt>
                <c:pt idx="15">
                  <c:v>96.552198144000002</c:v>
                </c:pt>
                <c:pt idx="16">
                  <c:v>96.921555455999993</c:v>
                </c:pt>
                <c:pt idx="17">
                  <c:v>97.138547712000005</c:v>
                </c:pt>
                <c:pt idx="18">
                  <c:v>97.39911936</c:v>
                </c:pt>
                <c:pt idx="19">
                  <c:v>97.773055999999997</c:v>
                </c:pt>
                <c:pt idx="20">
                  <c:v>98.128310784000007</c:v>
                </c:pt>
                <c:pt idx="21">
                  <c:v>98.471960576000001</c:v>
                </c:pt>
                <c:pt idx="22">
                  <c:v>98.795646976</c:v>
                </c:pt>
                <c:pt idx="23">
                  <c:v>99.107622911999997</c:v>
                </c:pt>
                <c:pt idx="24">
                  <c:v>99.387622399999998</c:v>
                </c:pt>
                <c:pt idx="25">
                  <c:v>99.653419008</c:v>
                </c:pt>
                <c:pt idx="26">
                  <c:v>99.930433535999995</c:v>
                </c:pt>
                <c:pt idx="27">
                  <c:v>100.203923456</c:v>
                </c:pt>
                <c:pt idx="28">
                  <c:v>100.44162713599999</c:v>
                </c:pt>
                <c:pt idx="29">
                  <c:v>100.64357376</c:v>
                </c:pt>
                <c:pt idx="30">
                  <c:v>100.768804352</c:v>
                </c:pt>
                <c:pt idx="31">
                  <c:v>100.90471424</c:v>
                </c:pt>
                <c:pt idx="32">
                  <c:v>100.938275328</c:v>
                </c:pt>
                <c:pt idx="33">
                  <c:v>100.289368064</c:v>
                </c:pt>
                <c:pt idx="34">
                  <c:v>99.66265344</c:v>
                </c:pt>
                <c:pt idx="35">
                  <c:v>99.016058880000003</c:v>
                </c:pt>
                <c:pt idx="36">
                  <c:v>98.316063744000004</c:v>
                </c:pt>
                <c:pt idx="37">
                  <c:v>97.741185024000004</c:v>
                </c:pt>
                <c:pt idx="38">
                  <c:v>97.366344192</c:v>
                </c:pt>
                <c:pt idx="39">
                  <c:v>97.310412799999995</c:v>
                </c:pt>
                <c:pt idx="40">
                  <c:v>97.736694783999994</c:v>
                </c:pt>
                <c:pt idx="41">
                  <c:v>98.368736256000005</c:v>
                </c:pt>
                <c:pt idx="42">
                  <c:v>99.424762368000003</c:v>
                </c:pt>
                <c:pt idx="43">
                  <c:v>100.539219968</c:v>
                </c:pt>
                <c:pt idx="44">
                  <c:v>101.78629632000001</c:v>
                </c:pt>
                <c:pt idx="45">
                  <c:v>101.76753254400001</c:v>
                </c:pt>
                <c:pt idx="46">
                  <c:v>101.871911936</c:v>
                </c:pt>
                <c:pt idx="47">
                  <c:v>101.967003648</c:v>
                </c:pt>
                <c:pt idx="48">
                  <c:v>102.099027968</c:v>
                </c:pt>
                <c:pt idx="49">
                  <c:v>102.1935872</c:v>
                </c:pt>
                <c:pt idx="50">
                  <c:v>102.30882662400001</c:v>
                </c:pt>
                <c:pt idx="51">
                  <c:v>102.42540339200001</c:v>
                </c:pt>
                <c:pt idx="52">
                  <c:v>102.520567808</c:v>
                </c:pt>
                <c:pt idx="53">
                  <c:v>102.60858470399999</c:v>
                </c:pt>
                <c:pt idx="54">
                  <c:v>102.69073408</c:v>
                </c:pt>
                <c:pt idx="55">
                  <c:v>102.76755865600001</c:v>
                </c:pt>
                <c:pt idx="56">
                  <c:v>102.836069376</c:v>
                </c:pt>
                <c:pt idx="57">
                  <c:v>102.915081216</c:v>
                </c:pt>
                <c:pt idx="58">
                  <c:v>102.982364672</c:v>
                </c:pt>
                <c:pt idx="59">
                  <c:v>103.04729088000001</c:v>
                </c:pt>
                <c:pt idx="60">
                  <c:v>103.116258304</c:v>
                </c:pt>
                <c:pt idx="61">
                  <c:v>103.189014528</c:v>
                </c:pt>
                <c:pt idx="62">
                  <c:v>103.40760729599999</c:v>
                </c:pt>
                <c:pt idx="63">
                  <c:v>103.033929728</c:v>
                </c:pt>
              </c:numCache>
            </c:numRef>
          </c:val>
          <c:smooth val="0"/>
          <c:extLst>
            <c:ext xmlns:c16="http://schemas.microsoft.com/office/drawing/2014/chart" uri="{C3380CC4-5D6E-409C-BE32-E72D297353CC}">
              <c16:uniqueId val="{00000002-F29F-4006-8901-B6353A6498BF}"/>
            </c:ext>
          </c:extLst>
        </c:ser>
        <c:ser>
          <c:idx val="0"/>
          <c:order val="3"/>
          <c:tx>
            <c:strRef>
              <c:f>'Forwarding Performance'!$C$8</c:f>
              <c:strCache>
                <c:ptCount val="1"/>
                <c:pt idx="0">
                  <c:v>8 Queues</c:v>
                </c:pt>
              </c:strCache>
            </c:strRef>
          </c:tx>
          <c:spPr>
            <a:ln w="28575" cap="rnd">
              <a:solidFill>
                <a:schemeClr val="accent4"/>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Performance'!$D$8:$BO$8</c:f>
              <c:numCache>
                <c:formatCode>General</c:formatCode>
                <c:ptCount val="64"/>
                <c:pt idx="0">
                  <c:v>42.323123199999998</c:v>
                </c:pt>
                <c:pt idx="1">
                  <c:v>66.508633087999996</c:v>
                </c:pt>
                <c:pt idx="2">
                  <c:v>75.132435455999996</c:v>
                </c:pt>
                <c:pt idx="3">
                  <c:v>80.390694912000001</c:v>
                </c:pt>
                <c:pt idx="4">
                  <c:v>84.215393280000001</c:v>
                </c:pt>
                <c:pt idx="5">
                  <c:v>86.675831807999998</c:v>
                </c:pt>
                <c:pt idx="6">
                  <c:v>88.588441087999996</c:v>
                </c:pt>
                <c:pt idx="7">
                  <c:v>90.025046016000005</c:v>
                </c:pt>
                <c:pt idx="8">
                  <c:v>91.262882304000001</c:v>
                </c:pt>
                <c:pt idx="9">
                  <c:v>92.037027839999993</c:v>
                </c:pt>
                <c:pt idx="10">
                  <c:v>92.642423808000004</c:v>
                </c:pt>
                <c:pt idx="11">
                  <c:v>92.936024063999994</c:v>
                </c:pt>
                <c:pt idx="12">
                  <c:v>93.137554432000002</c:v>
                </c:pt>
                <c:pt idx="13">
                  <c:v>93.812612095999995</c:v>
                </c:pt>
                <c:pt idx="14">
                  <c:v>93.821268480000001</c:v>
                </c:pt>
                <c:pt idx="15">
                  <c:v>94.264500224000003</c:v>
                </c:pt>
                <c:pt idx="16">
                  <c:v>94.584923136</c:v>
                </c:pt>
                <c:pt idx="17">
                  <c:v>93.223176191999997</c:v>
                </c:pt>
                <c:pt idx="18">
                  <c:v>95.350169088000001</c:v>
                </c:pt>
                <c:pt idx="19">
                  <c:v>95.539640320000004</c:v>
                </c:pt>
                <c:pt idx="20">
                  <c:v>95.591172095999994</c:v>
                </c:pt>
                <c:pt idx="21">
                  <c:v>95.808238591999995</c:v>
                </c:pt>
                <c:pt idx="22">
                  <c:v>96.609515008000002</c:v>
                </c:pt>
                <c:pt idx="23">
                  <c:v>96.858046463999997</c:v>
                </c:pt>
                <c:pt idx="24">
                  <c:v>95.154956799999994</c:v>
                </c:pt>
                <c:pt idx="25">
                  <c:v>97.843785728</c:v>
                </c:pt>
                <c:pt idx="26">
                  <c:v>99.314781695999997</c:v>
                </c:pt>
                <c:pt idx="27">
                  <c:v>99.731953664000002</c:v>
                </c:pt>
                <c:pt idx="28">
                  <c:v>100.088185344</c:v>
                </c:pt>
                <c:pt idx="29">
                  <c:v>100.35010560000001</c:v>
                </c:pt>
                <c:pt idx="30">
                  <c:v>100.666509312</c:v>
                </c:pt>
                <c:pt idx="31">
                  <c:v>100.572954624</c:v>
                </c:pt>
                <c:pt idx="32">
                  <c:v>100.294115328</c:v>
                </c:pt>
                <c:pt idx="33">
                  <c:v>100.04818022400001</c:v>
                </c:pt>
                <c:pt idx="34">
                  <c:v>99.901025279999999</c:v>
                </c:pt>
                <c:pt idx="35">
                  <c:v>99.527436288000004</c:v>
                </c:pt>
                <c:pt idx="36">
                  <c:v>99.137513471999995</c:v>
                </c:pt>
                <c:pt idx="37">
                  <c:v>98.779259904</c:v>
                </c:pt>
                <c:pt idx="38">
                  <c:v>98.828620799999996</c:v>
                </c:pt>
                <c:pt idx="39">
                  <c:v>98.558586879999993</c:v>
                </c:pt>
                <c:pt idx="40">
                  <c:v>98.859200000000001</c:v>
                </c:pt>
                <c:pt idx="41">
                  <c:v>98.909518848000005</c:v>
                </c:pt>
                <c:pt idx="42">
                  <c:v>99.500475391999998</c:v>
                </c:pt>
                <c:pt idx="43">
                  <c:v>99.820148735999993</c:v>
                </c:pt>
                <c:pt idx="44">
                  <c:v>100.36145664</c:v>
                </c:pt>
                <c:pt idx="45">
                  <c:v>100.698153984</c:v>
                </c:pt>
                <c:pt idx="46">
                  <c:v>101.079556608</c:v>
                </c:pt>
                <c:pt idx="47">
                  <c:v>101.24353536</c:v>
                </c:pt>
                <c:pt idx="48">
                  <c:v>101.597418496</c:v>
                </c:pt>
                <c:pt idx="49">
                  <c:v>101.6811008</c:v>
                </c:pt>
                <c:pt idx="50">
                  <c:v>101.623647744</c:v>
                </c:pt>
                <c:pt idx="51">
                  <c:v>101.858072576</c:v>
                </c:pt>
                <c:pt idx="52">
                  <c:v>101.911093248</c:v>
                </c:pt>
                <c:pt idx="53">
                  <c:v>101.758464</c:v>
                </c:pt>
                <c:pt idx="54">
                  <c:v>101.83393792</c:v>
                </c:pt>
                <c:pt idx="55">
                  <c:v>101.846843392</c:v>
                </c:pt>
                <c:pt idx="56">
                  <c:v>101.879096832</c:v>
                </c:pt>
                <c:pt idx="57">
                  <c:v>101.727241216</c:v>
                </c:pt>
                <c:pt idx="58">
                  <c:v>101.67212288</c:v>
                </c:pt>
                <c:pt idx="59">
                  <c:v>101.72700672000001</c:v>
                </c:pt>
                <c:pt idx="60">
                  <c:v>101.70994380800001</c:v>
                </c:pt>
                <c:pt idx="61">
                  <c:v>101.676603392</c:v>
                </c:pt>
                <c:pt idx="62">
                  <c:v>101.259260928</c:v>
                </c:pt>
                <c:pt idx="63">
                  <c:v>101.274976256</c:v>
                </c:pt>
              </c:numCache>
            </c:numRef>
          </c:val>
          <c:smooth val="0"/>
          <c:extLst>
            <c:ext xmlns:c16="http://schemas.microsoft.com/office/drawing/2014/chart" uri="{C3380CC4-5D6E-409C-BE32-E72D297353CC}">
              <c16:uniqueId val="{00000003-F29F-4006-8901-B6353A6498BF}"/>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solidFill>
                  <a:srgbClr val="FF0000"/>
                </a:solidFill>
                <a:effectLst/>
              </a:rPr>
              <a:t>PF</a:t>
            </a:r>
            <a:r>
              <a:rPr lang="en-US" sz="1400" b="0" i="0" baseline="0">
                <a:effectLst/>
              </a:rPr>
              <a:t>: 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0"/>
          <c:tx>
            <c:strRef>
              <c:f>'Forwarding Performance'!$C$11</c:f>
              <c:strCache>
                <c:ptCount val="1"/>
                <c:pt idx="0">
                  <c:v>1 Queue</c:v>
                </c:pt>
              </c:strCache>
            </c:strRef>
          </c:tx>
          <c:spPr>
            <a:ln w="28575" cap="rnd">
              <a:solidFill>
                <a:srgbClr val="0070C0"/>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Performance'!$D$11:$BO$11</c:f>
              <c:numCache>
                <c:formatCode>General</c:formatCode>
                <c:ptCount val="64"/>
                <c:pt idx="0">
                  <c:v>15.334199807999999</c:v>
                </c:pt>
                <c:pt idx="1">
                  <c:v>29.515137024000001</c:v>
                </c:pt>
                <c:pt idx="2">
                  <c:v>41.403624960000002</c:v>
                </c:pt>
                <c:pt idx="3">
                  <c:v>51.197124608000003</c:v>
                </c:pt>
                <c:pt idx="4">
                  <c:v>58.181055999999998</c:v>
                </c:pt>
                <c:pt idx="5">
                  <c:v>63.998361600000003</c:v>
                </c:pt>
                <c:pt idx="6">
                  <c:v>68.922699776000002</c:v>
                </c:pt>
                <c:pt idx="7">
                  <c:v>73.141977088000004</c:v>
                </c:pt>
                <c:pt idx="8">
                  <c:v>76.799992320000001</c:v>
                </c:pt>
                <c:pt idx="9">
                  <c:v>79.999042560000007</c:v>
                </c:pt>
                <c:pt idx="10">
                  <c:v>82.820610048000006</c:v>
                </c:pt>
                <c:pt idx="11">
                  <c:v>85.331539968000001</c:v>
                </c:pt>
                <c:pt idx="12">
                  <c:v>87.577404928000007</c:v>
                </c:pt>
                <c:pt idx="13">
                  <c:v>89.595921407999995</c:v>
                </c:pt>
                <c:pt idx="14">
                  <c:v>91.418657280000005</c:v>
                </c:pt>
                <c:pt idx="15">
                  <c:v>93.071900671999998</c:v>
                </c:pt>
                <c:pt idx="16">
                  <c:v>94.510599679999999</c:v>
                </c:pt>
                <c:pt idx="17">
                  <c:v>94.784910335999996</c:v>
                </c:pt>
                <c:pt idx="18">
                  <c:v>95.441884672</c:v>
                </c:pt>
                <c:pt idx="19">
                  <c:v>95.839119359999998</c:v>
                </c:pt>
                <c:pt idx="20">
                  <c:v>96.162243071999995</c:v>
                </c:pt>
                <c:pt idx="21">
                  <c:v>96.272563199999993</c:v>
                </c:pt>
                <c:pt idx="22">
                  <c:v>96.665992704000004</c:v>
                </c:pt>
                <c:pt idx="23">
                  <c:v>97.214263295999999</c:v>
                </c:pt>
                <c:pt idx="24">
                  <c:v>97.432396800000006</c:v>
                </c:pt>
                <c:pt idx="25">
                  <c:v>97.582125055999995</c:v>
                </c:pt>
                <c:pt idx="26">
                  <c:v>97.861879295999998</c:v>
                </c:pt>
                <c:pt idx="27">
                  <c:v>98.176339967999994</c:v>
                </c:pt>
                <c:pt idx="28">
                  <c:v>98.328207359999993</c:v>
                </c:pt>
                <c:pt idx="29">
                  <c:v>98.383073280000005</c:v>
                </c:pt>
                <c:pt idx="30">
                  <c:v>98.422700543999994</c:v>
                </c:pt>
                <c:pt idx="31">
                  <c:v>98.598158335999997</c:v>
                </c:pt>
                <c:pt idx="32">
                  <c:v>98.682388992</c:v>
                </c:pt>
                <c:pt idx="33">
                  <c:v>98.611637247999994</c:v>
                </c:pt>
                <c:pt idx="34">
                  <c:v>98.707535359999994</c:v>
                </c:pt>
                <c:pt idx="35">
                  <c:v>98.671067136000005</c:v>
                </c:pt>
                <c:pt idx="36">
                  <c:v>98.072292352000005</c:v>
                </c:pt>
                <c:pt idx="37">
                  <c:v>97.565438975999996</c:v>
                </c:pt>
                <c:pt idx="38">
                  <c:v>97.979361792000006</c:v>
                </c:pt>
                <c:pt idx="39">
                  <c:v>98.325749759999994</c:v>
                </c:pt>
                <c:pt idx="40">
                  <c:v>98.166464000000005</c:v>
                </c:pt>
                <c:pt idx="41">
                  <c:v>98.630611967999997</c:v>
                </c:pt>
                <c:pt idx="42">
                  <c:v>99.084747264000001</c:v>
                </c:pt>
                <c:pt idx="43">
                  <c:v>99.268280320000002</c:v>
                </c:pt>
                <c:pt idx="44">
                  <c:v>99.356820479999996</c:v>
                </c:pt>
                <c:pt idx="45">
                  <c:v>99.429195776</c:v>
                </c:pt>
                <c:pt idx="46">
                  <c:v>99.563235840000004</c:v>
                </c:pt>
                <c:pt idx="47">
                  <c:v>99.730096128</c:v>
                </c:pt>
                <c:pt idx="48">
                  <c:v>99.774850560000004</c:v>
                </c:pt>
                <c:pt idx="49">
                  <c:v>99.820723200000003</c:v>
                </c:pt>
                <c:pt idx="50">
                  <c:v>99.798810623999998</c:v>
                </c:pt>
                <c:pt idx="51">
                  <c:v>100.020004864</c:v>
                </c:pt>
                <c:pt idx="52">
                  <c:v>100.135856128</c:v>
                </c:pt>
                <c:pt idx="53">
                  <c:v>100.25178624</c:v>
                </c:pt>
                <c:pt idx="54">
                  <c:v>100.35998720000001</c:v>
                </c:pt>
                <c:pt idx="55">
                  <c:v>100.398276608</c:v>
                </c:pt>
                <c:pt idx="56">
                  <c:v>100.44242688</c:v>
                </c:pt>
                <c:pt idx="57">
                  <c:v>100.50046976</c:v>
                </c:pt>
                <c:pt idx="58">
                  <c:v>100.626805248</c:v>
                </c:pt>
                <c:pt idx="59">
                  <c:v>100.68713472</c:v>
                </c:pt>
                <c:pt idx="60">
                  <c:v>100.761271808</c:v>
                </c:pt>
                <c:pt idx="61">
                  <c:v>100.80802406399999</c:v>
                </c:pt>
                <c:pt idx="62">
                  <c:v>100.78696857600001</c:v>
                </c:pt>
                <c:pt idx="63">
                  <c:v>100.96574464</c:v>
                </c:pt>
              </c:numCache>
            </c:numRef>
          </c:val>
          <c:smooth val="0"/>
          <c:extLst>
            <c:ext xmlns:c16="http://schemas.microsoft.com/office/drawing/2014/chart" uri="{C3380CC4-5D6E-409C-BE32-E72D297353CC}">
              <c16:uniqueId val="{00000000-D57F-4E6F-AAF2-CB2B1823612E}"/>
            </c:ext>
          </c:extLst>
        </c:ser>
        <c:ser>
          <c:idx val="2"/>
          <c:order val="1"/>
          <c:tx>
            <c:strRef>
              <c:f>'Forwarding Performance'!$C$10</c:f>
              <c:strCache>
                <c:ptCount val="1"/>
                <c:pt idx="0">
                  <c:v>2 Queues</c:v>
                </c:pt>
              </c:strCache>
            </c:strRef>
          </c:tx>
          <c:spPr>
            <a:ln w="28575" cap="rnd">
              <a:solidFill>
                <a:schemeClr val="accent2"/>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Performance'!$D$10:$BO$10</c:f>
              <c:numCache>
                <c:formatCode>General</c:formatCode>
                <c:ptCount val="64"/>
                <c:pt idx="0">
                  <c:v>30.4813312</c:v>
                </c:pt>
                <c:pt idx="1">
                  <c:v>56.508151808000001</c:v>
                </c:pt>
                <c:pt idx="2">
                  <c:v>73.527430656000007</c:v>
                </c:pt>
                <c:pt idx="3">
                  <c:v>79.243106303999994</c:v>
                </c:pt>
                <c:pt idx="4">
                  <c:v>82.049231359999993</c:v>
                </c:pt>
                <c:pt idx="5">
                  <c:v>83.794854912000005</c:v>
                </c:pt>
                <c:pt idx="6">
                  <c:v>85.862275072000003</c:v>
                </c:pt>
                <c:pt idx="7">
                  <c:v>86.910676992000006</c:v>
                </c:pt>
                <c:pt idx="8">
                  <c:v>88.208036351999993</c:v>
                </c:pt>
                <c:pt idx="9">
                  <c:v>89.22106368</c:v>
                </c:pt>
                <c:pt idx="10">
                  <c:v>89.882563583999996</c:v>
                </c:pt>
                <c:pt idx="11">
                  <c:v>90.245001216000006</c:v>
                </c:pt>
                <c:pt idx="12">
                  <c:v>91.039310336</c:v>
                </c:pt>
                <c:pt idx="13">
                  <c:v>92.046309375999996</c:v>
                </c:pt>
                <c:pt idx="14">
                  <c:v>93.139522560000003</c:v>
                </c:pt>
                <c:pt idx="15">
                  <c:v>93.734887423999993</c:v>
                </c:pt>
                <c:pt idx="16">
                  <c:v>93.838755328000005</c:v>
                </c:pt>
                <c:pt idx="17">
                  <c:v>94.152351744000001</c:v>
                </c:pt>
                <c:pt idx="18">
                  <c:v>94.654296063999993</c:v>
                </c:pt>
                <c:pt idx="19">
                  <c:v>95.105791999999994</c:v>
                </c:pt>
                <c:pt idx="20">
                  <c:v>95.452858367999994</c:v>
                </c:pt>
                <c:pt idx="21">
                  <c:v>95.839507456000007</c:v>
                </c:pt>
                <c:pt idx="22">
                  <c:v>96.137956864000003</c:v>
                </c:pt>
                <c:pt idx="23">
                  <c:v>96.415494143999993</c:v>
                </c:pt>
                <c:pt idx="24">
                  <c:v>96.773836799999998</c:v>
                </c:pt>
                <c:pt idx="25">
                  <c:v>96.956314624000001</c:v>
                </c:pt>
                <c:pt idx="26">
                  <c:v>97.232085503999997</c:v>
                </c:pt>
                <c:pt idx="27">
                  <c:v>97.516152832000003</c:v>
                </c:pt>
                <c:pt idx="28">
                  <c:v>97.644412415999994</c:v>
                </c:pt>
                <c:pt idx="29">
                  <c:v>97.770117119999995</c:v>
                </c:pt>
                <c:pt idx="30">
                  <c:v>97.873783295999999</c:v>
                </c:pt>
                <c:pt idx="31">
                  <c:v>97.980366848000003</c:v>
                </c:pt>
                <c:pt idx="32">
                  <c:v>98.046964224000007</c:v>
                </c:pt>
                <c:pt idx="33">
                  <c:v>98.086211583999997</c:v>
                </c:pt>
                <c:pt idx="34">
                  <c:v>98.114598400000006</c:v>
                </c:pt>
                <c:pt idx="35">
                  <c:v>98.167117824000002</c:v>
                </c:pt>
                <c:pt idx="36">
                  <c:v>97.573004288000007</c:v>
                </c:pt>
                <c:pt idx="37">
                  <c:v>97.083941887999998</c:v>
                </c:pt>
                <c:pt idx="38">
                  <c:v>97.450010112000001</c:v>
                </c:pt>
                <c:pt idx="39">
                  <c:v>97.747660800000006</c:v>
                </c:pt>
                <c:pt idx="40">
                  <c:v>97.492872704000007</c:v>
                </c:pt>
                <c:pt idx="41">
                  <c:v>98.024650751999999</c:v>
                </c:pt>
                <c:pt idx="42">
                  <c:v>98.525562879999995</c:v>
                </c:pt>
                <c:pt idx="43">
                  <c:v>98.642069504000006</c:v>
                </c:pt>
                <c:pt idx="44">
                  <c:v>98.75847168</c:v>
                </c:pt>
                <c:pt idx="45">
                  <c:v>98.852619263999998</c:v>
                </c:pt>
                <c:pt idx="46">
                  <c:v>98.949387263999995</c:v>
                </c:pt>
                <c:pt idx="47">
                  <c:v>99.029139455999996</c:v>
                </c:pt>
                <c:pt idx="48">
                  <c:v>99.147926527999999</c:v>
                </c:pt>
                <c:pt idx="49">
                  <c:v>99.257139199999997</c:v>
                </c:pt>
                <c:pt idx="50">
                  <c:v>99.354932735999995</c:v>
                </c:pt>
                <c:pt idx="51">
                  <c:v>99.411300351999998</c:v>
                </c:pt>
                <c:pt idx="52">
                  <c:v>99.542174720000006</c:v>
                </c:pt>
                <c:pt idx="53">
                  <c:v>99.568963584000002</c:v>
                </c:pt>
                <c:pt idx="54">
                  <c:v>99.667392000000007</c:v>
                </c:pt>
                <c:pt idx="55">
                  <c:v>99.762360319999999</c:v>
                </c:pt>
                <c:pt idx="56">
                  <c:v>99.850575359999993</c:v>
                </c:pt>
                <c:pt idx="57">
                  <c:v>99.893631999999997</c:v>
                </c:pt>
                <c:pt idx="58">
                  <c:v>100.020893184</c:v>
                </c:pt>
                <c:pt idx="59">
                  <c:v>100.04078592</c:v>
                </c:pt>
                <c:pt idx="60">
                  <c:v>100.135757312</c:v>
                </c:pt>
                <c:pt idx="61">
                  <c:v>100.16562073599999</c:v>
                </c:pt>
                <c:pt idx="62">
                  <c:v>100.247519232</c:v>
                </c:pt>
                <c:pt idx="63">
                  <c:v>100.308942848</c:v>
                </c:pt>
              </c:numCache>
            </c:numRef>
          </c:val>
          <c:smooth val="0"/>
          <c:extLst>
            <c:ext xmlns:c16="http://schemas.microsoft.com/office/drawing/2014/chart" uri="{C3380CC4-5D6E-409C-BE32-E72D297353CC}">
              <c16:uniqueId val="{00000001-D57F-4E6F-AAF2-CB2B1823612E}"/>
            </c:ext>
          </c:extLst>
        </c:ser>
        <c:ser>
          <c:idx val="1"/>
          <c:order val="2"/>
          <c:tx>
            <c:strRef>
              <c:f>'Forwarding Performance'!$C$9</c:f>
              <c:strCache>
                <c:ptCount val="1"/>
                <c:pt idx="0">
                  <c:v>4 Queues</c:v>
                </c:pt>
              </c:strCache>
            </c:strRef>
          </c:tx>
          <c:spPr>
            <a:ln w="28575" cap="rnd">
              <a:solidFill>
                <a:srgbClr val="00B050"/>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Performance'!$D$9:$BO$9</c:f>
              <c:numCache>
                <c:formatCode>General</c:formatCode>
                <c:ptCount val="64"/>
                <c:pt idx="0">
                  <c:v>42.542083583999997</c:v>
                </c:pt>
                <c:pt idx="1">
                  <c:v>65.47260928</c:v>
                </c:pt>
                <c:pt idx="2">
                  <c:v>73.178534400000004</c:v>
                </c:pt>
                <c:pt idx="3">
                  <c:v>78.392561663999999</c:v>
                </c:pt>
                <c:pt idx="4">
                  <c:v>81.746583040000004</c:v>
                </c:pt>
                <c:pt idx="5">
                  <c:v>83.343900672000004</c:v>
                </c:pt>
                <c:pt idx="6">
                  <c:v>85.476772863999997</c:v>
                </c:pt>
                <c:pt idx="7">
                  <c:v>87.125848063999996</c:v>
                </c:pt>
                <c:pt idx="8">
                  <c:v>88.575957504000002</c:v>
                </c:pt>
                <c:pt idx="9">
                  <c:v>89.513154560000004</c:v>
                </c:pt>
                <c:pt idx="10">
                  <c:v>90.079300607999997</c:v>
                </c:pt>
                <c:pt idx="11">
                  <c:v>90.032707583999994</c:v>
                </c:pt>
                <c:pt idx="12">
                  <c:v>90.926384639999995</c:v>
                </c:pt>
                <c:pt idx="13">
                  <c:v>91.945462784</c:v>
                </c:pt>
                <c:pt idx="14">
                  <c:v>92.788008959999999</c:v>
                </c:pt>
                <c:pt idx="15">
                  <c:v>93.187768320000004</c:v>
                </c:pt>
                <c:pt idx="16">
                  <c:v>93.728745472</c:v>
                </c:pt>
                <c:pt idx="17">
                  <c:v>93.878286336000002</c:v>
                </c:pt>
                <c:pt idx="18">
                  <c:v>94.315644927999998</c:v>
                </c:pt>
                <c:pt idx="19">
                  <c:v>94.720030719999997</c:v>
                </c:pt>
                <c:pt idx="20">
                  <c:v>95.149060607999999</c:v>
                </c:pt>
                <c:pt idx="21">
                  <c:v>95.559698432000005</c:v>
                </c:pt>
                <c:pt idx="22">
                  <c:v>95.842626559999999</c:v>
                </c:pt>
                <c:pt idx="23">
                  <c:v>96.182464511999996</c:v>
                </c:pt>
                <c:pt idx="24">
                  <c:v>96.697843199999994</c:v>
                </c:pt>
                <c:pt idx="25">
                  <c:v>96.796770304000006</c:v>
                </c:pt>
                <c:pt idx="26">
                  <c:v>97.445002751999994</c:v>
                </c:pt>
                <c:pt idx="27">
                  <c:v>97.636876287999996</c:v>
                </c:pt>
                <c:pt idx="28">
                  <c:v>97.563282943999994</c:v>
                </c:pt>
                <c:pt idx="29">
                  <c:v>97.917588480000006</c:v>
                </c:pt>
                <c:pt idx="30">
                  <c:v>98.041439232000002</c:v>
                </c:pt>
                <c:pt idx="31">
                  <c:v>98.040381440000004</c:v>
                </c:pt>
                <c:pt idx="32">
                  <c:v>98.162668031999999</c:v>
                </c:pt>
                <c:pt idx="33">
                  <c:v>97.837538304000006</c:v>
                </c:pt>
                <c:pt idx="34">
                  <c:v>97.925094400000006</c:v>
                </c:pt>
                <c:pt idx="35">
                  <c:v>97.878417408000004</c:v>
                </c:pt>
                <c:pt idx="36">
                  <c:v>97.891566592000004</c:v>
                </c:pt>
                <c:pt idx="37">
                  <c:v>97.735095295999997</c:v>
                </c:pt>
                <c:pt idx="38">
                  <c:v>97.658675712000004</c:v>
                </c:pt>
                <c:pt idx="39">
                  <c:v>97.796116479999995</c:v>
                </c:pt>
                <c:pt idx="40">
                  <c:v>97.829269503999996</c:v>
                </c:pt>
                <c:pt idx="41">
                  <c:v>98.662222847999999</c:v>
                </c:pt>
                <c:pt idx="42">
                  <c:v>98.709836800000005</c:v>
                </c:pt>
                <c:pt idx="43">
                  <c:v>98.445400063999998</c:v>
                </c:pt>
                <c:pt idx="44">
                  <c:v>98.547240959999996</c:v>
                </c:pt>
                <c:pt idx="45">
                  <c:v>98.615356415999997</c:v>
                </c:pt>
                <c:pt idx="46">
                  <c:v>98.772444672000006</c:v>
                </c:pt>
                <c:pt idx="47">
                  <c:v>98.836267007999993</c:v>
                </c:pt>
                <c:pt idx="48">
                  <c:v>98.924593152</c:v>
                </c:pt>
                <c:pt idx="49">
                  <c:v>99.049087999999998</c:v>
                </c:pt>
                <c:pt idx="50">
                  <c:v>99.082689024000004</c:v>
                </c:pt>
                <c:pt idx="51">
                  <c:v>99.172589568000006</c:v>
                </c:pt>
                <c:pt idx="52">
                  <c:v>99.342589439999998</c:v>
                </c:pt>
                <c:pt idx="53">
                  <c:v>99.365391360000004</c:v>
                </c:pt>
                <c:pt idx="54">
                  <c:v>99.392465920000006</c:v>
                </c:pt>
                <c:pt idx="55">
                  <c:v>99.488628735999995</c:v>
                </c:pt>
                <c:pt idx="56">
                  <c:v>99.573998591999995</c:v>
                </c:pt>
                <c:pt idx="57">
                  <c:v>99.654430719999993</c:v>
                </c:pt>
                <c:pt idx="58">
                  <c:v>99.722226688000006</c:v>
                </c:pt>
                <c:pt idx="59">
                  <c:v>99.783383040000004</c:v>
                </c:pt>
                <c:pt idx="60">
                  <c:v>99.822437887999996</c:v>
                </c:pt>
                <c:pt idx="61">
                  <c:v>99.893542912000001</c:v>
                </c:pt>
                <c:pt idx="62">
                  <c:v>99.933732864000007</c:v>
                </c:pt>
                <c:pt idx="63">
                  <c:v>99.966844928</c:v>
                </c:pt>
              </c:numCache>
            </c:numRef>
          </c:val>
          <c:smooth val="0"/>
          <c:extLst>
            <c:ext xmlns:c16="http://schemas.microsoft.com/office/drawing/2014/chart" uri="{C3380CC4-5D6E-409C-BE32-E72D297353CC}">
              <c16:uniqueId val="{00000002-D57F-4E6F-AAF2-CB2B1823612E}"/>
            </c:ext>
          </c:extLst>
        </c:ser>
        <c:ser>
          <c:idx val="0"/>
          <c:order val="3"/>
          <c:tx>
            <c:strRef>
              <c:f>'Forwarding Performance'!$C$8</c:f>
              <c:strCache>
                <c:ptCount val="1"/>
                <c:pt idx="0">
                  <c:v>8 Queues</c:v>
                </c:pt>
              </c:strCache>
            </c:strRef>
          </c:tx>
          <c:spPr>
            <a:ln w="28575" cap="rnd">
              <a:solidFill>
                <a:schemeClr val="accent4"/>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Performance'!$D$8:$BO$8</c:f>
              <c:numCache>
                <c:formatCode>General</c:formatCode>
                <c:ptCount val="64"/>
                <c:pt idx="0">
                  <c:v>42.583818751999999</c:v>
                </c:pt>
                <c:pt idx="1">
                  <c:v>64.92721152</c:v>
                </c:pt>
                <c:pt idx="2">
                  <c:v>73.082420736000003</c:v>
                </c:pt>
                <c:pt idx="3">
                  <c:v>78.174722048000007</c:v>
                </c:pt>
                <c:pt idx="4">
                  <c:v>81.45719296</c:v>
                </c:pt>
                <c:pt idx="5">
                  <c:v>83.918168064</c:v>
                </c:pt>
                <c:pt idx="6">
                  <c:v>85.740082176000001</c:v>
                </c:pt>
                <c:pt idx="7">
                  <c:v>87.221092351999999</c:v>
                </c:pt>
                <c:pt idx="8">
                  <c:v>88.395411456000005</c:v>
                </c:pt>
                <c:pt idx="9">
                  <c:v>89.373721599999996</c:v>
                </c:pt>
                <c:pt idx="10">
                  <c:v>90.177832448000004</c:v>
                </c:pt>
                <c:pt idx="11">
                  <c:v>90.801199104000005</c:v>
                </c:pt>
                <c:pt idx="12">
                  <c:v>91.509357055999999</c:v>
                </c:pt>
                <c:pt idx="13">
                  <c:v>91.969346560000005</c:v>
                </c:pt>
                <c:pt idx="14">
                  <c:v>92.461931519999993</c:v>
                </c:pt>
                <c:pt idx="15">
                  <c:v>92.989841408000004</c:v>
                </c:pt>
                <c:pt idx="16">
                  <c:v>93.384589312000003</c:v>
                </c:pt>
                <c:pt idx="17">
                  <c:v>93.815949312000001</c:v>
                </c:pt>
                <c:pt idx="18">
                  <c:v>94.267656704000004</c:v>
                </c:pt>
                <c:pt idx="19">
                  <c:v>94.616698880000001</c:v>
                </c:pt>
                <c:pt idx="20">
                  <c:v>94.994049024000006</c:v>
                </c:pt>
                <c:pt idx="21">
                  <c:v>95.342201856000003</c:v>
                </c:pt>
                <c:pt idx="22">
                  <c:v>95.640479744000004</c:v>
                </c:pt>
                <c:pt idx="23">
                  <c:v>95.938240511999993</c:v>
                </c:pt>
                <c:pt idx="24">
                  <c:v>96.202175999999994</c:v>
                </c:pt>
                <c:pt idx="25">
                  <c:v>96.411720704000004</c:v>
                </c:pt>
                <c:pt idx="26">
                  <c:v>96.726251520000005</c:v>
                </c:pt>
                <c:pt idx="27">
                  <c:v>96.931731455999994</c:v>
                </c:pt>
                <c:pt idx="28">
                  <c:v>97.113269759999994</c:v>
                </c:pt>
                <c:pt idx="29">
                  <c:v>97.233822720000006</c:v>
                </c:pt>
                <c:pt idx="30">
                  <c:v>97.419034624000005</c:v>
                </c:pt>
                <c:pt idx="31">
                  <c:v>97.514209280000003</c:v>
                </c:pt>
                <c:pt idx="32">
                  <c:v>97.812295680000005</c:v>
                </c:pt>
                <c:pt idx="33">
                  <c:v>98.208746496000003</c:v>
                </c:pt>
                <c:pt idx="34">
                  <c:v>98.098255359999996</c:v>
                </c:pt>
                <c:pt idx="35">
                  <c:v>98.047475711999994</c:v>
                </c:pt>
                <c:pt idx="36">
                  <c:v>97.643267584</c:v>
                </c:pt>
                <c:pt idx="37">
                  <c:v>97.635071999999994</c:v>
                </c:pt>
                <c:pt idx="38">
                  <c:v>97.868000256000002</c:v>
                </c:pt>
                <c:pt idx="39">
                  <c:v>98.201579519999996</c:v>
                </c:pt>
                <c:pt idx="40">
                  <c:v>98.099730432000001</c:v>
                </c:pt>
                <c:pt idx="41">
                  <c:v>98.200962047999994</c:v>
                </c:pt>
                <c:pt idx="42">
                  <c:v>98.666223103999997</c:v>
                </c:pt>
                <c:pt idx="43">
                  <c:v>98.958407679999993</c:v>
                </c:pt>
                <c:pt idx="44">
                  <c:v>98.928622079999997</c:v>
                </c:pt>
                <c:pt idx="45">
                  <c:v>98.748566527999998</c:v>
                </c:pt>
                <c:pt idx="46">
                  <c:v>98.753506303999998</c:v>
                </c:pt>
                <c:pt idx="47">
                  <c:v>98.878414848000006</c:v>
                </c:pt>
                <c:pt idx="48">
                  <c:v>98.951939072000002</c:v>
                </c:pt>
                <c:pt idx="49">
                  <c:v>99.038745599999999</c:v>
                </c:pt>
                <c:pt idx="50">
                  <c:v>99.115329024000005</c:v>
                </c:pt>
                <c:pt idx="51">
                  <c:v>98.916786176000002</c:v>
                </c:pt>
                <c:pt idx="52">
                  <c:v>99.289565695999997</c:v>
                </c:pt>
                <c:pt idx="53">
                  <c:v>99.358866431999999</c:v>
                </c:pt>
                <c:pt idx="54">
                  <c:v>99.341608960000002</c:v>
                </c:pt>
                <c:pt idx="55">
                  <c:v>99.825524736000006</c:v>
                </c:pt>
                <c:pt idx="56">
                  <c:v>99.770552832000007</c:v>
                </c:pt>
                <c:pt idx="57">
                  <c:v>99.962259455999998</c:v>
                </c:pt>
                <c:pt idx="58">
                  <c:v>100.130699264</c:v>
                </c:pt>
                <c:pt idx="59">
                  <c:v>100.0068096</c:v>
                </c:pt>
                <c:pt idx="60">
                  <c:v>100.087660032</c:v>
                </c:pt>
                <c:pt idx="61">
                  <c:v>99.517757439999997</c:v>
                </c:pt>
                <c:pt idx="62">
                  <c:v>99.474181631999997</c:v>
                </c:pt>
                <c:pt idx="63">
                  <c:v>99.342319615999997</c:v>
                </c:pt>
              </c:numCache>
            </c:numRef>
          </c:val>
          <c:smooth val="0"/>
          <c:extLst>
            <c:ext xmlns:c16="http://schemas.microsoft.com/office/drawing/2014/chart" uri="{C3380CC4-5D6E-409C-BE32-E72D297353CC}">
              <c16:uniqueId val="{00000003-D57F-4E6F-AAF2-CB2B1823612E}"/>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 </a:t>
            </a:r>
            <a:r>
              <a:rPr lang="en-US"/>
              <a:t>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1 Queue</c:v>
          </c:tx>
          <c:spPr>
            <a:ln w="28575" cap="rnd">
              <a:solidFill>
                <a:schemeClr val="accent2"/>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Performance'!$D$15:$BO$15</c:f>
              <c:numCache>
                <c:formatCode>General</c:formatCode>
                <c:ptCount val="64"/>
                <c:pt idx="0">
                  <c:v>35.695982999999998</c:v>
                </c:pt>
                <c:pt idx="1">
                  <c:v>31.239374999999999</c:v>
                </c:pt>
                <c:pt idx="2">
                  <c:v>27.772504000000001</c:v>
                </c:pt>
                <c:pt idx="3">
                  <c:v>24.998881999999998</c:v>
                </c:pt>
                <c:pt idx="4">
                  <c:v>22.727288999999999</c:v>
                </c:pt>
                <c:pt idx="5">
                  <c:v>20.833331999999999</c:v>
                </c:pt>
                <c:pt idx="6">
                  <c:v>19.230768999999999</c:v>
                </c:pt>
                <c:pt idx="7">
                  <c:v>17.857144000000002</c:v>
                </c:pt>
                <c:pt idx="8">
                  <c:v>16.666668999999999</c:v>
                </c:pt>
                <c:pt idx="9">
                  <c:v>15.625011000000001</c:v>
                </c:pt>
                <c:pt idx="10">
                  <c:v>14.705888</c:v>
                </c:pt>
                <c:pt idx="11">
                  <c:v>13.88889</c:v>
                </c:pt>
                <c:pt idx="12">
                  <c:v>13.157899</c:v>
                </c:pt>
                <c:pt idx="13">
                  <c:v>12.499993</c:v>
                </c:pt>
                <c:pt idx="14">
                  <c:v>11.904762</c:v>
                </c:pt>
                <c:pt idx="15">
                  <c:v>11.363636</c:v>
                </c:pt>
                <c:pt idx="16">
                  <c:v>10.869562999999999</c:v>
                </c:pt>
                <c:pt idx="17">
                  <c:v>10.416664000000001</c:v>
                </c:pt>
                <c:pt idx="18">
                  <c:v>10.000009</c:v>
                </c:pt>
                <c:pt idx="19">
                  <c:v>9.6153840000000006</c:v>
                </c:pt>
                <c:pt idx="20">
                  <c:v>9.1893209999999996</c:v>
                </c:pt>
                <c:pt idx="21">
                  <c:v>8.7993889999999997</c:v>
                </c:pt>
                <c:pt idx="22">
                  <c:v>8.4462449999999993</c:v>
                </c:pt>
                <c:pt idx="23">
                  <c:v>8.1179260000000006</c:v>
                </c:pt>
                <c:pt idx="24">
                  <c:v>7.8124929999999999</c:v>
                </c:pt>
                <c:pt idx="25">
                  <c:v>7.5291769999999998</c:v>
                </c:pt>
                <c:pt idx="26">
                  <c:v>7.2652029999999996</c:v>
                </c:pt>
                <c:pt idx="27">
                  <c:v>7.0213669999999997</c:v>
                </c:pt>
                <c:pt idx="28">
                  <c:v>6.7908739999999996</c:v>
                </c:pt>
                <c:pt idx="29">
                  <c:v>6.5711940000000002</c:v>
                </c:pt>
                <c:pt idx="30">
                  <c:v>6.3636790000000003</c:v>
                </c:pt>
                <c:pt idx="31">
                  <c:v>6.1670939999999996</c:v>
                </c:pt>
                <c:pt idx="32">
                  <c:v>5.9797779999999996</c:v>
                </c:pt>
                <c:pt idx="33">
                  <c:v>5.7986449999999996</c:v>
                </c:pt>
                <c:pt idx="34">
                  <c:v>5.6019779999999999</c:v>
                </c:pt>
                <c:pt idx="35">
                  <c:v>5.4153719999999996</c:v>
                </c:pt>
                <c:pt idx="36">
                  <c:v>5.2364069999999998</c:v>
                </c:pt>
                <c:pt idx="37">
                  <c:v>5.0798990000000002</c:v>
                </c:pt>
                <c:pt idx="38">
                  <c:v>4.9361370000000004</c:v>
                </c:pt>
                <c:pt idx="39">
                  <c:v>4.7993540000000001</c:v>
                </c:pt>
                <c:pt idx="40">
                  <c:v>4.68588</c:v>
                </c:pt>
                <c:pt idx="41">
                  <c:v>4.5974180000000002</c:v>
                </c:pt>
                <c:pt idx="42">
                  <c:v>4.5277520000000004</c:v>
                </c:pt>
                <c:pt idx="43">
                  <c:v>4.4800570000000004</c:v>
                </c:pt>
                <c:pt idx="44">
                  <c:v>4.4193809999999996</c:v>
                </c:pt>
                <c:pt idx="45">
                  <c:v>4.3285450000000001</c:v>
                </c:pt>
                <c:pt idx="46">
                  <c:v>4.2413259999999999</c:v>
                </c:pt>
                <c:pt idx="47">
                  <c:v>4.1576310000000003</c:v>
                </c:pt>
                <c:pt idx="48">
                  <c:v>4.0766030000000004</c:v>
                </c:pt>
                <c:pt idx="49">
                  <c:v>4.0000200000000001</c:v>
                </c:pt>
                <c:pt idx="50">
                  <c:v>3.9256820000000001</c:v>
                </c:pt>
                <c:pt idx="51">
                  <c:v>3.8535650000000001</c:v>
                </c:pt>
                <c:pt idx="52">
                  <c:v>3.7838859999999999</c:v>
                </c:pt>
                <c:pt idx="53">
                  <c:v>3.7173929999999999</c:v>
                </c:pt>
                <c:pt idx="54">
                  <c:v>3.6534170000000001</c:v>
                </c:pt>
                <c:pt idx="55">
                  <c:v>3.5912540000000002</c:v>
                </c:pt>
                <c:pt idx="56">
                  <c:v>3.530475</c:v>
                </c:pt>
                <c:pt idx="57">
                  <c:v>3.4721850000000001</c:v>
                </c:pt>
                <c:pt idx="58">
                  <c:v>3.4154429999999998</c:v>
                </c:pt>
                <c:pt idx="59">
                  <c:v>3.3600439999999998</c:v>
                </c:pt>
                <c:pt idx="60">
                  <c:v>3.306435</c:v>
                </c:pt>
                <c:pt idx="61">
                  <c:v>3.2547419999999998</c:v>
                </c:pt>
                <c:pt idx="62">
                  <c:v>3.2048899999999998</c:v>
                </c:pt>
                <c:pt idx="63">
                  <c:v>3.1567660000000002</c:v>
                </c:pt>
              </c:numCache>
            </c:numRef>
          </c:val>
          <c:smooth val="0"/>
          <c:extLst>
            <c:ext xmlns:c16="http://schemas.microsoft.com/office/drawing/2014/chart" uri="{C3380CC4-5D6E-409C-BE32-E72D297353CC}">
              <c16:uniqueId val="{00000000-1F97-4E96-BAE1-A29B8621F2D2}"/>
            </c:ext>
          </c:extLst>
        </c:ser>
        <c:ser>
          <c:idx val="0"/>
          <c:order val="1"/>
          <c:tx>
            <c:v>2 Queues</c:v>
          </c:tx>
          <c:spPr>
            <a:ln w="28575" cap="rnd">
              <a:solidFill>
                <a:schemeClr val="accent1"/>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Performance'!$D$14:$BO$14</c:f>
              <c:numCache>
                <c:formatCode>General</c:formatCode>
                <c:ptCount val="64"/>
                <c:pt idx="0">
                  <c:v>71.390601000000004</c:v>
                </c:pt>
                <c:pt idx="1">
                  <c:v>62.477938999999999</c:v>
                </c:pt>
                <c:pt idx="2">
                  <c:v>49.780636999999999</c:v>
                </c:pt>
                <c:pt idx="3">
                  <c:v>39.839516000000003</c:v>
                </c:pt>
                <c:pt idx="4">
                  <c:v>33.203848000000001</c:v>
                </c:pt>
                <c:pt idx="5">
                  <c:v>28.562812999999998</c:v>
                </c:pt>
                <c:pt idx="6">
                  <c:v>24.964351000000001</c:v>
                </c:pt>
                <c:pt idx="7">
                  <c:v>22.185580000000002</c:v>
                </c:pt>
                <c:pt idx="8">
                  <c:v>20.006021</c:v>
                </c:pt>
                <c:pt idx="9">
                  <c:v>18.205334000000001</c:v>
                </c:pt>
                <c:pt idx="10">
                  <c:v>16.697467</c:v>
                </c:pt>
                <c:pt idx="11">
                  <c:v>15.430754</c:v>
                </c:pt>
                <c:pt idx="12">
                  <c:v>14.355448000000001</c:v>
                </c:pt>
                <c:pt idx="13">
                  <c:v>13.405806</c:v>
                </c:pt>
                <c:pt idx="14">
                  <c:v>12.563340999999999</c:v>
                </c:pt>
                <c:pt idx="15">
                  <c:v>11.817493000000001</c:v>
                </c:pt>
                <c:pt idx="16">
                  <c:v>11.169568</c:v>
                </c:pt>
                <c:pt idx="17">
                  <c:v>10.586703999999999</c:v>
                </c:pt>
                <c:pt idx="18">
                  <c:v>10.063447</c:v>
                </c:pt>
                <c:pt idx="19">
                  <c:v>9.5932729999999999</c:v>
                </c:pt>
                <c:pt idx="20">
                  <c:v>9.1655239999999996</c:v>
                </c:pt>
                <c:pt idx="21">
                  <c:v>8.7727970000000006</c:v>
                </c:pt>
                <c:pt idx="22">
                  <c:v>8.4145489999999992</c:v>
                </c:pt>
                <c:pt idx="23">
                  <c:v>8.0844690000000003</c:v>
                </c:pt>
                <c:pt idx="24">
                  <c:v>7.7812429999999999</c:v>
                </c:pt>
                <c:pt idx="25">
                  <c:v>7.4994440000000004</c:v>
                </c:pt>
                <c:pt idx="26">
                  <c:v>7.2404149999999996</c:v>
                </c:pt>
                <c:pt idx="27">
                  <c:v>6.9980159999999998</c:v>
                </c:pt>
                <c:pt idx="28">
                  <c:v>6.7698349999999996</c:v>
                </c:pt>
                <c:pt idx="29">
                  <c:v>6.5485600000000002</c:v>
                </c:pt>
                <c:pt idx="30">
                  <c:v>6.3427350000000002</c:v>
                </c:pt>
                <c:pt idx="31">
                  <c:v>6.1649789999999998</c:v>
                </c:pt>
                <c:pt idx="32">
                  <c:v>5.9558030000000004</c:v>
                </c:pt>
                <c:pt idx="33">
                  <c:v>5.7554530000000002</c:v>
                </c:pt>
                <c:pt idx="34">
                  <c:v>5.5593409999999999</c:v>
                </c:pt>
                <c:pt idx="35">
                  <c:v>5.3702199999999998</c:v>
                </c:pt>
                <c:pt idx="36">
                  <c:v>5.1855719999999996</c:v>
                </c:pt>
                <c:pt idx="37">
                  <c:v>5.0222910000000001</c:v>
                </c:pt>
                <c:pt idx="38">
                  <c:v>4.8701639999999999</c:v>
                </c:pt>
                <c:pt idx="39">
                  <c:v>4.7458489999999998</c:v>
                </c:pt>
                <c:pt idx="40">
                  <c:v>4.6511649999999998</c:v>
                </c:pt>
                <c:pt idx="41">
                  <c:v>4.569839</c:v>
                </c:pt>
                <c:pt idx="42">
                  <c:v>4.5012590000000001</c:v>
                </c:pt>
                <c:pt idx="43">
                  <c:v>4.4498530000000001</c:v>
                </c:pt>
                <c:pt idx="44">
                  <c:v>4.4052850000000001</c:v>
                </c:pt>
                <c:pt idx="45">
                  <c:v>4.3210300000000004</c:v>
                </c:pt>
                <c:pt idx="46">
                  <c:v>4.2343089999999997</c:v>
                </c:pt>
                <c:pt idx="47">
                  <c:v>4.1511519999999997</c:v>
                </c:pt>
                <c:pt idx="48">
                  <c:v>4.0711320000000004</c:v>
                </c:pt>
                <c:pt idx="49">
                  <c:v>3.9956640000000001</c:v>
                </c:pt>
                <c:pt idx="50">
                  <c:v>3.9200219999999999</c:v>
                </c:pt>
                <c:pt idx="51">
                  <c:v>3.8486009999999999</c:v>
                </c:pt>
                <c:pt idx="52">
                  <c:v>3.780071</c:v>
                </c:pt>
                <c:pt idx="53">
                  <c:v>3.7133820000000002</c:v>
                </c:pt>
                <c:pt idx="54">
                  <c:v>3.6491419999999999</c:v>
                </c:pt>
                <c:pt idx="55">
                  <c:v>3.5876459999999999</c:v>
                </c:pt>
                <c:pt idx="56">
                  <c:v>3.5278640000000001</c:v>
                </c:pt>
                <c:pt idx="57">
                  <c:v>3.4693450000000001</c:v>
                </c:pt>
                <c:pt idx="58">
                  <c:v>3.4132210000000001</c:v>
                </c:pt>
                <c:pt idx="59">
                  <c:v>3.3589220000000002</c:v>
                </c:pt>
                <c:pt idx="60">
                  <c:v>3.306384</c:v>
                </c:pt>
                <c:pt idx="61">
                  <c:v>3.2554639999999999</c:v>
                </c:pt>
                <c:pt idx="62">
                  <c:v>3.205892</c:v>
                </c:pt>
                <c:pt idx="63">
                  <c:v>3.1579730000000001</c:v>
                </c:pt>
              </c:numCache>
            </c:numRef>
          </c:val>
          <c:smooth val="0"/>
          <c:extLst>
            <c:ext xmlns:c16="http://schemas.microsoft.com/office/drawing/2014/chart" uri="{C3380CC4-5D6E-409C-BE32-E72D297353CC}">
              <c16:uniqueId val="{00000001-1F97-4E96-BAE1-A29B8621F2D2}"/>
            </c:ext>
          </c:extLst>
        </c:ser>
        <c:ser>
          <c:idx val="2"/>
          <c:order val="2"/>
          <c:tx>
            <c:v>4 Queues</c:v>
          </c:tx>
          <c:spPr>
            <a:ln w="28575" cap="rnd">
              <a:solidFill>
                <a:schemeClr val="accent3"/>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Performance'!$D$13:$BO$13</c:f>
              <c:numCache>
                <c:formatCode>General</c:formatCode>
                <c:ptCount val="64"/>
                <c:pt idx="0">
                  <c:v>97.613574</c:v>
                </c:pt>
                <c:pt idx="1">
                  <c:v>65.729623000000004</c:v>
                </c:pt>
                <c:pt idx="2">
                  <c:v>49.454444000000002</c:v>
                </c:pt>
                <c:pt idx="3">
                  <c:v>39.611632</c:v>
                </c:pt>
                <c:pt idx="4">
                  <c:v>33.028001000000003</c:v>
                </c:pt>
                <c:pt idx="5">
                  <c:v>28.395921999999999</c:v>
                </c:pt>
                <c:pt idx="6">
                  <c:v>24.926167</c:v>
                </c:pt>
                <c:pt idx="7">
                  <c:v>22.168025</c:v>
                </c:pt>
                <c:pt idx="8">
                  <c:v>19.928972000000002</c:v>
                </c:pt>
                <c:pt idx="9">
                  <c:v>18.116536</c:v>
                </c:pt>
                <c:pt idx="10">
                  <c:v>16.604175000000001</c:v>
                </c:pt>
                <c:pt idx="11">
                  <c:v>15.337306999999999</c:v>
                </c:pt>
                <c:pt idx="12">
                  <c:v>14.31922</c:v>
                </c:pt>
                <c:pt idx="13">
                  <c:v>13.359273999999999</c:v>
                </c:pt>
                <c:pt idx="14">
                  <c:v>12.509482999999999</c:v>
                </c:pt>
                <c:pt idx="15">
                  <c:v>11.786156999999999</c:v>
                </c:pt>
                <c:pt idx="16">
                  <c:v>11.135289</c:v>
                </c:pt>
                <c:pt idx="17">
                  <c:v>10.540207000000001</c:v>
                </c:pt>
                <c:pt idx="18">
                  <c:v>10.012245</c:v>
                </c:pt>
                <c:pt idx="19">
                  <c:v>9.5481499999999997</c:v>
                </c:pt>
                <c:pt idx="20">
                  <c:v>9.1265169999999998</c:v>
                </c:pt>
                <c:pt idx="21">
                  <c:v>8.742184</c:v>
                </c:pt>
                <c:pt idx="22">
                  <c:v>8.3895759999999999</c:v>
                </c:pt>
                <c:pt idx="23">
                  <c:v>8.0653989999999993</c:v>
                </c:pt>
                <c:pt idx="24">
                  <c:v>7.7646579999999998</c:v>
                </c:pt>
                <c:pt idx="25">
                  <c:v>7.4859840000000002</c:v>
                </c:pt>
                <c:pt idx="26">
                  <c:v>7.228764</c:v>
                </c:pt>
                <c:pt idx="27">
                  <c:v>6.9896710000000004</c:v>
                </c:pt>
                <c:pt idx="28">
                  <c:v>6.7646569999999997</c:v>
                </c:pt>
                <c:pt idx="29">
                  <c:v>6.5523160000000003</c:v>
                </c:pt>
                <c:pt idx="30">
                  <c:v>6.3488410000000002</c:v>
                </c:pt>
                <c:pt idx="31">
                  <c:v>6.1587350000000001</c:v>
                </c:pt>
                <c:pt idx="32">
                  <c:v>5.9740929999999999</c:v>
                </c:pt>
                <c:pt idx="33">
                  <c:v>5.7611080000000001</c:v>
                </c:pt>
                <c:pt idx="34">
                  <c:v>5.5615319999999997</c:v>
                </c:pt>
                <c:pt idx="35">
                  <c:v>5.3719650000000003</c:v>
                </c:pt>
                <c:pt idx="36">
                  <c:v>5.1898260000000001</c:v>
                </c:pt>
                <c:pt idx="37">
                  <c:v>5.0237040000000004</c:v>
                </c:pt>
                <c:pt idx="38">
                  <c:v>4.8761190000000001</c:v>
                </c:pt>
                <c:pt idx="39">
                  <c:v>4.7514849999999997</c:v>
                </c:pt>
                <c:pt idx="40">
                  <c:v>4.6559020000000002</c:v>
                </c:pt>
                <c:pt idx="41">
                  <c:v>4.5744389999999999</c:v>
                </c:pt>
                <c:pt idx="42">
                  <c:v>4.5160229999999997</c:v>
                </c:pt>
                <c:pt idx="43">
                  <c:v>4.4628560000000004</c:v>
                </c:pt>
                <c:pt idx="44">
                  <c:v>4.417808</c:v>
                </c:pt>
                <c:pt idx="45">
                  <c:v>4.3209720000000003</c:v>
                </c:pt>
                <c:pt idx="46">
                  <c:v>4.2333740000000004</c:v>
                </c:pt>
                <c:pt idx="47">
                  <c:v>4.1490479999999996</c:v>
                </c:pt>
                <c:pt idx="48">
                  <c:v>4.069636</c:v>
                </c:pt>
                <c:pt idx="49">
                  <c:v>3.9919370000000001</c:v>
                </c:pt>
                <c:pt idx="50">
                  <c:v>3.9180769999999998</c:v>
                </c:pt>
                <c:pt idx="51">
                  <c:v>3.847108</c:v>
                </c:pt>
                <c:pt idx="52">
                  <c:v>3.7780279999999999</c:v>
                </c:pt>
                <c:pt idx="53">
                  <c:v>3.7112479999999999</c:v>
                </c:pt>
                <c:pt idx="54">
                  <c:v>3.6466880000000002</c:v>
                </c:pt>
                <c:pt idx="55">
                  <c:v>3.5842480000000001</c:v>
                </c:pt>
                <c:pt idx="56">
                  <c:v>3.523714</c:v>
                </c:pt>
                <c:pt idx="57">
                  <c:v>3.4656210000000001</c:v>
                </c:pt>
                <c:pt idx="58">
                  <c:v>3.4091089999999999</c:v>
                </c:pt>
                <c:pt idx="59">
                  <c:v>3.3544040000000002</c:v>
                </c:pt>
                <c:pt idx="60">
                  <c:v>3.3016220000000001</c:v>
                </c:pt>
                <c:pt idx="61">
                  <c:v>3.2506620000000002</c:v>
                </c:pt>
                <c:pt idx="62">
                  <c:v>3.2058409999999999</c:v>
                </c:pt>
                <c:pt idx="63">
                  <c:v>3.1443460000000001</c:v>
                </c:pt>
              </c:numCache>
            </c:numRef>
          </c:val>
          <c:smooth val="0"/>
          <c:extLst>
            <c:ext xmlns:c16="http://schemas.microsoft.com/office/drawing/2014/chart" uri="{C3380CC4-5D6E-409C-BE32-E72D297353CC}">
              <c16:uniqueId val="{00000002-1F97-4E96-BAE1-A29B8621F2D2}"/>
            </c:ext>
          </c:extLst>
        </c:ser>
        <c:ser>
          <c:idx val="3"/>
          <c:order val="3"/>
          <c:tx>
            <c:v>8 Queues</c:v>
          </c:tx>
          <c:spPr>
            <a:ln w="28575" cap="rnd">
              <a:solidFill>
                <a:schemeClr val="accent4"/>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Performance'!$D$12:$BO$12</c:f>
              <c:numCache>
                <c:formatCode>General</c:formatCode>
                <c:ptCount val="64"/>
                <c:pt idx="0">
                  <c:v>82.662350000000004</c:v>
                </c:pt>
                <c:pt idx="1">
                  <c:v>64.949837000000002</c:v>
                </c:pt>
                <c:pt idx="2">
                  <c:v>48.914346000000002</c:v>
                </c:pt>
                <c:pt idx="3">
                  <c:v>39.253269000000003</c:v>
                </c:pt>
                <c:pt idx="4">
                  <c:v>32.896638000000003</c:v>
                </c:pt>
                <c:pt idx="5">
                  <c:v>28.214789</c:v>
                </c:pt>
                <c:pt idx="6">
                  <c:v>24.717756999999999</c:v>
                </c:pt>
                <c:pt idx="7">
                  <c:v>21.978770999999998</c:v>
                </c:pt>
                <c:pt idx="8">
                  <c:v>19.805313000000002</c:v>
                </c:pt>
                <c:pt idx="9">
                  <c:v>17.975981999999998</c:v>
                </c:pt>
                <c:pt idx="10">
                  <c:v>16.449293999999998</c:v>
                </c:pt>
                <c:pt idx="11">
                  <c:v>15.126306</c:v>
                </c:pt>
                <c:pt idx="12">
                  <c:v>13.993022</c:v>
                </c:pt>
                <c:pt idx="13">
                  <c:v>13.087697</c:v>
                </c:pt>
                <c:pt idx="14">
                  <c:v>12.216310999999999</c:v>
                </c:pt>
                <c:pt idx="15">
                  <c:v>11.506897</c:v>
                </c:pt>
                <c:pt idx="16">
                  <c:v>10.866834000000001</c:v>
                </c:pt>
                <c:pt idx="17">
                  <c:v>10.115361999999999</c:v>
                </c:pt>
                <c:pt idx="18">
                  <c:v>9.8016210000000008</c:v>
                </c:pt>
                <c:pt idx="19">
                  <c:v>9.3300429999999999</c:v>
                </c:pt>
                <c:pt idx="20">
                  <c:v>8.8905480000000008</c:v>
                </c:pt>
                <c:pt idx="21">
                  <c:v>8.5057030000000005</c:v>
                </c:pt>
                <c:pt idx="22">
                  <c:v>8.2039329999999993</c:v>
                </c:pt>
                <c:pt idx="23">
                  <c:v>7.8823280000000002</c:v>
                </c:pt>
                <c:pt idx="24">
                  <c:v>7.4339810000000002</c:v>
                </c:pt>
                <c:pt idx="25">
                  <c:v>7.3500439999999996</c:v>
                </c:pt>
                <c:pt idx="26">
                  <c:v>7.1842290000000002</c:v>
                </c:pt>
                <c:pt idx="27">
                  <c:v>6.9567490000000003</c:v>
                </c:pt>
                <c:pt idx="28">
                  <c:v>6.7408530000000004</c:v>
                </c:pt>
                <c:pt idx="29">
                  <c:v>6.5332100000000004</c:v>
                </c:pt>
                <c:pt idx="30">
                  <c:v>6.3423959999999999</c:v>
                </c:pt>
                <c:pt idx="31">
                  <c:v>6.1384860000000003</c:v>
                </c:pt>
                <c:pt idx="32">
                  <c:v>5.9359679999999999</c:v>
                </c:pt>
                <c:pt idx="33">
                  <c:v>5.7472529999999997</c:v>
                </c:pt>
                <c:pt idx="34">
                  <c:v>5.5748340000000001</c:v>
                </c:pt>
                <c:pt idx="35">
                  <c:v>5.3997089999999996</c:v>
                </c:pt>
                <c:pt idx="36">
                  <c:v>5.2331880000000002</c:v>
                </c:pt>
                <c:pt idx="37">
                  <c:v>5.0770590000000002</c:v>
                </c:pt>
                <c:pt idx="38">
                  <c:v>4.9493499999999999</c:v>
                </c:pt>
                <c:pt idx="39">
                  <c:v>4.8124310000000001</c:v>
                </c:pt>
                <c:pt idx="40">
                  <c:v>4.7093749999999996</c:v>
                </c:pt>
                <c:pt idx="41">
                  <c:v>4.5995869999999996</c:v>
                </c:pt>
                <c:pt idx="42">
                  <c:v>4.5194619999999999</c:v>
                </c:pt>
                <c:pt idx="43">
                  <c:v>4.4309370000000001</c:v>
                </c:pt>
                <c:pt idx="44">
                  <c:v>4.3559659999999996</c:v>
                </c:pt>
                <c:pt idx="45">
                  <c:v>4.2755669999999997</c:v>
                </c:pt>
                <c:pt idx="46">
                  <c:v>4.2004469999999996</c:v>
                </c:pt>
                <c:pt idx="47">
                  <c:v>4.1196099999999998</c:v>
                </c:pt>
                <c:pt idx="48">
                  <c:v>4.0496420000000004</c:v>
                </c:pt>
                <c:pt idx="49">
                  <c:v>3.9719180000000001</c:v>
                </c:pt>
                <c:pt idx="50">
                  <c:v>3.8918370000000002</c:v>
                </c:pt>
                <c:pt idx="51">
                  <c:v>3.8257989999999999</c:v>
                </c:pt>
                <c:pt idx="52">
                  <c:v>3.7555679999999998</c:v>
                </c:pt>
                <c:pt idx="53">
                  <c:v>3.6804999999999999</c:v>
                </c:pt>
                <c:pt idx="54">
                  <c:v>3.6162619999999999</c:v>
                </c:pt>
                <c:pt idx="55">
                  <c:v>3.552136</c:v>
                </c:pt>
                <c:pt idx="56">
                  <c:v>3.490923</c:v>
                </c:pt>
                <c:pt idx="57">
                  <c:v>3.425621</c:v>
                </c:pt>
                <c:pt idx="58">
                  <c:v>3.3657349999999999</c:v>
                </c:pt>
                <c:pt idx="59">
                  <c:v>3.311426</c:v>
                </c:pt>
                <c:pt idx="60">
                  <c:v>3.2565940000000002</c:v>
                </c:pt>
                <c:pt idx="61">
                  <c:v>3.2030180000000001</c:v>
                </c:pt>
                <c:pt idx="62">
                  <c:v>3.1392380000000002</c:v>
                </c:pt>
                <c:pt idx="63">
                  <c:v>3.0906669999999998</c:v>
                </c:pt>
              </c:numCache>
            </c:numRef>
          </c:val>
          <c:smooth val="0"/>
          <c:extLst>
            <c:ext xmlns:c16="http://schemas.microsoft.com/office/drawing/2014/chart" uri="{C3380CC4-5D6E-409C-BE32-E72D297353CC}">
              <c16:uniqueId val="{00000003-1F97-4E96-BAE1-A29B8621F2D2}"/>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solidFill>
                  <a:srgbClr val="FF0000"/>
                </a:solidFill>
                <a:effectLst/>
              </a:rPr>
              <a:t>PF</a:t>
            </a:r>
            <a:r>
              <a:rPr lang="en-US" sz="1400" b="0" i="0" baseline="0">
                <a:effectLst/>
              </a:rPr>
              <a:t>: 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1 Queue</c:v>
          </c:tx>
          <c:spPr>
            <a:ln w="28575" cap="rnd">
              <a:solidFill>
                <a:schemeClr val="accent2"/>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Performance'!$D$15:$BO$15</c:f>
              <c:numCache>
                <c:formatCode>General</c:formatCode>
                <c:ptCount val="64"/>
                <c:pt idx="0">
                  <c:v>29.949608999999999</c:v>
                </c:pt>
                <c:pt idx="1">
                  <c:v>28.823376</c:v>
                </c:pt>
                <c:pt idx="2">
                  <c:v>26.955484999999999</c:v>
                </c:pt>
                <c:pt idx="3">
                  <c:v>24.998595999999999</c:v>
                </c:pt>
                <c:pt idx="4">
                  <c:v>22.726974999999999</c:v>
                </c:pt>
                <c:pt idx="5">
                  <c:v>20.832799999999999</c:v>
                </c:pt>
                <c:pt idx="6">
                  <c:v>19.230664000000001</c:v>
                </c:pt>
                <c:pt idx="7">
                  <c:v>17.856928</c:v>
                </c:pt>
                <c:pt idx="8">
                  <c:v>16.666664999999998</c:v>
                </c:pt>
                <c:pt idx="9">
                  <c:v>15.624813</c:v>
                </c:pt>
                <c:pt idx="10">
                  <c:v>14.705363999999999</c:v>
                </c:pt>
                <c:pt idx="11">
                  <c:v>13.888597000000001</c:v>
                </c:pt>
                <c:pt idx="12">
                  <c:v>13.157662999999999</c:v>
                </c:pt>
                <c:pt idx="13">
                  <c:v>12.499431</c:v>
                </c:pt>
                <c:pt idx="14">
                  <c:v>11.903471</c:v>
                </c:pt>
                <c:pt idx="15">
                  <c:v>11.361316</c:v>
                </c:pt>
                <c:pt idx="16">
                  <c:v>10.858295</c:v>
                </c:pt>
                <c:pt idx="17">
                  <c:v>10.284821000000001</c:v>
                </c:pt>
                <c:pt idx="18">
                  <c:v>9.8110490000000006</c:v>
                </c:pt>
                <c:pt idx="19">
                  <c:v>9.3592890000000004</c:v>
                </c:pt>
                <c:pt idx="20">
                  <c:v>8.9436610000000005</c:v>
                </c:pt>
                <c:pt idx="21">
                  <c:v>8.5469249999999999</c:v>
                </c:pt>
                <c:pt idx="22">
                  <c:v>8.2087289999999999</c:v>
                </c:pt>
                <c:pt idx="23">
                  <c:v>7.9113170000000004</c:v>
                </c:pt>
                <c:pt idx="24">
                  <c:v>7.6119060000000003</c:v>
                </c:pt>
                <c:pt idx="25">
                  <c:v>7.3303880000000001</c:v>
                </c:pt>
                <c:pt idx="26">
                  <c:v>7.079129</c:v>
                </c:pt>
                <c:pt idx="27">
                  <c:v>6.8482380000000003</c:v>
                </c:pt>
                <c:pt idx="28">
                  <c:v>6.6223200000000002</c:v>
                </c:pt>
                <c:pt idx="29">
                  <c:v>6.4051479999999996</c:v>
                </c:pt>
                <c:pt idx="30">
                  <c:v>6.2010269999999998</c:v>
                </c:pt>
                <c:pt idx="31">
                  <c:v>6.0179539999999996</c:v>
                </c:pt>
                <c:pt idx="32">
                  <c:v>5.8405769999999997</c:v>
                </c:pt>
                <c:pt idx="33">
                  <c:v>5.6647309999999997</c:v>
                </c:pt>
                <c:pt idx="34">
                  <c:v>5.5082329999999997</c:v>
                </c:pt>
                <c:pt idx="35">
                  <c:v>5.3532479999999998</c:v>
                </c:pt>
                <c:pt idx="36">
                  <c:v>5.1769579999999999</c:v>
                </c:pt>
                <c:pt idx="37">
                  <c:v>5.0146709999999999</c:v>
                </c:pt>
                <c:pt idx="38">
                  <c:v>4.9068189999999996</c:v>
                </c:pt>
                <c:pt idx="39">
                  <c:v>4.8010619999999999</c:v>
                </c:pt>
                <c:pt idx="40">
                  <c:v>4.6763750000000002</c:v>
                </c:pt>
                <c:pt idx="41">
                  <c:v>4.5866170000000004</c:v>
                </c:pt>
                <c:pt idx="42">
                  <c:v>4.5005790000000001</c:v>
                </c:pt>
                <c:pt idx="43">
                  <c:v>4.4064399999999999</c:v>
                </c:pt>
                <c:pt idx="44">
                  <c:v>4.3123620000000003</c:v>
                </c:pt>
                <c:pt idx="45">
                  <c:v>4.2216880000000003</c:v>
                </c:pt>
                <c:pt idx="46">
                  <c:v>4.137435</c:v>
                </c:pt>
                <c:pt idx="47">
                  <c:v>4.0580280000000002</c:v>
                </c:pt>
                <c:pt idx="48">
                  <c:v>3.9769950000000001</c:v>
                </c:pt>
                <c:pt idx="49">
                  <c:v>3.8992469999999999</c:v>
                </c:pt>
                <c:pt idx="50">
                  <c:v>3.821952</c:v>
                </c:pt>
                <c:pt idx="51">
                  <c:v>3.756761</c:v>
                </c:pt>
                <c:pt idx="52">
                  <c:v>3.6901480000000002</c:v>
                </c:pt>
                <c:pt idx="53">
                  <c:v>3.6260050000000001</c:v>
                </c:pt>
                <c:pt idx="54">
                  <c:v>3.56392</c:v>
                </c:pt>
                <c:pt idx="55">
                  <c:v>3.501614</c:v>
                </c:pt>
                <c:pt idx="56">
                  <c:v>3.4416950000000002</c:v>
                </c:pt>
                <c:pt idx="57">
                  <c:v>3.3843100000000002</c:v>
                </c:pt>
                <c:pt idx="58">
                  <c:v>3.3311310000000001</c:v>
                </c:pt>
                <c:pt idx="59">
                  <c:v>3.2775759999999998</c:v>
                </c:pt>
                <c:pt idx="60">
                  <c:v>3.2262189999999999</c:v>
                </c:pt>
                <c:pt idx="61">
                  <c:v>3.175656</c:v>
                </c:pt>
                <c:pt idx="62">
                  <c:v>3.1245959999999999</c:v>
                </c:pt>
                <c:pt idx="63">
                  <c:v>3.0812300000000001</c:v>
                </c:pt>
              </c:numCache>
            </c:numRef>
          </c:val>
          <c:smooth val="0"/>
          <c:extLst>
            <c:ext xmlns:c16="http://schemas.microsoft.com/office/drawing/2014/chart" uri="{C3380CC4-5D6E-409C-BE32-E72D297353CC}">
              <c16:uniqueId val="{00000000-BFF0-47E5-A92B-7EEE99537D6E}"/>
            </c:ext>
          </c:extLst>
        </c:ser>
        <c:ser>
          <c:idx val="0"/>
          <c:order val="1"/>
          <c:tx>
            <c:v>2 Queues</c:v>
          </c:tx>
          <c:spPr>
            <a:ln w="28575" cap="rnd">
              <a:solidFill>
                <a:schemeClr val="accent1"/>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Performance'!$D$14:$BO$14</c:f>
              <c:numCache>
                <c:formatCode>General</c:formatCode>
                <c:ptCount val="64"/>
                <c:pt idx="0">
                  <c:v>59.533850000000001</c:v>
                </c:pt>
                <c:pt idx="1">
                  <c:v>55.183742000000002</c:v>
                </c:pt>
                <c:pt idx="2">
                  <c:v>47.869421000000003</c:v>
                </c:pt>
                <c:pt idx="3">
                  <c:v>38.692923</c:v>
                </c:pt>
                <c:pt idx="4">
                  <c:v>32.050480999999998</c:v>
                </c:pt>
                <c:pt idx="5">
                  <c:v>27.276971</c:v>
                </c:pt>
                <c:pt idx="6">
                  <c:v>23.957108000000002</c:v>
                </c:pt>
                <c:pt idx="7">
                  <c:v>21.218426999999998</c:v>
                </c:pt>
                <c:pt idx="8">
                  <c:v>19.142368999999999</c:v>
                </c:pt>
                <c:pt idx="9">
                  <c:v>17.425989000000001</c:v>
                </c:pt>
                <c:pt idx="10">
                  <c:v>15.959262000000001</c:v>
                </c:pt>
                <c:pt idx="11">
                  <c:v>14.688314</c:v>
                </c:pt>
                <c:pt idx="12">
                  <c:v>13.677781</c:v>
                </c:pt>
                <c:pt idx="13">
                  <c:v>12.841282</c:v>
                </c:pt>
                <c:pt idx="14">
                  <c:v>12.127542</c:v>
                </c:pt>
                <c:pt idx="15">
                  <c:v>11.442247</c:v>
                </c:pt>
                <c:pt idx="16">
                  <c:v>10.781107</c:v>
                </c:pt>
                <c:pt idx="17">
                  <c:v>10.216184</c:v>
                </c:pt>
                <c:pt idx="18">
                  <c:v>9.7300880000000003</c:v>
                </c:pt>
                <c:pt idx="19">
                  <c:v>9.2876750000000001</c:v>
                </c:pt>
                <c:pt idx="20">
                  <c:v>8.8776840000000004</c:v>
                </c:pt>
                <c:pt idx="21">
                  <c:v>8.5084789999999995</c:v>
                </c:pt>
                <c:pt idx="22">
                  <c:v>8.1638889999999993</c:v>
                </c:pt>
                <c:pt idx="23">
                  <c:v>7.8463130000000003</c:v>
                </c:pt>
                <c:pt idx="24">
                  <c:v>7.5604560000000003</c:v>
                </c:pt>
                <c:pt idx="25">
                  <c:v>7.2833769999999998</c:v>
                </c:pt>
                <c:pt idx="26">
                  <c:v>7.0335710000000002</c:v>
                </c:pt>
                <c:pt idx="27">
                  <c:v>6.802187</c:v>
                </c:pt>
                <c:pt idx="28">
                  <c:v>6.5762669999999996</c:v>
                </c:pt>
                <c:pt idx="29">
                  <c:v>6.3652420000000003</c:v>
                </c:pt>
                <c:pt idx="30">
                  <c:v>6.1664430000000001</c:v>
                </c:pt>
                <c:pt idx="31">
                  <c:v>5.9802470000000003</c:v>
                </c:pt>
                <c:pt idx="32">
                  <c:v>5.802969</c:v>
                </c:pt>
                <c:pt idx="33">
                  <c:v>5.6345479999999997</c:v>
                </c:pt>
                <c:pt idx="34">
                  <c:v>5.4751450000000004</c:v>
                </c:pt>
                <c:pt idx="35">
                  <c:v>5.3259069999999999</c:v>
                </c:pt>
                <c:pt idx="36">
                  <c:v>5.1506020000000001</c:v>
                </c:pt>
                <c:pt idx="37">
                  <c:v>4.9899230000000001</c:v>
                </c:pt>
                <c:pt idx="38">
                  <c:v>4.8803089999999996</c:v>
                </c:pt>
                <c:pt idx="39">
                  <c:v>4.7728349999999997</c:v>
                </c:pt>
                <c:pt idx="40">
                  <c:v>4.6442870000000003</c:v>
                </c:pt>
                <c:pt idx="41">
                  <c:v>4.5584379999999998</c:v>
                </c:pt>
                <c:pt idx="42">
                  <c:v>4.4751799999999999</c:v>
                </c:pt>
                <c:pt idx="43">
                  <c:v>4.3786430000000003</c:v>
                </c:pt>
                <c:pt idx="44">
                  <c:v>4.2863920000000002</c:v>
                </c:pt>
                <c:pt idx="45">
                  <c:v>4.1972069999999997</c:v>
                </c:pt>
                <c:pt idx="46">
                  <c:v>4.1119260000000004</c:v>
                </c:pt>
                <c:pt idx="47">
                  <c:v>4.0295059999999996</c:v>
                </c:pt>
                <c:pt idx="48">
                  <c:v>3.9520059999999999</c:v>
                </c:pt>
                <c:pt idx="49">
                  <c:v>3.8772319999999998</c:v>
                </c:pt>
                <c:pt idx="50">
                  <c:v>3.8049529999999998</c:v>
                </c:pt>
                <c:pt idx="51">
                  <c:v>3.7338979999999999</c:v>
                </c:pt>
                <c:pt idx="52">
                  <c:v>3.6682700000000001</c:v>
                </c:pt>
                <c:pt idx="53">
                  <c:v>3.601308</c:v>
                </c:pt>
                <c:pt idx="54">
                  <c:v>3.5393249999999998</c:v>
                </c:pt>
                <c:pt idx="55">
                  <c:v>3.4794350000000001</c:v>
                </c:pt>
                <c:pt idx="56">
                  <c:v>3.4214150000000001</c:v>
                </c:pt>
                <c:pt idx="57">
                  <c:v>3.3638750000000002</c:v>
                </c:pt>
                <c:pt idx="58">
                  <c:v>3.3110729999999999</c:v>
                </c:pt>
                <c:pt idx="59">
                  <c:v>3.2565360000000001</c:v>
                </c:pt>
                <c:pt idx="60">
                  <c:v>3.206191</c:v>
                </c:pt>
                <c:pt idx="61">
                  <c:v>3.1554190000000002</c:v>
                </c:pt>
                <c:pt idx="62">
                  <c:v>3.107872</c:v>
                </c:pt>
                <c:pt idx="63">
                  <c:v>3.0611860000000002</c:v>
                </c:pt>
              </c:numCache>
            </c:numRef>
          </c:val>
          <c:smooth val="0"/>
          <c:extLst>
            <c:ext xmlns:c16="http://schemas.microsoft.com/office/drawing/2014/chart" uri="{C3380CC4-5D6E-409C-BE32-E72D297353CC}">
              <c16:uniqueId val="{00000001-BFF0-47E5-A92B-7EEE99537D6E}"/>
            </c:ext>
          </c:extLst>
        </c:ser>
        <c:ser>
          <c:idx val="2"/>
          <c:order val="2"/>
          <c:tx>
            <c:v>4 Queues</c:v>
          </c:tx>
          <c:spPr>
            <a:ln w="28575" cap="rnd">
              <a:solidFill>
                <a:schemeClr val="accent3"/>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Performance'!$D$13:$BO$13</c:f>
              <c:numCache>
                <c:formatCode>General</c:formatCode>
                <c:ptCount val="64"/>
                <c:pt idx="0">
                  <c:v>83.090007</c:v>
                </c:pt>
                <c:pt idx="1">
                  <c:v>63.938094999999997</c:v>
                </c:pt>
                <c:pt idx="2">
                  <c:v>47.642274999999998</c:v>
                </c:pt>
                <c:pt idx="3">
                  <c:v>38.277617999999997</c:v>
                </c:pt>
                <c:pt idx="4">
                  <c:v>31.932258999999998</c:v>
                </c:pt>
                <c:pt idx="5">
                  <c:v>27.130175999999999</c:v>
                </c:pt>
                <c:pt idx="6">
                  <c:v>23.849546</c:v>
                </c:pt>
                <c:pt idx="7">
                  <c:v>21.270959000000001</c:v>
                </c:pt>
                <c:pt idx="8">
                  <c:v>19.222213</c:v>
                </c:pt>
                <c:pt idx="9">
                  <c:v>17.483038000000001</c:v>
                </c:pt>
                <c:pt idx="10">
                  <c:v>15.994194</c:v>
                </c:pt>
                <c:pt idx="11">
                  <c:v>14.653760999999999</c:v>
                </c:pt>
                <c:pt idx="12">
                  <c:v>13.660814999999999</c:v>
                </c:pt>
                <c:pt idx="13">
                  <c:v>12.827213</c:v>
                </c:pt>
                <c:pt idx="14">
                  <c:v>12.081772000000001</c:v>
                </c:pt>
                <c:pt idx="15">
                  <c:v>11.37546</c:v>
                </c:pt>
                <c:pt idx="16">
                  <c:v>10.768468</c:v>
                </c:pt>
                <c:pt idx="17">
                  <c:v>10.186446</c:v>
                </c:pt>
                <c:pt idx="18">
                  <c:v>9.6952759999999998</c:v>
                </c:pt>
                <c:pt idx="19">
                  <c:v>9.2500029999999995</c:v>
                </c:pt>
                <c:pt idx="20">
                  <c:v>8.8494290000000007</c:v>
                </c:pt>
                <c:pt idx="21">
                  <c:v>8.4836379999999991</c:v>
                </c:pt>
                <c:pt idx="22">
                  <c:v>8.1388099999999994</c:v>
                </c:pt>
                <c:pt idx="23">
                  <c:v>7.8273489999999999</c:v>
                </c:pt>
                <c:pt idx="24">
                  <c:v>7.554519</c:v>
                </c:pt>
                <c:pt idx="25">
                  <c:v>7.2713919999999996</c:v>
                </c:pt>
                <c:pt idx="26">
                  <c:v>7.0489730000000002</c:v>
                </c:pt>
                <c:pt idx="27">
                  <c:v>6.8106080000000002</c:v>
                </c:pt>
                <c:pt idx="28">
                  <c:v>6.5708029999999997</c:v>
                </c:pt>
                <c:pt idx="29">
                  <c:v>6.3748430000000003</c:v>
                </c:pt>
                <c:pt idx="30">
                  <c:v>6.1770060000000004</c:v>
                </c:pt>
                <c:pt idx="31">
                  <c:v>5.9839099999999998</c:v>
                </c:pt>
                <c:pt idx="32">
                  <c:v>5.8098169999999998</c:v>
                </c:pt>
                <c:pt idx="33">
                  <c:v>5.6202629999999996</c:v>
                </c:pt>
                <c:pt idx="34">
                  <c:v>5.4645700000000001</c:v>
                </c:pt>
                <c:pt idx="35">
                  <c:v>5.310244</c:v>
                </c:pt>
                <c:pt idx="36">
                  <c:v>5.1674179999999996</c:v>
                </c:pt>
                <c:pt idx="37">
                  <c:v>5.0233910000000002</c:v>
                </c:pt>
                <c:pt idx="38">
                  <c:v>4.8907590000000001</c:v>
                </c:pt>
                <c:pt idx="39">
                  <c:v>4.775201</c:v>
                </c:pt>
                <c:pt idx="40">
                  <c:v>4.6603120000000002</c:v>
                </c:pt>
                <c:pt idx="41">
                  <c:v>4.5880869999999998</c:v>
                </c:pt>
                <c:pt idx="42">
                  <c:v>4.4835500000000001</c:v>
                </c:pt>
                <c:pt idx="43">
                  <c:v>4.3699130000000004</c:v>
                </c:pt>
                <c:pt idx="44">
                  <c:v>4.2772240000000004</c:v>
                </c:pt>
                <c:pt idx="45">
                  <c:v>4.1871330000000002</c:v>
                </c:pt>
                <c:pt idx="46">
                  <c:v>4.1045730000000002</c:v>
                </c:pt>
                <c:pt idx="47">
                  <c:v>4.0216580000000004</c:v>
                </c:pt>
                <c:pt idx="48">
                  <c:v>3.9431039999999999</c:v>
                </c:pt>
                <c:pt idx="49">
                  <c:v>3.8691049999999998</c:v>
                </c:pt>
                <c:pt idx="50">
                  <c:v>3.794527</c:v>
                </c:pt>
                <c:pt idx="51">
                  <c:v>3.7249319999999999</c:v>
                </c:pt>
                <c:pt idx="52">
                  <c:v>3.6609150000000001</c:v>
                </c:pt>
                <c:pt idx="53">
                  <c:v>3.5939450000000002</c:v>
                </c:pt>
                <c:pt idx="54">
                  <c:v>3.5295619999999999</c:v>
                </c:pt>
                <c:pt idx="55">
                  <c:v>3.4698880000000001</c:v>
                </c:pt>
                <c:pt idx="56">
                  <c:v>3.4119380000000001</c:v>
                </c:pt>
                <c:pt idx="57">
                  <c:v>3.35582</c:v>
                </c:pt>
                <c:pt idx="58">
                  <c:v>3.301186</c:v>
                </c:pt>
                <c:pt idx="59">
                  <c:v>3.248157</c:v>
                </c:pt>
                <c:pt idx="60">
                  <c:v>3.1961590000000002</c:v>
                </c:pt>
                <c:pt idx="61">
                  <c:v>3.1468479999999999</c:v>
                </c:pt>
                <c:pt idx="62">
                  <c:v>3.098144</c:v>
                </c:pt>
                <c:pt idx="63">
                  <c:v>3.0507460000000002</c:v>
                </c:pt>
              </c:numCache>
            </c:numRef>
          </c:val>
          <c:smooth val="0"/>
          <c:extLst>
            <c:ext xmlns:c16="http://schemas.microsoft.com/office/drawing/2014/chart" uri="{C3380CC4-5D6E-409C-BE32-E72D297353CC}">
              <c16:uniqueId val="{00000002-BFF0-47E5-A92B-7EEE99537D6E}"/>
            </c:ext>
          </c:extLst>
        </c:ser>
        <c:ser>
          <c:idx val="3"/>
          <c:order val="3"/>
          <c:tx>
            <c:v>8 Queues</c:v>
          </c:tx>
          <c:spPr>
            <a:ln w="28575" cap="rnd">
              <a:solidFill>
                <a:schemeClr val="accent4"/>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Performance'!$D$12:$BO$12</c:f>
              <c:numCache>
                <c:formatCode>General</c:formatCode>
                <c:ptCount val="64"/>
                <c:pt idx="0">
                  <c:v>83.171520999999998</c:v>
                </c:pt>
                <c:pt idx="1">
                  <c:v>63.405479999999997</c:v>
                </c:pt>
                <c:pt idx="2">
                  <c:v>47.579701</c:v>
                </c:pt>
                <c:pt idx="3">
                  <c:v>38.171250999999998</c:v>
                </c:pt>
                <c:pt idx="4">
                  <c:v>31.819216000000001</c:v>
                </c:pt>
                <c:pt idx="5">
                  <c:v>27.317112000000002</c:v>
                </c:pt>
                <c:pt idx="6">
                  <c:v>23.923013999999998</c:v>
                </c:pt>
                <c:pt idx="7">
                  <c:v>21.294212000000002</c:v>
                </c:pt>
                <c:pt idx="8">
                  <c:v>19.183032000000001</c:v>
                </c:pt>
                <c:pt idx="9">
                  <c:v>17.455805000000002</c:v>
                </c:pt>
                <c:pt idx="10">
                  <c:v>16.011689000000001</c:v>
                </c:pt>
                <c:pt idx="11">
                  <c:v>14.778841</c:v>
                </c:pt>
                <c:pt idx="12">
                  <c:v>13.748400999999999</c:v>
                </c:pt>
                <c:pt idx="13">
                  <c:v>12.830545000000001</c:v>
                </c:pt>
                <c:pt idx="14">
                  <c:v>12.039313999999999</c:v>
                </c:pt>
                <c:pt idx="15">
                  <c:v>11.351298999999999</c:v>
                </c:pt>
                <c:pt idx="16">
                  <c:v>10.728928</c:v>
                </c:pt>
                <c:pt idx="17">
                  <c:v>10.179682</c:v>
                </c:pt>
                <c:pt idx="18">
                  <c:v>9.6903430000000004</c:v>
                </c:pt>
                <c:pt idx="19">
                  <c:v>9.2399120000000003</c:v>
                </c:pt>
                <c:pt idx="20">
                  <c:v>8.8350120000000008</c:v>
                </c:pt>
                <c:pt idx="21">
                  <c:v>8.4643289999999993</c:v>
                </c:pt>
                <c:pt idx="22">
                  <c:v>8.1216439999999999</c:v>
                </c:pt>
                <c:pt idx="23">
                  <c:v>7.807474</c:v>
                </c:pt>
                <c:pt idx="24">
                  <c:v>7.5157949999999998</c:v>
                </c:pt>
                <c:pt idx="25">
                  <c:v>7.2424670000000004</c:v>
                </c:pt>
                <c:pt idx="26">
                  <c:v>6.9969799999999998</c:v>
                </c:pt>
                <c:pt idx="27">
                  <c:v>6.7614210000000003</c:v>
                </c:pt>
                <c:pt idx="28">
                  <c:v>6.5404949999999999</c:v>
                </c:pt>
                <c:pt idx="29">
                  <c:v>6.3303269999999996</c:v>
                </c:pt>
                <c:pt idx="30">
                  <c:v>6.1377920000000001</c:v>
                </c:pt>
                <c:pt idx="31">
                  <c:v>5.9517949999999997</c:v>
                </c:pt>
                <c:pt idx="32">
                  <c:v>5.7890800000000002</c:v>
                </c:pt>
                <c:pt idx="33">
                  <c:v>5.6415870000000004</c:v>
                </c:pt>
                <c:pt idx="34">
                  <c:v>5.4742329999999999</c:v>
                </c:pt>
                <c:pt idx="35">
                  <c:v>5.3194160000000004</c:v>
                </c:pt>
                <c:pt idx="36">
                  <c:v>5.1543109999999999</c:v>
                </c:pt>
                <c:pt idx="37">
                  <c:v>5.0182500000000001</c:v>
                </c:pt>
                <c:pt idx="38">
                  <c:v>4.9012419999999999</c:v>
                </c:pt>
                <c:pt idx="39">
                  <c:v>4.7949989999999998</c:v>
                </c:pt>
                <c:pt idx="40">
                  <c:v>4.6731959999999999</c:v>
                </c:pt>
                <c:pt idx="41">
                  <c:v>4.5666370000000001</c:v>
                </c:pt>
                <c:pt idx="42">
                  <c:v>4.4815690000000004</c:v>
                </c:pt>
                <c:pt idx="43">
                  <c:v>4.3926850000000002</c:v>
                </c:pt>
                <c:pt idx="44">
                  <c:v>4.2937770000000004</c:v>
                </c:pt>
                <c:pt idx="45">
                  <c:v>4.1927890000000003</c:v>
                </c:pt>
                <c:pt idx="46">
                  <c:v>4.1037860000000004</c:v>
                </c:pt>
                <c:pt idx="47">
                  <c:v>4.0233730000000003</c:v>
                </c:pt>
                <c:pt idx="48">
                  <c:v>3.944194</c:v>
                </c:pt>
                <c:pt idx="49">
                  <c:v>3.8687010000000002</c:v>
                </c:pt>
                <c:pt idx="50">
                  <c:v>3.7957770000000002</c:v>
                </c:pt>
                <c:pt idx="51">
                  <c:v>3.7153239999999998</c:v>
                </c:pt>
                <c:pt idx="52">
                  <c:v>3.6589610000000001</c:v>
                </c:pt>
                <c:pt idx="53">
                  <c:v>3.593709</c:v>
                </c:pt>
                <c:pt idx="54">
                  <c:v>3.5277560000000001</c:v>
                </c:pt>
                <c:pt idx="55">
                  <c:v>3.4816379999999998</c:v>
                </c:pt>
                <c:pt idx="56">
                  <c:v>3.4186730000000001</c:v>
                </c:pt>
                <c:pt idx="57">
                  <c:v>3.3661859999999999</c:v>
                </c:pt>
                <c:pt idx="58">
                  <c:v>3.314708</c:v>
                </c:pt>
                <c:pt idx="59">
                  <c:v>3.25543</c:v>
                </c:pt>
                <c:pt idx="60">
                  <c:v>3.2046510000000001</c:v>
                </c:pt>
                <c:pt idx="61">
                  <c:v>3.1350099999999999</c:v>
                </c:pt>
                <c:pt idx="62">
                  <c:v>3.0838969999999999</c:v>
                </c:pt>
                <c:pt idx="63">
                  <c:v>3.0316869999999998</c:v>
                </c:pt>
              </c:numCache>
            </c:numRef>
          </c:val>
          <c:smooth val="0"/>
          <c:extLst>
            <c:ext xmlns:c16="http://schemas.microsoft.com/office/drawing/2014/chart" uri="{C3380CC4-5D6E-409C-BE32-E72D297353CC}">
              <c16:uniqueId val="{00000003-BFF0-47E5-A92B-7EEE99537D6E}"/>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 </a:t>
            </a:r>
            <a:r>
              <a:rPr lang="en-US"/>
              <a:t>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performance'!$D$15:$BO$15</c:f>
              <c:numCache>
                <c:formatCode>General</c:formatCode>
                <c:ptCount val="64"/>
                <c:pt idx="0">
                  <c:v>35.712890625</c:v>
                </c:pt>
                <c:pt idx="1">
                  <c:v>31.25</c:v>
                </c:pt>
                <c:pt idx="2">
                  <c:v>27.77734375</c:v>
                </c:pt>
                <c:pt idx="3">
                  <c:v>25</c:v>
                </c:pt>
                <c:pt idx="4">
                  <c:v>22.726953125000001</c:v>
                </c:pt>
                <c:pt idx="5">
                  <c:v>20.8330078125</c:v>
                </c:pt>
                <c:pt idx="6">
                  <c:v>19.230747767857142</c:v>
                </c:pt>
                <c:pt idx="7">
                  <c:v>17.85693359375</c:v>
                </c:pt>
                <c:pt idx="8">
                  <c:v>16.666449652777779</c:v>
                </c:pt>
                <c:pt idx="9">
                  <c:v>15.624804687499999</c:v>
                </c:pt>
                <c:pt idx="10">
                  <c:v>14.705788352272727</c:v>
                </c:pt>
                <c:pt idx="11">
                  <c:v>13.888834635416666</c:v>
                </c:pt>
                <c:pt idx="12">
                  <c:v>13.157752403846153</c:v>
                </c:pt>
                <c:pt idx="13">
                  <c:v>12.499860491071429</c:v>
                </c:pt>
                <c:pt idx="14">
                  <c:v>11.9046875</c:v>
                </c:pt>
                <c:pt idx="15">
                  <c:v>11.363525390625</c:v>
                </c:pt>
                <c:pt idx="16">
                  <c:v>10.869485294117647</c:v>
                </c:pt>
                <c:pt idx="17">
                  <c:v>10.416666666666666</c:v>
                </c:pt>
                <c:pt idx="18">
                  <c:v>10</c:v>
                </c:pt>
                <c:pt idx="19">
                  <c:v>9.6153320312500004</c:v>
                </c:pt>
                <c:pt idx="20">
                  <c:v>9.2592075892857135</c:v>
                </c:pt>
                <c:pt idx="21">
                  <c:v>8.9285333806818183</c:v>
                </c:pt>
                <c:pt idx="22">
                  <c:v>8.6206691576086953</c:v>
                </c:pt>
                <c:pt idx="23">
                  <c:v>8.3333333333333339</c:v>
                </c:pt>
                <c:pt idx="24">
                  <c:v>8.064453125</c:v>
                </c:pt>
                <c:pt idx="25">
                  <c:v>7.8124248798076925</c:v>
                </c:pt>
                <c:pt idx="26">
                  <c:v>7.5656105324074074</c:v>
                </c:pt>
                <c:pt idx="27">
                  <c:v>7.3032924107142856</c:v>
                </c:pt>
                <c:pt idx="28">
                  <c:v>7.0608836206896548</c:v>
                </c:pt>
                <c:pt idx="29">
                  <c:v>6.833984375</c:v>
                </c:pt>
                <c:pt idx="30">
                  <c:v>6.629158266129032</c:v>
                </c:pt>
                <c:pt idx="31">
                  <c:v>6.42523193359375</c:v>
                </c:pt>
                <c:pt idx="32">
                  <c:v>6.2411221590909092</c:v>
                </c:pt>
                <c:pt idx="33">
                  <c:v>6.0601447610294121</c:v>
                </c:pt>
                <c:pt idx="34">
                  <c:v>5.8973214285714288</c:v>
                </c:pt>
                <c:pt idx="35">
                  <c:v>5.7388780381944446</c:v>
                </c:pt>
                <c:pt idx="36">
                  <c:v>5.5822951858108105</c:v>
                </c:pt>
                <c:pt idx="37">
                  <c:v>5.4410978618421053</c:v>
                </c:pt>
                <c:pt idx="38">
                  <c:v>5.3099959935897436</c:v>
                </c:pt>
                <c:pt idx="39">
                  <c:v>5.1791503906249998</c:v>
                </c:pt>
                <c:pt idx="40">
                  <c:v>5.0472560975609753</c:v>
                </c:pt>
                <c:pt idx="41">
                  <c:v>4.9311290922619051</c:v>
                </c:pt>
                <c:pt idx="42">
                  <c:v>4.8388898982558137</c:v>
                </c:pt>
                <c:pt idx="43">
                  <c:v>4.7366832386363633</c:v>
                </c:pt>
                <c:pt idx="44">
                  <c:v>4.6345486111111107</c:v>
                </c:pt>
                <c:pt idx="45">
                  <c:v>4.5050951086956523</c:v>
                </c:pt>
                <c:pt idx="46">
                  <c:v>4.4252410239361701</c:v>
                </c:pt>
                <c:pt idx="47">
                  <c:v>4.352213541666667</c:v>
                </c:pt>
                <c:pt idx="48">
                  <c:v>4.2641900510204085</c:v>
                </c:pt>
                <c:pt idx="49">
                  <c:v>4.1812500000000004</c:v>
                </c:pt>
                <c:pt idx="50">
                  <c:v>4.0892693014705879</c:v>
                </c:pt>
                <c:pt idx="51">
                  <c:v>4</c:v>
                </c:pt>
                <c:pt idx="52">
                  <c:v>3.9257443985849059</c:v>
                </c:pt>
                <c:pt idx="53">
                  <c:v>3.8764829282407409</c:v>
                </c:pt>
                <c:pt idx="54">
                  <c:v>3.8148082386363638</c:v>
                </c:pt>
                <c:pt idx="55">
                  <c:v>3.7463727678571428</c:v>
                </c:pt>
                <c:pt idx="56">
                  <c:v>3.6759868421052633</c:v>
                </c:pt>
                <c:pt idx="57">
                  <c:v>3.6107893318965516</c:v>
                </c:pt>
                <c:pt idx="58">
                  <c:v>3.541015625</c:v>
                </c:pt>
                <c:pt idx="59">
                  <c:v>3.4787760416666669</c:v>
                </c:pt>
                <c:pt idx="60">
                  <c:v>3.423251793032787</c:v>
                </c:pt>
                <c:pt idx="61">
                  <c:v>3.3745904737903225</c:v>
                </c:pt>
                <c:pt idx="62">
                  <c:v>3.3546626984126986</c:v>
                </c:pt>
                <c:pt idx="63">
                  <c:v>3.305877685546875</c:v>
                </c:pt>
              </c:numCache>
            </c:numRef>
          </c:val>
          <c:smooth val="0"/>
          <c:extLst>
            <c:ext xmlns:c16="http://schemas.microsoft.com/office/drawing/2014/chart" uri="{C3380CC4-5D6E-409C-BE32-E72D297353CC}">
              <c16:uniqueId val="{00000000-47D2-4BB5-BFA5-A1AA28B951D4}"/>
            </c:ext>
          </c:extLst>
        </c:ser>
        <c:ser>
          <c:idx val="1"/>
          <c:order val="1"/>
          <c:tx>
            <c:v>2 Queues</c:v>
          </c:tx>
          <c:spPr>
            <a:ln w="28575" cap="rnd">
              <a:solidFill>
                <a:schemeClr val="accent2"/>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performance'!$D$14:$BO$14</c:f>
              <c:numCache>
                <c:formatCode>General</c:formatCode>
                <c:ptCount val="64"/>
                <c:pt idx="0">
                  <c:v>71.427734375</c:v>
                </c:pt>
                <c:pt idx="1">
                  <c:v>62.5</c:v>
                </c:pt>
                <c:pt idx="2">
                  <c:v>55.555338541666664</c:v>
                </c:pt>
                <c:pt idx="3">
                  <c:v>44.54833984375</c:v>
                </c:pt>
                <c:pt idx="4">
                  <c:v>36.698437499999997</c:v>
                </c:pt>
                <c:pt idx="5">
                  <c:v>31.166341145833332</c:v>
                </c:pt>
                <c:pt idx="6">
                  <c:v>27.075055803571427</c:v>
                </c:pt>
                <c:pt idx="7">
                  <c:v>23.934814453125</c:v>
                </c:pt>
                <c:pt idx="8">
                  <c:v>21.465711805555557</c:v>
                </c:pt>
                <c:pt idx="9">
                  <c:v>19.4716796875</c:v>
                </c:pt>
                <c:pt idx="10">
                  <c:v>17.814985795454547</c:v>
                </c:pt>
                <c:pt idx="11">
                  <c:v>16.413899739583332</c:v>
                </c:pt>
                <c:pt idx="12">
                  <c:v>15.215594951923077</c:v>
                </c:pt>
                <c:pt idx="13">
                  <c:v>14.176478794642858</c:v>
                </c:pt>
                <c:pt idx="14">
                  <c:v>13.277734375</c:v>
                </c:pt>
                <c:pt idx="15">
                  <c:v>12.4779052734375</c:v>
                </c:pt>
                <c:pt idx="16">
                  <c:v>11.778837316176471</c:v>
                </c:pt>
                <c:pt idx="17">
                  <c:v>11.141493055555555</c:v>
                </c:pt>
                <c:pt idx="18">
                  <c:v>10.583367598684211</c:v>
                </c:pt>
                <c:pt idx="19">
                  <c:v>10.0791015625</c:v>
                </c:pt>
                <c:pt idx="20">
                  <c:v>9.6200706845238102</c:v>
                </c:pt>
                <c:pt idx="21">
                  <c:v>9.1973544034090917</c:v>
                </c:pt>
                <c:pt idx="22">
                  <c:v>8.8114809782608692</c:v>
                </c:pt>
                <c:pt idx="23">
                  <c:v>8.4557291666666661</c:v>
                </c:pt>
                <c:pt idx="24">
                  <c:v>8.1303125000000005</c:v>
                </c:pt>
                <c:pt idx="25">
                  <c:v>7.818359375</c:v>
                </c:pt>
                <c:pt idx="26">
                  <c:v>7.5536024305555554</c:v>
                </c:pt>
                <c:pt idx="27">
                  <c:v>7.2960379464285712</c:v>
                </c:pt>
                <c:pt idx="28">
                  <c:v>7.0348195043103452</c:v>
                </c:pt>
                <c:pt idx="29">
                  <c:v>6.8089843749999996</c:v>
                </c:pt>
                <c:pt idx="30">
                  <c:v>6.602696572580645</c:v>
                </c:pt>
                <c:pt idx="31">
                  <c:v>6.413818359375</c:v>
                </c:pt>
                <c:pt idx="32">
                  <c:v>6.2375710227272725</c:v>
                </c:pt>
                <c:pt idx="33">
                  <c:v>6.0565257352941178</c:v>
                </c:pt>
                <c:pt idx="34">
                  <c:v>5.8947544642857146</c:v>
                </c:pt>
                <c:pt idx="35">
                  <c:v>5.7370876736111107</c:v>
                </c:pt>
                <c:pt idx="36">
                  <c:v>5.5752217060810807</c:v>
                </c:pt>
                <c:pt idx="37">
                  <c:v>5.4347759046052628</c:v>
                </c:pt>
                <c:pt idx="38">
                  <c:v>5.3037860576923075</c:v>
                </c:pt>
                <c:pt idx="39">
                  <c:v>5.1720703124999998</c:v>
                </c:pt>
                <c:pt idx="40">
                  <c:v>5.0395865091463419</c:v>
                </c:pt>
                <c:pt idx="41">
                  <c:v>4.9270368303571432</c:v>
                </c:pt>
                <c:pt idx="42">
                  <c:v>4.8323946220930232</c:v>
                </c:pt>
                <c:pt idx="43">
                  <c:v>4.72998046875</c:v>
                </c:pt>
                <c:pt idx="44">
                  <c:v>4.6287760416666668</c:v>
                </c:pt>
                <c:pt idx="45">
                  <c:v>4.5010190217391308</c:v>
                </c:pt>
                <c:pt idx="46">
                  <c:v>4.4263214760638299</c:v>
                </c:pt>
                <c:pt idx="47">
                  <c:v>4.352294921875</c:v>
                </c:pt>
                <c:pt idx="48">
                  <c:v>4.2687340561224492</c:v>
                </c:pt>
                <c:pt idx="49">
                  <c:v>4.1869140624999996</c:v>
                </c:pt>
                <c:pt idx="50">
                  <c:v>4.0856311274509807</c:v>
                </c:pt>
                <c:pt idx="51">
                  <c:v>3.9934269831730771</c:v>
                </c:pt>
                <c:pt idx="52">
                  <c:v>3.9242703419811322</c:v>
                </c:pt>
                <c:pt idx="53">
                  <c:v>3.8820529513888888</c:v>
                </c:pt>
                <c:pt idx="54">
                  <c:v>3.83203125</c:v>
                </c:pt>
                <c:pt idx="55">
                  <c:v>3.7630789620535716</c:v>
                </c:pt>
                <c:pt idx="56">
                  <c:v>3.6943873355263159</c:v>
                </c:pt>
                <c:pt idx="57">
                  <c:v>3.6294450431034484</c:v>
                </c:pt>
                <c:pt idx="58">
                  <c:v>3.5511453919491527</c:v>
                </c:pt>
                <c:pt idx="59">
                  <c:v>3.4857747395833334</c:v>
                </c:pt>
                <c:pt idx="60">
                  <c:v>3.4285348360655736</c:v>
                </c:pt>
                <c:pt idx="61">
                  <c:v>3.383852066532258</c:v>
                </c:pt>
                <c:pt idx="62">
                  <c:v>3.3505394345238093</c:v>
                </c:pt>
                <c:pt idx="63">
                  <c:v>3.295562744140625</c:v>
                </c:pt>
              </c:numCache>
            </c:numRef>
          </c:val>
          <c:smooth val="0"/>
          <c:extLst>
            <c:ext xmlns:c16="http://schemas.microsoft.com/office/drawing/2014/chart" uri="{C3380CC4-5D6E-409C-BE32-E72D297353CC}">
              <c16:uniqueId val="{00000001-47D2-4BB5-BFA5-A1AA28B951D4}"/>
            </c:ext>
          </c:extLst>
        </c:ser>
        <c:ser>
          <c:idx val="2"/>
          <c:order val="2"/>
          <c:tx>
            <c:v>4 Queues</c:v>
          </c:tx>
          <c:spPr>
            <a:ln w="28575" cap="rnd">
              <a:solidFill>
                <a:schemeClr val="accent3"/>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performance'!$D$13:$BO$13</c:f>
              <c:numCache>
                <c:formatCode>General</c:formatCode>
                <c:ptCount val="64"/>
                <c:pt idx="0">
                  <c:v>120.806640625</c:v>
                </c:pt>
                <c:pt idx="1">
                  <c:v>77.6884765625</c:v>
                </c:pt>
                <c:pt idx="2">
                  <c:v>56.386067708333336</c:v>
                </c:pt>
                <c:pt idx="3">
                  <c:v>44.26953125</c:v>
                </c:pt>
                <c:pt idx="4">
                  <c:v>36.512500000000003</c:v>
                </c:pt>
                <c:pt idx="5">
                  <c:v>31.0380859375</c:v>
                </c:pt>
                <c:pt idx="6">
                  <c:v>26.935825892857142</c:v>
                </c:pt>
                <c:pt idx="7">
                  <c:v>23.831298828125</c:v>
                </c:pt>
                <c:pt idx="8">
                  <c:v>21.377387152777779</c:v>
                </c:pt>
                <c:pt idx="9">
                  <c:v>19.390820312500001</c:v>
                </c:pt>
                <c:pt idx="10">
                  <c:v>17.73934659090909</c:v>
                </c:pt>
                <c:pt idx="11">
                  <c:v>16.340494791666668</c:v>
                </c:pt>
                <c:pt idx="12">
                  <c:v>15.121544471153847</c:v>
                </c:pt>
                <c:pt idx="13">
                  <c:v>14.146065848214286</c:v>
                </c:pt>
                <c:pt idx="14">
                  <c:v>13.202734375</c:v>
                </c:pt>
                <c:pt idx="15">
                  <c:v>12.422607421875</c:v>
                </c:pt>
                <c:pt idx="16">
                  <c:v>11.732536764705882</c:v>
                </c:pt>
                <c:pt idx="17">
                  <c:v>11.106336805555555</c:v>
                </c:pt>
                <c:pt idx="18">
                  <c:v>10.545538651315789</c:v>
                </c:pt>
                <c:pt idx="19">
                  <c:v>10.046679687499999</c:v>
                </c:pt>
                <c:pt idx="20">
                  <c:v>9.5945870535714288</c:v>
                </c:pt>
                <c:pt idx="21">
                  <c:v>9.1795987215909083</c:v>
                </c:pt>
                <c:pt idx="22">
                  <c:v>8.7989130434782616</c:v>
                </c:pt>
                <c:pt idx="23">
                  <c:v>8.4518229166666661</c:v>
                </c:pt>
                <c:pt idx="24">
                  <c:v>8.1316406249999993</c:v>
                </c:pt>
                <c:pt idx="25">
                  <c:v>7.8355618990384617</c:v>
                </c:pt>
                <c:pt idx="26">
                  <c:v>7.5607638888888893</c:v>
                </c:pt>
                <c:pt idx="27">
                  <c:v>7.3076171875</c:v>
                </c:pt>
                <c:pt idx="28">
                  <c:v>7.0717268318965516</c:v>
                </c:pt>
                <c:pt idx="29">
                  <c:v>6.845052083333333</c:v>
                </c:pt>
                <c:pt idx="30">
                  <c:v>6.639805947580645</c:v>
                </c:pt>
                <c:pt idx="31">
                  <c:v>6.43182373046875</c:v>
                </c:pt>
                <c:pt idx="32">
                  <c:v>6.2521306818181817</c:v>
                </c:pt>
                <c:pt idx="33">
                  <c:v>6.0589958639705879</c:v>
                </c:pt>
                <c:pt idx="34">
                  <c:v>5.8995535714285712</c:v>
                </c:pt>
                <c:pt idx="35">
                  <c:v>5.7394748263888893</c:v>
                </c:pt>
                <c:pt idx="36">
                  <c:v>5.5768053209459456</c:v>
                </c:pt>
                <c:pt idx="37">
                  <c:v>5.4438733552631575</c:v>
                </c:pt>
                <c:pt idx="38">
                  <c:v>5.3105969551282053</c:v>
                </c:pt>
                <c:pt idx="39">
                  <c:v>5.1776367187499996</c:v>
                </c:pt>
                <c:pt idx="40">
                  <c:v>5.0387766768292686</c:v>
                </c:pt>
                <c:pt idx="41">
                  <c:v>4.93359375</c:v>
                </c:pt>
                <c:pt idx="42">
                  <c:v>4.834438590116279</c:v>
                </c:pt>
                <c:pt idx="43">
                  <c:v>4.7314897017045459</c:v>
                </c:pt>
                <c:pt idx="44">
                  <c:v>4.6299045138888886</c:v>
                </c:pt>
                <c:pt idx="45">
                  <c:v>4.5007218070652177</c:v>
                </c:pt>
                <c:pt idx="46">
                  <c:v>4.4293550531914896</c:v>
                </c:pt>
                <c:pt idx="47">
                  <c:v>4.352335611979167</c:v>
                </c:pt>
                <c:pt idx="48">
                  <c:v>4.2702088647959187</c:v>
                </c:pt>
                <c:pt idx="49">
                  <c:v>4.1861328125000004</c:v>
                </c:pt>
                <c:pt idx="50">
                  <c:v>4.0847886029411766</c:v>
                </c:pt>
                <c:pt idx="51">
                  <c:v>3.9944035456730771</c:v>
                </c:pt>
                <c:pt idx="52">
                  <c:v>3.9269236438679247</c:v>
                </c:pt>
                <c:pt idx="53">
                  <c:v>3.8762297453703702</c:v>
                </c:pt>
                <c:pt idx="54">
                  <c:v>3.8173295454545455</c:v>
                </c:pt>
                <c:pt idx="55">
                  <c:v>3.7506975446428572</c:v>
                </c:pt>
                <c:pt idx="56">
                  <c:v>3.6824629934210527</c:v>
                </c:pt>
                <c:pt idx="57">
                  <c:v>3.6157731681034484</c:v>
                </c:pt>
                <c:pt idx="58">
                  <c:v>3.5435315148305087</c:v>
                </c:pt>
                <c:pt idx="59">
                  <c:v>3.4811848958333331</c:v>
                </c:pt>
                <c:pt idx="60">
                  <c:v>3.4269018954918034</c:v>
                </c:pt>
                <c:pt idx="61">
                  <c:v>3.3793787802419355</c:v>
                </c:pt>
                <c:pt idx="62">
                  <c:v>3.3412388392857144</c:v>
                </c:pt>
                <c:pt idx="63">
                  <c:v>3.28997802734375</c:v>
                </c:pt>
              </c:numCache>
            </c:numRef>
          </c:val>
          <c:smooth val="0"/>
          <c:extLst>
            <c:ext xmlns:c16="http://schemas.microsoft.com/office/drawing/2014/chart" uri="{C3380CC4-5D6E-409C-BE32-E72D297353CC}">
              <c16:uniqueId val="{00000002-47D2-4BB5-BFA5-A1AA28B951D4}"/>
            </c:ext>
          </c:extLst>
        </c:ser>
        <c:ser>
          <c:idx val="3"/>
          <c:order val="3"/>
          <c:tx>
            <c:v>8 Queues</c:v>
          </c:tx>
          <c:spPr>
            <a:ln w="28575" cap="rnd">
              <a:solidFill>
                <a:schemeClr val="accent4"/>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performance'!$D$12:$BO$12</c:f>
              <c:numCache>
                <c:formatCode>General</c:formatCode>
                <c:ptCount val="64"/>
                <c:pt idx="0">
                  <c:v>82.396484375</c:v>
                </c:pt>
                <c:pt idx="1">
                  <c:v>77.1953125</c:v>
                </c:pt>
                <c:pt idx="2">
                  <c:v>56.014322916666664</c:v>
                </c:pt>
                <c:pt idx="3">
                  <c:v>44.07666015625</c:v>
                </c:pt>
                <c:pt idx="4">
                  <c:v>36.221093750000001</c:v>
                </c:pt>
                <c:pt idx="5">
                  <c:v>30.782552083333332</c:v>
                </c:pt>
                <c:pt idx="6">
                  <c:v>26.804966517857142</c:v>
                </c:pt>
                <c:pt idx="7">
                  <c:v>23.773193359375</c:v>
                </c:pt>
                <c:pt idx="8">
                  <c:v>21.230251736111111</c:v>
                </c:pt>
                <c:pt idx="9">
                  <c:v>19.249804687499999</c:v>
                </c:pt>
                <c:pt idx="10">
                  <c:v>17.642578125</c:v>
                </c:pt>
                <c:pt idx="11">
                  <c:v>16.273111979166668</c:v>
                </c:pt>
                <c:pt idx="12">
                  <c:v>15.105018028846153</c:v>
                </c:pt>
                <c:pt idx="13">
                  <c:v>14.121512276785714</c:v>
                </c:pt>
                <c:pt idx="14">
                  <c:v>13.274218749999999</c:v>
                </c:pt>
                <c:pt idx="15">
                  <c:v>12.479736328125</c:v>
                </c:pt>
                <c:pt idx="16">
                  <c:v>11.721966911764707</c:v>
                </c:pt>
                <c:pt idx="17">
                  <c:v>11.106879340277779</c:v>
                </c:pt>
                <c:pt idx="18">
                  <c:v>10.552117598684211</c:v>
                </c:pt>
                <c:pt idx="19">
                  <c:v>10.04921875</c:v>
                </c:pt>
                <c:pt idx="20">
                  <c:v>9.5955171130952372</c:v>
                </c:pt>
                <c:pt idx="21">
                  <c:v>9.1795099431818183</c:v>
                </c:pt>
                <c:pt idx="22">
                  <c:v>8.7986582880434785</c:v>
                </c:pt>
                <c:pt idx="23">
                  <c:v>8.4488118489583339</c:v>
                </c:pt>
                <c:pt idx="24">
                  <c:v>8.1278124999999992</c:v>
                </c:pt>
                <c:pt idx="25">
                  <c:v>7.821439302884615</c:v>
                </c:pt>
                <c:pt idx="26">
                  <c:v>7.5393518518518521</c:v>
                </c:pt>
                <c:pt idx="27">
                  <c:v>7.2800641741071432</c:v>
                </c:pt>
                <c:pt idx="28">
                  <c:v>7.0418238146551726</c:v>
                </c:pt>
                <c:pt idx="29">
                  <c:v>6.8158203124999996</c:v>
                </c:pt>
                <c:pt idx="30">
                  <c:v>6.610131048387097</c:v>
                </c:pt>
                <c:pt idx="31">
                  <c:v>6.40716552734375</c:v>
                </c:pt>
                <c:pt idx="32">
                  <c:v>6.2234848484848486</c:v>
                </c:pt>
                <c:pt idx="33">
                  <c:v>6.0430261948529411</c:v>
                </c:pt>
                <c:pt idx="34">
                  <c:v>5.8810825892857146</c:v>
                </c:pt>
                <c:pt idx="35">
                  <c:v>5.7225477430555554</c:v>
                </c:pt>
                <c:pt idx="36">
                  <c:v>5.5663534628378377</c:v>
                </c:pt>
                <c:pt idx="37">
                  <c:v>5.4244449013157894</c:v>
                </c:pt>
                <c:pt idx="38">
                  <c:v>5.293619791666667</c:v>
                </c:pt>
                <c:pt idx="39">
                  <c:v>5.1650878906250002</c:v>
                </c:pt>
                <c:pt idx="40">
                  <c:v>5.0339176829268295</c:v>
                </c:pt>
                <c:pt idx="41">
                  <c:v>4.9229445684523814</c:v>
                </c:pt>
                <c:pt idx="42">
                  <c:v>4.8149981831395348</c:v>
                </c:pt>
                <c:pt idx="43">
                  <c:v>4.7115589488636367</c:v>
                </c:pt>
                <c:pt idx="44">
                  <c:v>4.6076822916666664</c:v>
                </c:pt>
                <c:pt idx="45">
                  <c:v>4.4950322690217392</c:v>
                </c:pt>
                <c:pt idx="46">
                  <c:v>4.4131067154255321</c:v>
                </c:pt>
                <c:pt idx="47">
                  <c:v>4.330607096354167</c:v>
                </c:pt>
                <c:pt idx="48">
                  <c:v>4.2451769770408161</c:v>
                </c:pt>
                <c:pt idx="49">
                  <c:v>4.1637890625000002</c:v>
                </c:pt>
                <c:pt idx="50">
                  <c:v>4.0710784313725492</c:v>
                </c:pt>
                <c:pt idx="51">
                  <c:v>3.9883939302884617</c:v>
                </c:pt>
                <c:pt idx="52">
                  <c:v>3.9201429834905661</c:v>
                </c:pt>
                <c:pt idx="53">
                  <c:v>3.8614366319444446</c:v>
                </c:pt>
                <c:pt idx="54">
                  <c:v>3.7964488636363636</c:v>
                </c:pt>
                <c:pt idx="55">
                  <c:v>3.7294224330357144</c:v>
                </c:pt>
                <c:pt idx="56">
                  <c:v>3.6621436403508771</c:v>
                </c:pt>
                <c:pt idx="57">
                  <c:v>3.597723599137931</c:v>
                </c:pt>
                <c:pt idx="58">
                  <c:v>3.5314817266949152</c:v>
                </c:pt>
                <c:pt idx="59">
                  <c:v>3.4723958333333331</c:v>
                </c:pt>
                <c:pt idx="60">
                  <c:v>3.417360399590164</c:v>
                </c:pt>
                <c:pt idx="61">
                  <c:v>3.3687310987903225</c:v>
                </c:pt>
                <c:pt idx="62">
                  <c:v>3.3241257440476191</c:v>
                </c:pt>
                <c:pt idx="63">
                  <c:v>3.273101806640625</c:v>
                </c:pt>
              </c:numCache>
            </c:numRef>
          </c:val>
          <c:smooth val="0"/>
          <c:extLst>
            <c:ext xmlns:c16="http://schemas.microsoft.com/office/drawing/2014/chart" uri="{C3380CC4-5D6E-409C-BE32-E72D297353CC}">
              <c16:uniqueId val="{00000003-47D2-4BB5-BFA5-A1AA28B951D4}"/>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0"/>
          <c:tx>
            <c:strRef>
              <c:f>'Forwarding Performance'!$C$11</c:f>
              <c:strCache>
                <c:ptCount val="1"/>
                <c:pt idx="0">
                  <c:v>1 Queue</c:v>
                </c:pt>
              </c:strCache>
            </c:strRef>
          </c:tx>
          <c:spPr>
            <a:ln w="28575" cap="rnd">
              <a:solidFill>
                <a:srgbClr val="0070C0"/>
              </a:solidFill>
              <a:round/>
            </a:ln>
            <a:effectLst/>
          </c:spPr>
          <c:marker>
            <c:symbol val="none"/>
          </c:marker>
          <c:cat>
            <c:numRef>
              <c:f>'Forwarding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'Forwarding Performance'!$D$11:$BO$11</c:f>
              <c:numCache>
                <c:formatCode>General</c:formatCode>
                <c:ptCount val="63"/>
                <c:pt idx="0">
                  <c:v>31.991811072000001</c:v>
                </c:pt>
                <c:pt idx="1">
                  <c:v>42.663267840000003</c:v>
                </c:pt>
                <c:pt idx="2">
                  <c:v>51.200008191999999</c:v>
                </c:pt>
                <c:pt idx="3">
                  <c:v>58.181795839999999</c:v>
                </c:pt>
                <c:pt idx="4">
                  <c:v>64.000051200000001</c:v>
                </c:pt>
                <c:pt idx="5">
                  <c:v>68.923018752000004</c:v>
                </c:pt>
                <c:pt idx="6">
                  <c:v>73.142878207999999</c:v>
                </c:pt>
                <c:pt idx="7">
                  <c:v>76.799987712000004</c:v>
                </c:pt>
                <c:pt idx="8">
                  <c:v>79.999938560000004</c:v>
                </c:pt>
                <c:pt idx="9">
                  <c:v>82.823487999999998</c:v>
                </c:pt>
                <c:pt idx="10">
                  <c:v>85.333358591999996</c:v>
                </c:pt>
                <c:pt idx="11">
                  <c:v>87.578989055999998</c:v>
                </c:pt>
                <c:pt idx="12">
                  <c:v>89.600014336000001</c:v>
                </c:pt>
                <c:pt idx="13">
                  <c:v>91.428556799999996</c:v>
                </c:pt>
                <c:pt idx="14">
                  <c:v>93.090906111999999</c:v>
                </c:pt>
                <c:pt idx="15">
                  <c:v>94.608719871999995</c:v>
                </c:pt>
                <c:pt idx="16">
                  <c:v>96.000039935999993</c:v>
                </c:pt>
                <c:pt idx="17">
                  <c:v>97.279990272000006</c:v>
                </c:pt>
                <c:pt idx="18">
                  <c:v>98.461583360000006</c:v>
                </c:pt>
                <c:pt idx="19">
                  <c:v>99.248185344000007</c:v>
                </c:pt>
                <c:pt idx="20">
                  <c:v>99.577612287999997</c:v>
                </c:pt>
                <c:pt idx="21">
                  <c:v>99.889142784000001</c:v>
                </c:pt>
                <c:pt idx="22">
                  <c:v>100.16876544</c:v>
                </c:pt>
                <c:pt idx="23">
                  <c:v>100.438208</c:v>
                </c:pt>
                <c:pt idx="24">
                  <c:v>100.654414848</c:v>
                </c:pt>
                <c:pt idx="25">
                  <c:v>100.925125632</c:v>
                </c:pt>
                <c:pt idx="26">
                  <c:v>101.13246617599999</c:v>
                </c:pt>
                <c:pt idx="27">
                  <c:v>101.370978304</c:v>
                </c:pt>
                <c:pt idx="28">
                  <c:v>101.46150912</c:v>
                </c:pt>
                <c:pt idx="29">
                  <c:v>101.49564672</c:v>
                </c:pt>
                <c:pt idx="30">
                  <c:v>101.41976166400001</c:v>
                </c:pt>
                <c:pt idx="31">
                  <c:v>101.373195264</c:v>
                </c:pt>
                <c:pt idx="32">
                  <c:v>101.51868620800001</c:v>
                </c:pt>
                <c:pt idx="33">
                  <c:v>100.83247104</c:v>
                </c:pt>
                <c:pt idx="34">
                  <c:v>99.929253888000005</c:v>
                </c:pt>
                <c:pt idx="35">
                  <c:v>99.251632127999997</c:v>
                </c:pt>
                <c:pt idx="36">
                  <c:v>98.33723904</c:v>
                </c:pt>
                <c:pt idx="37">
                  <c:v>97.986190848000007</c:v>
                </c:pt>
                <c:pt idx="38">
                  <c:v>98.064363520000001</c:v>
                </c:pt>
                <c:pt idx="39">
                  <c:v>98.700500480000002</c:v>
                </c:pt>
                <c:pt idx="40">
                  <c:v>99.25267968</c:v>
                </c:pt>
                <c:pt idx="41">
                  <c:v>100.2482048</c:v>
                </c:pt>
                <c:pt idx="42">
                  <c:v>102.00838348800001</c:v>
                </c:pt>
                <c:pt idx="43">
                  <c:v>102.13657344000001</c:v>
                </c:pt>
                <c:pt idx="44">
                  <c:v>102.260263936</c:v>
                </c:pt>
                <c:pt idx="45">
                  <c:v>102.37407948800001</c:v>
                </c:pt>
                <c:pt idx="46">
                  <c:v>102.51649843200001</c:v>
                </c:pt>
                <c:pt idx="47">
                  <c:v>102.62710527999999</c:v>
                </c:pt>
                <c:pt idx="48">
                  <c:v>102.74895359999999</c:v>
                </c:pt>
                <c:pt idx="49">
                  <c:v>102.844305408</c:v>
                </c:pt>
                <c:pt idx="50">
                  <c:v>102.94140313600001</c:v>
                </c:pt>
                <c:pt idx="51">
                  <c:v>103.026138624</c:v>
                </c:pt>
                <c:pt idx="52">
                  <c:v>103.126459392</c:v>
                </c:pt>
                <c:pt idx="53">
                  <c:v>103.2361088</c:v>
                </c:pt>
                <c:pt idx="54">
                  <c:v>103.340826624</c:v>
                </c:pt>
                <c:pt idx="55">
                  <c:v>103.406762496</c:v>
                </c:pt>
                <c:pt idx="56">
                  <c:v>103.49308416</c:v>
                </c:pt>
                <c:pt idx="57">
                  <c:v>103.570151936</c:v>
                </c:pt>
                <c:pt idx="58">
                  <c:v>103.64565503999999</c:v>
                </c:pt>
                <c:pt idx="59">
                  <c:v>103.703888384</c:v>
                </c:pt>
                <c:pt idx="60">
                  <c:v>103.766279168</c:v>
                </c:pt>
                <c:pt idx="61">
                  <c:v>103.838708736</c:v>
                </c:pt>
                <c:pt idx="62">
                  <c:v>103.919714304</c:v>
                </c:pt>
              </c:numCache>
            </c:numRef>
          </c:val>
          <c:smooth val="0"/>
          <c:extLst>
            <c:ext xmlns:c16="http://schemas.microsoft.com/office/drawing/2014/chart" uri="{C3380CC4-5D6E-409C-BE32-E72D297353CC}">
              <c16:uniqueId val="{00000000-659F-4174-9CC5-466820E71B0C}"/>
            </c:ext>
          </c:extLst>
        </c:ser>
        <c:ser>
          <c:idx val="2"/>
          <c:order val="1"/>
          <c:tx>
            <c:strRef>
              <c:f>'Forwarding Performance'!$C$10</c:f>
              <c:strCache>
                <c:ptCount val="1"/>
                <c:pt idx="0">
                  <c:v>2 Queues</c:v>
                </c:pt>
              </c:strCache>
            </c:strRef>
          </c:tx>
          <c:spPr>
            <a:ln w="28575" cap="rnd">
              <a:solidFill>
                <a:schemeClr val="accent2"/>
              </a:solidFill>
              <a:round/>
            </a:ln>
            <a:effectLst/>
          </c:spPr>
          <c:marker>
            <c:symbol val="none"/>
          </c:marker>
          <c:cat>
            <c:numRef>
              <c:f>'Forwarding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'Forwarding Performance'!$D$10:$BO$10</c:f>
              <c:numCache>
                <c:formatCode>General</c:formatCode>
                <c:ptCount val="63"/>
                <c:pt idx="0">
                  <c:v>63.991120895999998</c:v>
                </c:pt>
                <c:pt idx="1">
                  <c:v>76.806154751999998</c:v>
                </c:pt>
                <c:pt idx="2">
                  <c:v>81.806780415999995</c:v>
                </c:pt>
                <c:pt idx="3">
                  <c:v>85.668664320000005</c:v>
                </c:pt>
                <c:pt idx="4">
                  <c:v>87.737318400000007</c:v>
                </c:pt>
                <c:pt idx="5">
                  <c:v>90.172085248000002</c:v>
                </c:pt>
                <c:pt idx="6">
                  <c:v>91.725619199999997</c:v>
                </c:pt>
                <c:pt idx="7">
                  <c:v>92.442765312000006</c:v>
                </c:pt>
                <c:pt idx="8">
                  <c:v>93.936727039999994</c:v>
                </c:pt>
                <c:pt idx="9">
                  <c:v>94.664092159999996</c:v>
                </c:pt>
                <c:pt idx="10">
                  <c:v>95.396075519999997</c:v>
                </c:pt>
                <c:pt idx="11">
                  <c:v>96.108972543999997</c:v>
                </c:pt>
                <c:pt idx="12">
                  <c:v>96.775798784000003</c:v>
                </c:pt>
                <c:pt idx="13">
                  <c:v>97.299970560000006</c:v>
                </c:pt>
                <c:pt idx="14">
                  <c:v>97.611522047999998</c:v>
                </c:pt>
                <c:pt idx="15">
                  <c:v>97.873686015999994</c:v>
                </c:pt>
                <c:pt idx="16">
                  <c:v>98.071704576000002</c:v>
                </c:pt>
                <c:pt idx="17">
                  <c:v>98.884565503999994</c:v>
                </c:pt>
                <c:pt idx="18">
                  <c:v>99.263672319999998</c:v>
                </c:pt>
                <c:pt idx="19">
                  <c:v>99.305160192000002</c:v>
                </c:pt>
                <c:pt idx="20">
                  <c:v>99.520154624</c:v>
                </c:pt>
                <c:pt idx="21">
                  <c:v>99.833642495999996</c:v>
                </c:pt>
                <c:pt idx="22">
                  <c:v>100.170448896</c:v>
                </c:pt>
                <c:pt idx="23">
                  <c:v>100.38368</c:v>
                </c:pt>
                <c:pt idx="24">
                  <c:v>100.639625216</c:v>
                </c:pt>
                <c:pt idx="25">
                  <c:v>100.819842048</c:v>
                </c:pt>
                <c:pt idx="26">
                  <c:v>101.092096</c:v>
                </c:pt>
                <c:pt idx="27">
                  <c:v>101.322796544</c:v>
                </c:pt>
                <c:pt idx="28">
                  <c:v>101.41519872000001</c:v>
                </c:pt>
                <c:pt idx="29">
                  <c:v>101.520470528</c:v>
                </c:pt>
                <c:pt idx="30">
                  <c:v>101.418778624</c:v>
                </c:pt>
                <c:pt idx="31">
                  <c:v>101.35268352</c:v>
                </c:pt>
                <c:pt idx="32">
                  <c:v>101.49428019200001</c:v>
                </c:pt>
                <c:pt idx="33">
                  <c:v>100.85469184</c:v>
                </c:pt>
                <c:pt idx="34">
                  <c:v>99.919282175999996</c:v>
                </c:pt>
                <c:pt idx="35">
                  <c:v>99.243789312000004</c:v>
                </c:pt>
                <c:pt idx="36">
                  <c:v>98.331266048000003</c:v>
                </c:pt>
                <c:pt idx="37">
                  <c:v>97.905719808000001</c:v>
                </c:pt>
                <c:pt idx="38">
                  <c:v>98.043064319999999</c:v>
                </c:pt>
                <c:pt idx="39">
                  <c:v>98.698065408000005</c:v>
                </c:pt>
                <c:pt idx="40">
                  <c:v>99.261044736000002</c:v>
                </c:pt>
                <c:pt idx="41">
                  <c:v>100.20769536</c:v>
                </c:pt>
                <c:pt idx="42">
                  <c:v>101.970536448</c:v>
                </c:pt>
                <c:pt idx="43">
                  <c:v>102.12447744000001</c:v>
                </c:pt>
                <c:pt idx="44">
                  <c:v>102.23930265600001</c:v>
                </c:pt>
                <c:pt idx="45">
                  <c:v>102.36722124800001</c:v>
                </c:pt>
                <c:pt idx="46">
                  <c:v>102.48998092799999</c:v>
                </c:pt>
                <c:pt idx="47">
                  <c:v>102.61669376</c:v>
                </c:pt>
                <c:pt idx="48">
                  <c:v>102.7342336</c:v>
                </c:pt>
                <c:pt idx="49">
                  <c:v>102.819290112</c:v>
                </c:pt>
                <c:pt idx="50">
                  <c:v>102.906259456</c:v>
                </c:pt>
                <c:pt idx="51">
                  <c:v>103.013330432</c:v>
                </c:pt>
                <c:pt idx="52">
                  <c:v>103.10312448000001</c:v>
                </c:pt>
                <c:pt idx="53">
                  <c:v>103.21631232</c:v>
                </c:pt>
                <c:pt idx="54">
                  <c:v>103.297789952</c:v>
                </c:pt>
                <c:pt idx="55">
                  <c:v>103.397248512</c:v>
                </c:pt>
                <c:pt idx="56">
                  <c:v>103.48922367999999</c:v>
                </c:pt>
                <c:pt idx="57">
                  <c:v>103.550124032</c:v>
                </c:pt>
                <c:pt idx="58">
                  <c:v>103.61806848000001</c:v>
                </c:pt>
                <c:pt idx="59">
                  <c:v>103.678090752</c:v>
                </c:pt>
                <c:pt idx="60">
                  <c:v>103.763580928</c:v>
                </c:pt>
                <c:pt idx="61">
                  <c:v>103.82454835199999</c:v>
                </c:pt>
                <c:pt idx="62">
                  <c:v>103.8958592</c:v>
                </c:pt>
              </c:numCache>
            </c:numRef>
          </c:val>
          <c:smooth val="0"/>
          <c:extLst>
            <c:ext xmlns:c16="http://schemas.microsoft.com/office/drawing/2014/chart" uri="{C3380CC4-5D6E-409C-BE32-E72D297353CC}">
              <c16:uniqueId val="{00000001-659F-4174-9CC5-466820E71B0C}"/>
            </c:ext>
          </c:extLst>
        </c:ser>
        <c:ser>
          <c:idx val="1"/>
          <c:order val="2"/>
          <c:tx>
            <c:strRef>
              <c:f>'Forwarding Performance'!$C$9</c:f>
              <c:strCache>
                <c:ptCount val="1"/>
                <c:pt idx="0">
                  <c:v>4 Queues</c:v>
                </c:pt>
              </c:strCache>
            </c:strRef>
          </c:tx>
          <c:spPr>
            <a:ln w="28575" cap="rnd">
              <a:solidFill>
                <a:srgbClr val="00B050"/>
              </a:solidFill>
              <a:round/>
            </a:ln>
            <a:effectLst/>
          </c:spPr>
          <c:marker>
            <c:symbol val="none"/>
          </c:marker>
          <c:cat>
            <c:numRef>
              <c:f>'Forwarding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'Forwarding Performance'!$D$9:$BO$9</c:f>
              <c:numCache>
                <c:formatCode>General</c:formatCode>
                <c:ptCount val="63"/>
                <c:pt idx="0">
                  <c:v>67.619514367999997</c:v>
                </c:pt>
                <c:pt idx="1">
                  <c:v>76.673154048000001</c:v>
                </c:pt>
                <c:pt idx="2">
                  <c:v>82.081937408000002</c:v>
                </c:pt>
                <c:pt idx="3">
                  <c:v>85.484564480000003</c:v>
                </c:pt>
                <c:pt idx="4">
                  <c:v>88.343562239999997</c:v>
                </c:pt>
                <c:pt idx="5">
                  <c:v>90.517797888000004</c:v>
                </c:pt>
                <c:pt idx="6">
                  <c:v>91.799117824000007</c:v>
                </c:pt>
                <c:pt idx="7">
                  <c:v>92.987255808</c:v>
                </c:pt>
                <c:pt idx="8">
                  <c:v>94.120509440000006</c:v>
                </c:pt>
                <c:pt idx="9">
                  <c:v>94.924639744000004</c:v>
                </c:pt>
                <c:pt idx="10">
                  <c:v>95.456796671999996</c:v>
                </c:pt>
                <c:pt idx="11">
                  <c:v>96.140155903999997</c:v>
                </c:pt>
                <c:pt idx="12">
                  <c:v>96.712777728000006</c:v>
                </c:pt>
                <c:pt idx="13">
                  <c:v>97.086627840000006</c:v>
                </c:pt>
                <c:pt idx="14">
                  <c:v>97.510989824000006</c:v>
                </c:pt>
                <c:pt idx="15">
                  <c:v>97.975270399999999</c:v>
                </c:pt>
                <c:pt idx="16">
                  <c:v>98.219925504000003</c:v>
                </c:pt>
                <c:pt idx="17">
                  <c:v>98.488947199999998</c:v>
                </c:pt>
                <c:pt idx="18">
                  <c:v>98.903214079999998</c:v>
                </c:pt>
                <c:pt idx="19">
                  <c:v>99.243744767999999</c:v>
                </c:pt>
                <c:pt idx="20">
                  <c:v>99.580304384000002</c:v>
                </c:pt>
                <c:pt idx="21">
                  <c:v>99.831593471999994</c:v>
                </c:pt>
                <c:pt idx="22">
                  <c:v>100.08316723199999</c:v>
                </c:pt>
                <c:pt idx="23">
                  <c:v>100.3438208</c:v>
                </c:pt>
                <c:pt idx="24">
                  <c:v>100.58360832</c:v>
                </c:pt>
                <c:pt idx="25">
                  <c:v>100.833265152</c:v>
                </c:pt>
                <c:pt idx="26">
                  <c:v>101.09840384</c:v>
                </c:pt>
                <c:pt idx="27">
                  <c:v>101.32618188799999</c:v>
                </c:pt>
                <c:pt idx="28">
                  <c:v>101.4488832</c:v>
                </c:pt>
                <c:pt idx="29">
                  <c:v>101.450665472</c:v>
                </c:pt>
                <c:pt idx="30">
                  <c:v>101.405687808</c:v>
                </c:pt>
                <c:pt idx="31">
                  <c:v>101.34693888</c:v>
                </c:pt>
                <c:pt idx="32">
                  <c:v>101.498144768</c:v>
                </c:pt>
                <c:pt idx="33">
                  <c:v>100.83686144000001</c:v>
                </c:pt>
                <c:pt idx="34">
                  <c:v>99.918047232000006</c:v>
                </c:pt>
                <c:pt idx="35">
                  <c:v>99.256292352000003</c:v>
                </c:pt>
                <c:pt idx="36">
                  <c:v>98.344515584000007</c:v>
                </c:pt>
                <c:pt idx="37">
                  <c:v>97.953603072000007</c:v>
                </c:pt>
                <c:pt idx="38">
                  <c:v>98.060451839999999</c:v>
                </c:pt>
                <c:pt idx="39">
                  <c:v>98.706546176000003</c:v>
                </c:pt>
                <c:pt idx="40">
                  <c:v>99.257023488000002</c:v>
                </c:pt>
                <c:pt idx="41">
                  <c:v>100.23444480000001</c:v>
                </c:pt>
                <c:pt idx="42">
                  <c:v>101.974298624</c:v>
                </c:pt>
                <c:pt idx="43">
                  <c:v>102.11217408</c:v>
                </c:pt>
                <c:pt idx="44">
                  <c:v>102.24877056</c:v>
                </c:pt>
                <c:pt idx="45">
                  <c:v>102.367606272</c:v>
                </c:pt>
                <c:pt idx="46">
                  <c:v>102.49285632</c:v>
                </c:pt>
                <c:pt idx="47">
                  <c:v>102.613733376</c:v>
                </c:pt>
                <c:pt idx="48">
                  <c:v>102.7278336</c:v>
                </c:pt>
                <c:pt idx="49">
                  <c:v>102.822345216</c:v>
                </c:pt>
                <c:pt idx="50">
                  <c:v>102.92037017600001</c:v>
                </c:pt>
                <c:pt idx="51">
                  <c:v>103.018947584</c:v>
                </c:pt>
                <c:pt idx="52">
                  <c:v>103.12377753600001</c:v>
                </c:pt>
                <c:pt idx="53">
                  <c:v>103.22262016000001</c:v>
                </c:pt>
                <c:pt idx="54">
                  <c:v>103.320039424</c:v>
                </c:pt>
                <c:pt idx="55">
                  <c:v>103.390098432</c:v>
                </c:pt>
                <c:pt idx="56">
                  <c:v>103.477137408</c:v>
                </c:pt>
                <c:pt idx="57">
                  <c:v>103.54592512000001</c:v>
                </c:pt>
                <c:pt idx="58">
                  <c:v>103.61401343999999</c:v>
                </c:pt>
                <c:pt idx="59">
                  <c:v>103.69351936</c:v>
                </c:pt>
                <c:pt idx="60">
                  <c:v>103.76237465600001</c:v>
                </c:pt>
                <c:pt idx="61">
                  <c:v>103.832064</c:v>
                </c:pt>
                <c:pt idx="62">
                  <c:v>103.898513408</c:v>
                </c:pt>
              </c:numCache>
            </c:numRef>
          </c:val>
          <c:smooth val="0"/>
          <c:extLst>
            <c:ext xmlns:c16="http://schemas.microsoft.com/office/drawing/2014/chart" uri="{C3380CC4-5D6E-409C-BE32-E72D297353CC}">
              <c16:uniqueId val="{00000002-659F-4174-9CC5-466820E71B0C}"/>
            </c:ext>
          </c:extLst>
        </c:ser>
        <c:ser>
          <c:idx val="0"/>
          <c:order val="3"/>
          <c:tx>
            <c:strRef>
              <c:f>'Forwarding Performance'!$C$8</c:f>
              <c:strCache>
                <c:ptCount val="1"/>
                <c:pt idx="0">
                  <c:v>8 Queues</c:v>
                </c:pt>
              </c:strCache>
            </c:strRef>
          </c:tx>
          <c:spPr>
            <a:ln w="28575" cap="rnd">
              <a:solidFill>
                <a:schemeClr val="accent4"/>
              </a:solidFill>
              <a:round/>
            </a:ln>
            <a:effectLst/>
          </c:spPr>
          <c:marker>
            <c:symbol val="none"/>
          </c:marker>
          <c:cat>
            <c:numRef>
              <c:f>'Forwarding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'Forwarding Performance'!$D$8:$BO$8</c:f>
              <c:numCache>
                <c:formatCode>General</c:formatCode>
                <c:ptCount val="63"/>
                <c:pt idx="0">
                  <c:v>67.293594623999994</c:v>
                </c:pt>
                <c:pt idx="1">
                  <c:v>76.105207296000003</c:v>
                </c:pt>
                <c:pt idx="2">
                  <c:v>81.264467968000005</c:v>
                </c:pt>
                <c:pt idx="3">
                  <c:v>84.855605760000003</c:v>
                </c:pt>
                <c:pt idx="4">
                  <c:v>87.263391744000003</c:v>
                </c:pt>
                <c:pt idx="5">
                  <c:v>89.095949824000002</c:v>
                </c:pt>
                <c:pt idx="6">
                  <c:v>90.450202623999999</c:v>
                </c:pt>
                <c:pt idx="7">
                  <c:v>91.393961472000001</c:v>
                </c:pt>
                <c:pt idx="8">
                  <c:v>91.916426240000007</c:v>
                </c:pt>
                <c:pt idx="9">
                  <c:v>92.399239679999994</c:v>
                </c:pt>
                <c:pt idx="10">
                  <c:v>92.573196288000005</c:v>
                </c:pt>
                <c:pt idx="11">
                  <c:v>92.872492543999996</c:v>
                </c:pt>
                <c:pt idx="12">
                  <c:v>93.208478720000002</c:v>
                </c:pt>
                <c:pt idx="13">
                  <c:v>93.188958720000002</c:v>
                </c:pt>
                <c:pt idx="14">
                  <c:v>93.401841664000003</c:v>
                </c:pt>
                <c:pt idx="15">
                  <c:v>94.078419968000006</c:v>
                </c:pt>
                <c:pt idx="16">
                  <c:v>93.643849728000006</c:v>
                </c:pt>
                <c:pt idx="17">
                  <c:v>93.938227712</c:v>
                </c:pt>
                <c:pt idx="18">
                  <c:v>94.587699200000003</c:v>
                </c:pt>
                <c:pt idx="19">
                  <c:v>95.740141055999999</c:v>
                </c:pt>
                <c:pt idx="20">
                  <c:v>96.011418624000001</c:v>
                </c:pt>
                <c:pt idx="21">
                  <c:v>96.727015936000001</c:v>
                </c:pt>
                <c:pt idx="22">
                  <c:v>96.805675007999994</c:v>
                </c:pt>
                <c:pt idx="23">
                  <c:v>95.051443199999994</c:v>
                </c:pt>
                <c:pt idx="24">
                  <c:v>97.864419327999997</c:v>
                </c:pt>
                <c:pt idx="25">
                  <c:v>99.447160319999995</c:v>
                </c:pt>
                <c:pt idx="26">
                  <c:v>99.790444543999996</c:v>
                </c:pt>
                <c:pt idx="27">
                  <c:v>100.052772864</c:v>
                </c:pt>
                <c:pt idx="28">
                  <c:v>100.34230272000001</c:v>
                </c:pt>
                <c:pt idx="29">
                  <c:v>100.694142464</c:v>
                </c:pt>
                <c:pt idx="30">
                  <c:v>100.672258048</c:v>
                </c:pt>
                <c:pt idx="31">
                  <c:v>100.378088448</c:v>
                </c:pt>
                <c:pt idx="32">
                  <c:v>100.107210752</c:v>
                </c:pt>
                <c:pt idx="33">
                  <c:v>99.956344319999999</c:v>
                </c:pt>
                <c:pt idx="34">
                  <c:v>99.576059904000005</c:v>
                </c:pt>
                <c:pt idx="35">
                  <c:v>99.232498688000007</c:v>
                </c:pt>
                <c:pt idx="36">
                  <c:v>98.809980928000002</c:v>
                </c:pt>
                <c:pt idx="37">
                  <c:v>98.848528896000005</c:v>
                </c:pt>
                <c:pt idx="38">
                  <c:v>98.683842560000002</c:v>
                </c:pt>
                <c:pt idx="39">
                  <c:v>98.899168767999996</c:v>
                </c:pt>
                <c:pt idx="40">
                  <c:v>99.026694144000004</c:v>
                </c:pt>
                <c:pt idx="41">
                  <c:v>99.472184831999996</c:v>
                </c:pt>
                <c:pt idx="42">
                  <c:v>99.872751616000002</c:v>
                </c:pt>
                <c:pt idx="43">
                  <c:v>100.3986432</c:v>
                </c:pt>
                <c:pt idx="44">
                  <c:v>100.73216307200001</c:v>
                </c:pt>
                <c:pt idx="45">
                  <c:v>101.10636390400001</c:v>
                </c:pt>
                <c:pt idx="46">
                  <c:v>101.32650393599999</c:v>
                </c:pt>
                <c:pt idx="47">
                  <c:v>101.583896064</c:v>
                </c:pt>
                <c:pt idx="48">
                  <c:v>101.66963199999999</c:v>
                </c:pt>
                <c:pt idx="49">
                  <c:v>101.73010636799999</c:v>
                </c:pt>
                <c:pt idx="50">
                  <c:v>101.820506112</c:v>
                </c:pt>
                <c:pt idx="51">
                  <c:v>101.87611494399999</c:v>
                </c:pt>
                <c:pt idx="52">
                  <c:v>101.837924352</c:v>
                </c:pt>
                <c:pt idx="53">
                  <c:v>101.80583424</c:v>
                </c:pt>
                <c:pt idx="54">
                  <c:v>101.85756671999999</c:v>
                </c:pt>
                <c:pt idx="55">
                  <c:v>101.901977088</c:v>
                </c:pt>
                <c:pt idx="56">
                  <c:v>101.75081984000001</c:v>
                </c:pt>
                <c:pt idx="57">
                  <c:v>101.66846771199999</c:v>
                </c:pt>
                <c:pt idx="58">
                  <c:v>101.76356352000001</c:v>
                </c:pt>
                <c:pt idx="59">
                  <c:v>101.734336</c:v>
                </c:pt>
                <c:pt idx="60">
                  <c:v>101.733679104</c:v>
                </c:pt>
                <c:pt idx="61">
                  <c:v>101.201135616</c:v>
                </c:pt>
                <c:pt idx="62">
                  <c:v>101.315018752</c:v>
                </c:pt>
              </c:numCache>
            </c:numRef>
          </c:val>
          <c:smooth val="0"/>
          <c:extLst>
            <c:ext xmlns:c16="http://schemas.microsoft.com/office/drawing/2014/chart" uri="{C3380CC4-5D6E-409C-BE32-E72D297353CC}">
              <c16:uniqueId val="{00000003-659F-4174-9CC5-466820E71B0C}"/>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0"/>
          <c:tx>
            <c:strRef>
              <c:f>'Forwarding Performance'!$C$11</c:f>
              <c:strCache>
                <c:ptCount val="1"/>
                <c:pt idx="0">
                  <c:v>1 Queue</c:v>
                </c:pt>
              </c:strCache>
            </c:strRef>
          </c:tx>
          <c:spPr>
            <a:ln w="28575" cap="rnd">
              <a:solidFill>
                <a:srgbClr val="0070C0"/>
              </a:solidFill>
              <a:round/>
            </a:ln>
            <a:effectLst/>
          </c:spPr>
          <c:marker>
            <c:symbol val="none"/>
          </c:marker>
          <c:cat>
            <c:numRef>
              <c:f>'Forwarding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'Forwarding Performance'!$D$11:$BO$11</c:f>
              <c:numCache>
                <c:formatCode>General</c:formatCode>
                <c:ptCount val="63"/>
                <c:pt idx="0">
                  <c:v>31.991811072000001</c:v>
                </c:pt>
                <c:pt idx="1">
                  <c:v>42.663267840000003</c:v>
                </c:pt>
                <c:pt idx="2">
                  <c:v>51.200008191999999</c:v>
                </c:pt>
                <c:pt idx="3">
                  <c:v>58.181795839999999</c:v>
                </c:pt>
                <c:pt idx="4">
                  <c:v>64.000051200000001</c:v>
                </c:pt>
                <c:pt idx="5">
                  <c:v>68.923018752000004</c:v>
                </c:pt>
                <c:pt idx="6">
                  <c:v>73.142878207999999</c:v>
                </c:pt>
                <c:pt idx="7">
                  <c:v>76.799987712000004</c:v>
                </c:pt>
                <c:pt idx="8">
                  <c:v>79.999938560000004</c:v>
                </c:pt>
                <c:pt idx="9">
                  <c:v>82.823487999999998</c:v>
                </c:pt>
                <c:pt idx="10">
                  <c:v>85.333358591999996</c:v>
                </c:pt>
                <c:pt idx="11">
                  <c:v>87.578989055999998</c:v>
                </c:pt>
                <c:pt idx="12">
                  <c:v>89.600014336000001</c:v>
                </c:pt>
                <c:pt idx="13">
                  <c:v>91.428556799999996</c:v>
                </c:pt>
                <c:pt idx="14">
                  <c:v>93.090906111999999</c:v>
                </c:pt>
                <c:pt idx="15">
                  <c:v>94.608719871999995</c:v>
                </c:pt>
                <c:pt idx="16">
                  <c:v>96.000039935999993</c:v>
                </c:pt>
                <c:pt idx="17">
                  <c:v>97.279990272000006</c:v>
                </c:pt>
                <c:pt idx="18">
                  <c:v>98.461583360000006</c:v>
                </c:pt>
                <c:pt idx="19">
                  <c:v>99.248185344000007</c:v>
                </c:pt>
                <c:pt idx="20">
                  <c:v>99.577612287999997</c:v>
                </c:pt>
                <c:pt idx="21">
                  <c:v>99.889142784000001</c:v>
                </c:pt>
                <c:pt idx="22">
                  <c:v>100.16876544</c:v>
                </c:pt>
                <c:pt idx="23">
                  <c:v>100.438208</c:v>
                </c:pt>
                <c:pt idx="24">
                  <c:v>100.654414848</c:v>
                </c:pt>
                <c:pt idx="25">
                  <c:v>100.925125632</c:v>
                </c:pt>
                <c:pt idx="26">
                  <c:v>101.13246617599999</c:v>
                </c:pt>
                <c:pt idx="27">
                  <c:v>101.370978304</c:v>
                </c:pt>
                <c:pt idx="28">
                  <c:v>101.46150912</c:v>
                </c:pt>
                <c:pt idx="29">
                  <c:v>101.49564672</c:v>
                </c:pt>
                <c:pt idx="30">
                  <c:v>101.41976166400001</c:v>
                </c:pt>
                <c:pt idx="31">
                  <c:v>101.373195264</c:v>
                </c:pt>
                <c:pt idx="32">
                  <c:v>101.51868620800001</c:v>
                </c:pt>
                <c:pt idx="33">
                  <c:v>100.83247104</c:v>
                </c:pt>
                <c:pt idx="34">
                  <c:v>99.929253888000005</c:v>
                </c:pt>
                <c:pt idx="35">
                  <c:v>99.251632127999997</c:v>
                </c:pt>
                <c:pt idx="36">
                  <c:v>98.33723904</c:v>
                </c:pt>
                <c:pt idx="37">
                  <c:v>97.986190848000007</c:v>
                </c:pt>
                <c:pt idx="38">
                  <c:v>98.064363520000001</c:v>
                </c:pt>
                <c:pt idx="39">
                  <c:v>98.700500480000002</c:v>
                </c:pt>
                <c:pt idx="40">
                  <c:v>99.25267968</c:v>
                </c:pt>
                <c:pt idx="41">
                  <c:v>100.2482048</c:v>
                </c:pt>
                <c:pt idx="42">
                  <c:v>102.00838348800001</c:v>
                </c:pt>
                <c:pt idx="43">
                  <c:v>102.13657344000001</c:v>
                </c:pt>
                <c:pt idx="44">
                  <c:v>102.260263936</c:v>
                </c:pt>
                <c:pt idx="45">
                  <c:v>102.37407948800001</c:v>
                </c:pt>
                <c:pt idx="46">
                  <c:v>102.51649843200001</c:v>
                </c:pt>
                <c:pt idx="47">
                  <c:v>102.62710527999999</c:v>
                </c:pt>
                <c:pt idx="48">
                  <c:v>102.74895359999999</c:v>
                </c:pt>
                <c:pt idx="49">
                  <c:v>102.844305408</c:v>
                </c:pt>
                <c:pt idx="50">
                  <c:v>102.94140313600001</c:v>
                </c:pt>
                <c:pt idx="51">
                  <c:v>103.026138624</c:v>
                </c:pt>
                <c:pt idx="52">
                  <c:v>103.126459392</c:v>
                </c:pt>
                <c:pt idx="53">
                  <c:v>103.2361088</c:v>
                </c:pt>
                <c:pt idx="54">
                  <c:v>103.340826624</c:v>
                </c:pt>
                <c:pt idx="55">
                  <c:v>103.406762496</c:v>
                </c:pt>
                <c:pt idx="56">
                  <c:v>103.49308416</c:v>
                </c:pt>
                <c:pt idx="57">
                  <c:v>103.570151936</c:v>
                </c:pt>
                <c:pt idx="58">
                  <c:v>103.64565503999999</c:v>
                </c:pt>
                <c:pt idx="59">
                  <c:v>103.703888384</c:v>
                </c:pt>
                <c:pt idx="60">
                  <c:v>103.766279168</c:v>
                </c:pt>
                <c:pt idx="61">
                  <c:v>103.838708736</c:v>
                </c:pt>
                <c:pt idx="62">
                  <c:v>103.919714304</c:v>
                </c:pt>
              </c:numCache>
            </c:numRef>
          </c:val>
          <c:smooth val="0"/>
          <c:extLst>
            <c:ext xmlns:c16="http://schemas.microsoft.com/office/drawing/2014/chart" uri="{C3380CC4-5D6E-409C-BE32-E72D297353CC}">
              <c16:uniqueId val="{00000000-5AFF-46E5-8EFC-F30D968BF02E}"/>
            </c:ext>
          </c:extLst>
        </c:ser>
        <c:ser>
          <c:idx val="2"/>
          <c:order val="1"/>
          <c:tx>
            <c:strRef>
              <c:f>'Forwarding Performance'!$C$10</c:f>
              <c:strCache>
                <c:ptCount val="1"/>
                <c:pt idx="0">
                  <c:v>2 Queues</c:v>
                </c:pt>
              </c:strCache>
            </c:strRef>
          </c:tx>
          <c:spPr>
            <a:ln w="28575" cap="rnd">
              <a:solidFill>
                <a:schemeClr val="accent2"/>
              </a:solidFill>
              <a:round/>
            </a:ln>
            <a:effectLst/>
          </c:spPr>
          <c:marker>
            <c:symbol val="none"/>
          </c:marker>
          <c:cat>
            <c:numRef>
              <c:f>'Forwarding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'Forwarding Performance'!$D$10:$BO$10</c:f>
              <c:numCache>
                <c:formatCode>General</c:formatCode>
                <c:ptCount val="63"/>
                <c:pt idx="0">
                  <c:v>63.991120895999998</c:v>
                </c:pt>
                <c:pt idx="1">
                  <c:v>76.806154751999998</c:v>
                </c:pt>
                <c:pt idx="2">
                  <c:v>81.806780415999995</c:v>
                </c:pt>
                <c:pt idx="3">
                  <c:v>85.668664320000005</c:v>
                </c:pt>
                <c:pt idx="4">
                  <c:v>87.737318400000007</c:v>
                </c:pt>
                <c:pt idx="5">
                  <c:v>90.172085248000002</c:v>
                </c:pt>
                <c:pt idx="6">
                  <c:v>91.725619199999997</c:v>
                </c:pt>
                <c:pt idx="7">
                  <c:v>92.442765312000006</c:v>
                </c:pt>
                <c:pt idx="8">
                  <c:v>93.936727039999994</c:v>
                </c:pt>
                <c:pt idx="9">
                  <c:v>94.664092159999996</c:v>
                </c:pt>
                <c:pt idx="10">
                  <c:v>95.396075519999997</c:v>
                </c:pt>
                <c:pt idx="11">
                  <c:v>96.108972543999997</c:v>
                </c:pt>
                <c:pt idx="12">
                  <c:v>96.775798784000003</c:v>
                </c:pt>
                <c:pt idx="13">
                  <c:v>97.299970560000006</c:v>
                </c:pt>
                <c:pt idx="14">
                  <c:v>97.611522047999998</c:v>
                </c:pt>
                <c:pt idx="15">
                  <c:v>97.873686015999994</c:v>
                </c:pt>
                <c:pt idx="16">
                  <c:v>98.071704576000002</c:v>
                </c:pt>
                <c:pt idx="17">
                  <c:v>98.884565503999994</c:v>
                </c:pt>
                <c:pt idx="18">
                  <c:v>99.263672319999998</c:v>
                </c:pt>
                <c:pt idx="19">
                  <c:v>99.305160192000002</c:v>
                </c:pt>
                <c:pt idx="20">
                  <c:v>99.520154624</c:v>
                </c:pt>
                <c:pt idx="21">
                  <c:v>99.833642495999996</c:v>
                </c:pt>
                <c:pt idx="22">
                  <c:v>100.170448896</c:v>
                </c:pt>
                <c:pt idx="23">
                  <c:v>100.38368</c:v>
                </c:pt>
                <c:pt idx="24">
                  <c:v>100.639625216</c:v>
                </c:pt>
                <c:pt idx="25">
                  <c:v>100.819842048</c:v>
                </c:pt>
                <c:pt idx="26">
                  <c:v>101.092096</c:v>
                </c:pt>
                <c:pt idx="27">
                  <c:v>101.322796544</c:v>
                </c:pt>
                <c:pt idx="28">
                  <c:v>101.41519872000001</c:v>
                </c:pt>
                <c:pt idx="29">
                  <c:v>101.520470528</c:v>
                </c:pt>
                <c:pt idx="30">
                  <c:v>101.418778624</c:v>
                </c:pt>
                <c:pt idx="31">
                  <c:v>101.35268352</c:v>
                </c:pt>
                <c:pt idx="32">
                  <c:v>101.49428019200001</c:v>
                </c:pt>
                <c:pt idx="33">
                  <c:v>100.85469184</c:v>
                </c:pt>
                <c:pt idx="34">
                  <c:v>99.919282175999996</c:v>
                </c:pt>
                <c:pt idx="35">
                  <c:v>99.243789312000004</c:v>
                </c:pt>
                <c:pt idx="36">
                  <c:v>98.331266048000003</c:v>
                </c:pt>
                <c:pt idx="37">
                  <c:v>97.905719808000001</c:v>
                </c:pt>
                <c:pt idx="38">
                  <c:v>98.043064319999999</c:v>
                </c:pt>
                <c:pt idx="39">
                  <c:v>98.698065408000005</c:v>
                </c:pt>
                <c:pt idx="40">
                  <c:v>99.261044736000002</c:v>
                </c:pt>
                <c:pt idx="41">
                  <c:v>100.20769536</c:v>
                </c:pt>
                <c:pt idx="42">
                  <c:v>101.970536448</c:v>
                </c:pt>
                <c:pt idx="43">
                  <c:v>102.12447744000001</c:v>
                </c:pt>
                <c:pt idx="44">
                  <c:v>102.23930265600001</c:v>
                </c:pt>
                <c:pt idx="45">
                  <c:v>102.36722124800001</c:v>
                </c:pt>
                <c:pt idx="46">
                  <c:v>102.48998092799999</c:v>
                </c:pt>
                <c:pt idx="47">
                  <c:v>102.61669376</c:v>
                </c:pt>
                <c:pt idx="48">
                  <c:v>102.7342336</c:v>
                </c:pt>
                <c:pt idx="49">
                  <c:v>102.819290112</c:v>
                </c:pt>
                <c:pt idx="50">
                  <c:v>102.906259456</c:v>
                </c:pt>
                <c:pt idx="51">
                  <c:v>103.013330432</c:v>
                </c:pt>
                <c:pt idx="52">
                  <c:v>103.10312448000001</c:v>
                </c:pt>
                <c:pt idx="53">
                  <c:v>103.21631232</c:v>
                </c:pt>
                <c:pt idx="54">
                  <c:v>103.297789952</c:v>
                </c:pt>
                <c:pt idx="55">
                  <c:v>103.397248512</c:v>
                </c:pt>
                <c:pt idx="56">
                  <c:v>103.48922367999999</c:v>
                </c:pt>
                <c:pt idx="57">
                  <c:v>103.550124032</c:v>
                </c:pt>
                <c:pt idx="58">
                  <c:v>103.61806848000001</c:v>
                </c:pt>
                <c:pt idx="59">
                  <c:v>103.678090752</c:v>
                </c:pt>
                <c:pt idx="60">
                  <c:v>103.763580928</c:v>
                </c:pt>
                <c:pt idx="61">
                  <c:v>103.82454835199999</c:v>
                </c:pt>
                <c:pt idx="62">
                  <c:v>103.8958592</c:v>
                </c:pt>
              </c:numCache>
            </c:numRef>
          </c:val>
          <c:smooth val="0"/>
          <c:extLst>
            <c:ext xmlns:c16="http://schemas.microsoft.com/office/drawing/2014/chart" uri="{C3380CC4-5D6E-409C-BE32-E72D297353CC}">
              <c16:uniqueId val="{00000001-5AFF-46E5-8EFC-F30D968BF02E}"/>
            </c:ext>
          </c:extLst>
        </c:ser>
        <c:ser>
          <c:idx val="1"/>
          <c:order val="2"/>
          <c:tx>
            <c:strRef>
              <c:f>'Forwarding Performance'!$C$9</c:f>
              <c:strCache>
                <c:ptCount val="1"/>
                <c:pt idx="0">
                  <c:v>4 Queues</c:v>
                </c:pt>
              </c:strCache>
            </c:strRef>
          </c:tx>
          <c:spPr>
            <a:ln w="28575" cap="rnd">
              <a:solidFill>
                <a:srgbClr val="00B050"/>
              </a:solidFill>
              <a:round/>
            </a:ln>
            <a:effectLst/>
          </c:spPr>
          <c:marker>
            <c:symbol val="none"/>
          </c:marker>
          <c:cat>
            <c:numRef>
              <c:f>'Forwarding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'Forwarding Performance'!$D$9:$BO$9</c:f>
              <c:numCache>
                <c:formatCode>General</c:formatCode>
                <c:ptCount val="63"/>
                <c:pt idx="0">
                  <c:v>67.619514367999997</c:v>
                </c:pt>
                <c:pt idx="1">
                  <c:v>76.673154048000001</c:v>
                </c:pt>
                <c:pt idx="2">
                  <c:v>82.081937408000002</c:v>
                </c:pt>
                <c:pt idx="3">
                  <c:v>85.484564480000003</c:v>
                </c:pt>
                <c:pt idx="4">
                  <c:v>88.343562239999997</c:v>
                </c:pt>
                <c:pt idx="5">
                  <c:v>90.517797888000004</c:v>
                </c:pt>
                <c:pt idx="6">
                  <c:v>91.799117824000007</c:v>
                </c:pt>
                <c:pt idx="7">
                  <c:v>92.987255808</c:v>
                </c:pt>
                <c:pt idx="8">
                  <c:v>94.120509440000006</c:v>
                </c:pt>
                <c:pt idx="9">
                  <c:v>94.924639744000004</c:v>
                </c:pt>
                <c:pt idx="10">
                  <c:v>95.456796671999996</c:v>
                </c:pt>
                <c:pt idx="11">
                  <c:v>96.140155903999997</c:v>
                </c:pt>
                <c:pt idx="12">
                  <c:v>96.712777728000006</c:v>
                </c:pt>
                <c:pt idx="13">
                  <c:v>97.086627840000006</c:v>
                </c:pt>
                <c:pt idx="14">
                  <c:v>97.510989824000006</c:v>
                </c:pt>
                <c:pt idx="15">
                  <c:v>97.975270399999999</c:v>
                </c:pt>
                <c:pt idx="16">
                  <c:v>98.219925504000003</c:v>
                </c:pt>
                <c:pt idx="17">
                  <c:v>98.488947199999998</c:v>
                </c:pt>
                <c:pt idx="18">
                  <c:v>98.903214079999998</c:v>
                </c:pt>
                <c:pt idx="19">
                  <c:v>99.243744767999999</c:v>
                </c:pt>
                <c:pt idx="20">
                  <c:v>99.580304384000002</c:v>
                </c:pt>
                <c:pt idx="21">
                  <c:v>99.831593471999994</c:v>
                </c:pt>
                <c:pt idx="22">
                  <c:v>100.08316723199999</c:v>
                </c:pt>
                <c:pt idx="23">
                  <c:v>100.3438208</c:v>
                </c:pt>
                <c:pt idx="24">
                  <c:v>100.58360832</c:v>
                </c:pt>
                <c:pt idx="25">
                  <c:v>100.833265152</c:v>
                </c:pt>
                <c:pt idx="26">
                  <c:v>101.09840384</c:v>
                </c:pt>
                <c:pt idx="27">
                  <c:v>101.32618188799999</c:v>
                </c:pt>
                <c:pt idx="28">
                  <c:v>101.4488832</c:v>
                </c:pt>
                <c:pt idx="29">
                  <c:v>101.450665472</c:v>
                </c:pt>
                <c:pt idx="30">
                  <c:v>101.405687808</c:v>
                </c:pt>
                <c:pt idx="31">
                  <c:v>101.34693888</c:v>
                </c:pt>
                <c:pt idx="32">
                  <c:v>101.498144768</c:v>
                </c:pt>
                <c:pt idx="33">
                  <c:v>100.83686144000001</c:v>
                </c:pt>
                <c:pt idx="34">
                  <c:v>99.918047232000006</c:v>
                </c:pt>
                <c:pt idx="35">
                  <c:v>99.256292352000003</c:v>
                </c:pt>
                <c:pt idx="36">
                  <c:v>98.344515584000007</c:v>
                </c:pt>
                <c:pt idx="37">
                  <c:v>97.953603072000007</c:v>
                </c:pt>
                <c:pt idx="38">
                  <c:v>98.060451839999999</c:v>
                </c:pt>
                <c:pt idx="39">
                  <c:v>98.706546176000003</c:v>
                </c:pt>
                <c:pt idx="40">
                  <c:v>99.257023488000002</c:v>
                </c:pt>
                <c:pt idx="41">
                  <c:v>100.23444480000001</c:v>
                </c:pt>
                <c:pt idx="42">
                  <c:v>101.974298624</c:v>
                </c:pt>
                <c:pt idx="43">
                  <c:v>102.11217408</c:v>
                </c:pt>
                <c:pt idx="44">
                  <c:v>102.24877056</c:v>
                </c:pt>
                <c:pt idx="45">
                  <c:v>102.367606272</c:v>
                </c:pt>
                <c:pt idx="46">
                  <c:v>102.49285632</c:v>
                </c:pt>
                <c:pt idx="47">
                  <c:v>102.613733376</c:v>
                </c:pt>
                <c:pt idx="48">
                  <c:v>102.7278336</c:v>
                </c:pt>
                <c:pt idx="49">
                  <c:v>102.822345216</c:v>
                </c:pt>
                <c:pt idx="50">
                  <c:v>102.92037017600001</c:v>
                </c:pt>
                <c:pt idx="51">
                  <c:v>103.018947584</c:v>
                </c:pt>
                <c:pt idx="52">
                  <c:v>103.12377753600001</c:v>
                </c:pt>
                <c:pt idx="53">
                  <c:v>103.22262016000001</c:v>
                </c:pt>
                <c:pt idx="54">
                  <c:v>103.320039424</c:v>
                </c:pt>
                <c:pt idx="55">
                  <c:v>103.390098432</c:v>
                </c:pt>
                <c:pt idx="56">
                  <c:v>103.477137408</c:v>
                </c:pt>
                <c:pt idx="57">
                  <c:v>103.54592512000001</c:v>
                </c:pt>
                <c:pt idx="58">
                  <c:v>103.61401343999999</c:v>
                </c:pt>
                <c:pt idx="59">
                  <c:v>103.69351936</c:v>
                </c:pt>
                <c:pt idx="60">
                  <c:v>103.76237465600001</c:v>
                </c:pt>
                <c:pt idx="61">
                  <c:v>103.832064</c:v>
                </c:pt>
                <c:pt idx="62">
                  <c:v>103.898513408</c:v>
                </c:pt>
              </c:numCache>
            </c:numRef>
          </c:val>
          <c:smooth val="0"/>
          <c:extLst>
            <c:ext xmlns:c16="http://schemas.microsoft.com/office/drawing/2014/chart" uri="{C3380CC4-5D6E-409C-BE32-E72D297353CC}">
              <c16:uniqueId val="{00000002-5AFF-46E5-8EFC-F30D968BF02E}"/>
            </c:ext>
          </c:extLst>
        </c:ser>
        <c:ser>
          <c:idx val="0"/>
          <c:order val="3"/>
          <c:tx>
            <c:strRef>
              <c:f>'Forwarding Performance'!$C$8</c:f>
              <c:strCache>
                <c:ptCount val="1"/>
                <c:pt idx="0">
                  <c:v>8 Queues</c:v>
                </c:pt>
              </c:strCache>
            </c:strRef>
          </c:tx>
          <c:spPr>
            <a:ln w="28575" cap="rnd">
              <a:solidFill>
                <a:schemeClr val="accent4"/>
              </a:solidFill>
              <a:round/>
            </a:ln>
            <a:effectLst/>
          </c:spPr>
          <c:marker>
            <c:symbol val="none"/>
          </c:marker>
          <c:cat>
            <c:numRef>
              <c:f>'Forwarding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'Forwarding Performance'!$D$8:$BO$8</c:f>
              <c:numCache>
                <c:formatCode>General</c:formatCode>
                <c:ptCount val="63"/>
                <c:pt idx="0">
                  <c:v>67.293594623999994</c:v>
                </c:pt>
                <c:pt idx="1">
                  <c:v>76.105207296000003</c:v>
                </c:pt>
                <c:pt idx="2">
                  <c:v>81.264467968000005</c:v>
                </c:pt>
                <c:pt idx="3">
                  <c:v>84.855605760000003</c:v>
                </c:pt>
                <c:pt idx="4">
                  <c:v>87.263391744000003</c:v>
                </c:pt>
                <c:pt idx="5">
                  <c:v>89.095949824000002</c:v>
                </c:pt>
                <c:pt idx="6">
                  <c:v>90.450202623999999</c:v>
                </c:pt>
                <c:pt idx="7">
                  <c:v>91.393961472000001</c:v>
                </c:pt>
                <c:pt idx="8">
                  <c:v>91.916426240000007</c:v>
                </c:pt>
                <c:pt idx="9">
                  <c:v>92.399239679999994</c:v>
                </c:pt>
                <c:pt idx="10">
                  <c:v>92.573196288000005</c:v>
                </c:pt>
                <c:pt idx="11">
                  <c:v>92.872492543999996</c:v>
                </c:pt>
                <c:pt idx="12">
                  <c:v>93.208478720000002</c:v>
                </c:pt>
                <c:pt idx="13">
                  <c:v>93.188958720000002</c:v>
                </c:pt>
                <c:pt idx="14">
                  <c:v>93.401841664000003</c:v>
                </c:pt>
                <c:pt idx="15">
                  <c:v>94.078419968000006</c:v>
                </c:pt>
                <c:pt idx="16">
                  <c:v>93.643849728000006</c:v>
                </c:pt>
                <c:pt idx="17">
                  <c:v>93.938227712</c:v>
                </c:pt>
                <c:pt idx="18">
                  <c:v>94.587699200000003</c:v>
                </c:pt>
                <c:pt idx="19">
                  <c:v>95.740141055999999</c:v>
                </c:pt>
                <c:pt idx="20">
                  <c:v>96.011418624000001</c:v>
                </c:pt>
                <c:pt idx="21">
                  <c:v>96.727015936000001</c:v>
                </c:pt>
                <c:pt idx="22">
                  <c:v>96.805675007999994</c:v>
                </c:pt>
                <c:pt idx="23">
                  <c:v>95.051443199999994</c:v>
                </c:pt>
                <c:pt idx="24">
                  <c:v>97.864419327999997</c:v>
                </c:pt>
                <c:pt idx="25">
                  <c:v>99.447160319999995</c:v>
                </c:pt>
                <c:pt idx="26">
                  <c:v>99.790444543999996</c:v>
                </c:pt>
                <c:pt idx="27">
                  <c:v>100.052772864</c:v>
                </c:pt>
                <c:pt idx="28">
                  <c:v>100.34230272000001</c:v>
                </c:pt>
                <c:pt idx="29">
                  <c:v>100.694142464</c:v>
                </c:pt>
                <c:pt idx="30">
                  <c:v>100.672258048</c:v>
                </c:pt>
                <c:pt idx="31">
                  <c:v>100.378088448</c:v>
                </c:pt>
                <c:pt idx="32">
                  <c:v>100.107210752</c:v>
                </c:pt>
                <c:pt idx="33">
                  <c:v>99.956344319999999</c:v>
                </c:pt>
                <c:pt idx="34">
                  <c:v>99.576059904000005</c:v>
                </c:pt>
                <c:pt idx="35">
                  <c:v>99.232498688000007</c:v>
                </c:pt>
                <c:pt idx="36">
                  <c:v>98.809980928000002</c:v>
                </c:pt>
                <c:pt idx="37">
                  <c:v>98.848528896000005</c:v>
                </c:pt>
                <c:pt idx="38">
                  <c:v>98.683842560000002</c:v>
                </c:pt>
                <c:pt idx="39">
                  <c:v>98.899168767999996</c:v>
                </c:pt>
                <c:pt idx="40">
                  <c:v>99.026694144000004</c:v>
                </c:pt>
                <c:pt idx="41">
                  <c:v>99.472184831999996</c:v>
                </c:pt>
                <c:pt idx="42">
                  <c:v>99.872751616000002</c:v>
                </c:pt>
                <c:pt idx="43">
                  <c:v>100.3986432</c:v>
                </c:pt>
                <c:pt idx="44">
                  <c:v>100.73216307200001</c:v>
                </c:pt>
                <c:pt idx="45">
                  <c:v>101.10636390400001</c:v>
                </c:pt>
                <c:pt idx="46">
                  <c:v>101.32650393599999</c:v>
                </c:pt>
                <c:pt idx="47">
                  <c:v>101.583896064</c:v>
                </c:pt>
                <c:pt idx="48">
                  <c:v>101.66963199999999</c:v>
                </c:pt>
                <c:pt idx="49">
                  <c:v>101.73010636799999</c:v>
                </c:pt>
                <c:pt idx="50">
                  <c:v>101.820506112</c:v>
                </c:pt>
                <c:pt idx="51">
                  <c:v>101.87611494399999</c:v>
                </c:pt>
                <c:pt idx="52">
                  <c:v>101.837924352</c:v>
                </c:pt>
                <c:pt idx="53">
                  <c:v>101.80583424</c:v>
                </c:pt>
                <c:pt idx="54">
                  <c:v>101.85756671999999</c:v>
                </c:pt>
                <c:pt idx="55">
                  <c:v>101.901977088</c:v>
                </c:pt>
                <c:pt idx="56">
                  <c:v>101.75081984000001</c:v>
                </c:pt>
                <c:pt idx="57">
                  <c:v>101.66846771199999</c:v>
                </c:pt>
                <c:pt idx="58">
                  <c:v>101.76356352000001</c:v>
                </c:pt>
                <c:pt idx="59">
                  <c:v>101.734336</c:v>
                </c:pt>
                <c:pt idx="60">
                  <c:v>101.733679104</c:v>
                </c:pt>
                <c:pt idx="61">
                  <c:v>101.201135616</c:v>
                </c:pt>
                <c:pt idx="62">
                  <c:v>101.315018752</c:v>
                </c:pt>
              </c:numCache>
            </c:numRef>
          </c:val>
          <c:smooth val="0"/>
          <c:extLst>
            <c:ext xmlns:c16="http://schemas.microsoft.com/office/drawing/2014/chart" uri="{C3380CC4-5D6E-409C-BE32-E72D297353CC}">
              <c16:uniqueId val="{00000003-5AFF-46E5-8EFC-F30D968BF02E}"/>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Performance'!$D$15:$BO$15</c:f>
              <c:numCache>
                <c:formatCode>General</c:formatCode>
                <c:ptCount val="64"/>
                <c:pt idx="0">
                  <c:v>35.700037999999999</c:v>
                </c:pt>
                <c:pt idx="1">
                  <c:v>31.242003</c:v>
                </c:pt>
                <c:pt idx="2">
                  <c:v>27.775565</c:v>
                </c:pt>
                <c:pt idx="3">
                  <c:v>25.000004000000001</c:v>
                </c:pt>
                <c:pt idx="4">
                  <c:v>22.727264000000002</c:v>
                </c:pt>
                <c:pt idx="5">
                  <c:v>20.833349999999999</c:v>
                </c:pt>
                <c:pt idx="6">
                  <c:v>19.230753</c:v>
                </c:pt>
                <c:pt idx="7">
                  <c:v>17.857147999999999</c:v>
                </c:pt>
                <c:pt idx="8">
                  <c:v>16.666664000000001</c:v>
                </c:pt>
                <c:pt idx="9">
                  <c:v>15.624988</c:v>
                </c:pt>
                <c:pt idx="10">
                  <c:v>14.705875000000001</c:v>
                </c:pt>
                <c:pt idx="11">
                  <c:v>13.888892999999999</c:v>
                </c:pt>
                <c:pt idx="12">
                  <c:v>13.157901000000001</c:v>
                </c:pt>
                <c:pt idx="13">
                  <c:v>12.500002</c:v>
                </c:pt>
                <c:pt idx="14">
                  <c:v>11.90476</c:v>
                </c:pt>
                <c:pt idx="15">
                  <c:v>11.363636</c:v>
                </c:pt>
                <c:pt idx="16">
                  <c:v>10.869567999999999</c:v>
                </c:pt>
                <c:pt idx="17">
                  <c:v>10.416670999999999</c:v>
                </c:pt>
                <c:pt idx="18">
                  <c:v>9.9999990000000007</c:v>
                </c:pt>
                <c:pt idx="19">
                  <c:v>9.6153890000000004</c:v>
                </c:pt>
                <c:pt idx="20">
                  <c:v>9.2306720000000002</c:v>
                </c:pt>
                <c:pt idx="21">
                  <c:v>8.8403419999999997</c:v>
                </c:pt>
                <c:pt idx="22">
                  <c:v>8.4824339999999996</c:v>
                </c:pt>
                <c:pt idx="23">
                  <c:v>8.1517549999999996</c:v>
                </c:pt>
                <c:pt idx="24">
                  <c:v>7.8467349999999998</c:v>
                </c:pt>
                <c:pt idx="25">
                  <c:v>7.5611790000000001</c:v>
                </c:pt>
                <c:pt idx="26">
                  <c:v>7.3007179999999998</c:v>
                </c:pt>
                <c:pt idx="27">
                  <c:v>7.0544409999999997</c:v>
                </c:pt>
                <c:pt idx="28">
                  <c:v>6.827248</c:v>
                </c:pt>
                <c:pt idx="29">
                  <c:v>6.6055669999999997</c:v>
                </c:pt>
                <c:pt idx="30">
                  <c:v>6.3946350000000001</c:v>
                </c:pt>
                <c:pt idx="31">
                  <c:v>6.1901710000000003</c:v>
                </c:pt>
                <c:pt idx="32">
                  <c:v>5.9998339999999999</c:v>
                </c:pt>
                <c:pt idx="33">
                  <c:v>5.8317259999999997</c:v>
                </c:pt>
                <c:pt idx="34">
                  <c:v>5.6268120000000001</c:v>
                </c:pt>
                <c:pt idx="35">
                  <c:v>5.4215090000000004</c:v>
                </c:pt>
                <c:pt idx="36">
                  <c:v>5.2392120000000002</c:v>
                </c:pt>
                <c:pt idx="37">
                  <c:v>5.0543399999999998</c:v>
                </c:pt>
                <c:pt idx="38">
                  <c:v>4.9071610000000003</c:v>
                </c:pt>
                <c:pt idx="39">
                  <c:v>4.7882990000000003</c:v>
                </c:pt>
                <c:pt idx="40">
                  <c:v>4.7018149999999999</c:v>
                </c:pt>
                <c:pt idx="41">
                  <c:v>4.615545</c:v>
                </c:pt>
                <c:pt idx="42">
                  <c:v>4.5534249999999998</c:v>
                </c:pt>
                <c:pt idx="43">
                  <c:v>4.5280709999999997</c:v>
                </c:pt>
                <c:pt idx="44">
                  <c:v>4.4330109999999996</c:v>
                </c:pt>
                <c:pt idx="45">
                  <c:v>4.3418929999999998</c:v>
                </c:pt>
                <c:pt idx="46">
                  <c:v>4.2542419999999996</c:v>
                </c:pt>
                <c:pt idx="47">
                  <c:v>4.1714070000000003</c:v>
                </c:pt>
                <c:pt idx="48">
                  <c:v>4.0906849999999997</c:v>
                </c:pt>
                <c:pt idx="49">
                  <c:v>4.0136310000000002</c:v>
                </c:pt>
                <c:pt idx="50">
                  <c:v>3.9385840000000001</c:v>
                </c:pt>
                <c:pt idx="51">
                  <c:v>3.8664890000000001</c:v>
                </c:pt>
                <c:pt idx="52">
                  <c:v>3.796659</c:v>
                </c:pt>
                <c:pt idx="53">
                  <c:v>3.7299790000000002</c:v>
                </c:pt>
                <c:pt idx="54">
                  <c:v>3.6660550000000001</c:v>
                </c:pt>
                <c:pt idx="55">
                  <c:v>3.6042420000000002</c:v>
                </c:pt>
                <c:pt idx="56">
                  <c:v>3.543269</c:v>
                </c:pt>
                <c:pt idx="57">
                  <c:v>3.4850850000000002</c:v>
                </c:pt>
                <c:pt idx="58">
                  <c:v>3.4285670000000001</c:v>
                </c:pt>
                <c:pt idx="59">
                  <c:v>3.373882</c:v>
                </c:pt>
                <c:pt idx="60">
                  <c:v>3.3204370000000001</c:v>
                </c:pt>
                <c:pt idx="61">
                  <c:v>3.2688470000000001</c:v>
                </c:pt>
                <c:pt idx="62">
                  <c:v>3.2192059999999998</c:v>
                </c:pt>
                <c:pt idx="63">
                  <c:v>3.1713779999999998</c:v>
                </c:pt>
              </c:numCache>
            </c:numRef>
          </c:val>
          <c:smooth val="0"/>
          <c:extLst>
            <c:ext xmlns:c16="http://schemas.microsoft.com/office/drawing/2014/chart" uri="{C3380CC4-5D6E-409C-BE32-E72D297353CC}">
              <c16:uniqueId val="{00000000-364E-49FB-AB45-EFC128E7E69B}"/>
            </c:ext>
          </c:extLst>
        </c:ser>
        <c:ser>
          <c:idx val="1"/>
          <c:order val="1"/>
          <c:tx>
            <c:v>2 Queues</c:v>
          </c:tx>
          <c:spPr>
            <a:ln w="28575" cap="rnd">
              <a:solidFill>
                <a:schemeClr val="accent2"/>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Performance'!$D$14:$BO$14</c:f>
              <c:numCache>
                <c:formatCode>General</c:formatCode>
                <c:ptCount val="64"/>
                <c:pt idx="0">
                  <c:v>71.393776000000003</c:v>
                </c:pt>
                <c:pt idx="1">
                  <c:v>62.491329</c:v>
                </c:pt>
                <c:pt idx="2">
                  <c:v>50.004007000000001</c:v>
                </c:pt>
                <c:pt idx="3">
                  <c:v>39.944716999999997</c:v>
                </c:pt>
                <c:pt idx="4">
                  <c:v>33.464322000000003</c:v>
                </c:pt>
                <c:pt idx="5">
                  <c:v>28.560324999999999</c:v>
                </c:pt>
                <c:pt idx="6">
                  <c:v>25.159621999999999</c:v>
                </c:pt>
                <c:pt idx="7">
                  <c:v>22.39395</c:v>
                </c:pt>
                <c:pt idx="8">
                  <c:v>20.061364000000001</c:v>
                </c:pt>
                <c:pt idx="9">
                  <c:v>18.347017000000001</c:v>
                </c:pt>
                <c:pt idx="10">
                  <c:v>16.808254999999999</c:v>
                </c:pt>
                <c:pt idx="11">
                  <c:v>15.526705</c:v>
                </c:pt>
                <c:pt idx="12">
                  <c:v>14.439449</c:v>
                </c:pt>
                <c:pt idx="13">
                  <c:v>13.501087999999999</c:v>
                </c:pt>
                <c:pt idx="14">
                  <c:v>12.669267</c:v>
                </c:pt>
                <c:pt idx="15">
                  <c:v>11.915469</c:v>
                </c:pt>
                <c:pt idx="16">
                  <c:v>11.244679</c:v>
                </c:pt>
                <c:pt idx="17">
                  <c:v>10.641461</c:v>
                </c:pt>
                <c:pt idx="18">
                  <c:v>10.164942999999999</c:v>
                </c:pt>
                <c:pt idx="19">
                  <c:v>9.6937180000000005</c:v>
                </c:pt>
                <c:pt idx="20">
                  <c:v>9.2359709999999993</c:v>
                </c:pt>
                <c:pt idx="21">
                  <c:v>8.8352409999999999</c:v>
                </c:pt>
                <c:pt idx="22">
                  <c:v>8.4777210000000007</c:v>
                </c:pt>
                <c:pt idx="23">
                  <c:v>8.1518920000000001</c:v>
                </c:pt>
                <c:pt idx="24">
                  <c:v>7.8424750000000003</c:v>
                </c:pt>
                <c:pt idx="25">
                  <c:v>7.5600680000000002</c:v>
                </c:pt>
                <c:pt idx="26">
                  <c:v>7.2931020000000002</c:v>
                </c:pt>
                <c:pt idx="27">
                  <c:v>7.0516249999999996</c:v>
                </c:pt>
                <c:pt idx="28">
                  <c:v>6.8240030000000003</c:v>
                </c:pt>
                <c:pt idx="29">
                  <c:v>6.6025520000000002</c:v>
                </c:pt>
                <c:pt idx="30">
                  <c:v>6.3961990000000002</c:v>
                </c:pt>
                <c:pt idx="31">
                  <c:v>6.1901109999999999</c:v>
                </c:pt>
                <c:pt idx="32">
                  <c:v>5.9986199999999998</c:v>
                </c:pt>
                <c:pt idx="33">
                  <c:v>5.8303240000000001</c:v>
                </c:pt>
                <c:pt idx="34">
                  <c:v>5.6280520000000003</c:v>
                </c:pt>
                <c:pt idx="35">
                  <c:v>5.4209680000000002</c:v>
                </c:pt>
                <c:pt idx="36">
                  <c:v>5.2387980000000001</c:v>
                </c:pt>
                <c:pt idx="37">
                  <c:v>5.0540330000000004</c:v>
                </c:pt>
                <c:pt idx="38">
                  <c:v>4.9031310000000001</c:v>
                </c:pt>
                <c:pt idx="39">
                  <c:v>4.7872589999999997</c:v>
                </c:pt>
                <c:pt idx="40">
                  <c:v>4.7016989999999996</c:v>
                </c:pt>
                <c:pt idx="41">
                  <c:v>4.6159340000000002</c:v>
                </c:pt>
                <c:pt idx="42">
                  <c:v>4.5515850000000002</c:v>
                </c:pt>
                <c:pt idx="43">
                  <c:v>4.5263910000000003</c:v>
                </c:pt>
                <c:pt idx="44">
                  <c:v>4.4324859999999999</c:v>
                </c:pt>
                <c:pt idx="45">
                  <c:v>4.3410029999999997</c:v>
                </c:pt>
                <c:pt idx="46">
                  <c:v>4.2539569999999998</c:v>
                </c:pt>
                <c:pt idx="47">
                  <c:v>4.1703279999999996</c:v>
                </c:pt>
                <c:pt idx="48">
                  <c:v>4.0902700000000003</c:v>
                </c:pt>
                <c:pt idx="49">
                  <c:v>4.0130559999999997</c:v>
                </c:pt>
                <c:pt idx="50">
                  <c:v>3.9376259999999998</c:v>
                </c:pt>
                <c:pt idx="51">
                  <c:v>3.8651689999999999</c:v>
                </c:pt>
                <c:pt idx="52">
                  <c:v>3.7961870000000002</c:v>
                </c:pt>
                <c:pt idx="53">
                  <c:v>3.7291349999999999</c:v>
                </c:pt>
                <c:pt idx="54">
                  <c:v>3.6653519999999999</c:v>
                </c:pt>
                <c:pt idx="55">
                  <c:v>3.602741</c:v>
                </c:pt>
                <c:pt idx="56">
                  <c:v>3.5429430000000002</c:v>
                </c:pt>
                <c:pt idx="57">
                  <c:v>3.4849549999999998</c:v>
                </c:pt>
                <c:pt idx="58">
                  <c:v>3.4279039999999998</c:v>
                </c:pt>
                <c:pt idx="59">
                  <c:v>3.3729840000000002</c:v>
                </c:pt>
                <c:pt idx="60">
                  <c:v>3.3196110000000001</c:v>
                </c:pt>
                <c:pt idx="61">
                  <c:v>3.2687620000000002</c:v>
                </c:pt>
                <c:pt idx="62">
                  <c:v>3.2187670000000002</c:v>
                </c:pt>
                <c:pt idx="63">
                  <c:v>3.1706500000000002</c:v>
                </c:pt>
              </c:numCache>
            </c:numRef>
          </c:val>
          <c:smooth val="0"/>
          <c:extLst>
            <c:ext xmlns:c16="http://schemas.microsoft.com/office/drawing/2014/chart" uri="{C3380CC4-5D6E-409C-BE32-E72D297353CC}">
              <c16:uniqueId val="{00000001-364E-49FB-AB45-EFC128E7E69B}"/>
            </c:ext>
          </c:extLst>
        </c:ser>
        <c:ser>
          <c:idx val="2"/>
          <c:order val="2"/>
          <c:tx>
            <c:v>4 Queues</c:v>
          </c:tx>
          <c:spPr>
            <a:ln w="28575" cap="rnd">
              <a:solidFill>
                <a:schemeClr val="accent3"/>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Performance'!$D$13:$BO$13</c:f>
              <c:numCache>
                <c:formatCode>General</c:formatCode>
                <c:ptCount val="64"/>
                <c:pt idx="0">
                  <c:v>97.772041999999999</c:v>
                </c:pt>
                <c:pt idx="1">
                  <c:v>66.034682000000004</c:v>
                </c:pt>
                <c:pt idx="2">
                  <c:v>49.917417999999998</c:v>
                </c:pt>
                <c:pt idx="3">
                  <c:v>40.079070999999999</c:v>
                </c:pt>
                <c:pt idx="4">
                  <c:v>33.392408000000003</c:v>
                </c:pt>
                <c:pt idx="5">
                  <c:v>28.757670000000001</c:v>
                </c:pt>
                <c:pt idx="6">
                  <c:v>25.256081999999999</c:v>
                </c:pt>
                <c:pt idx="7">
                  <c:v>22.411894</c:v>
                </c:pt>
                <c:pt idx="8">
                  <c:v>20.179525999999999</c:v>
                </c:pt>
                <c:pt idx="9">
                  <c:v>18.382912000000001</c:v>
                </c:pt>
                <c:pt idx="10">
                  <c:v>16.854517000000001</c:v>
                </c:pt>
                <c:pt idx="11">
                  <c:v>15.536588</c:v>
                </c:pt>
                <c:pt idx="12">
                  <c:v>14.444134</c:v>
                </c:pt>
                <c:pt idx="13">
                  <c:v>13.492296</c:v>
                </c:pt>
                <c:pt idx="14">
                  <c:v>12.641488000000001</c:v>
                </c:pt>
                <c:pt idx="15">
                  <c:v>11.903197</c:v>
                </c:pt>
                <c:pt idx="16">
                  <c:v>11.256349999999999</c:v>
                </c:pt>
                <c:pt idx="17">
                  <c:v>10.657544</c:v>
                </c:pt>
                <c:pt idx="18">
                  <c:v>10.124275000000001</c:v>
                </c:pt>
                <c:pt idx="19">
                  <c:v>9.6585169999999998</c:v>
                </c:pt>
                <c:pt idx="20">
                  <c:v>9.2302590000000002</c:v>
                </c:pt>
                <c:pt idx="21">
                  <c:v>8.8405810000000002</c:v>
                </c:pt>
                <c:pt idx="22">
                  <c:v>8.4775469999999995</c:v>
                </c:pt>
                <c:pt idx="23">
                  <c:v>8.1447889999999994</c:v>
                </c:pt>
                <c:pt idx="24">
                  <c:v>7.8393610000000002</c:v>
                </c:pt>
                <c:pt idx="25">
                  <c:v>7.55586</c:v>
                </c:pt>
                <c:pt idx="26">
                  <c:v>7.294073</c:v>
                </c:pt>
                <c:pt idx="27">
                  <c:v>7.0520649999999998</c:v>
                </c:pt>
                <c:pt idx="28">
                  <c:v>6.8242310000000002</c:v>
                </c:pt>
                <c:pt idx="29">
                  <c:v>6.6047450000000003</c:v>
                </c:pt>
                <c:pt idx="30">
                  <c:v>6.3918010000000001</c:v>
                </c:pt>
                <c:pt idx="31">
                  <c:v>6.1893120000000001</c:v>
                </c:pt>
                <c:pt idx="32">
                  <c:v>5.9982800000000003</c:v>
                </c:pt>
                <c:pt idx="33">
                  <c:v>5.830546</c:v>
                </c:pt>
                <c:pt idx="34">
                  <c:v>5.6270569999999998</c:v>
                </c:pt>
                <c:pt idx="35">
                  <c:v>5.4209009999999997</c:v>
                </c:pt>
                <c:pt idx="36">
                  <c:v>5.2394579999999999</c:v>
                </c:pt>
                <c:pt idx="37">
                  <c:v>5.0547139999999997</c:v>
                </c:pt>
                <c:pt idx="38">
                  <c:v>4.9055289999999996</c:v>
                </c:pt>
                <c:pt idx="39">
                  <c:v>4.7881080000000003</c:v>
                </c:pt>
                <c:pt idx="40">
                  <c:v>4.7021030000000001</c:v>
                </c:pt>
                <c:pt idx="41">
                  <c:v>4.6157469999999998</c:v>
                </c:pt>
                <c:pt idx="42">
                  <c:v>4.5528000000000004</c:v>
                </c:pt>
                <c:pt idx="43">
                  <c:v>4.5265579999999996</c:v>
                </c:pt>
                <c:pt idx="44">
                  <c:v>4.4319519999999999</c:v>
                </c:pt>
                <c:pt idx="45">
                  <c:v>4.341405</c:v>
                </c:pt>
                <c:pt idx="46">
                  <c:v>4.2539730000000002</c:v>
                </c:pt>
                <c:pt idx="47">
                  <c:v>4.170445</c:v>
                </c:pt>
                <c:pt idx="48">
                  <c:v>4.0901519999999998</c:v>
                </c:pt>
                <c:pt idx="49">
                  <c:v>4.0128060000000003</c:v>
                </c:pt>
                <c:pt idx="50">
                  <c:v>3.9377430000000002</c:v>
                </c:pt>
                <c:pt idx="51">
                  <c:v>3.8656990000000002</c:v>
                </c:pt>
                <c:pt idx="52">
                  <c:v>3.7963939999999998</c:v>
                </c:pt>
                <c:pt idx="53">
                  <c:v>3.7298819999999999</c:v>
                </c:pt>
                <c:pt idx="54">
                  <c:v>3.6655760000000002</c:v>
                </c:pt>
                <c:pt idx="55">
                  <c:v>3.6035170000000001</c:v>
                </c:pt>
                <c:pt idx="56">
                  <c:v>3.5426980000000001</c:v>
                </c:pt>
                <c:pt idx="57">
                  <c:v>3.4845480000000002</c:v>
                </c:pt>
                <c:pt idx="58">
                  <c:v>3.427765</c:v>
                </c:pt>
                <c:pt idx="59">
                  <c:v>3.372852</c:v>
                </c:pt>
                <c:pt idx="60">
                  <c:v>3.3201049999999999</c:v>
                </c:pt>
                <c:pt idx="61">
                  <c:v>3.2687240000000002</c:v>
                </c:pt>
                <c:pt idx="62">
                  <c:v>3.2189999999999999</c:v>
                </c:pt>
                <c:pt idx="63">
                  <c:v>3.170731</c:v>
                </c:pt>
              </c:numCache>
            </c:numRef>
          </c:val>
          <c:smooth val="0"/>
          <c:extLst>
            <c:ext xmlns:c16="http://schemas.microsoft.com/office/drawing/2014/chart" uri="{C3380CC4-5D6E-409C-BE32-E72D297353CC}">
              <c16:uniqueId val="{00000002-364E-49FB-AB45-EFC128E7E69B}"/>
            </c:ext>
          </c:extLst>
        </c:ser>
        <c:ser>
          <c:idx val="3"/>
          <c:order val="3"/>
          <c:tx>
            <c:v>8 Queues</c:v>
          </c:tx>
          <c:spPr>
            <a:ln w="28575" cap="rnd">
              <a:solidFill>
                <a:schemeClr val="accent4"/>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Performance'!$D$12:$BO$12</c:f>
              <c:numCache>
                <c:formatCode>General</c:formatCode>
                <c:ptCount val="64"/>
                <c:pt idx="0">
                  <c:v>83.002049999999997</c:v>
                </c:pt>
                <c:pt idx="1">
                  <c:v>65.716401000000005</c:v>
                </c:pt>
                <c:pt idx="2">
                  <c:v>49.547660999999998</c:v>
                </c:pt>
                <c:pt idx="3">
                  <c:v>39.679915999999999</c:v>
                </c:pt>
                <c:pt idx="4">
                  <c:v>33.146720999999999</c:v>
                </c:pt>
                <c:pt idx="5">
                  <c:v>28.406051999999999</c:v>
                </c:pt>
                <c:pt idx="6">
                  <c:v>24.859361</c:v>
                </c:pt>
                <c:pt idx="7">
                  <c:v>22.082568999999999</c:v>
                </c:pt>
                <c:pt idx="8">
                  <c:v>19.833759000000001</c:v>
                </c:pt>
                <c:pt idx="9">
                  <c:v>17.952427</c:v>
                </c:pt>
                <c:pt idx="10">
                  <c:v>16.406115</c:v>
                </c:pt>
                <c:pt idx="11">
                  <c:v>15.067252</c:v>
                </c:pt>
                <c:pt idx="12">
                  <c:v>13.953199</c:v>
                </c:pt>
                <c:pt idx="13">
                  <c:v>13.003415</c:v>
                </c:pt>
                <c:pt idx="14">
                  <c:v>12.133979</c:v>
                </c:pt>
                <c:pt idx="15">
                  <c:v>11.401592000000001</c:v>
                </c:pt>
                <c:pt idx="16">
                  <c:v>10.808642000000001</c:v>
                </c:pt>
                <c:pt idx="17">
                  <c:v>10.161008000000001</c:v>
                </c:pt>
                <c:pt idx="18">
                  <c:v>9.6564789999999991</c:v>
                </c:pt>
                <c:pt idx="19">
                  <c:v>9.2370800000000006</c:v>
                </c:pt>
                <c:pt idx="20">
                  <c:v>8.9044030000000003</c:v>
                </c:pt>
                <c:pt idx="21">
                  <c:v>8.5237409999999993</c:v>
                </c:pt>
                <c:pt idx="22">
                  <c:v>8.2139109999999995</c:v>
                </c:pt>
                <c:pt idx="23">
                  <c:v>7.8780659999999996</c:v>
                </c:pt>
                <c:pt idx="24">
                  <c:v>7.4258940000000004</c:v>
                </c:pt>
                <c:pt idx="25">
                  <c:v>7.3515940000000004</c:v>
                </c:pt>
                <c:pt idx="26">
                  <c:v>7.1938050000000002</c:v>
                </c:pt>
                <c:pt idx="27">
                  <c:v>6.9608290000000004</c:v>
                </c:pt>
                <c:pt idx="28">
                  <c:v>6.7384680000000001</c:v>
                </c:pt>
                <c:pt idx="29">
                  <c:v>6.5327019999999996</c:v>
                </c:pt>
                <c:pt idx="30">
                  <c:v>6.3441369999999999</c:v>
                </c:pt>
                <c:pt idx="31">
                  <c:v>6.1445470000000002</c:v>
                </c:pt>
                <c:pt idx="32">
                  <c:v>5.9409380000000001</c:v>
                </c:pt>
                <c:pt idx="33">
                  <c:v>5.7506440000000003</c:v>
                </c:pt>
                <c:pt idx="34">
                  <c:v>5.5779209999999999</c:v>
                </c:pt>
                <c:pt idx="35">
                  <c:v>5.4023469999999998</c:v>
                </c:pt>
                <c:pt idx="36">
                  <c:v>5.2382020000000002</c:v>
                </c:pt>
                <c:pt idx="37">
                  <c:v>5.0786379999999998</c:v>
                </c:pt>
                <c:pt idx="38">
                  <c:v>4.9503469999999998</c:v>
                </c:pt>
                <c:pt idx="39">
                  <c:v>4.8185469999999997</c:v>
                </c:pt>
                <c:pt idx="40">
                  <c:v>4.7112790000000002</c:v>
                </c:pt>
                <c:pt idx="41">
                  <c:v>4.6050360000000001</c:v>
                </c:pt>
                <c:pt idx="42">
                  <c:v>4.5181769999999997</c:v>
                </c:pt>
                <c:pt idx="43">
                  <c:v>4.4332719999999997</c:v>
                </c:pt>
                <c:pt idx="44">
                  <c:v>4.3575799999999996</c:v>
                </c:pt>
                <c:pt idx="45">
                  <c:v>4.2770109999999999</c:v>
                </c:pt>
                <c:pt idx="46">
                  <c:v>4.2015609999999999</c:v>
                </c:pt>
                <c:pt idx="47">
                  <c:v>4.122986</c:v>
                </c:pt>
                <c:pt idx="48">
                  <c:v>4.0491029999999997</c:v>
                </c:pt>
                <c:pt idx="49">
                  <c:v>3.9714700000000001</c:v>
                </c:pt>
                <c:pt idx="50">
                  <c:v>3.8959139999999999</c:v>
                </c:pt>
                <c:pt idx="51">
                  <c:v>3.8243879999999999</c:v>
                </c:pt>
                <c:pt idx="52">
                  <c:v>3.7542789999999999</c:v>
                </c:pt>
                <c:pt idx="53">
                  <c:v>3.6833740000000001</c:v>
                </c:pt>
                <c:pt idx="54">
                  <c:v>3.6152639999999998</c:v>
                </c:pt>
                <c:pt idx="55">
                  <c:v>3.5525099999999998</c:v>
                </c:pt>
                <c:pt idx="56">
                  <c:v>3.4917069999999999</c:v>
                </c:pt>
                <c:pt idx="57">
                  <c:v>3.426415</c:v>
                </c:pt>
                <c:pt idx="58">
                  <c:v>3.3656139999999999</c:v>
                </c:pt>
                <c:pt idx="59">
                  <c:v>3.3126159999999998</c:v>
                </c:pt>
                <c:pt idx="60">
                  <c:v>3.2573750000000001</c:v>
                </c:pt>
                <c:pt idx="61">
                  <c:v>3.2048160000000001</c:v>
                </c:pt>
                <c:pt idx="62">
                  <c:v>3.1374360000000001</c:v>
                </c:pt>
                <c:pt idx="63">
                  <c:v>3.0918890000000001</c:v>
                </c:pt>
              </c:numCache>
            </c:numRef>
          </c:val>
          <c:smooth val="0"/>
          <c:extLst>
            <c:ext xmlns:c16="http://schemas.microsoft.com/office/drawing/2014/chart" uri="{C3380CC4-5D6E-409C-BE32-E72D297353CC}">
              <c16:uniqueId val="{00000003-364E-49FB-AB45-EFC128E7E69B}"/>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a:solidFill>
                  <a:srgbClr val="FF0000"/>
                </a:solidFill>
              </a:rPr>
              <a:t>PF</a:t>
            </a:r>
            <a:r>
              <a:rPr lang="en-US"/>
              <a:t>: ST C2H Unidirectional Performance</a:t>
            </a:r>
          </a:p>
        </c:rich>
      </c:tx>
      <c:overlay val="0"/>
      <c:spPr>
        <a:noFill/>
        <a:ln>
          <a:noFill/>
          <a:prstDash val="solid"/>
        </a:ln>
      </c:spPr>
    </c:title>
    <c:autoTitleDeleted val="0"/>
    <c:plotArea>
      <c:layout/>
      <c:lineChart>
        <c:grouping val="standard"/>
        <c:varyColors val="0"/>
        <c:ser>
          <c:idx val="0"/>
          <c:order val="0"/>
          <c:tx>
            <c:v>1 Queue</c:v>
          </c:tx>
          <c:spPr>
            <a:ln w="19050" cap="rnd">
              <a:solidFill>
                <a:srgbClr val="0070C0"/>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'pfetch-cmptsz1'!$E$4:$E$67</c:f>
              <c:numCache>
                <c:formatCode>General</c:formatCode>
                <c:ptCount val="64"/>
                <c:pt idx="0">
                  <c:v>12030.776</c:v>
                </c:pt>
                <c:pt idx="1">
                  <c:v>22139.552</c:v>
                </c:pt>
                <c:pt idx="2">
                  <c:v>35622.183999999987</c:v>
                </c:pt>
                <c:pt idx="3">
                  <c:v>47725.048000000003</c:v>
                </c:pt>
                <c:pt idx="4">
                  <c:v>57629.216</c:v>
                </c:pt>
                <c:pt idx="5">
                  <c:v>63471.56</c:v>
                </c:pt>
                <c:pt idx="6">
                  <c:v>68628.392000000007</c:v>
                </c:pt>
                <c:pt idx="7">
                  <c:v>72944.751999999993</c:v>
                </c:pt>
                <c:pt idx="8">
                  <c:v>76648.864000000001</c:v>
                </c:pt>
                <c:pt idx="9">
                  <c:v>79694.712</c:v>
                </c:pt>
                <c:pt idx="10">
                  <c:v>82648.383999999991</c:v>
                </c:pt>
                <c:pt idx="11">
                  <c:v>85083.528000000006</c:v>
                </c:pt>
                <c:pt idx="12">
                  <c:v>87222.896000000008</c:v>
                </c:pt>
                <c:pt idx="13">
                  <c:v>89342.792000000001</c:v>
                </c:pt>
                <c:pt idx="14">
                  <c:v>91170.895999999993</c:v>
                </c:pt>
                <c:pt idx="15">
                  <c:v>92807.327999999994</c:v>
                </c:pt>
                <c:pt idx="16">
                  <c:v>94291.04800000001</c:v>
                </c:pt>
                <c:pt idx="17">
                  <c:v>95605.928</c:v>
                </c:pt>
                <c:pt idx="18">
                  <c:v>96994.895999999993</c:v>
                </c:pt>
                <c:pt idx="19">
                  <c:v>98109.6</c:v>
                </c:pt>
                <c:pt idx="20">
                  <c:v>99405.32</c:v>
                </c:pt>
                <c:pt idx="21">
                  <c:v>100285.96</c:v>
                </c:pt>
                <c:pt idx="22">
                  <c:v>101251.72</c:v>
                </c:pt>
                <c:pt idx="23">
                  <c:v>101978.88800000001</c:v>
                </c:pt>
                <c:pt idx="24">
                  <c:v>102950.584</c:v>
                </c:pt>
                <c:pt idx="25">
                  <c:v>103632.56</c:v>
                </c:pt>
                <c:pt idx="26">
                  <c:v>104266.552</c:v>
                </c:pt>
                <c:pt idx="27">
                  <c:v>105216.88</c:v>
                </c:pt>
                <c:pt idx="28">
                  <c:v>104517.976</c:v>
                </c:pt>
                <c:pt idx="29">
                  <c:v>104930.344</c:v>
                </c:pt>
                <c:pt idx="30">
                  <c:v>105433.12</c:v>
                </c:pt>
                <c:pt idx="31">
                  <c:v>105906.976</c:v>
                </c:pt>
                <c:pt idx="32">
                  <c:v>105106.67200000001</c:v>
                </c:pt>
                <c:pt idx="33">
                  <c:v>105622.2</c:v>
                </c:pt>
                <c:pt idx="34">
                  <c:v>105951.488</c:v>
                </c:pt>
                <c:pt idx="35">
                  <c:v>105952.52</c:v>
                </c:pt>
                <c:pt idx="36">
                  <c:v>105115.82399999999</c:v>
                </c:pt>
                <c:pt idx="37">
                  <c:v>105565.496</c:v>
                </c:pt>
                <c:pt idx="38">
                  <c:v>106352.36</c:v>
                </c:pt>
                <c:pt idx="39">
                  <c:v>106576.96000000001</c:v>
                </c:pt>
                <c:pt idx="40">
                  <c:v>105472.584</c:v>
                </c:pt>
                <c:pt idx="41">
                  <c:v>106321.92</c:v>
                </c:pt>
                <c:pt idx="42">
                  <c:v>106472.848</c:v>
                </c:pt>
                <c:pt idx="43">
                  <c:v>106549.2</c:v>
                </c:pt>
                <c:pt idx="44">
                  <c:v>106025.144</c:v>
                </c:pt>
                <c:pt idx="45">
                  <c:v>106532.568</c:v>
                </c:pt>
                <c:pt idx="46">
                  <c:v>106759.45600000001</c:v>
                </c:pt>
                <c:pt idx="47">
                  <c:v>107179.04</c:v>
                </c:pt>
                <c:pt idx="48">
                  <c:v>106189.32799999999</c:v>
                </c:pt>
                <c:pt idx="49">
                  <c:v>106664.048</c:v>
                </c:pt>
                <c:pt idx="50">
                  <c:v>107172.336</c:v>
                </c:pt>
                <c:pt idx="51">
                  <c:v>107330.984</c:v>
                </c:pt>
                <c:pt idx="52">
                  <c:v>106862.75199999999</c:v>
                </c:pt>
                <c:pt idx="53">
                  <c:v>106948.36</c:v>
                </c:pt>
                <c:pt idx="54">
                  <c:v>107287.46400000001</c:v>
                </c:pt>
                <c:pt idx="55">
                  <c:v>107641.144</c:v>
                </c:pt>
                <c:pt idx="56">
                  <c:v>107071.32</c:v>
                </c:pt>
                <c:pt idx="57">
                  <c:v>107364.32799999999</c:v>
                </c:pt>
                <c:pt idx="58">
                  <c:v>107205.82399999999</c:v>
                </c:pt>
                <c:pt idx="59">
                  <c:v>107770.808</c:v>
                </c:pt>
                <c:pt idx="60">
                  <c:v>107042.704</c:v>
                </c:pt>
                <c:pt idx="61">
                  <c:v>107557.208</c:v>
                </c:pt>
                <c:pt idx="62">
                  <c:v>107840.808</c:v>
                </c:pt>
                <c:pt idx="63">
                  <c:v>107988.232</c:v>
                </c:pt>
              </c:numCache>
            </c:numRef>
          </c:val>
          <c:smooth val="1"/>
          <c:extLst>
            <c:ext xmlns:c16="http://schemas.microsoft.com/office/drawing/2014/chart" uri="{C3380CC4-5D6E-409C-BE32-E72D297353CC}">
              <c16:uniqueId val="{00000000-EFA7-4ACE-9A04-1AA85855AF6E}"/>
            </c:ext>
          </c:extLst>
        </c:ser>
        <c:ser>
          <c:idx val="1"/>
          <c:order val="1"/>
          <c:tx>
            <c:v>2 Queues</c:v>
          </c:tx>
          <c:spPr>
            <a:ln w="19050" cap="rnd">
              <a:solidFill>
                <a:schemeClr val="accent2"/>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'pfetch-cmptsz1'!$E$72:$E$135</c:f>
              <c:numCache>
                <c:formatCode>General</c:formatCode>
                <c:ptCount val="64"/>
                <c:pt idx="0">
                  <c:v>20098.024000000001</c:v>
                </c:pt>
                <c:pt idx="1">
                  <c:v>37217.824000000001</c:v>
                </c:pt>
                <c:pt idx="2">
                  <c:v>54135.039999999994</c:v>
                </c:pt>
                <c:pt idx="3">
                  <c:v>72575.784</c:v>
                </c:pt>
                <c:pt idx="4">
                  <c:v>85392.815999999992</c:v>
                </c:pt>
                <c:pt idx="5">
                  <c:v>90834.928</c:v>
                </c:pt>
                <c:pt idx="6">
                  <c:v>98479.584000000003</c:v>
                </c:pt>
                <c:pt idx="7">
                  <c:v>103575.008</c:v>
                </c:pt>
                <c:pt idx="8">
                  <c:v>100630.25599999999</c:v>
                </c:pt>
                <c:pt idx="9">
                  <c:v>102516.664</c:v>
                </c:pt>
                <c:pt idx="10">
                  <c:v>103638.088</c:v>
                </c:pt>
                <c:pt idx="11">
                  <c:v>104558.432</c:v>
                </c:pt>
                <c:pt idx="12">
                  <c:v>102321.984</c:v>
                </c:pt>
                <c:pt idx="13">
                  <c:v>103073.74400000001</c:v>
                </c:pt>
                <c:pt idx="14">
                  <c:v>103974.192</c:v>
                </c:pt>
                <c:pt idx="15">
                  <c:v>105092.064</c:v>
                </c:pt>
                <c:pt idx="16">
                  <c:v>102999.52800000001</c:v>
                </c:pt>
                <c:pt idx="17">
                  <c:v>103944.368</c:v>
                </c:pt>
                <c:pt idx="18">
                  <c:v>104681.768</c:v>
                </c:pt>
                <c:pt idx="19">
                  <c:v>105275.60799999999</c:v>
                </c:pt>
                <c:pt idx="20">
                  <c:v>103643.38400000001</c:v>
                </c:pt>
                <c:pt idx="21">
                  <c:v>104083.25599999999</c:v>
                </c:pt>
                <c:pt idx="22">
                  <c:v>104725.45600000001</c:v>
                </c:pt>
                <c:pt idx="23">
                  <c:v>105378.53599999999</c:v>
                </c:pt>
                <c:pt idx="24">
                  <c:v>103956.944</c:v>
                </c:pt>
                <c:pt idx="25">
                  <c:v>104476.776</c:v>
                </c:pt>
                <c:pt idx="26">
                  <c:v>104928.53599999999</c:v>
                </c:pt>
                <c:pt idx="27">
                  <c:v>105440.81600000001</c:v>
                </c:pt>
                <c:pt idx="28">
                  <c:v>104433.496</c:v>
                </c:pt>
                <c:pt idx="29">
                  <c:v>104975.10400000001</c:v>
                </c:pt>
                <c:pt idx="30">
                  <c:v>105451.232</c:v>
                </c:pt>
                <c:pt idx="31">
                  <c:v>105929.52800000001</c:v>
                </c:pt>
                <c:pt idx="32">
                  <c:v>104852.52</c:v>
                </c:pt>
                <c:pt idx="33">
                  <c:v>105466.336</c:v>
                </c:pt>
                <c:pt idx="34">
                  <c:v>105860.16</c:v>
                </c:pt>
                <c:pt idx="35">
                  <c:v>106290.848</c:v>
                </c:pt>
                <c:pt idx="36">
                  <c:v>105422.28</c:v>
                </c:pt>
                <c:pt idx="37">
                  <c:v>105655.568</c:v>
                </c:pt>
                <c:pt idx="38">
                  <c:v>106218.47199999999</c:v>
                </c:pt>
                <c:pt idx="39">
                  <c:v>106526.936</c:v>
                </c:pt>
                <c:pt idx="40">
                  <c:v>105762.2</c:v>
                </c:pt>
                <c:pt idx="41">
                  <c:v>106085.16</c:v>
                </c:pt>
                <c:pt idx="42">
                  <c:v>106391.88</c:v>
                </c:pt>
                <c:pt idx="43">
                  <c:v>106809.82399999999</c:v>
                </c:pt>
                <c:pt idx="44">
                  <c:v>106142.12</c:v>
                </c:pt>
                <c:pt idx="45">
                  <c:v>106509.60799999999</c:v>
                </c:pt>
                <c:pt idx="46">
                  <c:v>106784.048</c:v>
                </c:pt>
                <c:pt idx="47">
                  <c:v>107115.448</c:v>
                </c:pt>
                <c:pt idx="48">
                  <c:v>106394.68799999999</c:v>
                </c:pt>
                <c:pt idx="49">
                  <c:v>106673.056</c:v>
                </c:pt>
                <c:pt idx="50">
                  <c:v>106854.984</c:v>
                </c:pt>
                <c:pt idx="51">
                  <c:v>107267.31200000001</c:v>
                </c:pt>
                <c:pt idx="52">
                  <c:v>106729.32</c:v>
                </c:pt>
                <c:pt idx="53">
                  <c:v>106981.632</c:v>
                </c:pt>
                <c:pt idx="54">
                  <c:v>107280.08</c:v>
                </c:pt>
                <c:pt idx="55">
                  <c:v>107541.136</c:v>
                </c:pt>
                <c:pt idx="56">
                  <c:v>106846.936</c:v>
                </c:pt>
                <c:pt idx="57">
                  <c:v>107185.424</c:v>
                </c:pt>
                <c:pt idx="58">
                  <c:v>107267.11199999999</c:v>
                </c:pt>
                <c:pt idx="59">
                  <c:v>107620.136</c:v>
                </c:pt>
                <c:pt idx="60">
                  <c:v>107134.39200000001</c:v>
                </c:pt>
                <c:pt idx="61">
                  <c:v>107255.984</c:v>
                </c:pt>
                <c:pt idx="62">
                  <c:v>107654.52800000001</c:v>
                </c:pt>
                <c:pt idx="63">
                  <c:v>107837.09600000001</c:v>
                </c:pt>
              </c:numCache>
            </c:numRef>
          </c:val>
          <c:smooth val="1"/>
          <c:extLst>
            <c:ext xmlns:c16="http://schemas.microsoft.com/office/drawing/2014/chart" uri="{C3380CC4-5D6E-409C-BE32-E72D297353CC}">
              <c16:uniqueId val="{00000001-EFA7-4ACE-9A04-1AA85855AF6E}"/>
            </c:ext>
          </c:extLst>
        </c:ser>
        <c:ser>
          <c:idx val="2"/>
          <c:order val="2"/>
          <c:tx>
            <c:v>4 Queues</c:v>
          </c:tx>
          <c:spPr>
            <a:ln w="19050" cap="rnd">
              <a:solidFill>
                <a:srgbClr val="92D050"/>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'pfetch-cmptsz1'!$E$140:$E$203</c:f>
              <c:numCache>
                <c:formatCode>General</c:formatCode>
                <c:ptCount val="64"/>
                <c:pt idx="0">
                  <c:v>30344.48</c:v>
                </c:pt>
                <c:pt idx="1">
                  <c:v>57472.959999999999</c:v>
                </c:pt>
                <c:pt idx="2">
                  <c:v>78382.096000000005</c:v>
                </c:pt>
                <c:pt idx="3">
                  <c:v>100947.36</c:v>
                </c:pt>
                <c:pt idx="4">
                  <c:v>96202.351999999999</c:v>
                </c:pt>
                <c:pt idx="5">
                  <c:v>99055.111999999994</c:v>
                </c:pt>
                <c:pt idx="6">
                  <c:v>102185.224</c:v>
                </c:pt>
                <c:pt idx="7">
                  <c:v>103657.53599999999</c:v>
                </c:pt>
                <c:pt idx="8">
                  <c:v>100720.992</c:v>
                </c:pt>
                <c:pt idx="9">
                  <c:v>102126.576</c:v>
                </c:pt>
                <c:pt idx="10">
                  <c:v>103625.52800000001</c:v>
                </c:pt>
                <c:pt idx="11">
                  <c:v>104695.136</c:v>
                </c:pt>
                <c:pt idx="12">
                  <c:v>101977.54399999999</c:v>
                </c:pt>
                <c:pt idx="13">
                  <c:v>103131.2</c:v>
                </c:pt>
                <c:pt idx="14">
                  <c:v>104078.75199999999</c:v>
                </c:pt>
                <c:pt idx="15">
                  <c:v>104885.576</c:v>
                </c:pt>
                <c:pt idx="16">
                  <c:v>103076.376</c:v>
                </c:pt>
                <c:pt idx="17">
                  <c:v>103807.296</c:v>
                </c:pt>
                <c:pt idx="18">
                  <c:v>104571.944</c:v>
                </c:pt>
                <c:pt idx="19">
                  <c:v>105077.16800000001</c:v>
                </c:pt>
                <c:pt idx="20">
                  <c:v>103704.10400000001</c:v>
                </c:pt>
                <c:pt idx="21">
                  <c:v>104101.728</c:v>
                </c:pt>
                <c:pt idx="22">
                  <c:v>104678.32799999999</c:v>
                </c:pt>
                <c:pt idx="23">
                  <c:v>105292.39200000001</c:v>
                </c:pt>
                <c:pt idx="24">
                  <c:v>103989</c:v>
                </c:pt>
                <c:pt idx="25">
                  <c:v>104610.25599999999</c:v>
                </c:pt>
                <c:pt idx="26">
                  <c:v>104983.36</c:v>
                </c:pt>
                <c:pt idx="27">
                  <c:v>105422.192</c:v>
                </c:pt>
                <c:pt idx="28">
                  <c:v>104322.952</c:v>
                </c:pt>
                <c:pt idx="29">
                  <c:v>104827.912</c:v>
                </c:pt>
                <c:pt idx="30">
                  <c:v>105305.192</c:v>
                </c:pt>
                <c:pt idx="31">
                  <c:v>105771.432</c:v>
                </c:pt>
                <c:pt idx="32">
                  <c:v>104905.288</c:v>
                </c:pt>
                <c:pt idx="33">
                  <c:v>105336.352</c:v>
                </c:pt>
                <c:pt idx="34">
                  <c:v>105870.864</c:v>
                </c:pt>
                <c:pt idx="35">
                  <c:v>106100.448</c:v>
                </c:pt>
                <c:pt idx="36">
                  <c:v>105547.56</c:v>
                </c:pt>
                <c:pt idx="37">
                  <c:v>105759.32799999999</c:v>
                </c:pt>
                <c:pt idx="38">
                  <c:v>106114.192</c:v>
                </c:pt>
                <c:pt idx="39">
                  <c:v>106461</c:v>
                </c:pt>
                <c:pt idx="40">
                  <c:v>105670.216</c:v>
                </c:pt>
                <c:pt idx="41">
                  <c:v>106272.192</c:v>
                </c:pt>
                <c:pt idx="42">
                  <c:v>106419.12</c:v>
                </c:pt>
                <c:pt idx="43">
                  <c:v>106799.496</c:v>
                </c:pt>
                <c:pt idx="44">
                  <c:v>106011.03200000001</c:v>
                </c:pt>
                <c:pt idx="45">
                  <c:v>106433.632</c:v>
                </c:pt>
                <c:pt idx="46">
                  <c:v>106712.84</c:v>
                </c:pt>
                <c:pt idx="47">
                  <c:v>106928.96000000001</c:v>
                </c:pt>
                <c:pt idx="48">
                  <c:v>106318.47199999999</c:v>
                </c:pt>
                <c:pt idx="49">
                  <c:v>106551.648</c:v>
                </c:pt>
                <c:pt idx="50">
                  <c:v>106858.32799999999</c:v>
                </c:pt>
                <c:pt idx="51">
                  <c:v>107206.54399999999</c:v>
                </c:pt>
                <c:pt idx="52">
                  <c:v>106621.24</c:v>
                </c:pt>
                <c:pt idx="53">
                  <c:v>106852.928</c:v>
                </c:pt>
                <c:pt idx="54">
                  <c:v>107141.18399999999</c:v>
                </c:pt>
                <c:pt idx="55">
                  <c:v>107642.056</c:v>
                </c:pt>
                <c:pt idx="56">
                  <c:v>106807.024</c:v>
                </c:pt>
                <c:pt idx="57">
                  <c:v>106994.416</c:v>
                </c:pt>
                <c:pt idx="58">
                  <c:v>107333.232</c:v>
                </c:pt>
                <c:pt idx="59">
                  <c:v>107546.408</c:v>
                </c:pt>
                <c:pt idx="60">
                  <c:v>107011.728</c:v>
                </c:pt>
                <c:pt idx="61">
                  <c:v>107313.072</c:v>
                </c:pt>
                <c:pt idx="62">
                  <c:v>107469.08</c:v>
                </c:pt>
                <c:pt idx="63">
                  <c:v>107879.32</c:v>
                </c:pt>
              </c:numCache>
            </c:numRef>
          </c:val>
          <c:smooth val="1"/>
          <c:extLst>
            <c:ext xmlns:c16="http://schemas.microsoft.com/office/drawing/2014/chart" uri="{C3380CC4-5D6E-409C-BE32-E72D297353CC}">
              <c16:uniqueId val="{00000002-EFA7-4ACE-9A04-1AA85855AF6E}"/>
            </c:ext>
          </c:extLst>
        </c:ser>
        <c:ser>
          <c:idx val="3"/>
          <c:order val="3"/>
          <c:tx>
            <c:v>8 Queues</c:v>
          </c:tx>
          <c:spPr>
            <a:ln w="19050" cap="rnd">
              <a:solidFill>
                <a:schemeClr val="accent4"/>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'pfetch-cmptsz1'!$E$208:$E$271</c:f>
              <c:numCache>
                <c:formatCode>General</c:formatCode>
                <c:ptCount val="64"/>
                <c:pt idx="0">
                  <c:v>29171.423999999999</c:v>
                </c:pt>
                <c:pt idx="1">
                  <c:v>76250.703999999998</c:v>
                </c:pt>
                <c:pt idx="2">
                  <c:v>95017.784</c:v>
                </c:pt>
                <c:pt idx="3">
                  <c:v>101721.088</c:v>
                </c:pt>
                <c:pt idx="4">
                  <c:v>96585.824000000008</c:v>
                </c:pt>
                <c:pt idx="5">
                  <c:v>99876.959999999992</c:v>
                </c:pt>
                <c:pt idx="6">
                  <c:v>101915.39200000001</c:v>
                </c:pt>
                <c:pt idx="7">
                  <c:v>103522.512</c:v>
                </c:pt>
                <c:pt idx="8">
                  <c:v>98757.968000000008</c:v>
                </c:pt>
                <c:pt idx="9">
                  <c:v>102183.81600000001</c:v>
                </c:pt>
                <c:pt idx="10">
                  <c:v>101999.144</c:v>
                </c:pt>
                <c:pt idx="11">
                  <c:v>104620.088</c:v>
                </c:pt>
                <c:pt idx="12">
                  <c:v>101847.48</c:v>
                </c:pt>
                <c:pt idx="13">
                  <c:v>102371.072</c:v>
                </c:pt>
                <c:pt idx="14">
                  <c:v>103576.144</c:v>
                </c:pt>
                <c:pt idx="15">
                  <c:v>104243.12</c:v>
                </c:pt>
                <c:pt idx="16">
                  <c:v>103046</c:v>
                </c:pt>
                <c:pt idx="17">
                  <c:v>103552.90399999999</c:v>
                </c:pt>
                <c:pt idx="18">
                  <c:v>103964.68799999999</c:v>
                </c:pt>
                <c:pt idx="19">
                  <c:v>104888.09600000001</c:v>
                </c:pt>
                <c:pt idx="20">
                  <c:v>102701.04</c:v>
                </c:pt>
                <c:pt idx="21">
                  <c:v>104100.09600000001</c:v>
                </c:pt>
                <c:pt idx="22">
                  <c:v>104106.72</c:v>
                </c:pt>
                <c:pt idx="23">
                  <c:v>104656.45600000001</c:v>
                </c:pt>
                <c:pt idx="24">
                  <c:v>103333.072</c:v>
                </c:pt>
                <c:pt idx="25">
                  <c:v>103882.10400000001</c:v>
                </c:pt>
                <c:pt idx="26">
                  <c:v>104369.768</c:v>
                </c:pt>
                <c:pt idx="27">
                  <c:v>104760.576</c:v>
                </c:pt>
                <c:pt idx="28">
                  <c:v>104196.24800000001</c:v>
                </c:pt>
                <c:pt idx="29">
                  <c:v>104129.56</c:v>
                </c:pt>
                <c:pt idx="30">
                  <c:v>104900.936</c:v>
                </c:pt>
                <c:pt idx="31">
                  <c:v>105417.504</c:v>
                </c:pt>
                <c:pt idx="32">
                  <c:v>104580.92</c:v>
                </c:pt>
                <c:pt idx="33">
                  <c:v>105324.36</c:v>
                </c:pt>
                <c:pt idx="34">
                  <c:v>105503.552</c:v>
                </c:pt>
                <c:pt idx="35">
                  <c:v>105720.8</c:v>
                </c:pt>
                <c:pt idx="36">
                  <c:v>104979.016</c:v>
                </c:pt>
                <c:pt idx="37">
                  <c:v>105316.83199999999</c:v>
                </c:pt>
                <c:pt idx="38">
                  <c:v>105794.28</c:v>
                </c:pt>
                <c:pt idx="39">
                  <c:v>105935.976</c:v>
                </c:pt>
                <c:pt idx="40">
                  <c:v>105323.992</c:v>
                </c:pt>
                <c:pt idx="41">
                  <c:v>105628.152</c:v>
                </c:pt>
                <c:pt idx="42">
                  <c:v>106436.08</c:v>
                </c:pt>
                <c:pt idx="43">
                  <c:v>106409.728</c:v>
                </c:pt>
                <c:pt idx="44">
                  <c:v>105964.288</c:v>
                </c:pt>
                <c:pt idx="45">
                  <c:v>106029.52</c:v>
                </c:pt>
                <c:pt idx="46">
                  <c:v>106594.768</c:v>
                </c:pt>
                <c:pt idx="47">
                  <c:v>107017.72</c:v>
                </c:pt>
                <c:pt idx="48">
                  <c:v>106079.448</c:v>
                </c:pt>
                <c:pt idx="49">
                  <c:v>106347.128</c:v>
                </c:pt>
                <c:pt idx="50">
                  <c:v>106782.568</c:v>
                </c:pt>
                <c:pt idx="51">
                  <c:v>106859.28</c:v>
                </c:pt>
                <c:pt idx="52">
                  <c:v>106519.064</c:v>
                </c:pt>
                <c:pt idx="53">
                  <c:v>106587.04</c:v>
                </c:pt>
                <c:pt idx="54">
                  <c:v>107193.32799999999</c:v>
                </c:pt>
                <c:pt idx="55">
                  <c:v>107612.208</c:v>
                </c:pt>
                <c:pt idx="56">
                  <c:v>106723.6</c:v>
                </c:pt>
                <c:pt idx="57">
                  <c:v>106961.92</c:v>
                </c:pt>
                <c:pt idx="58">
                  <c:v>107174.12</c:v>
                </c:pt>
                <c:pt idx="59">
                  <c:v>107491.09600000001</c:v>
                </c:pt>
                <c:pt idx="60">
                  <c:v>106897.928</c:v>
                </c:pt>
                <c:pt idx="61">
                  <c:v>106916.368</c:v>
                </c:pt>
                <c:pt idx="62">
                  <c:v>107216.952</c:v>
                </c:pt>
                <c:pt idx="63">
                  <c:v>107700.848</c:v>
                </c:pt>
              </c:numCache>
            </c:numRef>
          </c:val>
          <c:smooth val="1"/>
          <c:extLst>
            <c:ext xmlns:c16="http://schemas.microsoft.com/office/drawing/2014/chart" uri="{C3380CC4-5D6E-409C-BE32-E72D297353CC}">
              <c16:uniqueId val="{00000003-EFA7-4ACE-9A04-1AA85855AF6E}"/>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a:t>
                </a:r>
                <a:r>
                  <a:rPr lang="en-US" sz="1000" b="0" i="0" strike="noStrike" baseline="0"/>
                  <a:t>Bytes</a:t>
                </a:r>
                <a:r>
                  <a:rPr lang="en-US" baseline="0"/>
                  <a:t>)</a:t>
                </a:r>
                <a:endParaRPr lang="en-US"/>
              </a:p>
            </c:rich>
          </c:tx>
          <c:layout>
            <c:manualLayout>
              <c:xMode val="edge"/>
              <c:yMode val="edge"/>
              <c:x val="0.47285163252090512"/>
              <c:y val="0.8776973193869117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tickMark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PF</a:t>
            </a:r>
            <a:r>
              <a:rPr lang="en-US" sz="1400" b="0" i="0" baseline="0"/>
              <a:t>: ST H2C Unidirectional performance</a:t>
            </a:r>
            <a:endParaRPr lang="en-US" sz="1100"/>
          </a:p>
        </c:rich>
      </c:tx>
      <c:overlay val="0"/>
      <c:spPr>
        <a:noFill/>
        <a:ln>
          <a:noFill/>
          <a:prstDash val="solid"/>
        </a:ln>
      </c:spPr>
    </c:title>
    <c:autoTitleDeleted val="0"/>
    <c:plotArea>
      <c:layout/>
      <c:lineChart>
        <c:grouping val="standard"/>
        <c:varyColors val="0"/>
        <c:ser>
          <c:idx val="0"/>
          <c:order val="0"/>
          <c:tx>
            <c:v>1 Queue</c:v>
          </c:tx>
          <c:spPr>
            <a:ln w="19050" cap="rnd">
              <a:solidFill>
                <a:schemeClr val="accent1"/>
              </a:solidFill>
              <a:prstDash val="solid"/>
              <a:round/>
            </a:ln>
          </c:spPr>
          <c:marker>
            <c:symbol val="none"/>
          </c:marker>
          <c:cat>
            <c:numRef>
              <c:f>cmptsz0!$A$4:$A$67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'pfetch-cmptsz1'!$B$4:$B$67</c:f>
              <c:numCache>
                <c:formatCode>General</c:formatCode>
                <c:ptCount val="64"/>
                <c:pt idx="0">
                  <c:v>2257.9993279999999</c:v>
                </c:pt>
                <c:pt idx="1">
                  <c:v>4139.6079280000004</c:v>
                </c:pt>
                <c:pt idx="2">
                  <c:v>5860.4126720000004</c:v>
                </c:pt>
                <c:pt idx="3">
                  <c:v>7603.0871520000001</c:v>
                </c:pt>
                <c:pt idx="4">
                  <c:v>9400.5600000000013</c:v>
                </c:pt>
                <c:pt idx="5">
                  <c:v>11134.343999999999</c:v>
                </c:pt>
                <c:pt idx="6">
                  <c:v>12919.248</c:v>
                </c:pt>
                <c:pt idx="7">
                  <c:v>14563.776</c:v>
                </c:pt>
                <c:pt idx="8">
                  <c:v>16241.04</c:v>
                </c:pt>
                <c:pt idx="9">
                  <c:v>17813.736000000001</c:v>
                </c:pt>
                <c:pt idx="10">
                  <c:v>19434.304</c:v>
                </c:pt>
                <c:pt idx="11">
                  <c:v>22851.207999999999</c:v>
                </c:pt>
                <c:pt idx="12">
                  <c:v>21387.263999999999</c:v>
                </c:pt>
                <c:pt idx="13">
                  <c:v>22876.16</c:v>
                </c:pt>
                <c:pt idx="14">
                  <c:v>24497.488000000001</c:v>
                </c:pt>
                <c:pt idx="15">
                  <c:v>26275.848000000002</c:v>
                </c:pt>
                <c:pt idx="16">
                  <c:v>29070.792000000001</c:v>
                </c:pt>
                <c:pt idx="17">
                  <c:v>30456.567999999999</c:v>
                </c:pt>
                <c:pt idx="18">
                  <c:v>33103.175999999999</c:v>
                </c:pt>
                <c:pt idx="19">
                  <c:v>34729.375999999997</c:v>
                </c:pt>
                <c:pt idx="20">
                  <c:v>37050.120000000003</c:v>
                </c:pt>
                <c:pt idx="21">
                  <c:v>39287.336000000003</c:v>
                </c:pt>
                <c:pt idx="22">
                  <c:v>40697.576000000001</c:v>
                </c:pt>
                <c:pt idx="23">
                  <c:v>42989.072</c:v>
                </c:pt>
                <c:pt idx="24">
                  <c:v>44621.951999999997</c:v>
                </c:pt>
                <c:pt idx="25">
                  <c:v>45649.144</c:v>
                </c:pt>
                <c:pt idx="26">
                  <c:v>48135.671999999999</c:v>
                </c:pt>
                <c:pt idx="27">
                  <c:v>49810.2</c:v>
                </c:pt>
                <c:pt idx="28">
                  <c:v>51447.552000000003</c:v>
                </c:pt>
                <c:pt idx="29">
                  <c:v>53227.64</c:v>
                </c:pt>
                <c:pt idx="30">
                  <c:v>54994.392</c:v>
                </c:pt>
                <c:pt idx="31">
                  <c:v>56561.72</c:v>
                </c:pt>
                <c:pt idx="32">
                  <c:v>58096.408000000003</c:v>
                </c:pt>
                <c:pt idx="33">
                  <c:v>60768.455999999998</c:v>
                </c:pt>
                <c:pt idx="34">
                  <c:v>62879.839999999997</c:v>
                </c:pt>
                <c:pt idx="35">
                  <c:v>65278.288</c:v>
                </c:pt>
                <c:pt idx="36">
                  <c:v>66433.847999999998</c:v>
                </c:pt>
                <c:pt idx="37">
                  <c:v>67164.872000000003</c:v>
                </c:pt>
                <c:pt idx="38">
                  <c:v>69104.471999999994</c:v>
                </c:pt>
                <c:pt idx="39">
                  <c:v>71259.367999999988</c:v>
                </c:pt>
                <c:pt idx="40">
                  <c:v>73366.320000000007</c:v>
                </c:pt>
                <c:pt idx="41">
                  <c:v>75904.072</c:v>
                </c:pt>
                <c:pt idx="42">
                  <c:v>76964.920000000013</c:v>
                </c:pt>
                <c:pt idx="43">
                  <c:v>78010.312000000005</c:v>
                </c:pt>
                <c:pt idx="44">
                  <c:v>80155.343999999997</c:v>
                </c:pt>
                <c:pt idx="45">
                  <c:v>81820.127999999997</c:v>
                </c:pt>
                <c:pt idx="46">
                  <c:v>84144.536000000007</c:v>
                </c:pt>
                <c:pt idx="47">
                  <c:v>84475.368000000002</c:v>
                </c:pt>
                <c:pt idx="48">
                  <c:v>85207.824000000008</c:v>
                </c:pt>
                <c:pt idx="49">
                  <c:v>88305.375999999989</c:v>
                </c:pt>
                <c:pt idx="50">
                  <c:v>90243.576000000001</c:v>
                </c:pt>
                <c:pt idx="51">
                  <c:v>91816.33600000001</c:v>
                </c:pt>
                <c:pt idx="52">
                  <c:v>93721.543999999994</c:v>
                </c:pt>
                <c:pt idx="53">
                  <c:v>94620.72</c:v>
                </c:pt>
                <c:pt idx="54">
                  <c:v>97920.848000000013</c:v>
                </c:pt>
                <c:pt idx="55">
                  <c:v>99041.616000000009</c:v>
                </c:pt>
                <c:pt idx="56">
                  <c:v>102892.84</c:v>
                </c:pt>
                <c:pt idx="57">
                  <c:v>103956.552</c:v>
                </c:pt>
                <c:pt idx="58">
                  <c:v>106383.28</c:v>
                </c:pt>
                <c:pt idx="59">
                  <c:v>108420.38400000001</c:v>
                </c:pt>
                <c:pt idx="60">
                  <c:v>109119.72</c:v>
                </c:pt>
                <c:pt idx="61">
                  <c:v>109496.192</c:v>
                </c:pt>
                <c:pt idx="62">
                  <c:v>109979.912</c:v>
                </c:pt>
                <c:pt idx="63">
                  <c:v>110080.4</c:v>
                </c:pt>
              </c:numCache>
            </c:numRef>
          </c:val>
          <c:smooth val="1"/>
          <c:extLst>
            <c:ext xmlns:c16="http://schemas.microsoft.com/office/drawing/2014/chart" uri="{C3380CC4-5D6E-409C-BE32-E72D297353CC}">
              <c16:uniqueId val="{00000000-765D-4E49-BD40-7FC71136C26A}"/>
            </c:ext>
          </c:extLst>
        </c:ser>
        <c:ser>
          <c:idx val="1"/>
          <c:order val="1"/>
          <c:tx>
            <c:v>2 Queues</c:v>
          </c:tx>
          <c:spPr>
            <a:ln w="19050" cap="rnd">
              <a:solidFill>
                <a:schemeClr val="accent2"/>
              </a:solidFill>
              <a:prstDash val="solid"/>
              <a:round/>
            </a:ln>
          </c:spPr>
          <c:marker>
            <c:symbol val="none"/>
          </c:marker>
          <c:cat>
            <c:numRef>
              <c:f>cmptsz0!$A$4:$A$67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'pfetch-cmptsz1'!$B$72:$B$135</c:f>
              <c:numCache>
                <c:formatCode>General</c:formatCode>
                <c:ptCount val="64"/>
                <c:pt idx="0">
                  <c:v>3321.2058080000002</c:v>
                </c:pt>
                <c:pt idx="1">
                  <c:v>6625.9538640000001</c:v>
                </c:pt>
                <c:pt idx="2">
                  <c:v>9871.503999999999</c:v>
                </c:pt>
                <c:pt idx="3">
                  <c:v>13072.376</c:v>
                </c:pt>
                <c:pt idx="4">
                  <c:v>16090.696</c:v>
                </c:pt>
                <c:pt idx="5">
                  <c:v>19642.304</c:v>
                </c:pt>
                <c:pt idx="6">
                  <c:v>22377.040000000001</c:v>
                </c:pt>
                <c:pt idx="7">
                  <c:v>25325.488000000001</c:v>
                </c:pt>
                <c:pt idx="8">
                  <c:v>28575.16</c:v>
                </c:pt>
                <c:pt idx="9">
                  <c:v>31422.975999999999</c:v>
                </c:pt>
                <c:pt idx="10">
                  <c:v>34467.824000000001</c:v>
                </c:pt>
                <c:pt idx="11">
                  <c:v>37621.184000000001</c:v>
                </c:pt>
                <c:pt idx="12">
                  <c:v>40291.624000000003</c:v>
                </c:pt>
                <c:pt idx="13">
                  <c:v>43320.184000000001</c:v>
                </c:pt>
                <c:pt idx="14">
                  <c:v>46377.023999999998</c:v>
                </c:pt>
                <c:pt idx="15">
                  <c:v>49325.440000000002</c:v>
                </c:pt>
                <c:pt idx="16">
                  <c:v>53028.399999999987</c:v>
                </c:pt>
                <c:pt idx="17">
                  <c:v>56688.048000000003</c:v>
                </c:pt>
                <c:pt idx="18">
                  <c:v>59077.983999999997</c:v>
                </c:pt>
                <c:pt idx="19">
                  <c:v>62879.839999999997</c:v>
                </c:pt>
                <c:pt idx="20">
                  <c:v>68325.72</c:v>
                </c:pt>
                <c:pt idx="21">
                  <c:v>72696.911999999997</c:v>
                </c:pt>
                <c:pt idx="22">
                  <c:v>75547.831999999995</c:v>
                </c:pt>
                <c:pt idx="23">
                  <c:v>80424.816000000006</c:v>
                </c:pt>
                <c:pt idx="24">
                  <c:v>83872.327999999994</c:v>
                </c:pt>
                <c:pt idx="25">
                  <c:v>87336.127999999997</c:v>
                </c:pt>
                <c:pt idx="26">
                  <c:v>91013.024000000005</c:v>
                </c:pt>
                <c:pt idx="27">
                  <c:v>95215.856</c:v>
                </c:pt>
                <c:pt idx="28">
                  <c:v>97925.184000000008</c:v>
                </c:pt>
                <c:pt idx="29">
                  <c:v>101881.296</c:v>
                </c:pt>
                <c:pt idx="30">
                  <c:v>105552.952</c:v>
                </c:pt>
                <c:pt idx="31">
                  <c:v>109271.928</c:v>
                </c:pt>
                <c:pt idx="32">
                  <c:v>107292.08</c:v>
                </c:pt>
                <c:pt idx="33">
                  <c:v>108852.68</c:v>
                </c:pt>
                <c:pt idx="34">
                  <c:v>108605.712</c:v>
                </c:pt>
                <c:pt idx="35">
                  <c:v>109860.09600000001</c:v>
                </c:pt>
                <c:pt idx="36">
                  <c:v>107865.696</c:v>
                </c:pt>
                <c:pt idx="37">
                  <c:v>107950.67200000001</c:v>
                </c:pt>
                <c:pt idx="38">
                  <c:v>108701.45600000001</c:v>
                </c:pt>
                <c:pt idx="39">
                  <c:v>109279.976</c:v>
                </c:pt>
                <c:pt idx="40">
                  <c:v>108144.17600000001</c:v>
                </c:pt>
                <c:pt idx="41">
                  <c:v>108629.432</c:v>
                </c:pt>
                <c:pt idx="42">
                  <c:v>109241.976</c:v>
                </c:pt>
                <c:pt idx="43">
                  <c:v>109751.776</c:v>
                </c:pt>
                <c:pt idx="44">
                  <c:v>108755.44</c:v>
                </c:pt>
                <c:pt idx="45">
                  <c:v>109482.10400000001</c:v>
                </c:pt>
                <c:pt idx="46">
                  <c:v>109583.96</c:v>
                </c:pt>
                <c:pt idx="47">
                  <c:v>109810.74400000001</c:v>
                </c:pt>
                <c:pt idx="48">
                  <c:v>109084.792</c:v>
                </c:pt>
                <c:pt idx="49">
                  <c:v>109196.75199999999</c:v>
                </c:pt>
                <c:pt idx="50">
                  <c:v>109637.288</c:v>
                </c:pt>
                <c:pt idx="51">
                  <c:v>109949.792</c:v>
                </c:pt>
                <c:pt idx="52">
                  <c:v>109135.448</c:v>
                </c:pt>
                <c:pt idx="53">
                  <c:v>109293.96799999999</c:v>
                </c:pt>
                <c:pt idx="54">
                  <c:v>110221.83199999999</c:v>
                </c:pt>
                <c:pt idx="55">
                  <c:v>110227.16800000001</c:v>
                </c:pt>
                <c:pt idx="56">
                  <c:v>109423.46400000001</c:v>
                </c:pt>
                <c:pt idx="57">
                  <c:v>109416.84</c:v>
                </c:pt>
                <c:pt idx="58">
                  <c:v>109833.10400000001</c:v>
                </c:pt>
                <c:pt idx="59">
                  <c:v>110216.54399999999</c:v>
                </c:pt>
                <c:pt idx="60">
                  <c:v>109830.768</c:v>
                </c:pt>
                <c:pt idx="61">
                  <c:v>109959.632</c:v>
                </c:pt>
                <c:pt idx="62">
                  <c:v>109945.224</c:v>
                </c:pt>
                <c:pt idx="63">
                  <c:v>110476.336</c:v>
                </c:pt>
              </c:numCache>
            </c:numRef>
          </c:val>
          <c:smooth val="1"/>
          <c:extLst>
            <c:ext xmlns:c16="http://schemas.microsoft.com/office/drawing/2014/chart" uri="{C3380CC4-5D6E-409C-BE32-E72D297353CC}">
              <c16:uniqueId val="{00000001-765D-4E49-BD40-7FC71136C26A}"/>
            </c:ext>
          </c:extLst>
        </c:ser>
        <c:ser>
          <c:idx val="2"/>
          <c:order val="2"/>
          <c:tx>
            <c:v>4 Queues</c:v>
          </c:tx>
          <c:spPr>
            <a:ln w="19050" cap="rnd">
              <a:solidFill>
                <a:srgbClr val="92D050"/>
              </a:solidFill>
              <a:prstDash val="solid"/>
              <a:round/>
            </a:ln>
          </c:spPr>
          <c:marker>
            <c:symbol val="none"/>
          </c:marker>
          <c:cat>
            <c:numRef>
              <c:f>cmptsz0!$A$4:$A$67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'pfetch-cmptsz1'!$B$140:$B$204</c:f>
              <c:numCache>
                <c:formatCode>General</c:formatCode>
                <c:ptCount val="65"/>
                <c:pt idx="0">
                  <c:v>5923.5262480000001</c:v>
                </c:pt>
                <c:pt idx="1">
                  <c:v>11857.647999999999</c:v>
                </c:pt>
                <c:pt idx="2">
                  <c:v>16648.919999999998</c:v>
                </c:pt>
                <c:pt idx="3">
                  <c:v>22684.240000000002</c:v>
                </c:pt>
                <c:pt idx="4">
                  <c:v>28226.448</c:v>
                </c:pt>
                <c:pt idx="5">
                  <c:v>34717.591999999997</c:v>
                </c:pt>
                <c:pt idx="6">
                  <c:v>39324.455999999998</c:v>
                </c:pt>
                <c:pt idx="7">
                  <c:v>46050.576000000001</c:v>
                </c:pt>
                <c:pt idx="8">
                  <c:v>51827.815999999999</c:v>
                </c:pt>
                <c:pt idx="9">
                  <c:v>57325.920000000013</c:v>
                </c:pt>
                <c:pt idx="10">
                  <c:v>62290.135999999999</c:v>
                </c:pt>
                <c:pt idx="11">
                  <c:v>70059.12</c:v>
                </c:pt>
                <c:pt idx="12">
                  <c:v>75502.127999999997</c:v>
                </c:pt>
                <c:pt idx="13">
                  <c:v>81686.536000000007</c:v>
                </c:pt>
                <c:pt idx="14">
                  <c:v>87725.16</c:v>
                </c:pt>
                <c:pt idx="15">
                  <c:v>92694.391999999993</c:v>
                </c:pt>
                <c:pt idx="16">
                  <c:v>101281.74400000001</c:v>
                </c:pt>
                <c:pt idx="17">
                  <c:v>105398.856</c:v>
                </c:pt>
                <c:pt idx="18">
                  <c:v>105039.912</c:v>
                </c:pt>
                <c:pt idx="19">
                  <c:v>106029.09600000001</c:v>
                </c:pt>
                <c:pt idx="20">
                  <c:v>104995.008</c:v>
                </c:pt>
                <c:pt idx="21">
                  <c:v>107631.664</c:v>
                </c:pt>
                <c:pt idx="22">
                  <c:v>108316.368</c:v>
                </c:pt>
                <c:pt idx="23">
                  <c:v>108759.47199999999</c:v>
                </c:pt>
                <c:pt idx="24">
                  <c:v>106253.232</c:v>
                </c:pt>
                <c:pt idx="25">
                  <c:v>107692.83199999999</c:v>
                </c:pt>
                <c:pt idx="26">
                  <c:v>108347.2</c:v>
                </c:pt>
                <c:pt idx="27">
                  <c:v>109059.568</c:v>
                </c:pt>
                <c:pt idx="28">
                  <c:v>107157.736</c:v>
                </c:pt>
                <c:pt idx="29">
                  <c:v>108320.424</c:v>
                </c:pt>
                <c:pt idx="30">
                  <c:v>107685.216</c:v>
                </c:pt>
                <c:pt idx="31">
                  <c:v>109709.632</c:v>
                </c:pt>
                <c:pt idx="32">
                  <c:v>108160.18399999999</c:v>
                </c:pt>
                <c:pt idx="33">
                  <c:v>108592.872</c:v>
                </c:pt>
                <c:pt idx="34">
                  <c:v>109677.84</c:v>
                </c:pt>
                <c:pt idx="35">
                  <c:v>109683.928</c:v>
                </c:pt>
                <c:pt idx="36">
                  <c:v>108737.52</c:v>
                </c:pt>
                <c:pt idx="37">
                  <c:v>109262.416</c:v>
                </c:pt>
                <c:pt idx="38">
                  <c:v>109737.496</c:v>
                </c:pt>
                <c:pt idx="39">
                  <c:v>110289.09600000001</c:v>
                </c:pt>
                <c:pt idx="40">
                  <c:v>109344.352</c:v>
                </c:pt>
                <c:pt idx="41">
                  <c:v>109434.264</c:v>
                </c:pt>
                <c:pt idx="42">
                  <c:v>109692.45600000001</c:v>
                </c:pt>
                <c:pt idx="43">
                  <c:v>110104.04</c:v>
                </c:pt>
                <c:pt idx="44">
                  <c:v>109350.64</c:v>
                </c:pt>
                <c:pt idx="45">
                  <c:v>109692.952</c:v>
                </c:pt>
                <c:pt idx="46">
                  <c:v>109666.408</c:v>
                </c:pt>
                <c:pt idx="47">
                  <c:v>110443.224</c:v>
                </c:pt>
                <c:pt idx="48">
                  <c:v>109481.08</c:v>
                </c:pt>
                <c:pt idx="49">
                  <c:v>109512.504</c:v>
                </c:pt>
                <c:pt idx="50">
                  <c:v>110063.088</c:v>
                </c:pt>
                <c:pt idx="51">
                  <c:v>110350.784</c:v>
                </c:pt>
                <c:pt idx="52">
                  <c:v>109562.8</c:v>
                </c:pt>
                <c:pt idx="53">
                  <c:v>109785.736</c:v>
                </c:pt>
                <c:pt idx="54">
                  <c:v>110319.504</c:v>
                </c:pt>
                <c:pt idx="55">
                  <c:v>110526.47199999999</c:v>
                </c:pt>
                <c:pt idx="56">
                  <c:v>109691.424</c:v>
                </c:pt>
                <c:pt idx="57">
                  <c:v>109753.632</c:v>
                </c:pt>
                <c:pt idx="58">
                  <c:v>110192.736</c:v>
                </c:pt>
                <c:pt idx="59">
                  <c:v>110497.81600000001</c:v>
                </c:pt>
                <c:pt idx="60">
                  <c:v>109845.928</c:v>
                </c:pt>
                <c:pt idx="61">
                  <c:v>110022.76</c:v>
                </c:pt>
                <c:pt idx="62">
                  <c:v>110154.928</c:v>
                </c:pt>
                <c:pt idx="63">
                  <c:v>110586.576</c:v>
                </c:pt>
              </c:numCache>
            </c:numRef>
          </c:val>
          <c:smooth val="1"/>
          <c:extLst>
            <c:ext xmlns:c16="http://schemas.microsoft.com/office/drawing/2014/chart" uri="{C3380CC4-5D6E-409C-BE32-E72D297353CC}">
              <c16:uniqueId val="{00000002-765D-4E49-BD40-7FC71136C26A}"/>
            </c:ext>
          </c:extLst>
        </c:ser>
        <c:ser>
          <c:idx val="3"/>
          <c:order val="3"/>
          <c:tx>
            <c:v>8 Queues</c:v>
          </c:tx>
          <c:spPr>
            <a:ln w="19050" cap="rnd">
              <a:solidFill>
                <a:schemeClr val="accent4"/>
              </a:solidFill>
              <a:prstDash val="solid"/>
              <a:round/>
            </a:ln>
          </c:spPr>
          <c:marker>
            <c:symbol val="none"/>
          </c:marker>
          <c:cat>
            <c:numRef>
              <c:f>cmptsz0!$A$4:$A$67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'pfetch-cmptsz1'!$B$208:$B$272</c:f>
              <c:numCache>
                <c:formatCode>General</c:formatCode>
                <c:ptCount val="65"/>
                <c:pt idx="0">
                  <c:v>9460.1440000000002</c:v>
                </c:pt>
                <c:pt idx="1">
                  <c:v>18363.903999999999</c:v>
                </c:pt>
                <c:pt idx="2">
                  <c:v>26716.655999999999</c:v>
                </c:pt>
                <c:pt idx="3">
                  <c:v>35441.703999999998</c:v>
                </c:pt>
                <c:pt idx="4">
                  <c:v>43959.88</c:v>
                </c:pt>
                <c:pt idx="5">
                  <c:v>52281.295999999988</c:v>
                </c:pt>
                <c:pt idx="6">
                  <c:v>59940.84</c:v>
                </c:pt>
                <c:pt idx="7">
                  <c:v>67743.288</c:v>
                </c:pt>
                <c:pt idx="8">
                  <c:v>75906.928</c:v>
                </c:pt>
                <c:pt idx="9">
                  <c:v>87185.991999999998</c:v>
                </c:pt>
                <c:pt idx="10">
                  <c:v>96329.487999999998</c:v>
                </c:pt>
                <c:pt idx="11">
                  <c:v>103435.856</c:v>
                </c:pt>
                <c:pt idx="12">
                  <c:v>102254.216</c:v>
                </c:pt>
                <c:pt idx="13">
                  <c:v>103262.304</c:v>
                </c:pt>
                <c:pt idx="14">
                  <c:v>104939.28</c:v>
                </c:pt>
                <c:pt idx="15">
                  <c:v>106921.872</c:v>
                </c:pt>
                <c:pt idx="16">
                  <c:v>104934.656</c:v>
                </c:pt>
                <c:pt idx="17">
                  <c:v>106149.048</c:v>
                </c:pt>
                <c:pt idx="18">
                  <c:v>107351.24</c:v>
                </c:pt>
                <c:pt idx="19">
                  <c:v>108850.984</c:v>
                </c:pt>
                <c:pt idx="20">
                  <c:v>107309.74400000001</c:v>
                </c:pt>
                <c:pt idx="21">
                  <c:v>107504.24</c:v>
                </c:pt>
                <c:pt idx="22">
                  <c:v>108292.60799999999</c:v>
                </c:pt>
                <c:pt idx="23">
                  <c:v>109564.67200000001</c:v>
                </c:pt>
                <c:pt idx="24">
                  <c:v>108143.32799999999</c:v>
                </c:pt>
                <c:pt idx="25">
                  <c:v>108364.416</c:v>
                </c:pt>
                <c:pt idx="26">
                  <c:v>108656.664</c:v>
                </c:pt>
                <c:pt idx="27">
                  <c:v>109599.136</c:v>
                </c:pt>
                <c:pt idx="28">
                  <c:v>108290.064</c:v>
                </c:pt>
                <c:pt idx="29">
                  <c:v>108795.064</c:v>
                </c:pt>
                <c:pt idx="30">
                  <c:v>109329.24</c:v>
                </c:pt>
                <c:pt idx="31">
                  <c:v>110001.31200000001</c:v>
                </c:pt>
                <c:pt idx="32">
                  <c:v>109076.96799999999</c:v>
                </c:pt>
                <c:pt idx="33">
                  <c:v>108918.144</c:v>
                </c:pt>
                <c:pt idx="34">
                  <c:v>109762.68799999999</c:v>
                </c:pt>
                <c:pt idx="35">
                  <c:v>110219.76</c:v>
                </c:pt>
                <c:pt idx="36">
                  <c:v>109080.008</c:v>
                </c:pt>
                <c:pt idx="37">
                  <c:v>109713.296</c:v>
                </c:pt>
                <c:pt idx="38">
                  <c:v>109833.88800000001</c:v>
                </c:pt>
                <c:pt idx="39">
                  <c:v>110416.88800000001</c:v>
                </c:pt>
                <c:pt idx="40">
                  <c:v>109454.344</c:v>
                </c:pt>
                <c:pt idx="41">
                  <c:v>109597.84</c:v>
                </c:pt>
                <c:pt idx="42">
                  <c:v>109797.74400000001</c:v>
                </c:pt>
                <c:pt idx="43">
                  <c:v>110429.704</c:v>
                </c:pt>
                <c:pt idx="44">
                  <c:v>109304.96000000001</c:v>
                </c:pt>
                <c:pt idx="45">
                  <c:v>109794.592</c:v>
                </c:pt>
                <c:pt idx="46">
                  <c:v>110064.288</c:v>
                </c:pt>
                <c:pt idx="47">
                  <c:v>110611.016</c:v>
                </c:pt>
                <c:pt idx="48">
                  <c:v>109607.712</c:v>
                </c:pt>
                <c:pt idx="49">
                  <c:v>109551.944</c:v>
                </c:pt>
                <c:pt idx="50">
                  <c:v>110054.992</c:v>
                </c:pt>
                <c:pt idx="51">
                  <c:v>110545.76</c:v>
                </c:pt>
                <c:pt idx="52">
                  <c:v>109734.83199999999</c:v>
                </c:pt>
                <c:pt idx="53">
                  <c:v>110074.46400000001</c:v>
                </c:pt>
                <c:pt idx="54">
                  <c:v>110434.54399999999</c:v>
                </c:pt>
                <c:pt idx="55">
                  <c:v>110543.39200000001</c:v>
                </c:pt>
                <c:pt idx="56">
                  <c:v>109705.624</c:v>
                </c:pt>
                <c:pt idx="57">
                  <c:v>109879.664</c:v>
                </c:pt>
                <c:pt idx="58">
                  <c:v>110274.83199999999</c:v>
                </c:pt>
                <c:pt idx="59">
                  <c:v>110663.488</c:v>
                </c:pt>
                <c:pt idx="60">
                  <c:v>110054.224</c:v>
                </c:pt>
                <c:pt idx="61">
                  <c:v>110113.992</c:v>
                </c:pt>
                <c:pt idx="62">
                  <c:v>110478.232</c:v>
                </c:pt>
                <c:pt idx="63">
                  <c:v>110732.088</c:v>
                </c:pt>
              </c:numCache>
            </c:numRef>
          </c:val>
          <c:smooth val="1"/>
          <c:extLst>
            <c:ext xmlns:c16="http://schemas.microsoft.com/office/drawing/2014/chart" uri="{C3380CC4-5D6E-409C-BE32-E72D297353CC}">
              <c16:uniqueId val="{00000003-765D-4E49-BD40-7FC71136C26A}"/>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a:t>
                </a:r>
                <a:r>
                  <a:rPr lang="en-US" sz="1000" b="0" i="0" strike="noStrike" baseline="0"/>
                  <a:t>Bytes</a:t>
                </a:r>
                <a:r>
                  <a:rPr lang="en-US" baseline="0"/>
                  <a:t>)</a:t>
                </a:r>
                <a:endParaRPr lang="en-US"/>
              </a:p>
            </c:rich>
          </c:tx>
          <c:layout>
            <c:manualLayout>
              <c:xMode val="edge"/>
              <c:yMode val="edge"/>
              <c:x val="0.4742808226523359"/>
              <c:y val="0.87873409276985415"/>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PF</a:t>
            </a:r>
            <a:r>
              <a:rPr lang="en-US" sz="1400" b="0" i="0" baseline="0"/>
              <a:t>: ST H2C &amp; C2H Combined performance</a:t>
            </a:r>
            <a:endParaRPr lang="en-US" sz="1100"/>
          </a:p>
        </c:rich>
      </c:tx>
      <c:overlay val="0"/>
      <c:spPr>
        <a:noFill/>
        <a:ln>
          <a:noFill/>
          <a:prstDash val="solid"/>
        </a:ln>
      </c:spPr>
    </c:title>
    <c:autoTitleDeleted val="0"/>
    <c:plotArea>
      <c:layout/>
      <c:lineChart>
        <c:grouping val="standard"/>
        <c:varyColors val="0"/>
        <c:ser>
          <c:idx val="0"/>
          <c:order val="0"/>
          <c:tx>
            <c:v>1 Queue</c:v>
          </c:tx>
          <c:spPr>
            <a:ln w="19050" cap="rnd">
              <a:solidFill>
                <a:schemeClr val="accent1"/>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'pfetch-cmptsz1'!$H$4:$H$67</c:f>
              <c:numCache>
                <c:formatCode>General</c:formatCode>
                <c:ptCount val="64"/>
                <c:pt idx="0">
                  <c:v>11673.407864000001</c:v>
                </c:pt>
                <c:pt idx="1">
                  <c:v>22326.561583999999</c:v>
                </c:pt>
                <c:pt idx="2">
                  <c:v>35038.604672000001</c:v>
                </c:pt>
                <c:pt idx="3">
                  <c:v>50137.777848000005</c:v>
                </c:pt>
                <c:pt idx="4">
                  <c:v>53247.567999999999</c:v>
                </c:pt>
                <c:pt idx="5">
                  <c:v>62642.608000000015</c:v>
                </c:pt>
                <c:pt idx="6">
                  <c:v>76052.51999999999</c:v>
                </c:pt>
                <c:pt idx="7">
                  <c:v>85715.464000000007</c:v>
                </c:pt>
                <c:pt idx="8">
                  <c:v>85969.144</c:v>
                </c:pt>
                <c:pt idx="9">
                  <c:v>97386.64</c:v>
                </c:pt>
                <c:pt idx="10">
                  <c:v>100623.232</c:v>
                </c:pt>
                <c:pt idx="11">
                  <c:v>101039.76000000001</c:v>
                </c:pt>
                <c:pt idx="12">
                  <c:v>106712.512</c:v>
                </c:pt>
                <c:pt idx="13">
                  <c:v>109438.32</c:v>
                </c:pt>
                <c:pt idx="14">
                  <c:v>116864.33600000001</c:v>
                </c:pt>
                <c:pt idx="15">
                  <c:v>114740.448</c:v>
                </c:pt>
                <c:pt idx="16">
                  <c:v>121100.304</c:v>
                </c:pt>
                <c:pt idx="17">
                  <c:v>124015.04800000001</c:v>
                </c:pt>
                <c:pt idx="18">
                  <c:v>130898.58399999999</c:v>
                </c:pt>
                <c:pt idx="19">
                  <c:v>134766.82399999999</c:v>
                </c:pt>
                <c:pt idx="20">
                  <c:v>137254.696</c:v>
                </c:pt>
                <c:pt idx="21">
                  <c:v>139516.93599999999</c:v>
                </c:pt>
                <c:pt idx="22">
                  <c:v>141698.35999999999</c:v>
                </c:pt>
                <c:pt idx="23">
                  <c:v>146485.74400000001</c:v>
                </c:pt>
                <c:pt idx="24">
                  <c:v>143575.49600000001</c:v>
                </c:pt>
                <c:pt idx="25">
                  <c:v>146796.34400000001</c:v>
                </c:pt>
                <c:pt idx="26">
                  <c:v>150832.52799999999</c:v>
                </c:pt>
                <c:pt idx="27">
                  <c:v>153085.45600000001</c:v>
                </c:pt>
                <c:pt idx="28">
                  <c:v>156230</c:v>
                </c:pt>
                <c:pt idx="29">
                  <c:v>151574.74400000001</c:v>
                </c:pt>
                <c:pt idx="30">
                  <c:v>157906.016</c:v>
                </c:pt>
                <c:pt idx="31">
                  <c:v>157495.16</c:v>
                </c:pt>
                <c:pt idx="32">
                  <c:v>160731.24799999999</c:v>
                </c:pt>
                <c:pt idx="33">
                  <c:v>162681.272</c:v>
                </c:pt>
                <c:pt idx="34">
                  <c:v>166570.79999999999</c:v>
                </c:pt>
                <c:pt idx="35">
                  <c:v>165976.872</c:v>
                </c:pt>
                <c:pt idx="36">
                  <c:v>165701.17599999998</c:v>
                </c:pt>
                <c:pt idx="37">
                  <c:v>171942.6</c:v>
                </c:pt>
                <c:pt idx="38">
                  <c:v>172766.90400000001</c:v>
                </c:pt>
                <c:pt idx="39">
                  <c:v>172334.712</c:v>
                </c:pt>
                <c:pt idx="40">
                  <c:v>173418.05600000001</c:v>
                </c:pt>
                <c:pt idx="41">
                  <c:v>178073.61600000001</c:v>
                </c:pt>
                <c:pt idx="42">
                  <c:v>179562.52799999999</c:v>
                </c:pt>
                <c:pt idx="43">
                  <c:v>179147.07199999999</c:v>
                </c:pt>
                <c:pt idx="44">
                  <c:v>182668.04800000001</c:v>
                </c:pt>
                <c:pt idx="45">
                  <c:v>186106.20799999998</c:v>
                </c:pt>
                <c:pt idx="46">
                  <c:v>188425.48</c:v>
                </c:pt>
                <c:pt idx="47">
                  <c:v>192638.50400000002</c:v>
                </c:pt>
                <c:pt idx="48">
                  <c:v>189691.19200000001</c:v>
                </c:pt>
                <c:pt idx="49">
                  <c:v>191894.872</c:v>
                </c:pt>
                <c:pt idx="50">
                  <c:v>191122.448</c:v>
                </c:pt>
                <c:pt idx="51">
                  <c:v>191253.36799999999</c:v>
                </c:pt>
                <c:pt idx="52">
                  <c:v>194736.78399999999</c:v>
                </c:pt>
                <c:pt idx="53">
                  <c:v>196875.08799999999</c:v>
                </c:pt>
                <c:pt idx="54">
                  <c:v>187244.44799999997</c:v>
                </c:pt>
                <c:pt idx="55">
                  <c:v>187145.856</c:v>
                </c:pt>
                <c:pt idx="56">
                  <c:v>188544.28</c:v>
                </c:pt>
                <c:pt idx="57">
                  <c:v>189603.40000000002</c:v>
                </c:pt>
                <c:pt idx="58">
                  <c:v>191020.72</c:v>
                </c:pt>
                <c:pt idx="59">
                  <c:v>191543.68800000002</c:v>
                </c:pt>
                <c:pt idx="60">
                  <c:v>189170.72</c:v>
                </c:pt>
                <c:pt idx="61">
                  <c:v>189422.35200000001</c:v>
                </c:pt>
                <c:pt idx="62">
                  <c:v>195634.64</c:v>
                </c:pt>
                <c:pt idx="63">
                  <c:v>195618.19200000001</c:v>
                </c:pt>
              </c:numCache>
            </c:numRef>
          </c:val>
          <c:smooth val="1"/>
          <c:extLst>
            <c:ext xmlns:c16="http://schemas.microsoft.com/office/drawing/2014/chart" uri="{C3380CC4-5D6E-409C-BE32-E72D297353CC}">
              <c16:uniqueId val="{00000000-B85A-45B4-9055-8D4469A3DD03}"/>
            </c:ext>
          </c:extLst>
        </c:ser>
        <c:ser>
          <c:idx val="1"/>
          <c:order val="1"/>
          <c:tx>
            <c:v>2 Queues</c:v>
          </c:tx>
          <c:spPr>
            <a:ln w="19050" cap="rnd">
              <a:solidFill>
                <a:schemeClr val="accent2"/>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'pfetch-cmptsz1'!$H$72:$H$135</c:f>
              <c:numCache>
                <c:formatCode>General</c:formatCode>
                <c:ptCount val="64"/>
                <c:pt idx="0">
                  <c:v>17807.714223999999</c:v>
                </c:pt>
                <c:pt idx="1">
                  <c:v>32925.500511999999</c:v>
                </c:pt>
                <c:pt idx="2">
                  <c:v>50963.248</c:v>
                </c:pt>
                <c:pt idx="3">
                  <c:v>67197.767999999996</c:v>
                </c:pt>
                <c:pt idx="4">
                  <c:v>85875.471999999994</c:v>
                </c:pt>
                <c:pt idx="5">
                  <c:v>101521.656</c:v>
                </c:pt>
                <c:pt idx="6">
                  <c:v>109427.792</c:v>
                </c:pt>
                <c:pt idx="7">
                  <c:v>119211.17600000001</c:v>
                </c:pt>
                <c:pt idx="8">
                  <c:v>117269.26400000001</c:v>
                </c:pt>
                <c:pt idx="9">
                  <c:v>123327.16799999999</c:v>
                </c:pt>
                <c:pt idx="10">
                  <c:v>129545.976</c:v>
                </c:pt>
                <c:pt idx="11">
                  <c:v>128362.808</c:v>
                </c:pt>
                <c:pt idx="12">
                  <c:v>132697.56800000003</c:v>
                </c:pt>
                <c:pt idx="13">
                  <c:v>136774.63200000001</c:v>
                </c:pt>
                <c:pt idx="14">
                  <c:v>139888.18400000001</c:v>
                </c:pt>
                <c:pt idx="15">
                  <c:v>143901</c:v>
                </c:pt>
                <c:pt idx="16">
                  <c:v>144028.44</c:v>
                </c:pt>
                <c:pt idx="17">
                  <c:v>142830.23199999999</c:v>
                </c:pt>
                <c:pt idx="18">
                  <c:v>150556.19200000001</c:v>
                </c:pt>
                <c:pt idx="19">
                  <c:v>151740.96799999999</c:v>
                </c:pt>
                <c:pt idx="20">
                  <c:v>154687.144</c:v>
                </c:pt>
                <c:pt idx="21">
                  <c:v>158456.24800000002</c:v>
                </c:pt>
                <c:pt idx="22">
                  <c:v>161144.6</c:v>
                </c:pt>
                <c:pt idx="23">
                  <c:v>163681.976</c:v>
                </c:pt>
                <c:pt idx="24">
                  <c:v>164055.06400000001</c:v>
                </c:pt>
                <c:pt idx="25">
                  <c:v>169349.02399999998</c:v>
                </c:pt>
                <c:pt idx="26">
                  <c:v>170616.89600000001</c:v>
                </c:pt>
                <c:pt idx="27">
                  <c:v>174820.48800000001</c:v>
                </c:pt>
                <c:pt idx="28">
                  <c:v>175021.17599999998</c:v>
                </c:pt>
                <c:pt idx="29">
                  <c:v>178381.696</c:v>
                </c:pt>
                <c:pt idx="30">
                  <c:v>179079.32</c:v>
                </c:pt>
                <c:pt idx="31">
                  <c:v>186992.36800000002</c:v>
                </c:pt>
                <c:pt idx="32">
                  <c:v>183251.03200000001</c:v>
                </c:pt>
                <c:pt idx="33">
                  <c:v>186914.728</c:v>
                </c:pt>
                <c:pt idx="34">
                  <c:v>191262.87199999997</c:v>
                </c:pt>
                <c:pt idx="35">
                  <c:v>191373.408</c:v>
                </c:pt>
                <c:pt idx="36">
                  <c:v>192273.94400000002</c:v>
                </c:pt>
                <c:pt idx="37">
                  <c:v>192251.856</c:v>
                </c:pt>
                <c:pt idx="38">
                  <c:v>194746.432</c:v>
                </c:pt>
                <c:pt idx="39">
                  <c:v>194921.52000000002</c:v>
                </c:pt>
                <c:pt idx="40">
                  <c:v>194542.552</c:v>
                </c:pt>
                <c:pt idx="41">
                  <c:v>195262.03999999998</c:v>
                </c:pt>
                <c:pt idx="42">
                  <c:v>194821.24800000002</c:v>
                </c:pt>
                <c:pt idx="43">
                  <c:v>195056.696</c:v>
                </c:pt>
                <c:pt idx="44">
                  <c:v>196036.23199999999</c:v>
                </c:pt>
                <c:pt idx="45">
                  <c:v>196011.264</c:v>
                </c:pt>
                <c:pt idx="46">
                  <c:v>196497.10399999999</c:v>
                </c:pt>
                <c:pt idx="47">
                  <c:v>196306.68799999999</c:v>
                </c:pt>
                <c:pt idx="48">
                  <c:v>196034.424</c:v>
                </c:pt>
                <c:pt idx="49">
                  <c:v>195910.64</c:v>
                </c:pt>
                <c:pt idx="50">
                  <c:v>195871.288</c:v>
                </c:pt>
                <c:pt idx="51">
                  <c:v>196130.54399999999</c:v>
                </c:pt>
                <c:pt idx="52">
                  <c:v>196051.48</c:v>
                </c:pt>
                <c:pt idx="53">
                  <c:v>196478.94399999999</c:v>
                </c:pt>
                <c:pt idx="54">
                  <c:v>196765.60800000001</c:v>
                </c:pt>
                <c:pt idx="55">
                  <c:v>196972.50400000002</c:v>
                </c:pt>
                <c:pt idx="56">
                  <c:v>196094.272</c:v>
                </c:pt>
                <c:pt idx="57">
                  <c:v>196661.984</c:v>
                </c:pt>
                <c:pt idx="58">
                  <c:v>196654.81599999999</c:v>
                </c:pt>
                <c:pt idx="59">
                  <c:v>196979.872</c:v>
                </c:pt>
                <c:pt idx="60">
                  <c:v>196263.36799999999</c:v>
                </c:pt>
                <c:pt idx="61">
                  <c:v>197587.12800000003</c:v>
                </c:pt>
                <c:pt idx="62">
                  <c:v>197511.76</c:v>
                </c:pt>
                <c:pt idx="63">
                  <c:v>197510.91200000001</c:v>
                </c:pt>
              </c:numCache>
            </c:numRef>
          </c:val>
          <c:smooth val="1"/>
          <c:extLst>
            <c:ext xmlns:c16="http://schemas.microsoft.com/office/drawing/2014/chart" uri="{C3380CC4-5D6E-409C-BE32-E72D297353CC}">
              <c16:uniqueId val="{00000001-B85A-45B4-9055-8D4469A3DD03}"/>
            </c:ext>
          </c:extLst>
        </c:ser>
        <c:ser>
          <c:idx val="2"/>
          <c:order val="2"/>
          <c:tx>
            <c:v>4 Queues</c:v>
          </c:tx>
          <c:spPr>
            <a:ln w="19050" cap="rnd">
              <a:solidFill>
                <a:srgbClr val="92D050"/>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'pfetch-cmptsz1'!$H$140:$H$204</c:f>
              <c:numCache>
                <c:formatCode>General</c:formatCode>
                <c:ptCount val="65"/>
                <c:pt idx="0">
                  <c:v>27663.150664000001</c:v>
                </c:pt>
                <c:pt idx="1">
                  <c:v>55413.736000000004</c:v>
                </c:pt>
                <c:pt idx="2">
                  <c:v>83211.56</c:v>
                </c:pt>
                <c:pt idx="3">
                  <c:v>109493.15199999999</c:v>
                </c:pt>
                <c:pt idx="4">
                  <c:v>116517.18399999999</c:v>
                </c:pt>
                <c:pt idx="5">
                  <c:v>123581.192</c:v>
                </c:pt>
                <c:pt idx="6">
                  <c:v>132089.51199999999</c:v>
                </c:pt>
                <c:pt idx="7">
                  <c:v>137779.136</c:v>
                </c:pt>
                <c:pt idx="8">
                  <c:v>136609.95199999999</c:v>
                </c:pt>
                <c:pt idx="9">
                  <c:v>140183.128</c:v>
                </c:pt>
                <c:pt idx="10">
                  <c:v>148197.62400000001</c:v>
                </c:pt>
                <c:pt idx="11">
                  <c:v>149849.96</c:v>
                </c:pt>
                <c:pt idx="12">
                  <c:v>154263.03999999998</c:v>
                </c:pt>
                <c:pt idx="13">
                  <c:v>158941.4</c:v>
                </c:pt>
                <c:pt idx="14">
                  <c:v>160250.20000000001</c:v>
                </c:pt>
                <c:pt idx="15">
                  <c:v>169991.992</c:v>
                </c:pt>
                <c:pt idx="16">
                  <c:v>169460.18400000001</c:v>
                </c:pt>
                <c:pt idx="17">
                  <c:v>172730.408</c:v>
                </c:pt>
                <c:pt idx="18">
                  <c:v>177533.60800000001</c:v>
                </c:pt>
                <c:pt idx="19">
                  <c:v>182739.408</c:v>
                </c:pt>
                <c:pt idx="20">
                  <c:v>187268.592</c:v>
                </c:pt>
                <c:pt idx="21">
                  <c:v>187245.448</c:v>
                </c:pt>
                <c:pt idx="22">
                  <c:v>189920.32</c:v>
                </c:pt>
                <c:pt idx="23">
                  <c:v>191680.696</c:v>
                </c:pt>
                <c:pt idx="24">
                  <c:v>190805.36</c:v>
                </c:pt>
                <c:pt idx="25">
                  <c:v>191470.37599999999</c:v>
                </c:pt>
                <c:pt idx="26">
                  <c:v>191455.08000000002</c:v>
                </c:pt>
                <c:pt idx="27">
                  <c:v>192369.62400000001</c:v>
                </c:pt>
                <c:pt idx="28">
                  <c:v>192899.16800000001</c:v>
                </c:pt>
                <c:pt idx="29">
                  <c:v>193764.152</c:v>
                </c:pt>
                <c:pt idx="30">
                  <c:v>194086.78399999999</c:v>
                </c:pt>
                <c:pt idx="31">
                  <c:v>193763.52799999999</c:v>
                </c:pt>
                <c:pt idx="32">
                  <c:v>193342.408</c:v>
                </c:pt>
                <c:pt idx="33">
                  <c:v>194492.864</c:v>
                </c:pt>
                <c:pt idx="34">
                  <c:v>193929.66399999999</c:v>
                </c:pt>
                <c:pt idx="35">
                  <c:v>193989.63200000001</c:v>
                </c:pt>
                <c:pt idx="36">
                  <c:v>195052.65599999999</c:v>
                </c:pt>
                <c:pt idx="37">
                  <c:v>196415.136</c:v>
                </c:pt>
                <c:pt idx="38">
                  <c:v>195297.4</c:v>
                </c:pt>
                <c:pt idx="39">
                  <c:v>194948.136</c:v>
                </c:pt>
                <c:pt idx="40">
                  <c:v>195517.33600000001</c:v>
                </c:pt>
                <c:pt idx="41">
                  <c:v>195726.56</c:v>
                </c:pt>
                <c:pt idx="42">
                  <c:v>195256.59999999998</c:v>
                </c:pt>
                <c:pt idx="43">
                  <c:v>195146.65600000002</c:v>
                </c:pt>
                <c:pt idx="44">
                  <c:v>196084.78400000001</c:v>
                </c:pt>
                <c:pt idx="45">
                  <c:v>196506.2</c:v>
                </c:pt>
                <c:pt idx="46">
                  <c:v>196451.76799999998</c:v>
                </c:pt>
                <c:pt idx="47">
                  <c:v>196228.75200000001</c:v>
                </c:pt>
                <c:pt idx="48">
                  <c:v>196100.18400000001</c:v>
                </c:pt>
                <c:pt idx="49">
                  <c:v>196140.20799999998</c:v>
                </c:pt>
                <c:pt idx="50">
                  <c:v>196192.06400000001</c:v>
                </c:pt>
                <c:pt idx="51">
                  <c:v>196178.36</c:v>
                </c:pt>
                <c:pt idx="52">
                  <c:v>196518.31199999998</c:v>
                </c:pt>
                <c:pt idx="53">
                  <c:v>196898.152</c:v>
                </c:pt>
                <c:pt idx="54">
                  <c:v>197171.136</c:v>
                </c:pt>
                <c:pt idx="55">
                  <c:v>197087.31200000001</c:v>
                </c:pt>
                <c:pt idx="56">
                  <c:v>196667.65600000002</c:v>
                </c:pt>
                <c:pt idx="57">
                  <c:v>196693.872</c:v>
                </c:pt>
                <c:pt idx="58">
                  <c:v>196744.40000000002</c:v>
                </c:pt>
                <c:pt idx="59">
                  <c:v>196792.91999999998</c:v>
                </c:pt>
                <c:pt idx="60">
                  <c:v>196668.92800000001</c:v>
                </c:pt>
                <c:pt idx="61">
                  <c:v>197497.288</c:v>
                </c:pt>
                <c:pt idx="62">
                  <c:v>197622.82399999999</c:v>
                </c:pt>
                <c:pt idx="63">
                  <c:v>197565.79199999999</c:v>
                </c:pt>
              </c:numCache>
            </c:numRef>
          </c:val>
          <c:smooth val="1"/>
          <c:extLst>
            <c:ext xmlns:c16="http://schemas.microsoft.com/office/drawing/2014/chart" uri="{C3380CC4-5D6E-409C-BE32-E72D297353CC}">
              <c16:uniqueId val="{00000002-B85A-45B4-9055-8D4469A3DD03}"/>
            </c:ext>
          </c:extLst>
        </c:ser>
        <c:ser>
          <c:idx val="3"/>
          <c:order val="3"/>
          <c:tx>
            <c:v>8 Queues</c:v>
          </c:tx>
          <c:spPr>
            <a:ln w="19050" cap="rnd">
              <a:solidFill>
                <a:schemeClr val="accent4"/>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'pfetch-cmptsz1'!$H$208:$H$271</c:f>
              <c:numCache>
                <c:formatCode>General</c:formatCode>
                <c:ptCount val="64"/>
                <c:pt idx="0">
                  <c:v>35336.490656000002</c:v>
                </c:pt>
                <c:pt idx="1">
                  <c:v>73784.368000000002</c:v>
                </c:pt>
                <c:pt idx="2">
                  <c:v>105534.584</c:v>
                </c:pt>
                <c:pt idx="3">
                  <c:v>122717.368</c:v>
                </c:pt>
                <c:pt idx="4">
                  <c:v>126543.344</c:v>
                </c:pt>
                <c:pt idx="5">
                  <c:v>133624.60800000001</c:v>
                </c:pt>
                <c:pt idx="6">
                  <c:v>142007.432</c:v>
                </c:pt>
                <c:pt idx="7">
                  <c:v>148590.68</c:v>
                </c:pt>
                <c:pt idx="8">
                  <c:v>148023.21600000001</c:v>
                </c:pt>
                <c:pt idx="9">
                  <c:v>153175.48800000001</c:v>
                </c:pt>
                <c:pt idx="10">
                  <c:v>160738.83199999999</c:v>
                </c:pt>
                <c:pt idx="11">
                  <c:v>165777.016</c:v>
                </c:pt>
                <c:pt idx="12">
                  <c:v>162848.62400000001</c:v>
                </c:pt>
                <c:pt idx="13">
                  <c:v>171526.2</c:v>
                </c:pt>
                <c:pt idx="14">
                  <c:v>176949.06400000001</c:v>
                </c:pt>
                <c:pt idx="15">
                  <c:v>174424.856</c:v>
                </c:pt>
                <c:pt idx="16">
                  <c:v>175543.984</c:v>
                </c:pt>
                <c:pt idx="17">
                  <c:v>181486.848</c:v>
                </c:pt>
                <c:pt idx="18">
                  <c:v>182799.11200000002</c:v>
                </c:pt>
                <c:pt idx="19">
                  <c:v>185816</c:v>
                </c:pt>
                <c:pt idx="20">
                  <c:v>184145.424</c:v>
                </c:pt>
                <c:pt idx="21">
                  <c:v>189624.32000000001</c:v>
                </c:pt>
                <c:pt idx="22">
                  <c:v>189052.696</c:v>
                </c:pt>
                <c:pt idx="23">
                  <c:v>188113.67199999999</c:v>
                </c:pt>
                <c:pt idx="24">
                  <c:v>181449.08000000002</c:v>
                </c:pt>
                <c:pt idx="25">
                  <c:v>187710.304</c:v>
                </c:pt>
                <c:pt idx="26">
                  <c:v>191963.704</c:v>
                </c:pt>
                <c:pt idx="27">
                  <c:v>190145.54399999999</c:v>
                </c:pt>
                <c:pt idx="28">
                  <c:v>191278.05599999998</c:v>
                </c:pt>
                <c:pt idx="29">
                  <c:v>187097.51200000002</c:v>
                </c:pt>
                <c:pt idx="30">
                  <c:v>193227.03999999998</c:v>
                </c:pt>
                <c:pt idx="31">
                  <c:v>190930.304</c:v>
                </c:pt>
                <c:pt idx="32">
                  <c:v>191252.96</c:v>
                </c:pt>
                <c:pt idx="33">
                  <c:v>188926.03999999998</c:v>
                </c:pt>
                <c:pt idx="34">
                  <c:v>193702.976</c:v>
                </c:pt>
                <c:pt idx="35">
                  <c:v>193649.848</c:v>
                </c:pt>
                <c:pt idx="36">
                  <c:v>193201.144</c:v>
                </c:pt>
                <c:pt idx="37">
                  <c:v>195710.19199999998</c:v>
                </c:pt>
                <c:pt idx="38">
                  <c:v>192303.07200000001</c:v>
                </c:pt>
                <c:pt idx="39">
                  <c:v>193196.64799999999</c:v>
                </c:pt>
                <c:pt idx="40">
                  <c:v>190475.54399999999</c:v>
                </c:pt>
                <c:pt idx="41">
                  <c:v>188674.79200000002</c:v>
                </c:pt>
                <c:pt idx="42">
                  <c:v>182786.37600000002</c:v>
                </c:pt>
                <c:pt idx="43">
                  <c:v>193064.36799999999</c:v>
                </c:pt>
                <c:pt idx="44">
                  <c:v>194876.95199999999</c:v>
                </c:pt>
                <c:pt idx="45">
                  <c:v>195092.05599999998</c:v>
                </c:pt>
                <c:pt idx="46">
                  <c:v>196308.20800000001</c:v>
                </c:pt>
                <c:pt idx="47">
                  <c:v>191395.32799999998</c:v>
                </c:pt>
                <c:pt idx="48">
                  <c:v>196080.64799999999</c:v>
                </c:pt>
                <c:pt idx="49">
                  <c:v>195959.304</c:v>
                </c:pt>
                <c:pt idx="50">
                  <c:v>192557.25599999999</c:v>
                </c:pt>
                <c:pt idx="51">
                  <c:v>195207.56</c:v>
                </c:pt>
                <c:pt idx="52">
                  <c:v>194346.62400000001</c:v>
                </c:pt>
                <c:pt idx="53">
                  <c:v>196653.408</c:v>
                </c:pt>
                <c:pt idx="54">
                  <c:v>197104.34399999998</c:v>
                </c:pt>
                <c:pt idx="55">
                  <c:v>189573.024</c:v>
                </c:pt>
                <c:pt idx="56">
                  <c:v>195710.22399999999</c:v>
                </c:pt>
                <c:pt idx="57">
                  <c:v>196361.79199999999</c:v>
                </c:pt>
                <c:pt idx="58">
                  <c:v>194164.62400000001</c:v>
                </c:pt>
                <c:pt idx="59">
                  <c:v>196633.53599999999</c:v>
                </c:pt>
                <c:pt idx="60">
                  <c:v>192810.03200000001</c:v>
                </c:pt>
                <c:pt idx="61">
                  <c:v>197383.49600000001</c:v>
                </c:pt>
                <c:pt idx="62">
                  <c:v>194074.136</c:v>
                </c:pt>
                <c:pt idx="63">
                  <c:v>197327.2</c:v>
                </c:pt>
              </c:numCache>
            </c:numRef>
          </c:val>
          <c:smooth val="1"/>
          <c:extLst>
            <c:ext xmlns:c16="http://schemas.microsoft.com/office/drawing/2014/chart" uri="{C3380CC4-5D6E-409C-BE32-E72D297353CC}">
              <c16:uniqueId val="{00000003-B85A-45B4-9055-8D4469A3DD03}"/>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6513224299"/>
              <c:y val="0.88643627505483513"/>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a:solidFill>
                  <a:srgbClr val="FF0000"/>
                </a:solidFill>
              </a:rPr>
              <a:t>VF</a:t>
            </a:r>
            <a:r>
              <a:rPr lang="en-US"/>
              <a:t>: ST C2H Unidirectional performance</a:t>
            </a:r>
          </a:p>
        </c:rich>
      </c:tx>
      <c:overlay val="0"/>
      <c:spPr>
        <a:noFill/>
        <a:ln>
          <a:noFill/>
          <a:prstDash val="solid"/>
        </a:ln>
      </c:spPr>
    </c:title>
    <c:autoTitleDeleted val="0"/>
    <c:plotArea>
      <c:layout/>
      <c:lineChart>
        <c:grouping val="standard"/>
        <c:varyColors val="0"/>
        <c:ser>
          <c:idx val="0"/>
          <c:order val="0"/>
          <c:tx>
            <c:v>1 Queue</c:v>
          </c:tx>
          <c:spPr>
            <a:ln w="19050" cap="rnd">
              <a:solidFill>
                <a:srgbClr val="0070C0"/>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'pfetch-cmptsz1'!$E$4:$E$67</c:f>
              <c:numCache>
                <c:formatCode>General</c:formatCode>
                <c:ptCount val="64"/>
                <c:pt idx="0">
                  <c:v>11419.232</c:v>
                </c:pt>
                <c:pt idx="1">
                  <c:v>23038.704000000002</c:v>
                </c:pt>
                <c:pt idx="2">
                  <c:v>35171.807999999997</c:v>
                </c:pt>
                <c:pt idx="3">
                  <c:v>47901.792000000001</c:v>
                </c:pt>
                <c:pt idx="4">
                  <c:v>58002.944000000003</c:v>
                </c:pt>
                <c:pt idx="5">
                  <c:v>63590.456000000013</c:v>
                </c:pt>
                <c:pt idx="6">
                  <c:v>68422.432000000001</c:v>
                </c:pt>
                <c:pt idx="7">
                  <c:v>72838.088000000003</c:v>
                </c:pt>
                <c:pt idx="8">
                  <c:v>76498.959999999992</c:v>
                </c:pt>
                <c:pt idx="9">
                  <c:v>79525.216</c:v>
                </c:pt>
                <c:pt idx="10">
                  <c:v>82696.08</c:v>
                </c:pt>
                <c:pt idx="11">
                  <c:v>85131.671999999991</c:v>
                </c:pt>
                <c:pt idx="12">
                  <c:v>87071.368000000002</c:v>
                </c:pt>
                <c:pt idx="13">
                  <c:v>88985.991999999998</c:v>
                </c:pt>
                <c:pt idx="14">
                  <c:v>90689.552000000011</c:v>
                </c:pt>
                <c:pt idx="15">
                  <c:v>92904.36</c:v>
                </c:pt>
                <c:pt idx="16">
                  <c:v>91700.087999999989</c:v>
                </c:pt>
                <c:pt idx="17">
                  <c:v>95627.95199999999</c:v>
                </c:pt>
                <c:pt idx="18">
                  <c:v>97065.664000000004</c:v>
                </c:pt>
                <c:pt idx="19">
                  <c:v>97774.096000000005</c:v>
                </c:pt>
                <c:pt idx="20">
                  <c:v>95731.928</c:v>
                </c:pt>
                <c:pt idx="21">
                  <c:v>99016.983999999997</c:v>
                </c:pt>
                <c:pt idx="22">
                  <c:v>99907.40800000001</c:v>
                </c:pt>
                <c:pt idx="23">
                  <c:v>102187.82399999999</c:v>
                </c:pt>
                <c:pt idx="24">
                  <c:v>98245.56</c:v>
                </c:pt>
                <c:pt idx="25">
                  <c:v>100755.64</c:v>
                </c:pt>
                <c:pt idx="26">
                  <c:v>100685.288</c:v>
                </c:pt>
                <c:pt idx="27">
                  <c:v>101869.488</c:v>
                </c:pt>
                <c:pt idx="28">
                  <c:v>98641.751999999993</c:v>
                </c:pt>
                <c:pt idx="29">
                  <c:v>100543.76</c:v>
                </c:pt>
                <c:pt idx="30">
                  <c:v>101772.008</c:v>
                </c:pt>
                <c:pt idx="31">
                  <c:v>101815.712</c:v>
                </c:pt>
                <c:pt idx="32">
                  <c:v>100069.88</c:v>
                </c:pt>
                <c:pt idx="33">
                  <c:v>100490.304</c:v>
                </c:pt>
                <c:pt idx="34">
                  <c:v>101725.61599999999</c:v>
                </c:pt>
                <c:pt idx="35">
                  <c:v>100306.17600000001</c:v>
                </c:pt>
                <c:pt idx="36">
                  <c:v>100245.064</c:v>
                </c:pt>
                <c:pt idx="37">
                  <c:v>99952.95199999999</c:v>
                </c:pt>
                <c:pt idx="38">
                  <c:v>101382.32</c:v>
                </c:pt>
                <c:pt idx="39">
                  <c:v>100908.09600000001</c:v>
                </c:pt>
                <c:pt idx="40">
                  <c:v>99827.072</c:v>
                </c:pt>
                <c:pt idx="41">
                  <c:v>100267.54399999999</c:v>
                </c:pt>
                <c:pt idx="42">
                  <c:v>100302.408</c:v>
                </c:pt>
                <c:pt idx="43">
                  <c:v>101077.696</c:v>
                </c:pt>
                <c:pt idx="44">
                  <c:v>98820.784</c:v>
                </c:pt>
                <c:pt idx="45">
                  <c:v>100043.32</c:v>
                </c:pt>
                <c:pt idx="46">
                  <c:v>100292.848</c:v>
                </c:pt>
                <c:pt idx="47">
                  <c:v>100967.12</c:v>
                </c:pt>
                <c:pt idx="48">
                  <c:v>99630.48000000001</c:v>
                </c:pt>
                <c:pt idx="49">
                  <c:v>99606.584000000003</c:v>
                </c:pt>
                <c:pt idx="50">
                  <c:v>100301.83199999999</c:v>
                </c:pt>
                <c:pt idx="51">
                  <c:v>100327.92</c:v>
                </c:pt>
                <c:pt idx="52">
                  <c:v>99686.695999999996</c:v>
                </c:pt>
                <c:pt idx="53">
                  <c:v>99383.16</c:v>
                </c:pt>
                <c:pt idx="54">
                  <c:v>100397.984</c:v>
                </c:pt>
                <c:pt idx="55">
                  <c:v>100928.74400000001</c:v>
                </c:pt>
                <c:pt idx="56">
                  <c:v>99276.152000000002</c:v>
                </c:pt>
                <c:pt idx="57">
                  <c:v>100662.696</c:v>
                </c:pt>
                <c:pt idx="58">
                  <c:v>100634.24000000001</c:v>
                </c:pt>
                <c:pt idx="59">
                  <c:v>102501.056</c:v>
                </c:pt>
                <c:pt idx="60">
                  <c:v>100538.856</c:v>
                </c:pt>
                <c:pt idx="61">
                  <c:v>103019.656</c:v>
                </c:pt>
                <c:pt idx="62">
                  <c:v>101182.96</c:v>
                </c:pt>
                <c:pt idx="63">
                  <c:v>102692.568</c:v>
                </c:pt>
              </c:numCache>
            </c:numRef>
          </c:val>
          <c:smooth val="1"/>
          <c:extLst>
            <c:ext xmlns:c16="http://schemas.microsoft.com/office/drawing/2014/chart" uri="{C3380CC4-5D6E-409C-BE32-E72D297353CC}">
              <c16:uniqueId val="{00000000-A71F-46F5-92F0-F8BDE07C0743}"/>
            </c:ext>
          </c:extLst>
        </c:ser>
        <c:ser>
          <c:idx val="1"/>
          <c:order val="1"/>
          <c:tx>
            <c:v>2 Queues</c:v>
          </c:tx>
          <c:spPr>
            <a:ln w="19050" cap="rnd">
              <a:solidFill>
                <a:schemeClr val="accent2"/>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'pfetch-cmptsz1'!$E$72:$E$135</c:f>
              <c:numCache>
                <c:formatCode>General</c:formatCode>
                <c:ptCount val="64"/>
                <c:pt idx="0">
                  <c:v>11711.28</c:v>
                </c:pt>
                <c:pt idx="1">
                  <c:v>36926.328000000001</c:v>
                </c:pt>
                <c:pt idx="2">
                  <c:v>53840.656000000003</c:v>
                </c:pt>
                <c:pt idx="3">
                  <c:v>70638.592000000004</c:v>
                </c:pt>
                <c:pt idx="4">
                  <c:v>85501.608000000007</c:v>
                </c:pt>
                <c:pt idx="5">
                  <c:v>88739.047999999995</c:v>
                </c:pt>
                <c:pt idx="6">
                  <c:v>92958.607999999993</c:v>
                </c:pt>
                <c:pt idx="7">
                  <c:v>98535.88</c:v>
                </c:pt>
                <c:pt idx="8">
                  <c:v>91358.063999999998</c:v>
                </c:pt>
                <c:pt idx="9">
                  <c:v>94537.088000000003</c:v>
                </c:pt>
                <c:pt idx="10">
                  <c:v>94522.056000000011</c:v>
                </c:pt>
                <c:pt idx="11">
                  <c:v>99494.487999999998</c:v>
                </c:pt>
                <c:pt idx="12">
                  <c:v>97679.576000000001</c:v>
                </c:pt>
                <c:pt idx="13">
                  <c:v>99170.072</c:v>
                </c:pt>
                <c:pt idx="14">
                  <c:v>99555.767999999996</c:v>
                </c:pt>
                <c:pt idx="15">
                  <c:v>97107.888000000006</c:v>
                </c:pt>
                <c:pt idx="16">
                  <c:v>97757.760000000009</c:v>
                </c:pt>
                <c:pt idx="17">
                  <c:v>99928.079999999987</c:v>
                </c:pt>
                <c:pt idx="18">
                  <c:v>100759.31200000001</c:v>
                </c:pt>
                <c:pt idx="19">
                  <c:v>101500.25599999999</c:v>
                </c:pt>
                <c:pt idx="20">
                  <c:v>99146.671999999991</c:v>
                </c:pt>
                <c:pt idx="21">
                  <c:v>99244.72</c:v>
                </c:pt>
                <c:pt idx="22">
                  <c:v>101142.912</c:v>
                </c:pt>
                <c:pt idx="23">
                  <c:v>101766.008</c:v>
                </c:pt>
                <c:pt idx="24">
                  <c:v>98881.152000000002</c:v>
                </c:pt>
                <c:pt idx="25">
                  <c:v>99995.423999999999</c:v>
                </c:pt>
                <c:pt idx="26">
                  <c:v>101087.4</c:v>
                </c:pt>
                <c:pt idx="27">
                  <c:v>101501.416</c:v>
                </c:pt>
                <c:pt idx="28">
                  <c:v>100472.25599999999</c:v>
                </c:pt>
                <c:pt idx="29">
                  <c:v>101022.728</c:v>
                </c:pt>
                <c:pt idx="30">
                  <c:v>101122.09600000001</c:v>
                </c:pt>
                <c:pt idx="31">
                  <c:v>102343.432</c:v>
                </c:pt>
                <c:pt idx="32">
                  <c:v>101629.288</c:v>
                </c:pt>
                <c:pt idx="33">
                  <c:v>101485.53599999999</c:v>
                </c:pt>
                <c:pt idx="34">
                  <c:v>101900.48</c:v>
                </c:pt>
                <c:pt idx="35">
                  <c:v>102308.984</c:v>
                </c:pt>
                <c:pt idx="36">
                  <c:v>102457.72</c:v>
                </c:pt>
                <c:pt idx="37">
                  <c:v>100601.656</c:v>
                </c:pt>
                <c:pt idx="38">
                  <c:v>101835.09600000001</c:v>
                </c:pt>
                <c:pt idx="39">
                  <c:v>104113.11199999999</c:v>
                </c:pt>
                <c:pt idx="40">
                  <c:v>100358.416</c:v>
                </c:pt>
                <c:pt idx="41">
                  <c:v>101575.08</c:v>
                </c:pt>
                <c:pt idx="42">
                  <c:v>103322.368</c:v>
                </c:pt>
                <c:pt idx="43">
                  <c:v>102228.38400000001</c:v>
                </c:pt>
                <c:pt idx="44">
                  <c:v>102751.61599999999</c:v>
                </c:pt>
                <c:pt idx="45">
                  <c:v>103530.72</c:v>
                </c:pt>
                <c:pt idx="46">
                  <c:v>101479.136</c:v>
                </c:pt>
                <c:pt idx="47">
                  <c:v>101893.696</c:v>
                </c:pt>
                <c:pt idx="48">
                  <c:v>100488.10400000001</c:v>
                </c:pt>
                <c:pt idx="49">
                  <c:v>103938.352</c:v>
                </c:pt>
                <c:pt idx="50">
                  <c:v>102272.47199999999</c:v>
                </c:pt>
                <c:pt idx="51">
                  <c:v>104066.36</c:v>
                </c:pt>
                <c:pt idx="52">
                  <c:v>99211.87999999999</c:v>
                </c:pt>
                <c:pt idx="53">
                  <c:v>101093.712</c:v>
                </c:pt>
                <c:pt idx="54">
                  <c:v>104179.984</c:v>
                </c:pt>
                <c:pt idx="55">
                  <c:v>101498.32799999999</c:v>
                </c:pt>
                <c:pt idx="56">
                  <c:v>101187.264</c:v>
                </c:pt>
                <c:pt idx="57">
                  <c:v>103029.944</c:v>
                </c:pt>
                <c:pt idx="58">
                  <c:v>103909.008</c:v>
                </c:pt>
                <c:pt idx="59">
                  <c:v>102175.53599999999</c:v>
                </c:pt>
                <c:pt idx="60">
                  <c:v>101020.848</c:v>
                </c:pt>
                <c:pt idx="61">
                  <c:v>102100.68799999999</c:v>
                </c:pt>
                <c:pt idx="62">
                  <c:v>101559.232</c:v>
                </c:pt>
                <c:pt idx="63">
                  <c:v>101686.704</c:v>
                </c:pt>
              </c:numCache>
            </c:numRef>
          </c:val>
          <c:smooth val="1"/>
          <c:extLst>
            <c:ext xmlns:c16="http://schemas.microsoft.com/office/drawing/2014/chart" uri="{C3380CC4-5D6E-409C-BE32-E72D297353CC}">
              <c16:uniqueId val="{00000001-A71F-46F5-92F0-F8BDE07C0743}"/>
            </c:ext>
          </c:extLst>
        </c:ser>
        <c:ser>
          <c:idx val="2"/>
          <c:order val="2"/>
          <c:tx>
            <c:v>4 Queues</c:v>
          </c:tx>
          <c:spPr>
            <a:ln w="19050" cap="rnd">
              <a:solidFill>
                <a:srgbClr val="92D050"/>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'pfetch-cmptsz1'!$E$140:$E$203</c:f>
              <c:numCache>
                <c:formatCode>General</c:formatCode>
                <c:ptCount val="64"/>
                <c:pt idx="0">
                  <c:v>9344.9519999999993</c:v>
                </c:pt>
                <c:pt idx="1">
                  <c:v>30740.968000000001</c:v>
                </c:pt>
                <c:pt idx="2">
                  <c:v>49643.591999999997</c:v>
                </c:pt>
                <c:pt idx="3">
                  <c:v>62781.936000000002</c:v>
                </c:pt>
                <c:pt idx="4">
                  <c:v>72461.343999999997</c:v>
                </c:pt>
                <c:pt idx="5">
                  <c:v>79837.36</c:v>
                </c:pt>
                <c:pt idx="6">
                  <c:v>85702.247999999992</c:v>
                </c:pt>
                <c:pt idx="7">
                  <c:v>92507.432000000001</c:v>
                </c:pt>
                <c:pt idx="8">
                  <c:v>91712.952000000005</c:v>
                </c:pt>
                <c:pt idx="9">
                  <c:v>96285.648000000001</c:v>
                </c:pt>
                <c:pt idx="10">
                  <c:v>99056.672000000006</c:v>
                </c:pt>
                <c:pt idx="11">
                  <c:v>99909.775999999998</c:v>
                </c:pt>
                <c:pt idx="12">
                  <c:v>97870.232000000004</c:v>
                </c:pt>
                <c:pt idx="13">
                  <c:v>101013.16800000001</c:v>
                </c:pt>
                <c:pt idx="14">
                  <c:v>103697.712</c:v>
                </c:pt>
                <c:pt idx="15">
                  <c:v>103182.25599999999</c:v>
                </c:pt>
                <c:pt idx="16">
                  <c:v>101529.712</c:v>
                </c:pt>
                <c:pt idx="17">
                  <c:v>101513.192</c:v>
                </c:pt>
                <c:pt idx="18">
                  <c:v>103040.53599999999</c:v>
                </c:pt>
                <c:pt idx="19">
                  <c:v>102886.67200000001</c:v>
                </c:pt>
                <c:pt idx="20">
                  <c:v>101443.144</c:v>
                </c:pt>
                <c:pt idx="21">
                  <c:v>102127.344</c:v>
                </c:pt>
                <c:pt idx="22">
                  <c:v>102853.584</c:v>
                </c:pt>
                <c:pt idx="23">
                  <c:v>103922.32</c:v>
                </c:pt>
                <c:pt idx="24">
                  <c:v>101409.072</c:v>
                </c:pt>
                <c:pt idx="25">
                  <c:v>101962.368</c:v>
                </c:pt>
                <c:pt idx="26">
                  <c:v>103333.09600000001</c:v>
                </c:pt>
                <c:pt idx="27">
                  <c:v>103342.32799999999</c:v>
                </c:pt>
                <c:pt idx="28">
                  <c:v>103543.224</c:v>
                </c:pt>
                <c:pt idx="29">
                  <c:v>103248.656</c:v>
                </c:pt>
                <c:pt idx="30">
                  <c:v>103342.008</c:v>
                </c:pt>
                <c:pt idx="31">
                  <c:v>103831.08</c:v>
                </c:pt>
                <c:pt idx="32">
                  <c:v>102557.04</c:v>
                </c:pt>
                <c:pt idx="33">
                  <c:v>104325.04</c:v>
                </c:pt>
                <c:pt idx="34">
                  <c:v>102563.336</c:v>
                </c:pt>
                <c:pt idx="35">
                  <c:v>104168.11199999999</c:v>
                </c:pt>
                <c:pt idx="36">
                  <c:v>102313.12</c:v>
                </c:pt>
                <c:pt idx="37">
                  <c:v>103538.25599999999</c:v>
                </c:pt>
                <c:pt idx="38">
                  <c:v>103618.224</c:v>
                </c:pt>
                <c:pt idx="39">
                  <c:v>105165.792</c:v>
                </c:pt>
                <c:pt idx="40">
                  <c:v>103018.61599999999</c:v>
                </c:pt>
                <c:pt idx="41">
                  <c:v>103415.17600000001</c:v>
                </c:pt>
                <c:pt idx="42">
                  <c:v>104379.84</c:v>
                </c:pt>
                <c:pt idx="43">
                  <c:v>103748.568</c:v>
                </c:pt>
                <c:pt idx="44">
                  <c:v>102717.6</c:v>
                </c:pt>
                <c:pt idx="45">
                  <c:v>103961.11199999999</c:v>
                </c:pt>
                <c:pt idx="46">
                  <c:v>103442.496</c:v>
                </c:pt>
                <c:pt idx="47">
                  <c:v>104835.68799999999</c:v>
                </c:pt>
                <c:pt idx="48">
                  <c:v>102066.81600000001</c:v>
                </c:pt>
                <c:pt idx="49">
                  <c:v>103724.92</c:v>
                </c:pt>
                <c:pt idx="50">
                  <c:v>103308.768</c:v>
                </c:pt>
                <c:pt idx="51">
                  <c:v>103117.944</c:v>
                </c:pt>
                <c:pt idx="52">
                  <c:v>103084.67200000001</c:v>
                </c:pt>
                <c:pt idx="53">
                  <c:v>103031.344</c:v>
                </c:pt>
                <c:pt idx="54">
                  <c:v>103445.152</c:v>
                </c:pt>
                <c:pt idx="55">
                  <c:v>103358.848</c:v>
                </c:pt>
                <c:pt idx="56">
                  <c:v>102728.056</c:v>
                </c:pt>
                <c:pt idx="57">
                  <c:v>102669.60799999999</c:v>
                </c:pt>
                <c:pt idx="58">
                  <c:v>104190.31200000001</c:v>
                </c:pt>
                <c:pt idx="59">
                  <c:v>102933.32799999999</c:v>
                </c:pt>
                <c:pt idx="60">
                  <c:v>102643.512</c:v>
                </c:pt>
                <c:pt idx="61">
                  <c:v>103354.2</c:v>
                </c:pt>
                <c:pt idx="62">
                  <c:v>103851.656</c:v>
                </c:pt>
                <c:pt idx="63">
                  <c:v>104569.31200000001</c:v>
                </c:pt>
              </c:numCache>
            </c:numRef>
          </c:val>
          <c:smooth val="1"/>
          <c:extLst>
            <c:ext xmlns:c16="http://schemas.microsoft.com/office/drawing/2014/chart" uri="{C3380CC4-5D6E-409C-BE32-E72D297353CC}">
              <c16:uniqueId val="{00000002-A71F-46F5-92F0-F8BDE07C0743}"/>
            </c:ext>
          </c:extLst>
        </c:ser>
        <c:ser>
          <c:idx val="3"/>
          <c:order val="3"/>
          <c:tx>
            <c:v>8 Queues</c:v>
          </c:tx>
          <c:spPr>
            <a:ln w="19050" cap="rnd">
              <a:solidFill>
                <a:schemeClr val="accent4"/>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'pfetch-cmptsz1'!$E$208:$E$271</c:f>
              <c:numCache>
                <c:formatCode>General</c:formatCode>
                <c:ptCount val="64"/>
                <c:pt idx="0">
                  <c:v>6493.411736</c:v>
                </c:pt>
                <c:pt idx="1">
                  <c:v>29980.720000000001</c:v>
                </c:pt>
                <c:pt idx="2">
                  <c:v>45765.951999999997</c:v>
                </c:pt>
                <c:pt idx="3">
                  <c:v>59900.752</c:v>
                </c:pt>
                <c:pt idx="4">
                  <c:v>73438.463999999993</c:v>
                </c:pt>
                <c:pt idx="5">
                  <c:v>85911.360000000001</c:v>
                </c:pt>
                <c:pt idx="6">
                  <c:v>95335.607999999993</c:v>
                </c:pt>
                <c:pt idx="7">
                  <c:v>101639.504</c:v>
                </c:pt>
                <c:pt idx="8">
                  <c:v>99811.167999999991</c:v>
                </c:pt>
                <c:pt idx="9">
                  <c:v>101102.696</c:v>
                </c:pt>
                <c:pt idx="10">
                  <c:v>103034.72</c:v>
                </c:pt>
                <c:pt idx="11">
                  <c:v>104220.736</c:v>
                </c:pt>
                <c:pt idx="12">
                  <c:v>101617.784</c:v>
                </c:pt>
                <c:pt idx="13">
                  <c:v>102996.82399999999</c:v>
                </c:pt>
                <c:pt idx="14">
                  <c:v>103960.984</c:v>
                </c:pt>
                <c:pt idx="15">
                  <c:v>104710.728</c:v>
                </c:pt>
                <c:pt idx="16">
                  <c:v>102670.82399999999</c:v>
                </c:pt>
                <c:pt idx="17">
                  <c:v>103558.568</c:v>
                </c:pt>
                <c:pt idx="18">
                  <c:v>104009.552</c:v>
                </c:pt>
                <c:pt idx="19">
                  <c:v>104900.96</c:v>
                </c:pt>
                <c:pt idx="20">
                  <c:v>103029.44</c:v>
                </c:pt>
                <c:pt idx="21">
                  <c:v>104140.488</c:v>
                </c:pt>
                <c:pt idx="22">
                  <c:v>104224.24800000001</c:v>
                </c:pt>
                <c:pt idx="23">
                  <c:v>104862.24</c:v>
                </c:pt>
                <c:pt idx="24">
                  <c:v>102960.008</c:v>
                </c:pt>
                <c:pt idx="25">
                  <c:v>103725.488</c:v>
                </c:pt>
                <c:pt idx="26">
                  <c:v>104266.576</c:v>
                </c:pt>
                <c:pt idx="27">
                  <c:v>104938.848</c:v>
                </c:pt>
                <c:pt idx="28">
                  <c:v>103509.488</c:v>
                </c:pt>
                <c:pt idx="29">
                  <c:v>104656.6</c:v>
                </c:pt>
                <c:pt idx="30">
                  <c:v>105107.24800000001</c:v>
                </c:pt>
                <c:pt idx="31">
                  <c:v>105371.68</c:v>
                </c:pt>
                <c:pt idx="32">
                  <c:v>104338.376</c:v>
                </c:pt>
                <c:pt idx="33">
                  <c:v>104638.32799999999</c:v>
                </c:pt>
                <c:pt idx="34">
                  <c:v>105071.448</c:v>
                </c:pt>
                <c:pt idx="35">
                  <c:v>105645.89599999999</c:v>
                </c:pt>
                <c:pt idx="36">
                  <c:v>104327.504</c:v>
                </c:pt>
                <c:pt idx="37">
                  <c:v>105738.448</c:v>
                </c:pt>
                <c:pt idx="38">
                  <c:v>105438.408</c:v>
                </c:pt>
                <c:pt idx="39">
                  <c:v>105788.52</c:v>
                </c:pt>
                <c:pt idx="40">
                  <c:v>105008.768</c:v>
                </c:pt>
                <c:pt idx="41">
                  <c:v>104934.936</c:v>
                </c:pt>
                <c:pt idx="42">
                  <c:v>105442.10400000001</c:v>
                </c:pt>
                <c:pt idx="43">
                  <c:v>106640.17600000001</c:v>
                </c:pt>
                <c:pt idx="44">
                  <c:v>104340.25599999999</c:v>
                </c:pt>
                <c:pt idx="45">
                  <c:v>104925.2</c:v>
                </c:pt>
                <c:pt idx="46">
                  <c:v>104620.31200000001</c:v>
                </c:pt>
                <c:pt idx="47">
                  <c:v>105880.064</c:v>
                </c:pt>
                <c:pt idx="48">
                  <c:v>105088.08</c:v>
                </c:pt>
                <c:pt idx="49">
                  <c:v>104911.72</c:v>
                </c:pt>
                <c:pt idx="50">
                  <c:v>105316.952</c:v>
                </c:pt>
                <c:pt idx="51">
                  <c:v>104783.2</c:v>
                </c:pt>
                <c:pt idx="52">
                  <c:v>103070.54399999999</c:v>
                </c:pt>
                <c:pt idx="53">
                  <c:v>103912.008</c:v>
                </c:pt>
                <c:pt idx="54">
                  <c:v>104704.68</c:v>
                </c:pt>
                <c:pt idx="55">
                  <c:v>105520.48</c:v>
                </c:pt>
                <c:pt idx="56">
                  <c:v>103922.064</c:v>
                </c:pt>
                <c:pt idx="57">
                  <c:v>104043.192</c:v>
                </c:pt>
                <c:pt idx="58">
                  <c:v>105039.54399999999</c:v>
                </c:pt>
                <c:pt idx="59">
                  <c:v>104741.47199999999</c:v>
                </c:pt>
                <c:pt idx="60">
                  <c:v>103808.44</c:v>
                </c:pt>
                <c:pt idx="61">
                  <c:v>104815.136</c:v>
                </c:pt>
                <c:pt idx="62">
                  <c:v>105408.96000000001</c:v>
                </c:pt>
                <c:pt idx="63">
                  <c:v>106347.768</c:v>
                </c:pt>
              </c:numCache>
            </c:numRef>
          </c:val>
          <c:smooth val="1"/>
          <c:extLst>
            <c:ext xmlns:c16="http://schemas.microsoft.com/office/drawing/2014/chart" uri="{C3380CC4-5D6E-409C-BE32-E72D297353CC}">
              <c16:uniqueId val="{00000003-A71F-46F5-92F0-F8BDE07C0743}"/>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a:t>
                </a:r>
                <a:r>
                  <a:rPr lang="en-US" sz="1000" b="0" i="0" strike="noStrike" baseline="0"/>
                  <a:t>Bytes</a:t>
                </a:r>
                <a:r>
                  <a:rPr lang="en-US" baseline="0"/>
                  <a:t>)</a:t>
                </a:r>
                <a:endParaRPr lang="en-US"/>
              </a:p>
            </c:rich>
          </c:tx>
          <c:layout>
            <c:manualLayout>
              <c:xMode val="edge"/>
              <c:yMode val="edge"/>
              <c:x val="0.47285163252090512"/>
              <c:y val="0.8776973193869117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tickMark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VF</a:t>
            </a:r>
            <a:r>
              <a:rPr lang="en-US" sz="1400" b="0" i="0" baseline="0"/>
              <a:t>: ST H2C Unidirectional performance</a:t>
            </a:r>
            <a:endParaRPr lang="en-US" sz="1100"/>
          </a:p>
        </c:rich>
      </c:tx>
      <c:overlay val="0"/>
      <c:spPr>
        <a:noFill/>
        <a:ln>
          <a:noFill/>
          <a:prstDash val="solid"/>
        </a:ln>
      </c:spPr>
    </c:title>
    <c:autoTitleDeleted val="0"/>
    <c:plotArea>
      <c:layout/>
      <c:lineChart>
        <c:grouping val="standard"/>
        <c:varyColors val="0"/>
        <c:ser>
          <c:idx val="0"/>
          <c:order val="0"/>
          <c:tx>
            <c:v>1 Queue</c:v>
          </c:tx>
          <c:spPr>
            <a:ln w="19050" cap="rnd">
              <a:solidFill>
                <a:schemeClr val="accent1"/>
              </a:solidFill>
              <a:prstDash val="solid"/>
              <a:round/>
            </a:ln>
          </c:spPr>
          <c:marker>
            <c:symbol val="none"/>
          </c:marker>
          <c:cat>
            <c:numRef>
              <c:f>cmptsz0!$A$4:$A$67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'pfetch-cmptsz1'!$B$4:$B$67</c:f>
              <c:numCache>
                <c:formatCode>General</c:formatCode>
                <c:ptCount val="64"/>
                <c:pt idx="0">
                  <c:v>2471.0114480000002</c:v>
                </c:pt>
                <c:pt idx="1">
                  <c:v>4192.3380239999997</c:v>
                </c:pt>
                <c:pt idx="2">
                  <c:v>5738.3175199999996</c:v>
                </c:pt>
                <c:pt idx="3">
                  <c:v>7177.8965520000002</c:v>
                </c:pt>
                <c:pt idx="4">
                  <c:v>8906.4239999999991</c:v>
                </c:pt>
                <c:pt idx="5">
                  <c:v>10442.768</c:v>
                </c:pt>
                <c:pt idx="6">
                  <c:v>13075.407999999999</c:v>
                </c:pt>
                <c:pt idx="7">
                  <c:v>14826.424000000001</c:v>
                </c:pt>
                <c:pt idx="8">
                  <c:v>15978.103999999999</c:v>
                </c:pt>
                <c:pt idx="9">
                  <c:v>17433.128000000001</c:v>
                </c:pt>
                <c:pt idx="10">
                  <c:v>19420.392</c:v>
                </c:pt>
                <c:pt idx="11">
                  <c:v>21298.328000000001</c:v>
                </c:pt>
                <c:pt idx="12">
                  <c:v>23918.936000000002</c:v>
                </c:pt>
                <c:pt idx="13">
                  <c:v>25694.616000000002</c:v>
                </c:pt>
                <c:pt idx="14">
                  <c:v>27478.743999999999</c:v>
                </c:pt>
                <c:pt idx="15">
                  <c:v>29510.583999999999</c:v>
                </c:pt>
                <c:pt idx="16">
                  <c:v>31490.576000000001</c:v>
                </c:pt>
                <c:pt idx="17">
                  <c:v>33419.199999999997</c:v>
                </c:pt>
                <c:pt idx="18">
                  <c:v>34881.360000000001</c:v>
                </c:pt>
                <c:pt idx="19">
                  <c:v>37110.743999999999</c:v>
                </c:pt>
                <c:pt idx="20">
                  <c:v>38736.255999999987</c:v>
                </c:pt>
                <c:pt idx="21">
                  <c:v>40877.303999999996</c:v>
                </c:pt>
                <c:pt idx="22">
                  <c:v>42395.631999999998</c:v>
                </c:pt>
                <c:pt idx="23">
                  <c:v>44036.911999999997</c:v>
                </c:pt>
                <c:pt idx="24">
                  <c:v>46457.256000000001</c:v>
                </c:pt>
                <c:pt idx="25">
                  <c:v>47749.216</c:v>
                </c:pt>
                <c:pt idx="26">
                  <c:v>49341.32</c:v>
                </c:pt>
                <c:pt idx="27">
                  <c:v>51720.527999999998</c:v>
                </c:pt>
                <c:pt idx="28">
                  <c:v>53350.095999999998</c:v>
                </c:pt>
                <c:pt idx="29">
                  <c:v>55045.248</c:v>
                </c:pt>
                <c:pt idx="30">
                  <c:v>56889.224000000002</c:v>
                </c:pt>
                <c:pt idx="31">
                  <c:v>58716.127999999997</c:v>
                </c:pt>
                <c:pt idx="32">
                  <c:v>60450.951999999997</c:v>
                </c:pt>
                <c:pt idx="33">
                  <c:v>62548.928</c:v>
                </c:pt>
                <c:pt idx="34">
                  <c:v>64540.384000000013</c:v>
                </c:pt>
                <c:pt idx="35">
                  <c:v>66118.703999999998</c:v>
                </c:pt>
                <c:pt idx="36">
                  <c:v>68582.648000000001</c:v>
                </c:pt>
                <c:pt idx="37">
                  <c:v>70749.775999999998</c:v>
                </c:pt>
                <c:pt idx="38">
                  <c:v>72797.847999999998</c:v>
                </c:pt>
                <c:pt idx="39">
                  <c:v>74522.912000000011</c:v>
                </c:pt>
                <c:pt idx="40">
                  <c:v>76354.975999999995</c:v>
                </c:pt>
                <c:pt idx="41">
                  <c:v>77907.728000000003</c:v>
                </c:pt>
                <c:pt idx="42">
                  <c:v>79516.831999999995</c:v>
                </c:pt>
                <c:pt idx="43">
                  <c:v>80860.487999999998</c:v>
                </c:pt>
                <c:pt idx="44">
                  <c:v>83846.248000000007</c:v>
                </c:pt>
                <c:pt idx="45">
                  <c:v>85840.856</c:v>
                </c:pt>
                <c:pt idx="46">
                  <c:v>88513.407999999996</c:v>
                </c:pt>
                <c:pt idx="47">
                  <c:v>88728.19200000001</c:v>
                </c:pt>
                <c:pt idx="48">
                  <c:v>91591.896000000008</c:v>
                </c:pt>
                <c:pt idx="49">
                  <c:v>93121.144</c:v>
                </c:pt>
                <c:pt idx="50">
                  <c:v>94893.119999999995</c:v>
                </c:pt>
                <c:pt idx="51">
                  <c:v>98231.312000000005</c:v>
                </c:pt>
                <c:pt idx="52">
                  <c:v>99654.936000000002</c:v>
                </c:pt>
                <c:pt idx="53">
                  <c:v>101263.872</c:v>
                </c:pt>
                <c:pt idx="54">
                  <c:v>102319.552</c:v>
                </c:pt>
                <c:pt idx="55">
                  <c:v>103394.336</c:v>
                </c:pt>
                <c:pt idx="56">
                  <c:v>104947.448</c:v>
                </c:pt>
                <c:pt idx="57">
                  <c:v>105275.792</c:v>
                </c:pt>
                <c:pt idx="58">
                  <c:v>105495.24800000001</c:v>
                </c:pt>
                <c:pt idx="59">
                  <c:v>105657.624</c:v>
                </c:pt>
                <c:pt idx="60">
                  <c:v>104840.96000000001</c:v>
                </c:pt>
                <c:pt idx="61">
                  <c:v>104909.09600000001</c:v>
                </c:pt>
                <c:pt idx="62">
                  <c:v>105016.864</c:v>
                </c:pt>
                <c:pt idx="63">
                  <c:v>104777.67200000001</c:v>
                </c:pt>
              </c:numCache>
            </c:numRef>
          </c:val>
          <c:smooth val="1"/>
          <c:extLst>
            <c:ext xmlns:c16="http://schemas.microsoft.com/office/drawing/2014/chart" uri="{C3380CC4-5D6E-409C-BE32-E72D297353CC}">
              <c16:uniqueId val="{00000000-7B9A-4E58-9391-57521E2FD15E}"/>
            </c:ext>
          </c:extLst>
        </c:ser>
        <c:ser>
          <c:idx val="1"/>
          <c:order val="1"/>
          <c:tx>
            <c:v>2 Queues</c:v>
          </c:tx>
          <c:spPr>
            <a:ln w="19050" cap="rnd">
              <a:solidFill>
                <a:schemeClr val="accent2"/>
              </a:solidFill>
              <a:prstDash val="solid"/>
              <a:round/>
            </a:ln>
          </c:spPr>
          <c:marker>
            <c:symbol val="none"/>
          </c:marker>
          <c:cat>
            <c:numRef>
              <c:f>cmptsz0!$A$4:$A$67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'pfetch-cmptsz1'!$B$72:$B$135</c:f>
              <c:numCache>
                <c:formatCode>General</c:formatCode>
                <c:ptCount val="64"/>
                <c:pt idx="0">
                  <c:v>3479.7264399999999</c:v>
                </c:pt>
                <c:pt idx="1">
                  <c:v>6920.0207520000004</c:v>
                </c:pt>
                <c:pt idx="2">
                  <c:v>10308.552</c:v>
                </c:pt>
                <c:pt idx="3">
                  <c:v>14045.144</c:v>
                </c:pt>
                <c:pt idx="4">
                  <c:v>17132.671999999999</c:v>
                </c:pt>
                <c:pt idx="5">
                  <c:v>20745.464</c:v>
                </c:pt>
                <c:pt idx="6">
                  <c:v>24659.360000000001</c:v>
                </c:pt>
                <c:pt idx="7">
                  <c:v>28047.552</c:v>
                </c:pt>
                <c:pt idx="8">
                  <c:v>30813.4</c:v>
                </c:pt>
                <c:pt idx="9">
                  <c:v>35329.4</c:v>
                </c:pt>
                <c:pt idx="10">
                  <c:v>38103.135999999999</c:v>
                </c:pt>
                <c:pt idx="11">
                  <c:v>42321.248</c:v>
                </c:pt>
                <c:pt idx="12">
                  <c:v>46335.031999999999</c:v>
                </c:pt>
                <c:pt idx="13">
                  <c:v>50586.616000000002</c:v>
                </c:pt>
                <c:pt idx="14">
                  <c:v>54117.207999999999</c:v>
                </c:pt>
                <c:pt idx="15">
                  <c:v>57518.296000000002</c:v>
                </c:pt>
                <c:pt idx="16">
                  <c:v>61213.552000000003</c:v>
                </c:pt>
                <c:pt idx="17">
                  <c:v>65169.408000000003</c:v>
                </c:pt>
                <c:pt idx="18">
                  <c:v>69025.08</c:v>
                </c:pt>
                <c:pt idx="19">
                  <c:v>71813.984000000011</c:v>
                </c:pt>
                <c:pt idx="20">
                  <c:v>75781.599999999991</c:v>
                </c:pt>
                <c:pt idx="21">
                  <c:v>78699.607999999993</c:v>
                </c:pt>
                <c:pt idx="22">
                  <c:v>82935.207999999999</c:v>
                </c:pt>
                <c:pt idx="23">
                  <c:v>85845.312000000005</c:v>
                </c:pt>
                <c:pt idx="24">
                  <c:v>88904.04800000001</c:v>
                </c:pt>
                <c:pt idx="25">
                  <c:v>94791.2</c:v>
                </c:pt>
                <c:pt idx="26">
                  <c:v>98037.464000000007</c:v>
                </c:pt>
                <c:pt idx="27">
                  <c:v>99326.511999999988</c:v>
                </c:pt>
                <c:pt idx="28">
                  <c:v>99636.96</c:v>
                </c:pt>
                <c:pt idx="29">
                  <c:v>99951.744000000006</c:v>
                </c:pt>
                <c:pt idx="30">
                  <c:v>100110.128</c:v>
                </c:pt>
                <c:pt idx="31">
                  <c:v>98522.991999999998</c:v>
                </c:pt>
                <c:pt idx="32">
                  <c:v>100264.008</c:v>
                </c:pt>
                <c:pt idx="33">
                  <c:v>100149.68799999999</c:v>
                </c:pt>
                <c:pt idx="34">
                  <c:v>101027.024</c:v>
                </c:pt>
                <c:pt idx="35">
                  <c:v>101771.68799999999</c:v>
                </c:pt>
                <c:pt idx="36">
                  <c:v>101063.53599999999</c:v>
                </c:pt>
                <c:pt idx="37">
                  <c:v>100066.96</c:v>
                </c:pt>
                <c:pt idx="38">
                  <c:v>100934.952</c:v>
                </c:pt>
                <c:pt idx="39">
                  <c:v>101866.624</c:v>
                </c:pt>
                <c:pt idx="40">
                  <c:v>102810.944</c:v>
                </c:pt>
                <c:pt idx="41">
                  <c:v>103350.992</c:v>
                </c:pt>
                <c:pt idx="42">
                  <c:v>103247.90399999999</c:v>
                </c:pt>
                <c:pt idx="43">
                  <c:v>103253.048</c:v>
                </c:pt>
                <c:pt idx="44">
                  <c:v>103360.048</c:v>
                </c:pt>
                <c:pt idx="45">
                  <c:v>103431.4</c:v>
                </c:pt>
                <c:pt idx="46">
                  <c:v>103733.09600000001</c:v>
                </c:pt>
                <c:pt idx="47">
                  <c:v>103882.96799999999</c:v>
                </c:pt>
                <c:pt idx="48">
                  <c:v>104489.96799999999</c:v>
                </c:pt>
                <c:pt idx="49">
                  <c:v>104307.712</c:v>
                </c:pt>
                <c:pt idx="50">
                  <c:v>104607.984</c:v>
                </c:pt>
                <c:pt idx="51">
                  <c:v>104814.81600000001</c:v>
                </c:pt>
                <c:pt idx="52">
                  <c:v>104310.424</c:v>
                </c:pt>
                <c:pt idx="53">
                  <c:v>104479.83199999999</c:v>
                </c:pt>
                <c:pt idx="54">
                  <c:v>104834.936</c:v>
                </c:pt>
                <c:pt idx="55">
                  <c:v>104954.54399999999</c:v>
                </c:pt>
                <c:pt idx="56">
                  <c:v>105064.864</c:v>
                </c:pt>
                <c:pt idx="57">
                  <c:v>105545.984</c:v>
                </c:pt>
                <c:pt idx="58">
                  <c:v>105468.128</c:v>
                </c:pt>
                <c:pt idx="59">
                  <c:v>105475.808</c:v>
                </c:pt>
                <c:pt idx="60">
                  <c:v>104862.17600000001</c:v>
                </c:pt>
                <c:pt idx="61">
                  <c:v>105153.152</c:v>
                </c:pt>
                <c:pt idx="62">
                  <c:v>104804.072</c:v>
                </c:pt>
                <c:pt idx="63">
                  <c:v>104791.352</c:v>
                </c:pt>
              </c:numCache>
            </c:numRef>
          </c:val>
          <c:smooth val="1"/>
          <c:extLst>
            <c:ext xmlns:c16="http://schemas.microsoft.com/office/drawing/2014/chart" uri="{C3380CC4-5D6E-409C-BE32-E72D297353CC}">
              <c16:uniqueId val="{00000001-7B9A-4E58-9391-57521E2FD15E}"/>
            </c:ext>
          </c:extLst>
        </c:ser>
        <c:ser>
          <c:idx val="2"/>
          <c:order val="2"/>
          <c:tx>
            <c:v>4 Queues</c:v>
          </c:tx>
          <c:spPr>
            <a:ln w="19050" cap="rnd">
              <a:solidFill>
                <a:srgbClr val="92D050"/>
              </a:solidFill>
              <a:prstDash val="solid"/>
              <a:round/>
            </a:ln>
          </c:spPr>
          <c:marker>
            <c:symbol val="none"/>
          </c:marker>
          <c:cat>
            <c:numRef>
              <c:f>cmptsz0!$A$4:$A$67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'pfetch-cmptsz1'!$B$140:$B$204</c:f>
              <c:numCache>
                <c:formatCode>General</c:formatCode>
                <c:ptCount val="65"/>
                <c:pt idx="0">
                  <c:v>6302.8188319999999</c:v>
                </c:pt>
                <c:pt idx="1">
                  <c:v>12216.664000000001</c:v>
                </c:pt>
                <c:pt idx="2">
                  <c:v>18618.423999999999</c:v>
                </c:pt>
                <c:pt idx="3">
                  <c:v>23970</c:v>
                </c:pt>
                <c:pt idx="4">
                  <c:v>30398.223999999998</c:v>
                </c:pt>
                <c:pt idx="5">
                  <c:v>35882.167999999998</c:v>
                </c:pt>
                <c:pt idx="6">
                  <c:v>43474.255999999987</c:v>
                </c:pt>
                <c:pt idx="7">
                  <c:v>51106.743999999999</c:v>
                </c:pt>
                <c:pt idx="8">
                  <c:v>56581</c:v>
                </c:pt>
                <c:pt idx="9">
                  <c:v>63359.135999999999</c:v>
                </c:pt>
                <c:pt idx="10">
                  <c:v>69445.831999999995</c:v>
                </c:pt>
                <c:pt idx="11">
                  <c:v>74440.928</c:v>
                </c:pt>
                <c:pt idx="12">
                  <c:v>83502.944000000003</c:v>
                </c:pt>
                <c:pt idx="13">
                  <c:v>89903.592000000004</c:v>
                </c:pt>
                <c:pt idx="14">
                  <c:v>91104.256000000008</c:v>
                </c:pt>
                <c:pt idx="15">
                  <c:v>91001.216</c:v>
                </c:pt>
                <c:pt idx="16">
                  <c:v>94583.64</c:v>
                </c:pt>
                <c:pt idx="17">
                  <c:v>95130.767999999996</c:v>
                </c:pt>
                <c:pt idx="18">
                  <c:v>95571.16</c:v>
                </c:pt>
                <c:pt idx="19">
                  <c:v>96743.703999999998</c:v>
                </c:pt>
                <c:pt idx="20">
                  <c:v>95799.536000000007</c:v>
                </c:pt>
                <c:pt idx="21">
                  <c:v>96466.496000000014</c:v>
                </c:pt>
                <c:pt idx="22">
                  <c:v>96746.688000000009</c:v>
                </c:pt>
                <c:pt idx="23">
                  <c:v>96972.224000000002</c:v>
                </c:pt>
                <c:pt idx="24">
                  <c:v>98730.760000000009</c:v>
                </c:pt>
                <c:pt idx="25">
                  <c:v>98769.44</c:v>
                </c:pt>
                <c:pt idx="26">
                  <c:v>100250.304</c:v>
                </c:pt>
                <c:pt idx="27">
                  <c:v>99590.080000000002</c:v>
                </c:pt>
                <c:pt idx="28">
                  <c:v>99354.423999999999</c:v>
                </c:pt>
                <c:pt idx="29">
                  <c:v>99289.687999999995</c:v>
                </c:pt>
                <c:pt idx="30">
                  <c:v>98794.079999999987</c:v>
                </c:pt>
                <c:pt idx="31">
                  <c:v>99682.32</c:v>
                </c:pt>
                <c:pt idx="32">
                  <c:v>100265.83199999999</c:v>
                </c:pt>
                <c:pt idx="33">
                  <c:v>100245.04</c:v>
                </c:pt>
                <c:pt idx="34">
                  <c:v>101155.592</c:v>
                </c:pt>
                <c:pt idx="35">
                  <c:v>101511.584</c:v>
                </c:pt>
                <c:pt idx="36">
                  <c:v>101314.89599999999</c:v>
                </c:pt>
                <c:pt idx="37">
                  <c:v>100297.4</c:v>
                </c:pt>
                <c:pt idx="38">
                  <c:v>100459.24</c:v>
                </c:pt>
                <c:pt idx="39">
                  <c:v>100751.864</c:v>
                </c:pt>
                <c:pt idx="40">
                  <c:v>101940.976</c:v>
                </c:pt>
                <c:pt idx="41">
                  <c:v>102111.768</c:v>
                </c:pt>
                <c:pt idx="42">
                  <c:v>102083.288</c:v>
                </c:pt>
                <c:pt idx="43">
                  <c:v>102450.424</c:v>
                </c:pt>
                <c:pt idx="44">
                  <c:v>102191.17600000001</c:v>
                </c:pt>
                <c:pt idx="45">
                  <c:v>102216.232</c:v>
                </c:pt>
                <c:pt idx="46">
                  <c:v>102449.24800000001</c:v>
                </c:pt>
                <c:pt idx="47">
                  <c:v>102510.664</c:v>
                </c:pt>
                <c:pt idx="48">
                  <c:v>103357.344</c:v>
                </c:pt>
                <c:pt idx="49">
                  <c:v>104701.52800000001</c:v>
                </c:pt>
                <c:pt idx="50">
                  <c:v>104828.54399999999</c:v>
                </c:pt>
                <c:pt idx="51">
                  <c:v>104002.512</c:v>
                </c:pt>
                <c:pt idx="52">
                  <c:v>103723.6</c:v>
                </c:pt>
                <c:pt idx="53">
                  <c:v>104619.28</c:v>
                </c:pt>
                <c:pt idx="54">
                  <c:v>104097.92</c:v>
                </c:pt>
                <c:pt idx="55">
                  <c:v>104305.10400000001</c:v>
                </c:pt>
                <c:pt idx="56">
                  <c:v>105407.48</c:v>
                </c:pt>
                <c:pt idx="57">
                  <c:v>105669.408</c:v>
                </c:pt>
                <c:pt idx="58">
                  <c:v>105788.16</c:v>
                </c:pt>
                <c:pt idx="59">
                  <c:v>105898.81600000001</c:v>
                </c:pt>
                <c:pt idx="60">
                  <c:v>105146.52800000001</c:v>
                </c:pt>
                <c:pt idx="61">
                  <c:v>105263.16800000001</c:v>
                </c:pt>
                <c:pt idx="62">
                  <c:v>105147.28</c:v>
                </c:pt>
                <c:pt idx="63">
                  <c:v>105072.912</c:v>
                </c:pt>
              </c:numCache>
            </c:numRef>
          </c:val>
          <c:smooth val="1"/>
          <c:extLst>
            <c:ext xmlns:c16="http://schemas.microsoft.com/office/drawing/2014/chart" uri="{C3380CC4-5D6E-409C-BE32-E72D297353CC}">
              <c16:uniqueId val="{00000002-7B9A-4E58-9391-57521E2FD15E}"/>
            </c:ext>
          </c:extLst>
        </c:ser>
        <c:ser>
          <c:idx val="3"/>
          <c:order val="3"/>
          <c:tx>
            <c:v>8 Queues</c:v>
          </c:tx>
          <c:spPr>
            <a:ln w="19050" cap="rnd">
              <a:solidFill>
                <a:schemeClr val="accent4"/>
              </a:solidFill>
              <a:prstDash val="solid"/>
              <a:round/>
            </a:ln>
          </c:spPr>
          <c:marker>
            <c:symbol val="none"/>
          </c:marker>
          <c:cat>
            <c:numRef>
              <c:f>cmptsz0!$A$4:$A$67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'pfetch-cmptsz1'!$B$208:$B$272</c:f>
              <c:numCache>
                <c:formatCode>General</c:formatCode>
                <c:ptCount val="65"/>
                <c:pt idx="0">
                  <c:v>9101.64</c:v>
                </c:pt>
                <c:pt idx="1">
                  <c:v>18495.400000000001</c:v>
                </c:pt>
                <c:pt idx="2">
                  <c:v>27035.68</c:v>
                </c:pt>
                <c:pt idx="3">
                  <c:v>36323.103999999999</c:v>
                </c:pt>
                <c:pt idx="4">
                  <c:v>44652.92</c:v>
                </c:pt>
                <c:pt idx="5">
                  <c:v>53359.864000000001</c:v>
                </c:pt>
                <c:pt idx="6">
                  <c:v>62498.296000000002</c:v>
                </c:pt>
                <c:pt idx="7">
                  <c:v>67190.535999999993</c:v>
                </c:pt>
                <c:pt idx="8">
                  <c:v>77973.432000000001</c:v>
                </c:pt>
                <c:pt idx="9">
                  <c:v>82600.66399999999</c:v>
                </c:pt>
                <c:pt idx="10">
                  <c:v>85351.464000000007</c:v>
                </c:pt>
                <c:pt idx="11">
                  <c:v>87834.624000000011</c:v>
                </c:pt>
                <c:pt idx="12">
                  <c:v>89171.232000000004</c:v>
                </c:pt>
                <c:pt idx="13">
                  <c:v>90323.928</c:v>
                </c:pt>
                <c:pt idx="14">
                  <c:v>90563.232000000004</c:v>
                </c:pt>
                <c:pt idx="15">
                  <c:v>91915.319999999992</c:v>
                </c:pt>
                <c:pt idx="16">
                  <c:v>94516.703999999998</c:v>
                </c:pt>
                <c:pt idx="17">
                  <c:v>95350.111999999994</c:v>
                </c:pt>
                <c:pt idx="18">
                  <c:v>96173.144</c:v>
                </c:pt>
                <c:pt idx="19">
                  <c:v>96647.183999999994</c:v>
                </c:pt>
                <c:pt idx="20">
                  <c:v>96530.968000000008</c:v>
                </c:pt>
                <c:pt idx="21">
                  <c:v>96169.152000000002</c:v>
                </c:pt>
                <c:pt idx="22">
                  <c:v>96864.728000000003</c:v>
                </c:pt>
                <c:pt idx="23">
                  <c:v>97481.831999999995</c:v>
                </c:pt>
                <c:pt idx="24">
                  <c:v>98997.096000000005</c:v>
                </c:pt>
                <c:pt idx="25">
                  <c:v>99412.056000000011</c:v>
                </c:pt>
                <c:pt idx="26">
                  <c:v>99563.864000000001</c:v>
                </c:pt>
                <c:pt idx="27">
                  <c:v>99767.944000000003</c:v>
                </c:pt>
                <c:pt idx="28">
                  <c:v>99321.96</c:v>
                </c:pt>
                <c:pt idx="29">
                  <c:v>99439.679999999993</c:v>
                </c:pt>
                <c:pt idx="30">
                  <c:v>99498.239999999991</c:v>
                </c:pt>
                <c:pt idx="31">
                  <c:v>99483.087999999989</c:v>
                </c:pt>
                <c:pt idx="32">
                  <c:v>100733.048</c:v>
                </c:pt>
                <c:pt idx="33">
                  <c:v>100828.016</c:v>
                </c:pt>
                <c:pt idx="34">
                  <c:v>100942.408</c:v>
                </c:pt>
                <c:pt idx="35">
                  <c:v>100700.584</c:v>
                </c:pt>
                <c:pt idx="36">
                  <c:v>100538.11199999999</c:v>
                </c:pt>
                <c:pt idx="37">
                  <c:v>100670.09600000001</c:v>
                </c:pt>
                <c:pt idx="38">
                  <c:v>100644.088</c:v>
                </c:pt>
                <c:pt idx="39">
                  <c:v>100904.90399999999</c:v>
                </c:pt>
                <c:pt idx="40">
                  <c:v>102266.864</c:v>
                </c:pt>
                <c:pt idx="41">
                  <c:v>102407.25599999999</c:v>
                </c:pt>
                <c:pt idx="42">
                  <c:v>102612.08</c:v>
                </c:pt>
                <c:pt idx="43">
                  <c:v>102767.776</c:v>
                </c:pt>
                <c:pt idx="44">
                  <c:v>102319.67999999999</c:v>
                </c:pt>
                <c:pt idx="45">
                  <c:v>102711.024</c:v>
                </c:pt>
                <c:pt idx="46">
                  <c:v>102660.008</c:v>
                </c:pt>
                <c:pt idx="47">
                  <c:v>103120.96000000001</c:v>
                </c:pt>
                <c:pt idx="48">
                  <c:v>103618.696</c:v>
                </c:pt>
                <c:pt idx="49">
                  <c:v>103766.74400000001</c:v>
                </c:pt>
                <c:pt idx="50">
                  <c:v>104050.976</c:v>
                </c:pt>
                <c:pt idx="51">
                  <c:v>104180.4</c:v>
                </c:pt>
                <c:pt idx="52">
                  <c:v>103932.728</c:v>
                </c:pt>
                <c:pt idx="53">
                  <c:v>104120.56</c:v>
                </c:pt>
                <c:pt idx="54">
                  <c:v>104197.208</c:v>
                </c:pt>
                <c:pt idx="55">
                  <c:v>104544.4</c:v>
                </c:pt>
                <c:pt idx="56">
                  <c:v>104559.32799999999</c:v>
                </c:pt>
                <c:pt idx="57">
                  <c:v>104837.192</c:v>
                </c:pt>
                <c:pt idx="58">
                  <c:v>104938.696</c:v>
                </c:pt>
                <c:pt idx="59">
                  <c:v>105320.288</c:v>
                </c:pt>
                <c:pt idx="60">
                  <c:v>104410.68</c:v>
                </c:pt>
                <c:pt idx="61">
                  <c:v>104732.12</c:v>
                </c:pt>
                <c:pt idx="62">
                  <c:v>104438.08</c:v>
                </c:pt>
                <c:pt idx="63">
                  <c:v>104212.81600000001</c:v>
                </c:pt>
              </c:numCache>
            </c:numRef>
          </c:val>
          <c:smooth val="1"/>
          <c:extLst>
            <c:ext xmlns:c16="http://schemas.microsoft.com/office/drawing/2014/chart" uri="{C3380CC4-5D6E-409C-BE32-E72D297353CC}">
              <c16:uniqueId val="{00000003-7B9A-4E58-9391-57521E2FD15E}"/>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a:t>
                </a:r>
                <a:r>
                  <a:rPr lang="en-US" sz="1000" b="0" i="0" strike="noStrike" baseline="0"/>
                  <a:t>Bytes</a:t>
                </a:r>
                <a:r>
                  <a:rPr lang="en-US" baseline="0"/>
                  <a:t>)</a:t>
                </a:r>
                <a:endParaRPr lang="en-US"/>
              </a:p>
            </c:rich>
          </c:tx>
          <c:layout>
            <c:manualLayout>
              <c:xMode val="edge"/>
              <c:yMode val="edge"/>
              <c:x val="0.4742808226523359"/>
              <c:y val="0.87873409276985415"/>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VF</a:t>
            </a:r>
            <a:r>
              <a:rPr lang="en-US" sz="1400" b="0" i="0" baseline="0"/>
              <a:t>: ST H2C &amp; C2H Combined performance</a:t>
            </a:r>
            <a:endParaRPr lang="en-US" sz="1100"/>
          </a:p>
        </c:rich>
      </c:tx>
      <c:overlay val="0"/>
      <c:spPr>
        <a:noFill/>
        <a:ln>
          <a:noFill/>
          <a:prstDash val="solid"/>
        </a:ln>
      </c:spPr>
    </c:title>
    <c:autoTitleDeleted val="0"/>
    <c:plotArea>
      <c:layout/>
      <c:lineChart>
        <c:grouping val="standard"/>
        <c:varyColors val="0"/>
        <c:ser>
          <c:idx val="0"/>
          <c:order val="0"/>
          <c:tx>
            <c:v>1 Queue</c:v>
          </c:tx>
          <c:spPr>
            <a:ln w="19050" cap="rnd">
              <a:solidFill>
                <a:schemeClr val="accent1"/>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'pfetch-cmptsz1'!$H$4:$H$67</c:f>
              <c:numCache>
                <c:formatCode>General</c:formatCode>
                <c:ptCount val="64"/>
                <c:pt idx="0">
                  <c:v>11861.68944</c:v>
                </c:pt>
                <c:pt idx="1">
                  <c:v>23448.491928000003</c:v>
                </c:pt>
                <c:pt idx="2">
                  <c:v>36902.69728</c:v>
                </c:pt>
                <c:pt idx="3">
                  <c:v>51598.051536000006</c:v>
                </c:pt>
                <c:pt idx="4">
                  <c:v>63664.815999999999</c:v>
                </c:pt>
                <c:pt idx="5">
                  <c:v>71654.959999999992</c:v>
                </c:pt>
                <c:pt idx="6">
                  <c:v>79810.376000000004</c:v>
                </c:pt>
                <c:pt idx="7">
                  <c:v>79940.992000000013</c:v>
                </c:pt>
                <c:pt idx="8">
                  <c:v>91558.335999999996</c:v>
                </c:pt>
                <c:pt idx="9">
                  <c:v>97418.28</c:v>
                </c:pt>
                <c:pt idx="10">
                  <c:v>101727.24800000001</c:v>
                </c:pt>
                <c:pt idx="11">
                  <c:v>106590.12</c:v>
                </c:pt>
                <c:pt idx="12">
                  <c:v>111967.93599999999</c:v>
                </c:pt>
                <c:pt idx="13">
                  <c:v>115805.69600000001</c:v>
                </c:pt>
                <c:pt idx="14">
                  <c:v>120102.776</c:v>
                </c:pt>
                <c:pt idx="15">
                  <c:v>122024.128</c:v>
                </c:pt>
                <c:pt idx="16">
                  <c:v>124423.424</c:v>
                </c:pt>
                <c:pt idx="17">
                  <c:v>130106.24799999999</c:v>
                </c:pt>
                <c:pt idx="18">
                  <c:v>130606.23199999999</c:v>
                </c:pt>
                <c:pt idx="19">
                  <c:v>134583.976</c:v>
                </c:pt>
                <c:pt idx="20">
                  <c:v>131107.62399999998</c:v>
                </c:pt>
                <c:pt idx="21">
                  <c:v>134477.16800000001</c:v>
                </c:pt>
                <c:pt idx="22">
                  <c:v>137663.18400000001</c:v>
                </c:pt>
                <c:pt idx="23">
                  <c:v>141590.24000000002</c:v>
                </c:pt>
                <c:pt idx="24">
                  <c:v>138862.49599999998</c:v>
                </c:pt>
                <c:pt idx="25">
                  <c:v>141998.65600000002</c:v>
                </c:pt>
                <c:pt idx="26">
                  <c:v>144183.34399999998</c:v>
                </c:pt>
                <c:pt idx="27">
                  <c:v>147354.704</c:v>
                </c:pt>
                <c:pt idx="28">
                  <c:v>146516.73599999998</c:v>
                </c:pt>
                <c:pt idx="29">
                  <c:v>152464.984</c:v>
                </c:pt>
                <c:pt idx="30">
                  <c:v>152417.50400000002</c:v>
                </c:pt>
                <c:pt idx="31">
                  <c:v>156605.74400000001</c:v>
                </c:pt>
                <c:pt idx="32">
                  <c:v>155159.20800000001</c:v>
                </c:pt>
                <c:pt idx="33">
                  <c:v>158017.23200000002</c:v>
                </c:pt>
                <c:pt idx="34">
                  <c:v>159386.68799999999</c:v>
                </c:pt>
                <c:pt idx="35">
                  <c:v>163759.81599999999</c:v>
                </c:pt>
                <c:pt idx="36">
                  <c:v>165097.65600000002</c:v>
                </c:pt>
                <c:pt idx="37">
                  <c:v>164172.83199999999</c:v>
                </c:pt>
                <c:pt idx="38">
                  <c:v>168483.64</c:v>
                </c:pt>
                <c:pt idx="39">
                  <c:v>165073.136</c:v>
                </c:pt>
                <c:pt idx="40">
                  <c:v>172721.12</c:v>
                </c:pt>
                <c:pt idx="41">
                  <c:v>172587.07200000001</c:v>
                </c:pt>
                <c:pt idx="42">
                  <c:v>172746.576</c:v>
                </c:pt>
                <c:pt idx="43">
                  <c:v>178789.76800000001</c:v>
                </c:pt>
                <c:pt idx="44">
                  <c:v>179787.448</c:v>
                </c:pt>
                <c:pt idx="45">
                  <c:v>179863.576</c:v>
                </c:pt>
                <c:pt idx="46">
                  <c:v>183619.07199999999</c:v>
                </c:pt>
                <c:pt idx="47">
                  <c:v>183968.96799999999</c:v>
                </c:pt>
                <c:pt idx="48">
                  <c:v>179425.712</c:v>
                </c:pt>
                <c:pt idx="49">
                  <c:v>179566.38400000002</c:v>
                </c:pt>
                <c:pt idx="50">
                  <c:v>179997.66399999999</c:v>
                </c:pt>
                <c:pt idx="51">
                  <c:v>183036.45600000001</c:v>
                </c:pt>
                <c:pt idx="52">
                  <c:v>180389.75199999998</c:v>
                </c:pt>
                <c:pt idx="53">
                  <c:v>182415.04800000001</c:v>
                </c:pt>
                <c:pt idx="54">
                  <c:v>183350.94399999999</c:v>
                </c:pt>
                <c:pt idx="55">
                  <c:v>182532.44</c:v>
                </c:pt>
                <c:pt idx="56">
                  <c:v>179734.92800000001</c:v>
                </c:pt>
                <c:pt idx="57">
                  <c:v>184227.81599999999</c:v>
                </c:pt>
                <c:pt idx="58">
                  <c:v>184953.272</c:v>
                </c:pt>
                <c:pt idx="59">
                  <c:v>181647.35200000001</c:v>
                </c:pt>
                <c:pt idx="60">
                  <c:v>176116.16800000001</c:v>
                </c:pt>
                <c:pt idx="61">
                  <c:v>176678.81599999999</c:v>
                </c:pt>
                <c:pt idx="62">
                  <c:v>183582.63199999998</c:v>
                </c:pt>
                <c:pt idx="63">
                  <c:v>178321.63199999998</c:v>
                </c:pt>
              </c:numCache>
            </c:numRef>
          </c:val>
          <c:smooth val="1"/>
          <c:extLst>
            <c:ext xmlns:c16="http://schemas.microsoft.com/office/drawing/2014/chart" uri="{C3380CC4-5D6E-409C-BE32-E72D297353CC}">
              <c16:uniqueId val="{00000000-2A78-4978-9599-549DE6AF3C09}"/>
            </c:ext>
          </c:extLst>
        </c:ser>
        <c:ser>
          <c:idx val="1"/>
          <c:order val="1"/>
          <c:tx>
            <c:v>2 Queues</c:v>
          </c:tx>
          <c:spPr>
            <a:ln w="19050" cap="rnd">
              <a:solidFill>
                <a:schemeClr val="accent2"/>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'pfetch-cmptsz1'!$H$72:$H$135</c:f>
              <c:numCache>
                <c:formatCode>General</c:formatCode>
                <c:ptCount val="64"/>
                <c:pt idx="0">
                  <c:v>8741.5133839999999</c:v>
                </c:pt>
                <c:pt idx="1">
                  <c:v>24874.896632</c:v>
                </c:pt>
                <c:pt idx="2">
                  <c:v>41805.199999999997</c:v>
                </c:pt>
                <c:pt idx="3">
                  <c:v>54237.767999999989</c:v>
                </c:pt>
                <c:pt idx="4">
                  <c:v>60749.096000000005</c:v>
                </c:pt>
                <c:pt idx="5">
                  <c:v>73362.399999999994</c:v>
                </c:pt>
                <c:pt idx="6">
                  <c:v>84298.168000000005</c:v>
                </c:pt>
                <c:pt idx="7">
                  <c:v>92702.36</c:v>
                </c:pt>
                <c:pt idx="8">
                  <c:v>99855.312000000005</c:v>
                </c:pt>
                <c:pt idx="9">
                  <c:v>104420.06400000001</c:v>
                </c:pt>
                <c:pt idx="10">
                  <c:v>112630.776</c:v>
                </c:pt>
                <c:pt idx="11">
                  <c:v>117463.03200000001</c:v>
                </c:pt>
                <c:pt idx="12">
                  <c:v>122470.24</c:v>
                </c:pt>
                <c:pt idx="13">
                  <c:v>128392</c:v>
                </c:pt>
                <c:pt idx="14">
                  <c:v>132590.97600000002</c:v>
                </c:pt>
                <c:pt idx="15">
                  <c:v>139226.82400000002</c:v>
                </c:pt>
                <c:pt idx="16">
                  <c:v>141376.52799999999</c:v>
                </c:pt>
                <c:pt idx="17">
                  <c:v>148040.07999999999</c:v>
                </c:pt>
                <c:pt idx="18">
                  <c:v>150453.96</c:v>
                </c:pt>
                <c:pt idx="19">
                  <c:v>155358.49600000001</c:v>
                </c:pt>
                <c:pt idx="20">
                  <c:v>154392.736</c:v>
                </c:pt>
                <c:pt idx="21">
                  <c:v>164153.74400000001</c:v>
                </c:pt>
                <c:pt idx="22">
                  <c:v>161425.008</c:v>
                </c:pt>
                <c:pt idx="23">
                  <c:v>171423.408</c:v>
                </c:pt>
                <c:pt idx="24">
                  <c:v>169905.03200000001</c:v>
                </c:pt>
                <c:pt idx="25">
                  <c:v>172104.17599999998</c:v>
                </c:pt>
                <c:pt idx="26">
                  <c:v>175223.80799999999</c:v>
                </c:pt>
                <c:pt idx="27">
                  <c:v>175982.8</c:v>
                </c:pt>
                <c:pt idx="28">
                  <c:v>175416.56</c:v>
                </c:pt>
                <c:pt idx="29">
                  <c:v>176346.94399999999</c:v>
                </c:pt>
                <c:pt idx="30">
                  <c:v>180733.62400000001</c:v>
                </c:pt>
                <c:pt idx="31">
                  <c:v>180994.39199999999</c:v>
                </c:pt>
                <c:pt idx="32">
                  <c:v>178945.96</c:v>
                </c:pt>
                <c:pt idx="33">
                  <c:v>183052.68800000002</c:v>
                </c:pt>
                <c:pt idx="34">
                  <c:v>181973.576</c:v>
                </c:pt>
                <c:pt idx="35">
                  <c:v>181219.68</c:v>
                </c:pt>
                <c:pt idx="36">
                  <c:v>182256.09599999999</c:v>
                </c:pt>
                <c:pt idx="37">
                  <c:v>182919.47999999998</c:v>
                </c:pt>
                <c:pt idx="38">
                  <c:v>183724.08799999999</c:v>
                </c:pt>
                <c:pt idx="39">
                  <c:v>184383.62400000001</c:v>
                </c:pt>
                <c:pt idx="40">
                  <c:v>181996.296</c:v>
                </c:pt>
                <c:pt idx="41">
                  <c:v>186671.52000000002</c:v>
                </c:pt>
                <c:pt idx="42">
                  <c:v>187636.552</c:v>
                </c:pt>
                <c:pt idx="43">
                  <c:v>184497.44</c:v>
                </c:pt>
                <c:pt idx="44">
                  <c:v>184949.856</c:v>
                </c:pt>
                <c:pt idx="45">
                  <c:v>185172.88</c:v>
                </c:pt>
                <c:pt idx="46">
                  <c:v>184776.17600000001</c:v>
                </c:pt>
                <c:pt idx="47">
                  <c:v>185674.88799999998</c:v>
                </c:pt>
                <c:pt idx="48">
                  <c:v>182414</c:v>
                </c:pt>
                <c:pt idx="49">
                  <c:v>186110.84</c:v>
                </c:pt>
                <c:pt idx="50">
                  <c:v>186584.864</c:v>
                </c:pt>
                <c:pt idx="51">
                  <c:v>186102.49600000001</c:v>
                </c:pt>
                <c:pt idx="52">
                  <c:v>183451.17600000001</c:v>
                </c:pt>
                <c:pt idx="53">
                  <c:v>186009.74400000001</c:v>
                </c:pt>
                <c:pt idx="54">
                  <c:v>187564.03200000001</c:v>
                </c:pt>
                <c:pt idx="55">
                  <c:v>185576.2</c:v>
                </c:pt>
                <c:pt idx="56">
                  <c:v>183054.10399999999</c:v>
                </c:pt>
                <c:pt idx="57">
                  <c:v>185335.11200000002</c:v>
                </c:pt>
                <c:pt idx="58">
                  <c:v>190049.06400000001</c:v>
                </c:pt>
                <c:pt idx="59">
                  <c:v>185914.75199999998</c:v>
                </c:pt>
                <c:pt idx="60">
                  <c:v>184933.36799999999</c:v>
                </c:pt>
                <c:pt idx="61">
                  <c:v>185289.09599999999</c:v>
                </c:pt>
                <c:pt idx="62">
                  <c:v>185606.44</c:v>
                </c:pt>
                <c:pt idx="63">
                  <c:v>186140.74400000001</c:v>
                </c:pt>
              </c:numCache>
            </c:numRef>
          </c:val>
          <c:smooth val="1"/>
          <c:extLst>
            <c:ext xmlns:c16="http://schemas.microsoft.com/office/drawing/2014/chart" uri="{C3380CC4-5D6E-409C-BE32-E72D297353CC}">
              <c16:uniqueId val="{00000001-2A78-4978-9599-549DE6AF3C09}"/>
            </c:ext>
          </c:extLst>
        </c:ser>
        <c:ser>
          <c:idx val="2"/>
          <c:order val="2"/>
          <c:tx>
            <c:v>4 Queues</c:v>
          </c:tx>
          <c:spPr>
            <a:ln w="19050" cap="rnd">
              <a:solidFill>
                <a:srgbClr val="92D050"/>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'pfetch-cmptsz1'!$H$140:$H$204</c:f>
              <c:numCache>
                <c:formatCode>General</c:formatCode>
                <c:ptCount val="65"/>
                <c:pt idx="0">
                  <c:v>8375.8188879999998</c:v>
                </c:pt>
                <c:pt idx="1">
                  <c:v>19985.776000000002</c:v>
                </c:pt>
                <c:pt idx="2">
                  <c:v>33627.471999999994</c:v>
                </c:pt>
                <c:pt idx="3">
                  <c:v>45154.239999999998</c:v>
                </c:pt>
                <c:pt idx="4">
                  <c:v>57031.04800000001</c:v>
                </c:pt>
                <c:pt idx="5">
                  <c:v>66703.896000000008</c:v>
                </c:pt>
                <c:pt idx="6">
                  <c:v>76381.09599999999</c:v>
                </c:pt>
                <c:pt idx="7">
                  <c:v>86300.792000000001</c:v>
                </c:pt>
                <c:pt idx="8">
                  <c:v>91940.063999999984</c:v>
                </c:pt>
                <c:pt idx="9">
                  <c:v>101774.36</c:v>
                </c:pt>
                <c:pt idx="10">
                  <c:v>110182.35200000001</c:v>
                </c:pt>
                <c:pt idx="11">
                  <c:v>116314.17599999999</c:v>
                </c:pt>
                <c:pt idx="12">
                  <c:v>122802.48799999998</c:v>
                </c:pt>
                <c:pt idx="13">
                  <c:v>131428.25599999999</c:v>
                </c:pt>
                <c:pt idx="14">
                  <c:v>141640.25599999999</c:v>
                </c:pt>
                <c:pt idx="15">
                  <c:v>144425.016</c:v>
                </c:pt>
                <c:pt idx="16">
                  <c:v>147925.03200000001</c:v>
                </c:pt>
                <c:pt idx="17">
                  <c:v>159217.48800000001</c:v>
                </c:pt>
                <c:pt idx="18">
                  <c:v>161564.51999999999</c:v>
                </c:pt>
                <c:pt idx="19">
                  <c:v>164553.44799999997</c:v>
                </c:pt>
                <c:pt idx="20">
                  <c:v>163247.24</c:v>
                </c:pt>
                <c:pt idx="21">
                  <c:v>172409.79200000002</c:v>
                </c:pt>
                <c:pt idx="22">
                  <c:v>172491.22399999999</c:v>
                </c:pt>
                <c:pt idx="23">
                  <c:v>175580.94400000002</c:v>
                </c:pt>
                <c:pt idx="24">
                  <c:v>174592.65600000002</c:v>
                </c:pt>
                <c:pt idx="25">
                  <c:v>179049.21600000001</c:v>
                </c:pt>
                <c:pt idx="26">
                  <c:v>179895.52799999999</c:v>
                </c:pt>
                <c:pt idx="27">
                  <c:v>182933.736</c:v>
                </c:pt>
                <c:pt idx="28">
                  <c:v>183765.65599999999</c:v>
                </c:pt>
                <c:pt idx="29">
                  <c:v>182363.89600000001</c:v>
                </c:pt>
                <c:pt idx="30">
                  <c:v>184878.65600000002</c:v>
                </c:pt>
                <c:pt idx="31">
                  <c:v>185190.728</c:v>
                </c:pt>
                <c:pt idx="32">
                  <c:v>182864.84</c:v>
                </c:pt>
                <c:pt idx="33">
                  <c:v>186232.31200000001</c:v>
                </c:pt>
                <c:pt idx="34">
                  <c:v>184688.60800000001</c:v>
                </c:pt>
                <c:pt idx="35">
                  <c:v>188454.64800000002</c:v>
                </c:pt>
                <c:pt idx="36">
                  <c:v>186379.46399999998</c:v>
                </c:pt>
                <c:pt idx="37">
                  <c:v>187437.76</c:v>
                </c:pt>
                <c:pt idx="38">
                  <c:v>188408.04</c:v>
                </c:pt>
                <c:pt idx="39">
                  <c:v>189621.60800000001</c:v>
                </c:pt>
                <c:pt idx="40">
                  <c:v>186711.39199999999</c:v>
                </c:pt>
                <c:pt idx="41">
                  <c:v>188068.95199999999</c:v>
                </c:pt>
                <c:pt idx="42">
                  <c:v>188880.28</c:v>
                </c:pt>
                <c:pt idx="43">
                  <c:v>189133.61599999998</c:v>
                </c:pt>
                <c:pt idx="44">
                  <c:v>186868.47200000001</c:v>
                </c:pt>
                <c:pt idx="45">
                  <c:v>189394.584</c:v>
                </c:pt>
                <c:pt idx="46">
                  <c:v>188398.96</c:v>
                </c:pt>
                <c:pt idx="47">
                  <c:v>189344.36</c:v>
                </c:pt>
                <c:pt idx="48">
                  <c:v>187282.67200000002</c:v>
                </c:pt>
                <c:pt idx="49">
                  <c:v>189068.64799999999</c:v>
                </c:pt>
                <c:pt idx="50">
                  <c:v>189035.91999999998</c:v>
                </c:pt>
                <c:pt idx="51">
                  <c:v>189822.15999999997</c:v>
                </c:pt>
                <c:pt idx="52">
                  <c:v>187326.36000000002</c:v>
                </c:pt>
                <c:pt idx="53">
                  <c:v>188382.848</c:v>
                </c:pt>
                <c:pt idx="54">
                  <c:v>190062.24800000002</c:v>
                </c:pt>
                <c:pt idx="55">
                  <c:v>189274.89600000001</c:v>
                </c:pt>
                <c:pt idx="56">
                  <c:v>186501.22400000002</c:v>
                </c:pt>
                <c:pt idx="57">
                  <c:v>189120.84</c:v>
                </c:pt>
                <c:pt idx="58">
                  <c:v>189401.95199999999</c:v>
                </c:pt>
                <c:pt idx="59">
                  <c:v>190004.49599999998</c:v>
                </c:pt>
                <c:pt idx="60">
                  <c:v>188284.136</c:v>
                </c:pt>
                <c:pt idx="61">
                  <c:v>189842.11199999999</c:v>
                </c:pt>
                <c:pt idx="62">
                  <c:v>189952.12</c:v>
                </c:pt>
                <c:pt idx="63">
                  <c:v>189666.52000000002</c:v>
                </c:pt>
              </c:numCache>
            </c:numRef>
          </c:val>
          <c:smooth val="1"/>
          <c:extLst>
            <c:ext xmlns:c16="http://schemas.microsoft.com/office/drawing/2014/chart" uri="{C3380CC4-5D6E-409C-BE32-E72D297353CC}">
              <c16:uniqueId val="{00000002-2A78-4978-9599-549DE6AF3C09}"/>
            </c:ext>
          </c:extLst>
        </c:ser>
        <c:ser>
          <c:idx val="3"/>
          <c:order val="3"/>
          <c:tx>
            <c:v>8 Queues</c:v>
          </c:tx>
          <c:spPr>
            <a:ln w="19050" cap="rnd">
              <a:solidFill>
                <a:schemeClr val="accent4"/>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'pfetch-cmptsz1'!$H$208:$H$271</c:f>
              <c:numCache>
                <c:formatCode>General</c:formatCode>
                <c:ptCount val="64"/>
                <c:pt idx="0">
                  <c:v>8724.3345919999992</c:v>
                </c:pt>
                <c:pt idx="1">
                  <c:v>17595.656000000003</c:v>
                </c:pt>
                <c:pt idx="2">
                  <c:v>31523.792000000001</c:v>
                </c:pt>
                <c:pt idx="3">
                  <c:v>42434.479999999996</c:v>
                </c:pt>
                <c:pt idx="4">
                  <c:v>52811.304000000004</c:v>
                </c:pt>
                <c:pt idx="5">
                  <c:v>63494.32</c:v>
                </c:pt>
                <c:pt idx="6">
                  <c:v>77670.072</c:v>
                </c:pt>
                <c:pt idx="7">
                  <c:v>83524.615999999995</c:v>
                </c:pt>
                <c:pt idx="8">
                  <c:v>95071.407999999996</c:v>
                </c:pt>
                <c:pt idx="9">
                  <c:v>107207.11199999999</c:v>
                </c:pt>
                <c:pt idx="10">
                  <c:v>110239.31200000001</c:v>
                </c:pt>
                <c:pt idx="11">
                  <c:v>125843.09599999999</c:v>
                </c:pt>
                <c:pt idx="12">
                  <c:v>128702.19200000001</c:v>
                </c:pt>
                <c:pt idx="13">
                  <c:v>132836.78399999999</c:v>
                </c:pt>
                <c:pt idx="14">
                  <c:v>144900.88</c:v>
                </c:pt>
                <c:pt idx="15">
                  <c:v>144835.024</c:v>
                </c:pt>
                <c:pt idx="16">
                  <c:v>157363.024</c:v>
                </c:pt>
                <c:pt idx="17">
                  <c:v>157693.736</c:v>
                </c:pt>
                <c:pt idx="18">
                  <c:v>161958.63199999998</c:v>
                </c:pt>
                <c:pt idx="19">
                  <c:v>165404.64799999999</c:v>
                </c:pt>
                <c:pt idx="20">
                  <c:v>169933.59999999998</c:v>
                </c:pt>
                <c:pt idx="21">
                  <c:v>166703.84</c:v>
                </c:pt>
                <c:pt idx="22">
                  <c:v>174103.52000000002</c:v>
                </c:pt>
                <c:pt idx="23">
                  <c:v>172876.12</c:v>
                </c:pt>
                <c:pt idx="24">
                  <c:v>177607.008</c:v>
                </c:pt>
                <c:pt idx="25">
                  <c:v>180551.016</c:v>
                </c:pt>
                <c:pt idx="26">
                  <c:v>181953.66399999999</c:v>
                </c:pt>
                <c:pt idx="27">
                  <c:v>183715.04800000001</c:v>
                </c:pt>
                <c:pt idx="28">
                  <c:v>179994.83199999999</c:v>
                </c:pt>
                <c:pt idx="29">
                  <c:v>184780.4</c:v>
                </c:pt>
                <c:pt idx="30">
                  <c:v>185190.52000000002</c:v>
                </c:pt>
                <c:pt idx="31">
                  <c:v>182243.96799999999</c:v>
                </c:pt>
                <c:pt idx="32">
                  <c:v>185270.38399999999</c:v>
                </c:pt>
                <c:pt idx="33">
                  <c:v>184308.288</c:v>
                </c:pt>
                <c:pt idx="34">
                  <c:v>188817.51199999999</c:v>
                </c:pt>
                <c:pt idx="35">
                  <c:v>188972.87199999997</c:v>
                </c:pt>
                <c:pt idx="36">
                  <c:v>184416.94400000002</c:v>
                </c:pt>
                <c:pt idx="37">
                  <c:v>190837.09599999999</c:v>
                </c:pt>
                <c:pt idx="38">
                  <c:v>189665.856</c:v>
                </c:pt>
                <c:pt idx="39">
                  <c:v>184264.008</c:v>
                </c:pt>
                <c:pt idx="40">
                  <c:v>182702.37599999999</c:v>
                </c:pt>
                <c:pt idx="41">
                  <c:v>188933.736</c:v>
                </c:pt>
                <c:pt idx="42">
                  <c:v>189843.03200000001</c:v>
                </c:pt>
                <c:pt idx="43">
                  <c:v>191236.81599999999</c:v>
                </c:pt>
                <c:pt idx="44">
                  <c:v>186483.704</c:v>
                </c:pt>
                <c:pt idx="45">
                  <c:v>184694.67199999999</c:v>
                </c:pt>
                <c:pt idx="46">
                  <c:v>180693.04800000001</c:v>
                </c:pt>
                <c:pt idx="47">
                  <c:v>190212.32</c:v>
                </c:pt>
                <c:pt idx="48">
                  <c:v>189740.92800000001</c:v>
                </c:pt>
                <c:pt idx="49">
                  <c:v>186367.12</c:v>
                </c:pt>
                <c:pt idx="50">
                  <c:v>187853.21600000001</c:v>
                </c:pt>
                <c:pt idx="51">
                  <c:v>189940.8</c:v>
                </c:pt>
                <c:pt idx="52">
                  <c:v>189458.704</c:v>
                </c:pt>
                <c:pt idx="53">
                  <c:v>190397.31199999998</c:v>
                </c:pt>
                <c:pt idx="54">
                  <c:v>182683.76799999998</c:v>
                </c:pt>
                <c:pt idx="55">
                  <c:v>191477.75200000001</c:v>
                </c:pt>
                <c:pt idx="56">
                  <c:v>182338.04800000001</c:v>
                </c:pt>
                <c:pt idx="57">
                  <c:v>185648.66399999999</c:v>
                </c:pt>
                <c:pt idx="58">
                  <c:v>191277.74400000001</c:v>
                </c:pt>
                <c:pt idx="59">
                  <c:v>191572.56</c:v>
                </c:pt>
                <c:pt idx="60">
                  <c:v>189452.95199999999</c:v>
                </c:pt>
                <c:pt idx="61">
                  <c:v>190858.584</c:v>
                </c:pt>
                <c:pt idx="62">
                  <c:v>189456.78399999999</c:v>
                </c:pt>
                <c:pt idx="63">
                  <c:v>192496.17600000001</c:v>
                </c:pt>
              </c:numCache>
            </c:numRef>
          </c:val>
          <c:smooth val="1"/>
          <c:extLst>
            <c:ext xmlns:c16="http://schemas.microsoft.com/office/drawing/2014/chart" uri="{C3380CC4-5D6E-409C-BE32-E72D297353CC}">
              <c16:uniqueId val="{00000003-2A78-4978-9599-549DE6AF3C09}"/>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6513224299"/>
              <c:y val="0.88643627505483513"/>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PF</a:t>
            </a:r>
            <a:r>
              <a:rPr lang="en-US" sz="1400" b="0" i="0" baseline="0"/>
              <a:t>: MM C2H Unidirectional performance</a:t>
            </a:r>
            <a:endParaRPr lang="en-US" sz="1100"/>
          </a:p>
        </c:rich>
      </c:tx>
      <c:overlay val="0"/>
      <c:spPr>
        <a:noFill/>
        <a:ln>
          <a:noFill/>
          <a:prstDash val="solid"/>
        </a:ln>
      </c:spPr>
    </c:title>
    <c:autoTitleDeleted val="0"/>
    <c:plotArea>
      <c:layout/>
      <c:lineChart>
        <c:grouping val="standard"/>
        <c:varyColors val="0"/>
        <c:ser>
          <c:idx val="4"/>
          <c:order val="0"/>
          <c:tx>
            <c:v>1 Queue</c:v>
          </c:tx>
          <c:spPr>
            <a:ln>
              <a:solidFill>
                <a:srgbClr val="0070C0"/>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perf_result_unidir!$E$4:$E$17</c:f>
              <c:numCache>
                <c:formatCode>General</c:formatCode>
                <c:ptCount val="14"/>
                <c:pt idx="0">
                  <c:v>2005.5399600000001</c:v>
                </c:pt>
                <c:pt idx="1">
                  <c:v>3769.6005839999998</c:v>
                </c:pt>
                <c:pt idx="2">
                  <c:v>7336.9299600000004</c:v>
                </c:pt>
                <c:pt idx="3">
                  <c:v>14234.696</c:v>
                </c:pt>
                <c:pt idx="4">
                  <c:v>27777.72</c:v>
                </c:pt>
                <c:pt idx="5">
                  <c:v>58897.432000000001</c:v>
                </c:pt>
                <c:pt idx="6">
                  <c:v>110538.024</c:v>
                </c:pt>
                <c:pt idx="7">
                  <c:v>111077.47199999999</c:v>
                </c:pt>
                <c:pt idx="8">
                  <c:v>111079.008</c:v>
                </c:pt>
                <c:pt idx="9">
                  <c:v>111282.432</c:v>
                </c:pt>
                <c:pt idx="10">
                  <c:v>111285.72</c:v>
                </c:pt>
                <c:pt idx="11">
                  <c:v>111279.92</c:v>
                </c:pt>
                <c:pt idx="12">
                  <c:v>111283.696</c:v>
                </c:pt>
                <c:pt idx="13">
                  <c:v>111285.512</c:v>
                </c:pt>
              </c:numCache>
            </c:numRef>
          </c:val>
          <c:smooth val="1"/>
          <c:extLst>
            <c:ext xmlns:c16="http://schemas.microsoft.com/office/drawing/2014/chart" uri="{C3380CC4-5D6E-409C-BE32-E72D297353CC}">
              <c16:uniqueId val="{00000000-4EBC-4AA6-85EC-9923DD710C3E}"/>
            </c:ext>
          </c:extLst>
        </c:ser>
        <c:ser>
          <c:idx val="5"/>
          <c:order val="1"/>
          <c:tx>
            <c:v>2 Queues</c:v>
          </c:tx>
          <c:spPr>
            <a:ln>
              <a:solidFill>
                <a:schemeClr val="accent2"/>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perf_result_unidir!$E$22:$E$35</c:f>
              <c:numCache>
                <c:formatCode>General</c:formatCode>
                <c:ptCount val="14"/>
                <c:pt idx="0">
                  <c:v>3282.2970879999998</c:v>
                </c:pt>
                <c:pt idx="1">
                  <c:v>6535.5609439999998</c:v>
                </c:pt>
                <c:pt idx="2">
                  <c:v>13070.824000000001</c:v>
                </c:pt>
                <c:pt idx="3">
                  <c:v>25862.92</c:v>
                </c:pt>
                <c:pt idx="4">
                  <c:v>50551.471999999987</c:v>
                </c:pt>
                <c:pt idx="5">
                  <c:v>108922.52</c:v>
                </c:pt>
                <c:pt idx="6">
                  <c:v>111070.67200000001</c:v>
                </c:pt>
                <c:pt idx="7">
                  <c:v>111002.39200000001</c:v>
                </c:pt>
                <c:pt idx="8">
                  <c:v>111280.96799999999</c:v>
                </c:pt>
                <c:pt idx="9">
                  <c:v>111280.2</c:v>
                </c:pt>
                <c:pt idx="10">
                  <c:v>111280.128</c:v>
                </c:pt>
                <c:pt idx="11">
                  <c:v>111279.92</c:v>
                </c:pt>
                <c:pt idx="12">
                  <c:v>111278.8</c:v>
                </c:pt>
                <c:pt idx="13">
                  <c:v>111286.072</c:v>
                </c:pt>
              </c:numCache>
            </c:numRef>
          </c:val>
          <c:smooth val="1"/>
          <c:extLst>
            <c:ext xmlns:c16="http://schemas.microsoft.com/office/drawing/2014/chart" uri="{C3380CC4-5D6E-409C-BE32-E72D297353CC}">
              <c16:uniqueId val="{00000001-4EBC-4AA6-85EC-9923DD710C3E}"/>
            </c:ext>
          </c:extLst>
        </c:ser>
        <c:ser>
          <c:idx val="6"/>
          <c:order val="2"/>
          <c:tx>
            <c:v>4 Queues</c:v>
          </c:tx>
          <c:spPr>
            <a:ln>
              <a:solidFill>
                <a:srgbClr val="92D050"/>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perf_result_unidir!$E$40:$E$53</c:f>
              <c:numCache>
                <c:formatCode>General</c:formatCode>
                <c:ptCount val="14"/>
                <c:pt idx="0">
                  <c:v>5607.0004239999998</c:v>
                </c:pt>
                <c:pt idx="1">
                  <c:v>11502.016</c:v>
                </c:pt>
                <c:pt idx="2">
                  <c:v>22108.592000000001</c:v>
                </c:pt>
                <c:pt idx="3">
                  <c:v>45280.656000000003</c:v>
                </c:pt>
                <c:pt idx="4">
                  <c:v>91785.487999999998</c:v>
                </c:pt>
                <c:pt idx="5">
                  <c:v>110112.264</c:v>
                </c:pt>
                <c:pt idx="6">
                  <c:v>111150.784</c:v>
                </c:pt>
                <c:pt idx="7">
                  <c:v>111281.45600000001</c:v>
                </c:pt>
                <c:pt idx="8">
                  <c:v>111282.016</c:v>
                </c:pt>
                <c:pt idx="9">
                  <c:v>111278.52</c:v>
                </c:pt>
                <c:pt idx="10">
                  <c:v>111276.984</c:v>
                </c:pt>
                <c:pt idx="11">
                  <c:v>111279.496</c:v>
                </c:pt>
                <c:pt idx="12">
                  <c:v>111281.736</c:v>
                </c:pt>
                <c:pt idx="13">
                  <c:v>111281.04</c:v>
                </c:pt>
              </c:numCache>
            </c:numRef>
          </c:val>
          <c:smooth val="1"/>
          <c:extLst>
            <c:ext xmlns:c16="http://schemas.microsoft.com/office/drawing/2014/chart" uri="{C3380CC4-5D6E-409C-BE32-E72D297353CC}">
              <c16:uniqueId val="{00000002-4EBC-4AA6-85EC-9923DD710C3E}"/>
            </c:ext>
          </c:extLst>
        </c:ser>
        <c:ser>
          <c:idx val="7"/>
          <c:order val="3"/>
          <c:tx>
            <c:v>8 Queues</c:v>
          </c:tx>
          <c:spPr>
            <a:ln>
              <a:solidFill>
                <a:schemeClr val="accent4">
                  <a:lumMod val="60000"/>
                  <a:lumOff val="40000"/>
                </a:schemeClr>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perf_result_unidir!$E$58:$E$71</c:f>
              <c:numCache>
                <c:formatCode>General</c:formatCode>
                <c:ptCount val="14"/>
                <c:pt idx="0">
                  <c:v>8541.9519999999993</c:v>
                </c:pt>
                <c:pt idx="1">
                  <c:v>18462.464</c:v>
                </c:pt>
                <c:pt idx="2">
                  <c:v>34586.567999999999</c:v>
                </c:pt>
                <c:pt idx="3">
                  <c:v>70296.176000000007</c:v>
                </c:pt>
                <c:pt idx="4">
                  <c:v>107703.696</c:v>
                </c:pt>
                <c:pt idx="5">
                  <c:v>110510.92</c:v>
                </c:pt>
                <c:pt idx="6">
                  <c:v>111282.31200000001</c:v>
                </c:pt>
                <c:pt idx="7">
                  <c:v>111280.48</c:v>
                </c:pt>
                <c:pt idx="8">
                  <c:v>111280.76</c:v>
                </c:pt>
                <c:pt idx="9">
                  <c:v>111280.48</c:v>
                </c:pt>
                <c:pt idx="10">
                  <c:v>111279.08</c:v>
                </c:pt>
                <c:pt idx="11">
                  <c:v>111279.08</c:v>
                </c:pt>
                <c:pt idx="12">
                  <c:v>111277.32799999999</c:v>
                </c:pt>
                <c:pt idx="13">
                  <c:v>111278.8</c:v>
                </c:pt>
              </c:numCache>
            </c:numRef>
          </c:val>
          <c:smooth val="1"/>
          <c:extLst>
            <c:ext xmlns:c16="http://schemas.microsoft.com/office/drawing/2014/chart" uri="{C3380CC4-5D6E-409C-BE32-E72D297353CC}">
              <c16:uniqueId val="{00000003-4EBC-4AA6-85EC-9923DD710C3E}"/>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solidFill>
                  <a:srgbClr val="FF0000"/>
                </a:solidFill>
                <a:effectLst/>
              </a:rPr>
              <a:t>PF</a:t>
            </a:r>
            <a:r>
              <a:rPr lang="en-US" sz="1400" b="0" i="0" baseline="0">
                <a:effectLst/>
              </a:rPr>
              <a:t>: 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performance'!$D$15:$BO$15</c:f>
              <c:numCache>
                <c:formatCode>General</c:formatCode>
                <c:ptCount val="64"/>
                <c:pt idx="0">
                  <c:v>35.712890625</c:v>
                </c:pt>
                <c:pt idx="1">
                  <c:v>31.2490234375</c:v>
                </c:pt>
                <c:pt idx="2">
                  <c:v>27.77734375</c:v>
                </c:pt>
                <c:pt idx="3">
                  <c:v>25</c:v>
                </c:pt>
                <c:pt idx="4">
                  <c:v>22.726953125000001</c:v>
                </c:pt>
                <c:pt idx="5">
                  <c:v>20.833333333333332</c:v>
                </c:pt>
                <c:pt idx="6">
                  <c:v>19.230747767857142</c:v>
                </c:pt>
                <c:pt idx="7">
                  <c:v>17.857177734375</c:v>
                </c:pt>
                <c:pt idx="8">
                  <c:v>16.666666666666668</c:v>
                </c:pt>
                <c:pt idx="9">
                  <c:v>15.625</c:v>
                </c:pt>
                <c:pt idx="10">
                  <c:v>14.705788352272727</c:v>
                </c:pt>
                <c:pt idx="11">
                  <c:v>13.888834635416666</c:v>
                </c:pt>
                <c:pt idx="12">
                  <c:v>13.157752403846153</c:v>
                </c:pt>
                <c:pt idx="13">
                  <c:v>12.5</c:v>
                </c:pt>
                <c:pt idx="14">
                  <c:v>11.9046875</c:v>
                </c:pt>
                <c:pt idx="15">
                  <c:v>11.363525390625</c:v>
                </c:pt>
                <c:pt idx="16">
                  <c:v>10.869485294117647</c:v>
                </c:pt>
                <c:pt idx="17">
                  <c:v>10.416558159722221</c:v>
                </c:pt>
                <c:pt idx="18">
                  <c:v>10</c:v>
                </c:pt>
                <c:pt idx="19">
                  <c:v>9.6153320312500004</c:v>
                </c:pt>
                <c:pt idx="20">
                  <c:v>9.2592075892857135</c:v>
                </c:pt>
                <c:pt idx="21">
                  <c:v>8.9285333806818183</c:v>
                </c:pt>
                <c:pt idx="22">
                  <c:v>8.6206691576086953</c:v>
                </c:pt>
                <c:pt idx="23">
                  <c:v>8.333251953125</c:v>
                </c:pt>
                <c:pt idx="24">
                  <c:v>8.064453125</c:v>
                </c:pt>
                <c:pt idx="25">
                  <c:v>7.8124248798076925</c:v>
                </c:pt>
                <c:pt idx="26">
                  <c:v>7.5757378472222223</c:v>
                </c:pt>
                <c:pt idx="27">
                  <c:v>7.3528878348214288</c:v>
                </c:pt>
                <c:pt idx="28">
                  <c:v>7.1428475215517242</c:v>
                </c:pt>
                <c:pt idx="29">
                  <c:v>6.9444010416666666</c:v>
                </c:pt>
                <c:pt idx="30">
                  <c:v>6.756741431451613</c:v>
                </c:pt>
                <c:pt idx="31">
                  <c:v>6.57891845703125</c:v>
                </c:pt>
                <c:pt idx="32">
                  <c:v>6.4102154356060606</c:v>
                </c:pt>
                <c:pt idx="33">
                  <c:v>6.25</c:v>
                </c:pt>
                <c:pt idx="34">
                  <c:v>6.0975446428571427</c:v>
                </c:pt>
                <c:pt idx="35">
                  <c:v>5.9523654513888893</c:v>
                </c:pt>
                <c:pt idx="36">
                  <c:v>5.8139252533783781</c:v>
                </c:pt>
                <c:pt idx="37">
                  <c:v>5.6817948190789478</c:v>
                </c:pt>
                <c:pt idx="38">
                  <c:v>5.5555388621794872</c:v>
                </c:pt>
                <c:pt idx="39">
                  <c:v>5.4347656249999998</c:v>
                </c:pt>
                <c:pt idx="40">
                  <c:v>5.3191215701219514</c:v>
                </c:pt>
                <c:pt idx="41">
                  <c:v>5.2082868303571432</c:v>
                </c:pt>
                <c:pt idx="42">
                  <c:v>5.102016715116279</c:v>
                </c:pt>
                <c:pt idx="43">
                  <c:v>5</c:v>
                </c:pt>
                <c:pt idx="44">
                  <c:v>4.886675347222222</c:v>
                </c:pt>
                <c:pt idx="45">
                  <c:v>4.7913977581521738</c:v>
                </c:pt>
                <c:pt idx="46">
                  <c:v>4.701171875</c:v>
                </c:pt>
                <c:pt idx="47">
                  <c:v>4.603922526041667</c:v>
                </c:pt>
                <c:pt idx="48">
                  <c:v>4.4988042091836737</c:v>
                </c:pt>
                <c:pt idx="49">
                  <c:v>4.4049218750000003</c:v>
                </c:pt>
                <c:pt idx="50">
                  <c:v>4.3431372549019605</c:v>
                </c:pt>
                <c:pt idx="51">
                  <c:v>4.2643479567307692</c:v>
                </c:pt>
                <c:pt idx="52">
                  <c:v>4.1785451061320753</c:v>
                </c:pt>
                <c:pt idx="53">
                  <c:v>4.0928819444444446</c:v>
                </c:pt>
                <c:pt idx="54">
                  <c:v>4.019424715909091</c:v>
                </c:pt>
                <c:pt idx="55">
                  <c:v>3.9657505580357144</c:v>
                </c:pt>
                <c:pt idx="56">
                  <c:v>3.9058388157894739</c:v>
                </c:pt>
                <c:pt idx="57">
                  <c:v>3.8342200969827585</c:v>
                </c:pt>
                <c:pt idx="58">
                  <c:v>3.7618180614406778</c:v>
                </c:pt>
                <c:pt idx="59">
                  <c:v>3.6920572916666665</c:v>
                </c:pt>
                <c:pt idx="60">
                  <c:v>3.6329405737704916</c:v>
                </c:pt>
                <c:pt idx="61">
                  <c:v>3.587071572580645</c:v>
                </c:pt>
                <c:pt idx="62">
                  <c:v>3.5426587301587302</c:v>
                </c:pt>
                <c:pt idx="63">
                  <c:v>3.491790771484375</c:v>
                </c:pt>
              </c:numCache>
            </c:numRef>
          </c:val>
          <c:smooth val="0"/>
          <c:extLst>
            <c:ext xmlns:c16="http://schemas.microsoft.com/office/drawing/2014/chart" uri="{C3380CC4-5D6E-409C-BE32-E72D297353CC}">
              <c16:uniqueId val="{00000000-4E1A-4128-9476-838AA119EFCE}"/>
            </c:ext>
          </c:extLst>
        </c:ser>
        <c:ser>
          <c:idx val="1"/>
          <c:order val="1"/>
          <c:tx>
            <c:v>2 Queues</c:v>
          </c:tx>
          <c:spPr>
            <a:ln w="28575" cap="rnd">
              <a:solidFill>
                <a:schemeClr val="accent2"/>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performance'!$D$14:$BO$14</c:f>
              <c:numCache>
                <c:formatCode>General</c:formatCode>
                <c:ptCount val="64"/>
                <c:pt idx="0">
                  <c:v>71.427734375</c:v>
                </c:pt>
                <c:pt idx="1">
                  <c:v>62.4990234375</c:v>
                </c:pt>
                <c:pt idx="2">
                  <c:v>55.555338541666664</c:v>
                </c:pt>
                <c:pt idx="3">
                  <c:v>45.8994140625</c:v>
                </c:pt>
                <c:pt idx="4">
                  <c:v>37.537890625000003</c:v>
                </c:pt>
                <c:pt idx="5">
                  <c:v>32.2880859375</c:v>
                </c:pt>
                <c:pt idx="6">
                  <c:v>28.026506696428573</c:v>
                </c:pt>
                <c:pt idx="7">
                  <c:v>24.864990234375</c:v>
                </c:pt>
                <c:pt idx="8">
                  <c:v>22.359375</c:v>
                </c:pt>
                <c:pt idx="9">
                  <c:v>20.2939453125</c:v>
                </c:pt>
                <c:pt idx="10">
                  <c:v>18.547052556818183</c:v>
                </c:pt>
                <c:pt idx="11">
                  <c:v>17.05517578125</c:v>
                </c:pt>
                <c:pt idx="12">
                  <c:v>15.807992788461538</c:v>
                </c:pt>
                <c:pt idx="13">
                  <c:v>14.731166294642858</c:v>
                </c:pt>
                <c:pt idx="14">
                  <c:v>13.827213541666667</c:v>
                </c:pt>
                <c:pt idx="15">
                  <c:v>13.045654296875</c:v>
                </c:pt>
                <c:pt idx="16">
                  <c:v>12.346392463235293</c:v>
                </c:pt>
                <c:pt idx="17">
                  <c:v>11.714301215277779</c:v>
                </c:pt>
                <c:pt idx="18">
                  <c:v>11.138774671052632</c:v>
                </c:pt>
                <c:pt idx="19">
                  <c:v>10.60791015625</c:v>
                </c:pt>
                <c:pt idx="20">
                  <c:v>10.094401041666666</c:v>
                </c:pt>
                <c:pt idx="21">
                  <c:v>9.641068892045455</c:v>
                </c:pt>
                <c:pt idx="22">
                  <c:v>9.2637567934782616</c:v>
                </c:pt>
                <c:pt idx="23">
                  <c:v>8.89990234375</c:v>
                </c:pt>
                <c:pt idx="24">
                  <c:v>8.5549218749999998</c:v>
                </c:pt>
                <c:pt idx="25">
                  <c:v>8.2495492788461533</c:v>
                </c:pt>
                <c:pt idx="26">
                  <c:v>7.9533420138888893</c:v>
                </c:pt>
                <c:pt idx="27">
                  <c:v>7.7008928571428568</c:v>
                </c:pt>
                <c:pt idx="28">
                  <c:v>7.4611395474137927</c:v>
                </c:pt>
                <c:pt idx="29">
                  <c:v>7.233723958333333</c:v>
                </c:pt>
                <c:pt idx="30">
                  <c:v>7.009135584677419</c:v>
                </c:pt>
                <c:pt idx="31">
                  <c:v>6.7969970703125</c:v>
                </c:pt>
                <c:pt idx="32">
                  <c:v>6.5991950757575761</c:v>
                </c:pt>
                <c:pt idx="33">
                  <c:v>6.4079733455882355</c:v>
                </c:pt>
                <c:pt idx="34">
                  <c:v>6.2397321428571431</c:v>
                </c:pt>
                <c:pt idx="35">
                  <c:v>6.069986979166667</c:v>
                </c:pt>
                <c:pt idx="36">
                  <c:v>5.920977618243243</c:v>
                </c:pt>
                <c:pt idx="37">
                  <c:v>5.7678865131578947</c:v>
                </c:pt>
                <c:pt idx="38">
                  <c:v>5.6183393429487181</c:v>
                </c:pt>
                <c:pt idx="39">
                  <c:v>5.4884765624999998</c:v>
                </c:pt>
                <c:pt idx="40">
                  <c:v>5.3508955792682924</c:v>
                </c:pt>
                <c:pt idx="41">
                  <c:v>5.2245628720238093</c:v>
                </c:pt>
                <c:pt idx="42">
                  <c:v>5.1160973837209305</c:v>
                </c:pt>
                <c:pt idx="43">
                  <c:v>4.9977361505681817</c:v>
                </c:pt>
                <c:pt idx="44">
                  <c:v>4.8836805555555554</c:v>
                </c:pt>
                <c:pt idx="45">
                  <c:v>4.7886379076086953</c:v>
                </c:pt>
                <c:pt idx="46">
                  <c:v>4.6993849734042552</c:v>
                </c:pt>
                <c:pt idx="47">
                  <c:v>4.599609375</c:v>
                </c:pt>
                <c:pt idx="48">
                  <c:v>4.4963329081632653</c:v>
                </c:pt>
                <c:pt idx="49">
                  <c:v>4.4034765624999999</c:v>
                </c:pt>
                <c:pt idx="50">
                  <c:v>4.3404181985294121</c:v>
                </c:pt>
                <c:pt idx="51">
                  <c:v>4.260892427884615</c:v>
                </c:pt>
                <c:pt idx="52">
                  <c:v>4.1760760613207548</c:v>
                </c:pt>
                <c:pt idx="53">
                  <c:v>4.0913990162037033</c:v>
                </c:pt>
                <c:pt idx="54">
                  <c:v>4.017258522727273</c:v>
                </c:pt>
                <c:pt idx="55">
                  <c:v>3.9632393973214284</c:v>
                </c:pt>
                <c:pt idx="56">
                  <c:v>3.9032689144736841</c:v>
                </c:pt>
                <c:pt idx="57">
                  <c:v>3.8303811961206895</c:v>
                </c:pt>
                <c:pt idx="58">
                  <c:v>3.7584745762711864</c:v>
                </c:pt>
                <c:pt idx="59">
                  <c:v>3.6902018229166669</c:v>
                </c:pt>
                <c:pt idx="60">
                  <c:v>3.6318519467213113</c:v>
                </c:pt>
                <c:pt idx="61">
                  <c:v>3.5852759576612905</c:v>
                </c:pt>
                <c:pt idx="62">
                  <c:v>3.5401475694444446</c:v>
                </c:pt>
                <c:pt idx="63">
                  <c:v>3.48956298828125</c:v>
                </c:pt>
              </c:numCache>
            </c:numRef>
          </c:val>
          <c:smooth val="0"/>
          <c:extLst>
            <c:ext xmlns:c16="http://schemas.microsoft.com/office/drawing/2014/chart" uri="{C3380CC4-5D6E-409C-BE32-E72D297353CC}">
              <c16:uniqueId val="{00000001-4E1A-4128-9476-838AA119EFCE}"/>
            </c:ext>
          </c:extLst>
        </c:ser>
        <c:ser>
          <c:idx val="2"/>
          <c:order val="2"/>
          <c:tx>
            <c:v>4 Queues</c:v>
          </c:tx>
          <c:spPr>
            <a:ln w="28575" cap="rnd">
              <a:solidFill>
                <a:schemeClr val="accent3"/>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performance'!$D$13:$BO$13</c:f>
              <c:numCache>
                <c:formatCode>General</c:formatCode>
                <c:ptCount val="64"/>
                <c:pt idx="0">
                  <c:v>83.314453125</c:v>
                </c:pt>
                <c:pt idx="1">
                  <c:v>73.451171875</c:v>
                </c:pt>
                <c:pt idx="2">
                  <c:v>57.502604166666664</c:v>
                </c:pt>
                <c:pt idx="3">
                  <c:v>45.60791015625</c:v>
                </c:pt>
                <c:pt idx="4">
                  <c:v>37.793359375000001</c:v>
                </c:pt>
                <c:pt idx="5">
                  <c:v>32.122721354166664</c:v>
                </c:pt>
                <c:pt idx="6">
                  <c:v>27.831752232142858</c:v>
                </c:pt>
                <c:pt idx="7">
                  <c:v>24.706298828125</c:v>
                </c:pt>
                <c:pt idx="8">
                  <c:v>22.234157986111111</c:v>
                </c:pt>
                <c:pt idx="9">
                  <c:v>20.195507812500001</c:v>
                </c:pt>
                <c:pt idx="10">
                  <c:v>18.431285511363637</c:v>
                </c:pt>
                <c:pt idx="11">
                  <c:v>17.001953125</c:v>
                </c:pt>
                <c:pt idx="12">
                  <c:v>15.756911057692308</c:v>
                </c:pt>
                <c:pt idx="13">
                  <c:v>14.661690848214286</c:v>
                </c:pt>
                <c:pt idx="14">
                  <c:v>13.737630208333334</c:v>
                </c:pt>
                <c:pt idx="15">
                  <c:v>12.9661865234375</c:v>
                </c:pt>
                <c:pt idx="16">
                  <c:v>12.266659007352942</c:v>
                </c:pt>
                <c:pt idx="17">
                  <c:v>11.636284722222221</c:v>
                </c:pt>
                <c:pt idx="18">
                  <c:v>11.065789473684211</c:v>
                </c:pt>
                <c:pt idx="19">
                  <c:v>10.549609374999999</c:v>
                </c:pt>
                <c:pt idx="20">
                  <c:v>10.057105654761905</c:v>
                </c:pt>
                <c:pt idx="21">
                  <c:v>9.6141690340909083</c:v>
                </c:pt>
                <c:pt idx="22">
                  <c:v>9.2380264945652169</c:v>
                </c:pt>
                <c:pt idx="23">
                  <c:v>8.882080078125</c:v>
                </c:pt>
                <c:pt idx="24">
                  <c:v>8.5511718749999996</c:v>
                </c:pt>
                <c:pt idx="25">
                  <c:v>8.2454176682692299</c:v>
                </c:pt>
                <c:pt idx="26">
                  <c:v>7.9491464120370372</c:v>
                </c:pt>
                <c:pt idx="27">
                  <c:v>7.6905691964285712</c:v>
                </c:pt>
                <c:pt idx="28">
                  <c:v>7.4436961206896548</c:v>
                </c:pt>
                <c:pt idx="29">
                  <c:v>7.2139973958333332</c:v>
                </c:pt>
                <c:pt idx="30">
                  <c:v>6.996282762096774</c:v>
                </c:pt>
                <c:pt idx="31">
                  <c:v>6.78594970703125</c:v>
                </c:pt>
                <c:pt idx="32">
                  <c:v>6.5913825757575761</c:v>
                </c:pt>
                <c:pt idx="33">
                  <c:v>6.3978056066176467</c:v>
                </c:pt>
                <c:pt idx="34">
                  <c:v>6.2322544642857141</c:v>
                </c:pt>
                <c:pt idx="35">
                  <c:v>6.0601671006944446</c:v>
                </c:pt>
                <c:pt idx="36">
                  <c:v>5.9125844594594597</c:v>
                </c:pt>
                <c:pt idx="37">
                  <c:v>5.7599712171052628</c:v>
                </c:pt>
                <c:pt idx="38">
                  <c:v>5.609375</c:v>
                </c:pt>
                <c:pt idx="39">
                  <c:v>5.4837402343750004</c:v>
                </c:pt>
                <c:pt idx="40">
                  <c:v>5.3475609756097562</c:v>
                </c:pt>
                <c:pt idx="41">
                  <c:v>5.2170293898809526</c:v>
                </c:pt>
                <c:pt idx="42">
                  <c:v>5.1137808866279073</c:v>
                </c:pt>
                <c:pt idx="43">
                  <c:v>4.9937855113636367</c:v>
                </c:pt>
                <c:pt idx="44">
                  <c:v>4.8781249999999998</c:v>
                </c:pt>
                <c:pt idx="45">
                  <c:v>4.7854959239130439</c:v>
                </c:pt>
                <c:pt idx="46">
                  <c:v>4.6958527260638299</c:v>
                </c:pt>
                <c:pt idx="47">
                  <c:v>4.598185221354167</c:v>
                </c:pt>
                <c:pt idx="48">
                  <c:v>4.4942602040816331</c:v>
                </c:pt>
                <c:pt idx="49">
                  <c:v>4.3979687500000004</c:v>
                </c:pt>
                <c:pt idx="50">
                  <c:v>4.3368949142156863</c:v>
                </c:pt>
                <c:pt idx="51">
                  <c:v>4.256986177884615</c:v>
                </c:pt>
                <c:pt idx="52">
                  <c:v>4.1740860849056602</c:v>
                </c:pt>
                <c:pt idx="53">
                  <c:v>4.0892288773148149</c:v>
                </c:pt>
                <c:pt idx="54">
                  <c:v>4.0122869318181822</c:v>
                </c:pt>
                <c:pt idx="55">
                  <c:v>3.9591936383928572</c:v>
                </c:pt>
                <c:pt idx="56">
                  <c:v>3.8982661732456139</c:v>
                </c:pt>
                <c:pt idx="57">
                  <c:v>3.826171875</c:v>
                </c:pt>
                <c:pt idx="58">
                  <c:v>3.7562235169491527</c:v>
                </c:pt>
                <c:pt idx="59">
                  <c:v>3.6878255208333335</c:v>
                </c:pt>
                <c:pt idx="60">
                  <c:v>3.6280737704918034</c:v>
                </c:pt>
                <c:pt idx="61">
                  <c:v>3.581180695564516</c:v>
                </c:pt>
                <c:pt idx="62">
                  <c:v>3.5361173115079363</c:v>
                </c:pt>
                <c:pt idx="63">
                  <c:v>3.485809326171875</c:v>
                </c:pt>
              </c:numCache>
            </c:numRef>
          </c:val>
          <c:smooth val="0"/>
          <c:extLst>
            <c:ext xmlns:c16="http://schemas.microsoft.com/office/drawing/2014/chart" uri="{C3380CC4-5D6E-409C-BE32-E72D297353CC}">
              <c16:uniqueId val="{00000002-4E1A-4128-9476-838AA119EFCE}"/>
            </c:ext>
          </c:extLst>
        </c:ser>
        <c:ser>
          <c:idx val="3"/>
          <c:order val="3"/>
          <c:tx>
            <c:v>8 Queues</c:v>
          </c:tx>
          <c:spPr>
            <a:ln w="28575" cap="rnd">
              <a:solidFill>
                <a:schemeClr val="accent4"/>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performance'!$D$12:$BO$12</c:f>
              <c:numCache>
                <c:formatCode>General</c:formatCode>
                <c:ptCount val="64"/>
                <c:pt idx="0">
                  <c:v>83.2109375</c:v>
                </c:pt>
                <c:pt idx="1">
                  <c:v>74.3203125</c:v>
                </c:pt>
                <c:pt idx="2">
                  <c:v>57.529947916666664</c:v>
                </c:pt>
                <c:pt idx="3">
                  <c:v>45.35546875</c:v>
                </c:pt>
                <c:pt idx="4">
                  <c:v>37.4140625</c:v>
                </c:pt>
                <c:pt idx="5">
                  <c:v>31.931966145833332</c:v>
                </c:pt>
                <c:pt idx="6">
                  <c:v>27.844308035714285</c:v>
                </c:pt>
                <c:pt idx="7">
                  <c:v>24.696533203125</c:v>
                </c:pt>
                <c:pt idx="8">
                  <c:v>22.198567708333332</c:v>
                </c:pt>
                <c:pt idx="9">
                  <c:v>20.119531250000001</c:v>
                </c:pt>
                <c:pt idx="10">
                  <c:v>18.393110795454547</c:v>
                </c:pt>
                <c:pt idx="11">
                  <c:v>16.958170572916668</c:v>
                </c:pt>
                <c:pt idx="12">
                  <c:v>15.732572115384615</c:v>
                </c:pt>
                <c:pt idx="13">
                  <c:v>14.651088169642858</c:v>
                </c:pt>
                <c:pt idx="14">
                  <c:v>13.737760416666667</c:v>
                </c:pt>
                <c:pt idx="15">
                  <c:v>12.949951171875</c:v>
                </c:pt>
                <c:pt idx="16">
                  <c:v>12.233915441176471</c:v>
                </c:pt>
                <c:pt idx="17">
                  <c:v>11.6015625</c:v>
                </c:pt>
                <c:pt idx="18">
                  <c:v>11.032791940789474</c:v>
                </c:pt>
                <c:pt idx="19">
                  <c:v>10.51259765625</c:v>
                </c:pt>
                <c:pt idx="20">
                  <c:v>10.018973214285714</c:v>
                </c:pt>
                <c:pt idx="21">
                  <c:v>9.5809659090909083</c:v>
                </c:pt>
                <c:pt idx="22">
                  <c:v>9.2006623641304355</c:v>
                </c:pt>
                <c:pt idx="23">
                  <c:v>8.8343098958333339</c:v>
                </c:pt>
                <c:pt idx="24">
                  <c:v>8.4879687500000003</c:v>
                </c:pt>
                <c:pt idx="25">
                  <c:v>8.1974909855769234</c:v>
                </c:pt>
                <c:pt idx="26">
                  <c:v>7.9108796296296298</c:v>
                </c:pt>
                <c:pt idx="27">
                  <c:v>7.6517159598214288</c:v>
                </c:pt>
                <c:pt idx="28">
                  <c:v>7.400996767241379</c:v>
                </c:pt>
                <c:pt idx="29">
                  <c:v>7.1680338541666666</c:v>
                </c:pt>
                <c:pt idx="30">
                  <c:v>6.946572580645161</c:v>
                </c:pt>
                <c:pt idx="31">
                  <c:v>6.74005126953125</c:v>
                </c:pt>
                <c:pt idx="32">
                  <c:v>6.5450402462121211</c:v>
                </c:pt>
                <c:pt idx="33">
                  <c:v>6.3615004595588234</c:v>
                </c:pt>
                <c:pt idx="34">
                  <c:v>6.1896763392857146</c:v>
                </c:pt>
                <c:pt idx="35">
                  <c:v>6.025553385416667</c:v>
                </c:pt>
                <c:pt idx="36">
                  <c:v>5.8693517736486482</c:v>
                </c:pt>
                <c:pt idx="37">
                  <c:v>5.7194181743421053</c:v>
                </c:pt>
                <c:pt idx="38">
                  <c:v>5.5772235576923075</c:v>
                </c:pt>
                <c:pt idx="39">
                  <c:v>5.4425292968749996</c:v>
                </c:pt>
                <c:pt idx="40">
                  <c:v>5.3124047256097562</c:v>
                </c:pt>
                <c:pt idx="41">
                  <c:v>5.1905226934523814</c:v>
                </c:pt>
                <c:pt idx="42">
                  <c:v>5.0751271802325579</c:v>
                </c:pt>
                <c:pt idx="43">
                  <c:v>4.9604936079545459</c:v>
                </c:pt>
                <c:pt idx="44">
                  <c:v>4.8525173611111114</c:v>
                </c:pt>
                <c:pt idx="45">
                  <c:v>4.7533967391304346</c:v>
                </c:pt>
                <c:pt idx="46">
                  <c:v>4.6559175531914896</c:v>
                </c:pt>
                <c:pt idx="47">
                  <c:v>4.559407552083333</c:v>
                </c:pt>
                <c:pt idx="48">
                  <c:v>4.466796875</c:v>
                </c:pt>
                <c:pt idx="49">
                  <c:v>4.3806250000000002</c:v>
                </c:pt>
                <c:pt idx="50">
                  <c:v>4.3025428921568629</c:v>
                </c:pt>
                <c:pt idx="51">
                  <c:v>4.2323843149038458</c:v>
                </c:pt>
                <c:pt idx="52">
                  <c:v>4.1462632665094343</c:v>
                </c:pt>
                <c:pt idx="53">
                  <c:v>4.0678168402777777</c:v>
                </c:pt>
                <c:pt idx="54">
                  <c:v>3.9965198863636364</c:v>
                </c:pt>
                <c:pt idx="55">
                  <c:v>3.9324776785714284</c:v>
                </c:pt>
                <c:pt idx="56">
                  <c:v>3.8681469298245612</c:v>
                </c:pt>
                <c:pt idx="57">
                  <c:v>3.7977168642241379</c:v>
                </c:pt>
                <c:pt idx="58">
                  <c:v>3.7296411546610169</c:v>
                </c:pt>
                <c:pt idx="59">
                  <c:v>3.6697265625000002</c:v>
                </c:pt>
                <c:pt idx="60">
                  <c:v>3.6129610655737703</c:v>
                </c:pt>
                <c:pt idx="61">
                  <c:v>3.5601058467741935</c:v>
                </c:pt>
                <c:pt idx="62">
                  <c:v>3.5075334821428572</c:v>
                </c:pt>
                <c:pt idx="63">
                  <c:v>3.4549560546875</c:v>
                </c:pt>
              </c:numCache>
            </c:numRef>
          </c:val>
          <c:smooth val="0"/>
          <c:extLst>
            <c:ext xmlns:c16="http://schemas.microsoft.com/office/drawing/2014/chart" uri="{C3380CC4-5D6E-409C-BE32-E72D297353CC}">
              <c16:uniqueId val="{00000003-4E1A-4128-9476-838AA119EFCE}"/>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PF</a:t>
            </a:r>
            <a:r>
              <a:rPr lang="en-US" sz="1400" b="0" i="0" baseline="0"/>
              <a:t>: MM H2C Unidirectional performance</a:t>
            </a:r>
            <a:endParaRPr lang="en-US" sz="1100"/>
          </a:p>
        </c:rich>
      </c:tx>
      <c:overlay val="0"/>
      <c:spPr>
        <a:noFill/>
        <a:ln>
          <a:noFill/>
          <a:prstDash val="solid"/>
        </a:ln>
      </c:spPr>
    </c:title>
    <c:autoTitleDeleted val="0"/>
    <c:plotArea>
      <c:layout/>
      <c:lineChart>
        <c:grouping val="standard"/>
        <c:varyColors val="0"/>
        <c:ser>
          <c:idx val="4"/>
          <c:order val="0"/>
          <c:tx>
            <c:v>1 Queue</c:v>
          </c:tx>
          <c:spPr>
            <a:ln>
              <a:solidFill>
                <a:srgbClr val="0070C0"/>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perf_result_unidir!$B$4:$B$17</c:f>
              <c:numCache>
                <c:formatCode>General</c:formatCode>
                <c:ptCount val="14"/>
                <c:pt idx="0">
                  <c:v>2216.3118079999999</c:v>
                </c:pt>
                <c:pt idx="1">
                  <c:v>4043.1081119999999</c:v>
                </c:pt>
                <c:pt idx="2">
                  <c:v>7725.3877759999996</c:v>
                </c:pt>
                <c:pt idx="3">
                  <c:v>15163.495999999999</c:v>
                </c:pt>
                <c:pt idx="4">
                  <c:v>29290.536</c:v>
                </c:pt>
                <c:pt idx="5">
                  <c:v>61092.088000000003</c:v>
                </c:pt>
                <c:pt idx="6">
                  <c:v>109441.128</c:v>
                </c:pt>
                <c:pt idx="7">
                  <c:v>109816.38400000001</c:v>
                </c:pt>
                <c:pt idx="8">
                  <c:v>109951.16</c:v>
                </c:pt>
                <c:pt idx="9">
                  <c:v>110102.16</c:v>
                </c:pt>
                <c:pt idx="10">
                  <c:v>110042.45600000001</c:v>
                </c:pt>
                <c:pt idx="11">
                  <c:v>110114.74400000001</c:v>
                </c:pt>
                <c:pt idx="12">
                  <c:v>110113.696</c:v>
                </c:pt>
                <c:pt idx="13">
                  <c:v>110073.64</c:v>
                </c:pt>
              </c:numCache>
            </c:numRef>
          </c:val>
          <c:smooth val="1"/>
          <c:extLst>
            <c:ext xmlns:c16="http://schemas.microsoft.com/office/drawing/2014/chart" uri="{C3380CC4-5D6E-409C-BE32-E72D297353CC}">
              <c16:uniqueId val="{00000000-F867-4343-9434-D37F4ECFC076}"/>
            </c:ext>
          </c:extLst>
        </c:ser>
        <c:ser>
          <c:idx val="5"/>
          <c:order val="1"/>
          <c:tx>
            <c:v>2 Queues</c:v>
          </c:tx>
          <c:spPr>
            <a:ln>
              <a:solidFill>
                <a:schemeClr val="accent2"/>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perf_result_unidir!$B$22:$B$35</c:f>
              <c:numCache>
                <c:formatCode>General</c:formatCode>
                <c:ptCount val="14"/>
                <c:pt idx="0">
                  <c:v>3350.295224</c:v>
                </c:pt>
                <c:pt idx="1">
                  <c:v>6725.9581440000002</c:v>
                </c:pt>
                <c:pt idx="2">
                  <c:v>13516.495999999999</c:v>
                </c:pt>
                <c:pt idx="3">
                  <c:v>26732.135999999999</c:v>
                </c:pt>
                <c:pt idx="4">
                  <c:v>52980.303999999996</c:v>
                </c:pt>
                <c:pt idx="5">
                  <c:v>107251.272</c:v>
                </c:pt>
                <c:pt idx="6">
                  <c:v>109709.25599999999</c:v>
                </c:pt>
                <c:pt idx="7">
                  <c:v>109951.16</c:v>
                </c:pt>
                <c:pt idx="8">
                  <c:v>110043.016</c:v>
                </c:pt>
                <c:pt idx="9">
                  <c:v>110096.008</c:v>
                </c:pt>
                <c:pt idx="10">
                  <c:v>110034.416</c:v>
                </c:pt>
                <c:pt idx="11">
                  <c:v>110085.38400000001</c:v>
                </c:pt>
                <c:pt idx="12">
                  <c:v>110106.352</c:v>
                </c:pt>
                <c:pt idx="13">
                  <c:v>110094.88800000001</c:v>
                </c:pt>
              </c:numCache>
            </c:numRef>
          </c:val>
          <c:smooth val="1"/>
          <c:extLst>
            <c:ext xmlns:c16="http://schemas.microsoft.com/office/drawing/2014/chart" uri="{C3380CC4-5D6E-409C-BE32-E72D297353CC}">
              <c16:uniqueId val="{00000001-F867-4343-9434-D37F4ECFC076}"/>
            </c:ext>
          </c:extLst>
        </c:ser>
        <c:ser>
          <c:idx val="6"/>
          <c:order val="2"/>
          <c:tx>
            <c:v>4 Queues</c:v>
          </c:tx>
          <c:spPr>
            <a:ln>
              <a:solidFill>
                <a:srgbClr val="92D050"/>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perf_result_unidir!$B$40:$B$53</c:f>
              <c:numCache>
                <c:formatCode>General</c:formatCode>
                <c:ptCount val="14"/>
                <c:pt idx="0">
                  <c:v>6009.5782399999998</c:v>
                </c:pt>
                <c:pt idx="1">
                  <c:v>11561.72</c:v>
                </c:pt>
                <c:pt idx="2">
                  <c:v>23413.119999999999</c:v>
                </c:pt>
                <c:pt idx="3">
                  <c:v>47302.879999999997</c:v>
                </c:pt>
                <c:pt idx="4">
                  <c:v>96148.928</c:v>
                </c:pt>
                <c:pt idx="5">
                  <c:v>108736.768</c:v>
                </c:pt>
                <c:pt idx="6">
                  <c:v>109938.288</c:v>
                </c:pt>
                <c:pt idx="7">
                  <c:v>110099.64</c:v>
                </c:pt>
                <c:pt idx="8">
                  <c:v>110066.088</c:v>
                </c:pt>
                <c:pt idx="9">
                  <c:v>110063.008</c:v>
                </c:pt>
                <c:pt idx="10">
                  <c:v>110067.272</c:v>
                </c:pt>
                <c:pt idx="11">
                  <c:v>110037.984</c:v>
                </c:pt>
                <c:pt idx="12">
                  <c:v>110046.656</c:v>
                </c:pt>
                <c:pt idx="13">
                  <c:v>110072.52</c:v>
                </c:pt>
              </c:numCache>
            </c:numRef>
          </c:val>
          <c:smooth val="1"/>
          <c:extLst>
            <c:ext xmlns:c16="http://schemas.microsoft.com/office/drawing/2014/chart" uri="{C3380CC4-5D6E-409C-BE32-E72D297353CC}">
              <c16:uniqueId val="{00000002-F867-4343-9434-D37F4ECFC076}"/>
            </c:ext>
          </c:extLst>
        </c:ser>
        <c:ser>
          <c:idx val="7"/>
          <c:order val="3"/>
          <c:tx>
            <c:v>8 Queues</c:v>
          </c:tx>
          <c:spPr>
            <a:ln>
              <a:solidFill>
                <a:schemeClr val="accent4">
                  <a:lumMod val="60000"/>
                  <a:lumOff val="40000"/>
                </a:schemeClr>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perf_result_unidir!$B$58:$B$71</c:f>
              <c:numCache>
                <c:formatCode>General</c:formatCode>
                <c:ptCount val="14"/>
                <c:pt idx="0">
                  <c:v>9107.768</c:v>
                </c:pt>
                <c:pt idx="1">
                  <c:v>18112.128000000001</c:v>
                </c:pt>
                <c:pt idx="2">
                  <c:v>36111.743999999999</c:v>
                </c:pt>
                <c:pt idx="3">
                  <c:v>71166.960000000006</c:v>
                </c:pt>
                <c:pt idx="4">
                  <c:v>105231.24800000001</c:v>
                </c:pt>
                <c:pt idx="5">
                  <c:v>109035.67200000001</c:v>
                </c:pt>
                <c:pt idx="6">
                  <c:v>110082.25599999999</c:v>
                </c:pt>
                <c:pt idx="7">
                  <c:v>110062.728</c:v>
                </c:pt>
                <c:pt idx="8">
                  <c:v>110079.088</c:v>
                </c:pt>
                <c:pt idx="9">
                  <c:v>110069.44</c:v>
                </c:pt>
                <c:pt idx="10">
                  <c:v>110070.768</c:v>
                </c:pt>
                <c:pt idx="11">
                  <c:v>110036.304</c:v>
                </c:pt>
                <c:pt idx="12">
                  <c:v>110062.8</c:v>
                </c:pt>
                <c:pt idx="13">
                  <c:v>110035.048</c:v>
                </c:pt>
              </c:numCache>
            </c:numRef>
          </c:val>
          <c:smooth val="1"/>
          <c:extLst>
            <c:ext xmlns:c16="http://schemas.microsoft.com/office/drawing/2014/chart" uri="{C3380CC4-5D6E-409C-BE32-E72D297353CC}">
              <c16:uniqueId val="{00000003-F867-4343-9434-D37F4ECFC076}"/>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PF</a:t>
            </a:r>
            <a:r>
              <a:rPr lang="en-US" sz="1400" b="0" i="0" baseline="0"/>
              <a:t>: MM H2C &amp; C2H combined performance</a:t>
            </a:r>
            <a:endParaRPr lang="en-US" sz="1100"/>
          </a:p>
        </c:rich>
      </c:tx>
      <c:overlay val="0"/>
      <c:spPr>
        <a:noFill/>
        <a:ln>
          <a:noFill/>
          <a:prstDash val="solid"/>
        </a:ln>
      </c:spPr>
    </c:title>
    <c:autoTitleDeleted val="0"/>
    <c:plotArea>
      <c:layout/>
      <c:lineChart>
        <c:grouping val="standard"/>
        <c:varyColors val="0"/>
        <c:ser>
          <c:idx val="4"/>
          <c:order val="0"/>
          <c:tx>
            <c:v>1 Queue</c:v>
          </c:tx>
          <c:spPr>
            <a:ln>
              <a:solidFill>
                <a:srgbClr val="0070C0"/>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perf_result_bidir!$H$4:$H$17</c:f>
              <c:numCache>
                <c:formatCode>General</c:formatCode>
                <c:ptCount val="14"/>
                <c:pt idx="0">
                  <c:v>3952.386344</c:v>
                </c:pt>
                <c:pt idx="1">
                  <c:v>7603.1842720000004</c:v>
                </c:pt>
                <c:pt idx="2">
                  <c:v>15012.646024</c:v>
                </c:pt>
                <c:pt idx="3">
                  <c:v>29857.184000000001</c:v>
                </c:pt>
                <c:pt idx="4">
                  <c:v>61138.695999999996</c:v>
                </c:pt>
                <c:pt idx="5">
                  <c:v>119571.36</c:v>
                </c:pt>
                <c:pt idx="6">
                  <c:v>191171.95199999999</c:v>
                </c:pt>
                <c:pt idx="7">
                  <c:v>199195.04800000001</c:v>
                </c:pt>
                <c:pt idx="8">
                  <c:v>199922.76</c:v>
                </c:pt>
                <c:pt idx="9">
                  <c:v>199893.53600000002</c:v>
                </c:pt>
                <c:pt idx="10">
                  <c:v>199901.576</c:v>
                </c:pt>
                <c:pt idx="11">
                  <c:v>199899.272</c:v>
                </c:pt>
                <c:pt idx="12">
                  <c:v>199919.96000000002</c:v>
                </c:pt>
                <c:pt idx="13">
                  <c:v>199917.304</c:v>
                </c:pt>
              </c:numCache>
            </c:numRef>
          </c:val>
          <c:smooth val="1"/>
          <c:extLst>
            <c:ext xmlns:c16="http://schemas.microsoft.com/office/drawing/2014/chart" uri="{C3380CC4-5D6E-409C-BE32-E72D297353CC}">
              <c16:uniqueId val="{00000000-D091-429E-AE36-DDE3F5DA9122}"/>
            </c:ext>
          </c:extLst>
        </c:ser>
        <c:ser>
          <c:idx val="5"/>
          <c:order val="1"/>
          <c:tx>
            <c:v>2 Queues</c:v>
          </c:tx>
          <c:spPr>
            <a:ln>
              <a:solidFill>
                <a:schemeClr val="accent2"/>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perf_result_bidir!$H$22:$H$35</c:f>
              <c:numCache>
                <c:formatCode>General</c:formatCode>
                <c:ptCount val="14"/>
                <c:pt idx="0">
                  <c:v>5769.5633039999993</c:v>
                </c:pt>
                <c:pt idx="1">
                  <c:v>11852.247728</c:v>
                </c:pt>
                <c:pt idx="2">
                  <c:v>24475.784</c:v>
                </c:pt>
                <c:pt idx="3">
                  <c:v>45662.559999999998</c:v>
                </c:pt>
                <c:pt idx="4">
                  <c:v>92087.216</c:v>
                </c:pt>
                <c:pt idx="5">
                  <c:v>182508.90400000001</c:v>
                </c:pt>
                <c:pt idx="6">
                  <c:v>199351.76</c:v>
                </c:pt>
                <c:pt idx="7">
                  <c:v>199846.56</c:v>
                </c:pt>
                <c:pt idx="8">
                  <c:v>199838.448</c:v>
                </c:pt>
                <c:pt idx="9">
                  <c:v>199852.712</c:v>
                </c:pt>
                <c:pt idx="10">
                  <c:v>199846</c:v>
                </c:pt>
                <c:pt idx="11">
                  <c:v>199862.78399999999</c:v>
                </c:pt>
                <c:pt idx="12">
                  <c:v>199850.47200000001</c:v>
                </c:pt>
                <c:pt idx="13">
                  <c:v>199814.40000000002</c:v>
                </c:pt>
              </c:numCache>
            </c:numRef>
          </c:val>
          <c:smooth val="1"/>
          <c:extLst>
            <c:ext xmlns:c16="http://schemas.microsoft.com/office/drawing/2014/chart" uri="{C3380CC4-5D6E-409C-BE32-E72D297353CC}">
              <c16:uniqueId val="{00000001-D091-429E-AE36-DDE3F5DA9122}"/>
            </c:ext>
          </c:extLst>
        </c:ser>
        <c:ser>
          <c:idx val="6"/>
          <c:order val="2"/>
          <c:tx>
            <c:v>4 Queues</c:v>
          </c:tx>
          <c:spPr>
            <a:ln>
              <a:solidFill>
                <a:srgbClr val="92D050"/>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perf_result_bidir!$H$40:$H$53</c:f>
              <c:numCache>
                <c:formatCode>General</c:formatCode>
                <c:ptCount val="14"/>
                <c:pt idx="0">
                  <c:v>9293.5538880000004</c:v>
                </c:pt>
                <c:pt idx="1">
                  <c:v>18526.495999999999</c:v>
                </c:pt>
                <c:pt idx="2">
                  <c:v>36841.304000000004</c:v>
                </c:pt>
                <c:pt idx="3">
                  <c:v>72944.92</c:v>
                </c:pt>
                <c:pt idx="4">
                  <c:v>139361.704</c:v>
                </c:pt>
                <c:pt idx="5">
                  <c:v>198424.424</c:v>
                </c:pt>
                <c:pt idx="6">
                  <c:v>199911.48</c:v>
                </c:pt>
                <c:pt idx="7">
                  <c:v>199915.48800000001</c:v>
                </c:pt>
                <c:pt idx="8">
                  <c:v>199930.09599999999</c:v>
                </c:pt>
                <c:pt idx="9">
                  <c:v>199924.016</c:v>
                </c:pt>
                <c:pt idx="10">
                  <c:v>199920.448</c:v>
                </c:pt>
                <c:pt idx="11">
                  <c:v>199925.696</c:v>
                </c:pt>
                <c:pt idx="12">
                  <c:v>199914.08799999999</c:v>
                </c:pt>
                <c:pt idx="13">
                  <c:v>199908.91999999998</c:v>
                </c:pt>
              </c:numCache>
            </c:numRef>
          </c:val>
          <c:smooth val="1"/>
          <c:extLst>
            <c:ext xmlns:c16="http://schemas.microsoft.com/office/drawing/2014/chart" uri="{C3380CC4-5D6E-409C-BE32-E72D297353CC}">
              <c16:uniqueId val="{00000002-D091-429E-AE36-DDE3F5DA9122}"/>
            </c:ext>
          </c:extLst>
        </c:ser>
        <c:ser>
          <c:idx val="7"/>
          <c:order val="3"/>
          <c:tx>
            <c:v>8 Queues</c:v>
          </c:tx>
          <c:spPr>
            <a:ln>
              <a:solidFill>
                <a:schemeClr val="accent4">
                  <a:lumMod val="60000"/>
                  <a:lumOff val="40000"/>
                </a:schemeClr>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perf_result_bidir!$H$58:$H$71</c:f>
              <c:numCache>
                <c:formatCode>General</c:formatCode>
                <c:ptCount val="14"/>
                <c:pt idx="0">
                  <c:v>13408.880912000001</c:v>
                </c:pt>
                <c:pt idx="1">
                  <c:v>26710.639999999999</c:v>
                </c:pt>
                <c:pt idx="2">
                  <c:v>52181.832000000002</c:v>
                </c:pt>
                <c:pt idx="3">
                  <c:v>101190.35199999998</c:v>
                </c:pt>
                <c:pt idx="4">
                  <c:v>186065.11199999999</c:v>
                </c:pt>
                <c:pt idx="5">
                  <c:v>198414.78399999999</c:v>
                </c:pt>
                <c:pt idx="6">
                  <c:v>199902.984</c:v>
                </c:pt>
                <c:pt idx="7">
                  <c:v>199919.96</c:v>
                </c:pt>
                <c:pt idx="8">
                  <c:v>199916.264</c:v>
                </c:pt>
                <c:pt idx="9">
                  <c:v>199918.152</c:v>
                </c:pt>
                <c:pt idx="10">
                  <c:v>199917.65600000002</c:v>
                </c:pt>
                <c:pt idx="11">
                  <c:v>199918.144</c:v>
                </c:pt>
                <c:pt idx="12">
                  <c:v>199913.59999999998</c:v>
                </c:pt>
                <c:pt idx="13">
                  <c:v>199908.36</c:v>
                </c:pt>
              </c:numCache>
            </c:numRef>
          </c:val>
          <c:smooth val="1"/>
          <c:extLst>
            <c:ext xmlns:c16="http://schemas.microsoft.com/office/drawing/2014/chart" uri="{C3380CC4-5D6E-409C-BE32-E72D297353CC}">
              <c16:uniqueId val="{00000003-D091-429E-AE36-DDE3F5DA9122}"/>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VF</a:t>
            </a:r>
            <a:r>
              <a:rPr lang="en-US" sz="1400" b="0" i="0" baseline="0"/>
              <a:t>: MM C2H Unidirectional performance</a:t>
            </a:r>
            <a:endParaRPr lang="en-US" sz="1100"/>
          </a:p>
        </c:rich>
      </c:tx>
      <c:overlay val="0"/>
      <c:spPr>
        <a:noFill/>
        <a:ln>
          <a:noFill/>
          <a:prstDash val="solid"/>
        </a:ln>
      </c:spPr>
    </c:title>
    <c:autoTitleDeleted val="0"/>
    <c:plotArea>
      <c:layout/>
      <c:lineChart>
        <c:grouping val="standard"/>
        <c:varyColors val="0"/>
        <c:ser>
          <c:idx val="4"/>
          <c:order val="0"/>
          <c:tx>
            <c:v>1 Queue</c:v>
          </c:tx>
          <c:spPr>
            <a:ln>
              <a:solidFill>
                <a:srgbClr val="0070C0"/>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perf_result_unidir!$E$4:$E$17</c:f>
              <c:numCache>
                <c:formatCode>General</c:formatCode>
                <c:ptCount val="14"/>
                <c:pt idx="0">
                  <c:v>2072.268728</c:v>
                </c:pt>
                <c:pt idx="1">
                  <c:v>3995.8779199999999</c:v>
                </c:pt>
                <c:pt idx="2">
                  <c:v>7904.4497439999996</c:v>
                </c:pt>
                <c:pt idx="3">
                  <c:v>15694.56</c:v>
                </c:pt>
                <c:pt idx="4">
                  <c:v>31550.432000000001</c:v>
                </c:pt>
                <c:pt idx="5">
                  <c:v>62123.576000000001</c:v>
                </c:pt>
                <c:pt idx="6">
                  <c:v>108978.216</c:v>
                </c:pt>
                <c:pt idx="7">
                  <c:v>109641.344</c:v>
                </c:pt>
                <c:pt idx="8">
                  <c:v>109976.53599999999</c:v>
                </c:pt>
                <c:pt idx="9">
                  <c:v>110280.83199999999</c:v>
                </c:pt>
                <c:pt idx="10">
                  <c:v>110500.336</c:v>
                </c:pt>
                <c:pt idx="11">
                  <c:v>110510.264</c:v>
                </c:pt>
                <c:pt idx="12">
                  <c:v>110715.576</c:v>
                </c:pt>
                <c:pt idx="13">
                  <c:v>110639.03200000001</c:v>
                </c:pt>
              </c:numCache>
            </c:numRef>
          </c:val>
          <c:smooth val="1"/>
          <c:extLst>
            <c:ext xmlns:c16="http://schemas.microsoft.com/office/drawing/2014/chart" uri="{C3380CC4-5D6E-409C-BE32-E72D297353CC}">
              <c16:uniqueId val="{00000000-954B-49A9-A7FF-D661D386159B}"/>
            </c:ext>
          </c:extLst>
        </c:ser>
        <c:ser>
          <c:idx val="5"/>
          <c:order val="1"/>
          <c:tx>
            <c:v>2 Queues</c:v>
          </c:tx>
          <c:spPr>
            <a:ln>
              <a:solidFill>
                <a:schemeClr val="accent2"/>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perf_result_unidir!$E$22:$E$35</c:f>
              <c:numCache>
                <c:formatCode>General</c:formatCode>
                <c:ptCount val="14"/>
                <c:pt idx="0">
                  <c:v>3813.7135760000001</c:v>
                </c:pt>
                <c:pt idx="1">
                  <c:v>7638.7695919999996</c:v>
                </c:pt>
                <c:pt idx="2">
                  <c:v>15329.343999999999</c:v>
                </c:pt>
                <c:pt idx="3">
                  <c:v>30464.696</c:v>
                </c:pt>
                <c:pt idx="4">
                  <c:v>61678.663999999997</c:v>
                </c:pt>
                <c:pt idx="5">
                  <c:v>103218.944</c:v>
                </c:pt>
                <c:pt idx="6">
                  <c:v>108889.38400000001</c:v>
                </c:pt>
                <c:pt idx="7">
                  <c:v>109825.056</c:v>
                </c:pt>
                <c:pt idx="8">
                  <c:v>110074.89599999999</c:v>
                </c:pt>
                <c:pt idx="9">
                  <c:v>110309.36</c:v>
                </c:pt>
                <c:pt idx="10">
                  <c:v>110314.04</c:v>
                </c:pt>
                <c:pt idx="11">
                  <c:v>110448.60799999999</c:v>
                </c:pt>
                <c:pt idx="12">
                  <c:v>110625.53599999999</c:v>
                </c:pt>
                <c:pt idx="13">
                  <c:v>110762.064</c:v>
                </c:pt>
              </c:numCache>
            </c:numRef>
          </c:val>
          <c:smooth val="1"/>
          <c:extLst>
            <c:ext xmlns:c16="http://schemas.microsoft.com/office/drawing/2014/chart" uri="{C3380CC4-5D6E-409C-BE32-E72D297353CC}">
              <c16:uniqueId val="{00000001-954B-49A9-A7FF-D661D386159B}"/>
            </c:ext>
          </c:extLst>
        </c:ser>
        <c:ser>
          <c:idx val="6"/>
          <c:order val="2"/>
          <c:tx>
            <c:v>4 Queues</c:v>
          </c:tx>
          <c:spPr>
            <a:ln>
              <a:solidFill>
                <a:srgbClr val="92D050"/>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perf_result_unidir!$E$40:$E$53</c:f>
              <c:numCache>
                <c:formatCode>General</c:formatCode>
                <c:ptCount val="14"/>
                <c:pt idx="0">
                  <c:v>6646.5909760000004</c:v>
                </c:pt>
                <c:pt idx="1">
                  <c:v>13233.84</c:v>
                </c:pt>
                <c:pt idx="2">
                  <c:v>25295.511999999999</c:v>
                </c:pt>
                <c:pt idx="3">
                  <c:v>50310.671999999999</c:v>
                </c:pt>
                <c:pt idx="4">
                  <c:v>79801.368000000002</c:v>
                </c:pt>
                <c:pt idx="5">
                  <c:v>103333.28</c:v>
                </c:pt>
                <c:pt idx="6">
                  <c:v>108158.47199999999</c:v>
                </c:pt>
                <c:pt idx="7">
                  <c:v>109515.232</c:v>
                </c:pt>
                <c:pt idx="8">
                  <c:v>109868.32799999999</c:v>
                </c:pt>
                <c:pt idx="9">
                  <c:v>110037.568</c:v>
                </c:pt>
                <c:pt idx="10">
                  <c:v>110229.10400000001</c:v>
                </c:pt>
                <c:pt idx="11">
                  <c:v>110537.944</c:v>
                </c:pt>
                <c:pt idx="12">
                  <c:v>110587.856</c:v>
                </c:pt>
                <c:pt idx="13">
                  <c:v>110606.592</c:v>
                </c:pt>
              </c:numCache>
            </c:numRef>
          </c:val>
          <c:smooth val="1"/>
          <c:extLst>
            <c:ext xmlns:c16="http://schemas.microsoft.com/office/drawing/2014/chart" uri="{C3380CC4-5D6E-409C-BE32-E72D297353CC}">
              <c16:uniqueId val="{00000002-954B-49A9-A7FF-D661D386159B}"/>
            </c:ext>
          </c:extLst>
        </c:ser>
        <c:ser>
          <c:idx val="7"/>
          <c:order val="3"/>
          <c:tx>
            <c:v>8 Queues</c:v>
          </c:tx>
          <c:spPr>
            <a:ln>
              <a:solidFill>
                <a:schemeClr val="accent4">
                  <a:lumMod val="60000"/>
                  <a:lumOff val="40000"/>
                </a:schemeClr>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perf_result_unidir!$E$58:$E$71</c:f>
              <c:numCache>
                <c:formatCode>General</c:formatCode>
                <c:ptCount val="14"/>
                <c:pt idx="0">
                  <c:v>8679.8240000000005</c:v>
                </c:pt>
                <c:pt idx="1">
                  <c:v>17245.263999999999</c:v>
                </c:pt>
                <c:pt idx="2">
                  <c:v>31794.383999999998</c:v>
                </c:pt>
                <c:pt idx="3">
                  <c:v>49680.911999999997</c:v>
                </c:pt>
                <c:pt idx="4">
                  <c:v>76180.400000000009</c:v>
                </c:pt>
                <c:pt idx="5">
                  <c:v>100502.136</c:v>
                </c:pt>
                <c:pt idx="6">
                  <c:v>107586.64</c:v>
                </c:pt>
                <c:pt idx="7">
                  <c:v>108866.376</c:v>
                </c:pt>
                <c:pt idx="8">
                  <c:v>109326.208</c:v>
                </c:pt>
                <c:pt idx="9">
                  <c:v>109560.81600000001</c:v>
                </c:pt>
                <c:pt idx="10">
                  <c:v>109684.89599999999</c:v>
                </c:pt>
                <c:pt idx="11">
                  <c:v>109930.192</c:v>
                </c:pt>
                <c:pt idx="12">
                  <c:v>109934.592</c:v>
                </c:pt>
                <c:pt idx="13">
                  <c:v>109993.664</c:v>
                </c:pt>
              </c:numCache>
            </c:numRef>
          </c:val>
          <c:smooth val="1"/>
          <c:extLst>
            <c:ext xmlns:c16="http://schemas.microsoft.com/office/drawing/2014/chart" uri="{C3380CC4-5D6E-409C-BE32-E72D297353CC}">
              <c16:uniqueId val="{00000003-954B-49A9-A7FF-D661D386159B}"/>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VF</a:t>
            </a:r>
            <a:r>
              <a:rPr lang="en-US" sz="1400" b="0" i="0" baseline="0"/>
              <a:t>: MM H2C Unidirectional Performance</a:t>
            </a:r>
            <a:endParaRPr lang="en-US" sz="1100"/>
          </a:p>
        </c:rich>
      </c:tx>
      <c:overlay val="0"/>
      <c:spPr>
        <a:noFill/>
        <a:ln>
          <a:noFill/>
          <a:prstDash val="solid"/>
        </a:ln>
      </c:spPr>
    </c:title>
    <c:autoTitleDeleted val="0"/>
    <c:plotArea>
      <c:layout/>
      <c:lineChart>
        <c:grouping val="standard"/>
        <c:varyColors val="0"/>
        <c:ser>
          <c:idx val="4"/>
          <c:order val="0"/>
          <c:tx>
            <c:v>1 Queue</c:v>
          </c:tx>
          <c:spPr>
            <a:ln>
              <a:solidFill>
                <a:srgbClr val="0070C0"/>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perf_result_unidir!$B$4:$B$17</c:f>
              <c:numCache>
                <c:formatCode>General</c:formatCode>
                <c:ptCount val="14"/>
                <c:pt idx="0">
                  <c:v>2327.487048</c:v>
                </c:pt>
                <c:pt idx="1">
                  <c:v>4436.45136</c:v>
                </c:pt>
                <c:pt idx="2">
                  <c:v>8626.6320000000014</c:v>
                </c:pt>
                <c:pt idx="3">
                  <c:v>17407.151999999998</c:v>
                </c:pt>
                <c:pt idx="4">
                  <c:v>34345.688000000002</c:v>
                </c:pt>
                <c:pt idx="5">
                  <c:v>68406.8</c:v>
                </c:pt>
                <c:pt idx="6">
                  <c:v>101931.232</c:v>
                </c:pt>
                <c:pt idx="7">
                  <c:v>104786.992</c:v>
                </c:pt>
                <c:pt idx="8">
                  <c:v>105846.2</c:v>
                </c:pt>
                <c:pt idx="9">
                  <c:v>104938.68799999999</c:v>
                </c:pt>
                <c:pt idx="10">
                  <c:v>106156.088</c:v>
                </c:pt>
                <c:pt idx="11">
                  <c:v>106025.712</c:v>
                </c:pt>
                <c:pt idx="12">
                  <c:v>106905.12</c:v>
                </c:pt>
                <c:pt idx="13">
                  <c:v>106795.368</c:v>
                </c:pt>
              </c:numCache>
            </c:numRef>
          </c:val>
          <c:smooth val="1"/>
          <c:extLst>
            <c:ext xmlns:c16="http://schemas.microsoft.com/office/drawing/2014/chart" uri="{C3380CC4-5D6E-409C-BE32-E72D297353CC}">
              <c16:uniqueId val="{00000000-3DDE-47D0-8AD6-00E2C5516F09}"/>
            </c:ext>
          </c:extLst>
        </c:ser>
        <c:ser>
          <c:idx val="5"/>
          <c:order val="1"/>
          <c:tx>
            <c:v>2 Queues</c:v>
          </c:tx>
          <c:spPr>
            <a:ln>
              <a:solidFill>
                <a:schemeClr val="accent2"/>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perf_result_unidir!$B$22:$B$35</c:f>
              <c:numCache>
                <c:formatCode>General</c:formatCode>
                <c:ptCount val="14"/>
                <c:pt idx="0">
                  <c:v>4279.8379839999998</c:v>
                </c:pt>
                <c:pt idx="1">
                  <c:v>8322.7440000000006</c:v>
                </c:pt>
                <c:pt idx="2">
                  <c:v>16626.263999999999</c:v>
                </c:pt>
                <c:pt idx="3">
                  <c:v>33417.103999999999</c:v>
                </c:pt>
                <c:pt idx="4">
                  <c:v>67024.407999999996</c:v>
                </c:pt>
                <c:pt idx="5">
                  <c:v>88530.423999999999</c:v>
                </c:pt>
                <c:pt idx="6">
                  <c:v>101811.408</c:v>
                </c:pt>
                <c:pt idx="7">
                  <c:v>103941.008</c:v>
                </c:pt>
                <c:pt idx="8">
                  <c:v>105192.728</c:v>
                </c:pt>
                <c:pt idx="9">
                  <c:v>105264.728</c:v>
                </c:pt>
                <c:pt idx="10">
                  <c:v>105719.88</c:v>
                </c:pt>
                <c:pt idx="11">
                  <c:v>106207.32799999999</c:v>
                </c:pt>
                <c:pt idx="12">
                  <c:v>106469.12</c:v>
                </c:pt>
                <c:pt idx="13">
                  <c:v>107186.28</c:v>
                </c:pt>
              </c:numCache>
            </c:numRef>
          </c:val>
          <c:smooth val="1"/>
          <c:extLst>
            <c:ext xmlns:c16="http://schemas.microsoft.com/office/drawing/2014/chart" uri="{C3380CC4-5D6E-409C-BE32-E72D297353CC}">
              <c16:uniqueId val="{00000001-3DDE-47D0-8AD6-00E2C5516F09}"/>
            </c:ext>
          </c:extLst>
        </c:ser>
        <c:ser>
          <c:idx val="6"/>
          <c:order val="2"/>
          <c:tx>
            <c:v>4 Queues</c:v>
          </c:tx>
          <c:spPr>
            <a:ln>
              <a:solidFill>
                <a:srgbClr val="92D050"/>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perf_result_unidir!$B$40:$B$53</c:f>
              <c:numCache>
                <c:formatCode>General</c:formatCode>
                <c:ptCount val="14"/>
                <c:pt idx="0">
                  <c:v>6937.265496</c:v>
                </c:pt>
                <c:pt idx="1">
                  <c:v>14070.103999999999</c:v>
                </c:pt>
                <c:pt idx="2">
                  <c:v>27033.312000000002</c:v>
                </c:pt>
                <c:pt idx="3">
                  <c:v>48853.232000000004</c:v>
                </c:pt>
                <c:pt idx="4">
                  <c:v>69717.415999999997</c:v>
                </c:pt>
                <c:pt idx="5">
                  <c:v>89290.224000000002</c:v>
                </c:pt>
                <c:pt idx="6">
                  <c:v>101250.864</c:v>
                </c:pt>
                <c:pt idx="7">
                  <c:v>103443.704</c:v>
                </c:pt>
                <c:pt idx="8">
                  <c:v>104163.864</c:v>
                </c:pt>
                <c:pt idx="9">
                  <c:v>104322.96799999999</c:v>
                </c:pt>
                <c:pt idx="10">
                  <c:v>105244.872</c:v>
                </c:pt>
                <c:pt idx="11">
                  <c:v>105838.648</c:v>
                </c:pt>
                <c:pt idx="12">
                  <c:v>106433.88800000001</c:v>
                </c:pt>
                <c:pt idx="13">
                  <c:v>106897.152</c:v>
                </c:pt>
              </c:numCache>
            </c:numRef>
          </c:val>
          <c:smooth val="1"/>
          <c:extLst>
            <c:ext xmlns:c16="http://schemas.microsoft.com/office/drawing/2014/chart" uri="{C3380CC4-5D6E-409C-BE32-E72D297353CC}">
              <c16:uniqueId val="{00000002-3DDE-47D0-8AD6-00E2C5516F09}"/>
            </c:ext>
          </c:extLst>
        </c:ser>
        <c:ser>
          <c:idx val="7"/>
          <c:order val="3"/>
          <c:tx>
            <c:v>8 Queues</c:v>
          </c:tx>
          <c:spPr>
            <a:ln>
              <a:solidFill>
                <a:schemeClr val="accent4">
                  <a:lumMod val="60000"/>
                  <a:lumOff val="40000"/>
                </a:schemeClr>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perf_result_unidir!$B$58:$B$71</c:f>
              <c:numCache>
                <c:formatCode>General</c:formatCode>
                <c:ptCount val="14"/>
                <c:pt idx="0">
                  <c:v>6744.6080160000001</c:v>
                </c:pt>
                <c:pt idx="1">
                  <c:v>13802.912</c:v>
                </c:pt>
                <c:pt idx="2">
                  <c:v>26748.52</c:v>
                </c:pt>
                <c:pt idx="3">
                  <c:v>48305.936000000002</c:v>
                </c:pt>
                <c:pt idx="4">
                  <c:v>68068.008000000002</c:v>
                </c:pt>
                <c:pt idx="5">
                  <c:v>86815.055999999997</c:v>
                </c:pt>
                <c:pt idx="6">
                  <c:v>100090.552</c:v>
                </c:pt>
                <c:pt idx="7">
                  <c:v>101495.864</c:v>
                </c:pt>
                <c:pt idx="8">
                  <c:v>102424.488</c:v>
                </c:pt>
                <c:pt idx="9">
                  <c:v>102945.84</c:v>
                </c:pt>
                <c:pt idx="10">
                  <c:v>103181.28</c:v>
                </c:pt>
                <c:pt idx="11">
                  <c:v>104102.208</c:v>
                </c:pt>
                <c:pt idx="12">
                  <c:v>103810.072</c:v>
                </c:pt>
                <c:pt idx="13">
                  <c:v>104564.56</c:v>
                </c:pt>
              </c:numCache>
            </c:numRef>
          </c:val>
          <c:smooth val="1"/>
          <c:extLst>
            <c:ext xmlns:c16="http://schemas.microsoft.com/office/drawing/2014/chart" uri="{C3380CC4-5D6E-409C-BE32-E72D297353CC}">
              <c16:uniqueId val="{00000003-3DDE-47D0-8AD6-00E2C5516F09}"/>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VF</a:t>
            </a:r>
            <a:r>
              <a:rPr lang="en-US" sz="1400" b="0" i="0" baseline="0"/>
              <a:t>: MM H2C &amp; C2H combined performance</a:t>
            </a:r>
            <a:endParaRPr lang="en-US" sz="1100"/>
          </a:p>
        </c:rich>
      </c:tx>
      <c:overlay val="0"/>
      <c:spPr>
        <a:noFill/>
        <a:ln>
          <a:noFill/>
          <a:prstDash val="solid"/>
        </a:ln>
      </c:spPr>
    </c:title>
    <c:autoTitleDeleted val="0"/>
    <c:plotArea>
      <c:layout/>
      <c:lineChart>
        <c:grouping val="standard"/>
        <c:varyColors val="0"/>
        <c:ser>
          <c:idx val="4"/>
          <c:order val="0"/>
          <c:tx>
            <c:v>1 Queue</c:v>
          </c:tx>
          <c:spPr>
            <a:ln>
              <a:solidFill>
                <a:srgbClr val="0070C0"/>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perf_result_bidir!$H$4:$H$17</c:f>
              <c:numCache>
                <c:formatCode>General</c:formatCode>
                <c:ptCount val="14"/>
                <c:pt idx="0">
                  <c:v>4347.1410720000003</c:v>
                </c:pt>
                <c:pt idx="1">
                  <c:v>8440.4047840000003</c:v>
                </c:pt>
                <c:pt idx="2">
                  <c:v>16838.007175999999</c:v>
                </c:pt>
                <c:pt idx="3">
                  <c:v>33941.455999999998</c:v>
                </c:pt>
                <c:pt idx="4">
                  <c:v>67740.775999999998</c:v>
                </c:pt>
                <c:pt idx="5">
                  <c:v>133404.95199999999</c:v>
                </c:pt>
                <c:pt idx="6">
                  <c:v>192760.80800000002</c:v>
                </c:pt>
                <c:pt idx="7">
                  <c:v>196755.22399999999</c:v>
                </c:pt>
                <c:pt idx="8">
                  <c:v>197472.24</c:v>
                </c:pt>
                <c:pt idx="9">
                  <c:v>197444.06400000001</c:v>
                </c:pt>
                <c:pt idx="10">
                  <c:v>197560.8</c:v>
                </c:pt>
                <c:pt idx="11">
                  <c:v>197914.10399999999</c:v>
                </c:pt>
                <c:pt idx="12">
                  <c:v>198090.33600000001</c:v>
                </c:pt>
                <c:pt idx="13">
                  <c:v>198151.22399999999</c:v>
                </c:pt>
              </c:numCache>
            </c:numRef>
          </c:val>
          <c:smooth val="1"/>
          <c:extLst>
            <c:ext xmlns:c16="http://schemas.microsoft.com/office/drawing/2014/chart" uri="{C3380CC4-5D6E-409C-BE32-E72D297353CC}">
              <c16:uniqueId val="{00000000-750D-4343-A1DC-B7B77DDFED73}"/>
            </c:ext>
          </c:extLst>
        </c:ser>
        <c:ser>
          <c:idx val="5"/>
          <c:order val="1"/>
          <c:tx>
            <c:v>2 Queues</c:v>
          </c:tx>
          <c:spPr>
            <a:ln>
              <a:solidFill>
                <a:schemeClr val="accent2"/>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perf_result_bidir!$H$22:$H$35</c:f>
              <c:numCache>
                <c:formatCode>General</c:formatCode>
                <c:ptCount val="14"/>
                <c:pt idx="0">
                  <c:v>6563.903456</c:v>
                </c:pt>
                <c:pt idx="1">
                  <c:v>13310.789767999999</c:v>
                </c:pt>
                <c:pt idx="2">
                  <c:v>27407.023999999998</c:v>
                </c:pt>
                <c:pt idx="3">
                  <c:v>54566.455999999998</c:v>
                </c:pt>
                <c:pt idx="4">
                  <c:v>104595.128</c:v>
                </c:pt>
                <c:pt idx="5">
                  <c:v>179102.50400000002</c:v>
                </c:pt>
                <c:pt idx="6">
                  <c:v>195306.33600000001</c:v>
                </c:pt>
                <c:pt idx="7">
                  <c:v>196257.91200000001</c:v>
                </c:pt>
                <c:pt idx="8">
                  <c:v>197765.84</c:v>
                </c:pt>
                <c:pt idx="9">
                  <c:v>197648.46399999998</c:v>
                </c:pt>
                <c:pt idx="10">
                  <c:v>198066.92</c:v>
                </c:pt>
                <c:pt idx="11">
                  <c:v>198253</c:v>
                </c:pt>
                <c:pt idx="12">
                  <c:v>198399.6</c:v>
                </c:pt>
                <c:pt idx="13">
                  <c:v>198428.60800000001</c:v>
                </c:pt>
              </c:numCache>
            </c:numRef>
          </c:val>
          <c:smooth val="1"/>
          <c:extLst>
            <c:ext xmlns:c16="http://schemas.microsoft.com/office/drawing/2014/chart" uri="{C3380CC4-5D6E-409C-BE32-E72D297353CC}">
              <c16:uniqueId val="{00000001-750D-4343-A1DC-B7B77DDFED73}"/>
            </c:ext>
          </c:extLst>
        </c:ser>
        <c:ser>
          <c:idx val="6"/>
          <c:order val="2"/>
          <c:tx>
            <c:v>4 Queues</c:v>
          </c:tx>
          <c:spPr>
            <a:ln>
              <a:solidFill>
                <a:srgbClr val="92D050"/>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perf_result_bidir!$H$40:$H$53</c:f>
              <c:numCache>
                <c:formatCode>General</c:formatCode>
                <c:ptCount val="14"/>
                <c:pt idx="0">
                  <c:v>8229.3278559999999</c:v>
                </c:pt>
                <c:pt idx="1">
                  <c:v>16411.869584</c:v>
                </c:pt>
                <c:pt idx="2">
                  <c:v>33464.016000000003</c:v>
                </c:pt>
                <c:pt idx="3">
                  <c:v>67651.504000000001</c:v>
                </c:pt>
                <c:pt idx="4">
                  <c:v>124928.80799999999</c:v>
                </c:pt>
                <c:pt idx="5">
                  <c:v>180516.584</c:v>
                </c:pt>
                <c:pt idx="6">
                  <c:v>193925.65599999999</c:v>
                </c:pt>
                <c:pt idx="7">
                  <c:v>195513.568</c:v>
                </c:pt>
                <c:pt idx="8">
                  <c:v>196329.712</c:v>
                </c:pt>
                <c:pt idx="9">
                  <c:v>196410.024</c:v>
                </c:pt>
                <c:pt idx="10">
                  <c:v>196976.04800000001</c:v>
                </c:pt>
                <c:pt idx="11">
                  <c:v>197104.6</c:v>
                </c:pt>
                <c:pt idx="12">
                  <c:v>197222.74400000001</c:v>
                </c:pt>
                <c:pt idx="13">
                  <c:v>197131.728</c:v>
                </c:pt>
              </c:numCache>
            </c:numRef>
          </c:val>
          <c:smooth val="1"/>
          <c:extLst>
            <c:ext xmlns:c16="http://schemas.microsoft.com/office/drawing/2014/chart" uri="{C3380CC4-5D6E-409C-BE32-E72D297353CC}">
              <c16:uniqueId val="{00000002-750D-4343-A1DC-B7B77DDFED73}"/>
            </c:ext>
          </c:extLst>
        </c:ser>
        <c:ser>
          <c:idx val="7"/>
          <c:order val="3"/>
          <c:tx>
            <c:v>8 Queues</c:v>
          </c:tx>
          <c:spPr>
            <a:ln>
              <a:solidFill>
                <a:schemeClr val="accent4">
                  <a:lumMod val="60000"/>
                  <a:lumOff val="40000"/>
                </a:schemeClr>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perf_result_bidir!$H$58:$H$71</c:f>
              <c:numCache>
                <c:formatCode>General</c:formatCode>
                <c:ptCount val="14"/>
                <c:pt idx="0">
                  <c:v>8142.623184</c:v>
                </c:pt>
                <c:pt idx="1">
                  <c:v>16604.461216</c:v>
                </c:pt>
                <c:pt idx="2">
                  <c:v>33769.544000000002</c:v>
                </c:pt>
                <c:pt idx="3">
                  <c:v>66551.911999999997</c:v>
                </c:pt>
                <c:pt idx="4">
                  <c:v>125196.22399999999</c:v>
                </c:pt>
                <c:pt idx="5">
                  <c:v>173838.25599999999</c:v>
                </c:pt>
                <c:pt idx="6">
                  <c:v>192822.83199999999</c:v>
                </c:pt>
                <c:pt idx="7">
                  <c:v>194217.24799999999</c:v>
                </c:pt>
                <c:pt idx="8">
                  <c:v>194596.62400000001</c:v>
                </c:pt>
                <c:pt idx="9">
                  <c:v>195155.36799999999</c:v>
                </c:pt>
                <c:pt idx="10">
                  <c:v>195311.96000000002</c:v>
                </c:pt>
                <c:pt idx="11">
                  <c:v>195412.20799999998</c:v>
                </c:pt>
                <c:pt idx="12">
                  <c:v>195580.04800000001</c:v>
                </c:pt>
                <c:pt idx="13">
                  <c:v>195579.28000000003</c:v>
                </c:pt>
              </c:numCache>
            </c:numRef>
          </c:val>
          <c:smooth val="1"/>
          <c:extLst>
            <c:ext xmlns:c16="http://schemas.microsoft.com/office/drawing/2014/chart" uri="{C3380CC4-5D6E-409C-BE32-E72D297353CC}">
              <c16:uniqueId val="{00000003-750D-4343-A1DC-B7B77DDFED73}"/>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PF</a:t>
            </a:r>
            <a:r>
              <a:rPr lang="en-US" sz="1400" b="0" i="0" baseline="0"/>
              <a:t>: MM DDR C2H Unidirectional performance</a:t>
            </a:r>
            <a:endParaRPr lang="en-US" sz="1100"/>
          </a:p>
        </c:rich>
      </c:tx>
      <c:overlay val="0"/>
      <c:spPr>
        <a:noFill/>
        <a:ln>
          <a:noFill/>
          <a:prstDash val="solid"/>
        </a:ln>
      </c:spPr>
    </c:title>
    <c:autoTitleDeleted val="0"/>
    <c:plotArea>
      <c:layout/>
      <c:lineChart>
        <c:grouping val="standard"/>
        <c:varyColors val="0"/>
        <c:ser>
          <c:idx val="4"/>
          <c:order val="0"/>
          <c:tx>
            <c:v>1 Queue</c:v>
          </c:tx>
          <c:spPr>
            <a:ln>
              <a:solidFill>
                <a:srgbClr val="0070C0"/>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perf_result_unidir!$E$4:$E$17</c:f>
              <c:numCache>
                <c:formatCode>General</c:formatCode>
                <c:ptCount val="14"/>
                <c:pt idx="0">
                  <c:v>2024.4878639999999</c:v>
                </c:pt>
                <c:pt idx="1">
                  <c:v>3613.6553840000001</c:v>
                </c:pt>
                <c:pt idx="2">
                  <c:v>7138.9440000000004</c:v>
                </c:pt>
                <c:pt idx="3">
                  <c:v>14236.272000000001</c:v>
                </c:pt>
                <c:pt idx="4">
                  <c:v>28047.48</c:v>
                </c:pt>
                <c:pt idx="5">
                  <c:v>57511.728000000003</c:v>
                </c:pt>
                <c:pt idx="6">
                  <c:v>108497.67200000001</c:v>
                </c:pt>
                <c:pt idx="7">
                  <c:v>108704.89599999999</c:v>
                </c:pt>
                <c:pt idx="8">
                  <c:v>108961.936</c:v>
                </c:pt>
                <c:pt idx="9">
                  <c:v>108962.144</c:v>
                </c:pt>
                <c:pt idx="10">
                  <c:v>108961.024</c:v>
                </c:pt>
                <c:pt idx="11">
                  <c:v>108961.304</c:v>
                </c:pt>
                <c:pt idx="12">
                  <c:v>108960.81600000001</c:v>
                </c:pt>
                <c:pt idx="13">
                  <c:v>108961.304</c:v>
                </c:pt>
              </c:numCache>
            </c:numRef>
          </c:val>
          <c:smooth val="1"/>
          <c:extLst>
            <c:ext xmlns:c16="http://schemas.microsoft.com/office/drawing/2014/chart" uri="{C3380CC4-5D6E-409C-BE32-E72D297353CC}">
              <c16:uniqueId val="{00000000-FD7D-42E4-BF70-3256DAFCCE11}"/>
            </c:ext>
          </c:extLst>
        </c:ser>
        <c:ser>
          <c:idx val="5"/>
          <c:order val="1"/>
          <c:tx>
            <c:v>2 Queues</c:v>
          </c:tx>
          <c:spPr>
            <a:ln>
              <a:solidFill>
                <a:schemeClr val="accent2"/>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perf_result_unidir!$E$22:$E$35</c:f>
              <c:numCache>
                <c:formatCode>General</c:formatCode>
                <c:ptCount val="14"/>
                <c:pt idx="0">
                  <c:v>3298.5405759999999</c:v>
                </c:pt>
                <c:pt idx="1">
                  <c:v>6553.8625199999997</c:v>
                </c:pt>
                <c:pt idx="2">
                  <c:v>12978.736000000001</c:v>
                </c:pt>
                <c:pt idx="3">
                  <c:v>26540.144</c:v>
                </c:pt>
                <c:pt idx="4">
                  <c:v>51354.688000000002</c:v>
                </c:pt>
                <c:pt idx="5">
                  <c:v>107453.952</c:v>
                </c:pt>
                <c:pt idx="6">
                  <c:v>108781.296</c:v>
                </c:pt>
                <c:pt idx="7">
                  <c:v>108958.648</c:v>
                </c:pt>
                <c:pt idx="8">
                  <c:v>108960.25599999999</c:v>
                </c:pt>
                <c:pt idx="9">
                  <c:v>108957.11199999999</c:v>
                </c:pt>
                <c:pt idx="10">
                  <c:v>108959.632</c:v>
                </c:pt>
                <c:pt idx="11">
                  <c:v>108959.208</c:v>
                </c:pt>
                <c:pt idx="12">
                  <c:v>108954.45600000001</c:v>
                </c:pt>
                <c:pt idx="13">
                  <c:v>108955.712</c:v>
                </c:pt>
              </c:numCache>
            </c:numRef>
          </c:val>
          <c:smooth val="1"/>
          <c:extLst>
            <c:ext xmlns:c16="http://schemas.microsoft.com/office/drawing/2014/chart" uri="{C3380CC4-5D6E-409C-BE32-E72D297353CC}">
              <c16:uniqueId val="{00000001-FD7D-42E4-BF70-3256DAFCCE11}"/>
            </c:ext>
          </c:extLst>
        </c:ser>
        <c:ser>
          <c:idx val="6"/>
          <c:order val="2"/>
          <c:tx>
            <c:v>4 Queues</c:v>
          </c:tx>
          <c:spPr>
            <a:ln>
              <a:solidFill>
                <a:srgbClr val="92D050"/>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perf_result_unidir!$E$40:$E$53</c:f>
              <c:numCache>
                <c:formatCode>General</c:formatCode>
                <c:ptCount val="14"/>
                <c:pt idx="0">
                  <c:v>5701.2931280000003</c:v>
                </c:pt>
                <c:pt idx="1">
                  <c:v>11520.848</c:v>
                </c:pt>
                <c:pt idx="2">
                  <c:v>22720.968000000001</c:v>
                </c:pt>
                <c:pt idx="3">
                  <c:v>45910.175999999999</c:v>
                </c:pt>
                <c:pt idx="4">
                  <c:v>92791.04800000001</c:v>
                </c:pt>
                <c:pt idx="5">
                  <c:v>108314.224</c:v>
                </c:pt>
                <c:pt idx="6">
                  <c:v>108762.296</c:v>
                </c:pt>
                <c:pt idx="7">
                  <c:v>108958.928</c:v>
                </c:pt>
                <c:pt idx="8">
                  <c:v>108958.368</c:v>
                </c:pt>
                <c:pt idx="9">
                  <c:v>108956.552</c:v>
                </c:pt>
                <c:pt idx="10">
                  <c:v>108956.83199999999</c:v>
                </c:pt>
                <c:pt idx="11">
                  <c:v>108957.952</c:v>
                </c:pt>
                <c:pt idx="12">
                  <c:v>108957.88</c:v>
                </c:pt>
                <c:pt idx="13">
                  <c:v>108954.04</c:v>
                </c:pt>
              </c:numCache>
            </c:numRef>
          </c:val>
          <c:smooth val="1"/>
          <c:extLst>
            <c:ext xmlns:c16="http://schemas.microsoft.com/office/drawing/2014/chart" uri="{C3380CC4-5D6E-409C-BE32-E72D297353CC}">
              <c16:uniqueId val="{00000002-FD7D-42E4-BF70-3256DAFCCE11}"/>
            </c:ext>
          </c:extLst>
        </c:ser>
        <c:ser>
          <c:idx val="7"/>
          <c:order val="3"/>
          <c:tx>
            <c:v>8 Queues</c:v>
          </c:tx>
          <c:spPr>
            <a:ln>
              <a:solidFill>
                <a:schemeClr val="accent4">
                  <a:lumMod val="60000"/>
                  <a:lumOff val="40000"/>
                </a:schemeClr>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perf_result_unidir!$E$58:$E$71</c:f>
              <c:numCache>
                <c:formatCode>General</c:formatCode>
                <c:ptCount val="14"/>
                <c:pt idx="0">
                  <c:v>8719.264000000001</c:v>
                </c:pt>
                <c:pt idx="1">
                  <c:v>17745.031999999999</c:v>
                </c:pt>
                <c:pt idx="2">
                  <c:v>35300.759999999987</c:v>
                </c:pt>
                <c:pt idx="3">
                  <c:v>68173.535999999993</c:v>
                </c:pt>
                <c:pt idx="4">
                  <c:v>105917.928</c:v>
                </c:pt>
                <c:pt idx="5">
                  <c:v>108512.09600000001</c:v>
                </c:pt>
                <c:pt idx="6">
                  <c:v>108946.208</c:v>
                </c:pt>
                <c:pt idx="7">
                  <c:v>108958.648</c:v>
                </c:pt>
                <c:pt idx="8">
                  <c:v>108957.11199999999</c:v>
                </c:pt>
                <c:pt idx="9">
                  <c:v>108955.992</c:v>
                </c:pt>
                <c:pt idx="10">
                  <c:v>108957.18399999999</c:v>
                </c:pt>
                <c:pt idx="11">
                  <c:v>108955.856</c:v>
                </c:pt>
                <c:pt idx="12">
                  <c:v>108957.88</c:v>
                </c:pt>
                <c:pt idx="13">
                  <c:v>108955.152</c:v>
                </c:pt>
              </c:numCache>
            </c:numRef>
          </c:val>
          <c:smooth val="1"/>
          <c:extLst>
            <c:ext xmlns:c16="http://schemas.microsoft.com/office/drawing/2014/chart" uri="{C3380CC4-5D6E-409C-BE32-E72D297353CC}">
              <c16:uniqueId val="{00000003-FD7D-42E4-BF70-3256DAFCCE11}"/>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PF</a:t>
            </a:r>
            <a:r>
              <a:rPr lang="en-US" sz="1400" b="0" i="0" baseline="0"/>
              <a:t>: MM DDR H2C Unidirectional performance</a:t>
            </a:r>
            <a:endParaRPr lang="en-US" sz="1100"/>
          </a:p>
        </c:rich>
      </c:tx>
      <c:overlay val="0"/>
      <c:spPr>
        <a:noFill/>
        <a:ln>
          <a:noFill/>
          <a:prstDash val="solid"/>
        </a:ln>
      </c:spPr>
    </c:title>
    <c:autoTitleDeleted val="0"/>
    <c:plotArea>
      <c:layout/>
      <c:lineChart>
        <c:grouping val="standard"/>
        <c:varyColors val="0"/>
        <c:ser>
          <c:idx val="4"/>
          <c:order val="0"/>
          <c:tx>
            <c:v>1 Queue</c:v>
          </c:tx>
          <c:spPr>
            <a:ln>
              <a:solidFill>
                <a:srgbClr val="0070C0"/>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perf_result_unidir!$B$4:$B$17</c:f>
              <c:numCache>
                <c:formatCode>General</c:formatCode>
                <c:ptCount val="14"/>
                <c:pt idx="0">
                  <c:v>2241.9480880000001</c:v>
                </c:pt>
                <c:pt idx="1">
                  <c:v>4167.5094719999997</c:v>
                </c:pt>
                <c:pt idx="2">
                  <c:v>7329.9922960000004</c:v>
                </c:pt>
                <c:pt idx="3">
                  <c:v>14786.111999999999</c:v>
                </c:pt>
                <c:pt idx="4">
                  <c:v>29407.952000000001</c:v>
                </c:pt>
                <c:pt idx="5">
                  <c:v>60767.328000000001</c:v>
                </c:pt>
                <c:pt idx="6">
                  <c:v>105803.784</c:v>
                </c:pt>
                <c:pt idx="7">
                  <c:v>106167.064</c:v>
                </c:pt>
                <c:pt idx="8">
                  <c:v>106389.568</c:v>
                </c:pt>
                <c:pt idx="9">
                  <c:v>106384.32799999999</c:v>
                </c:pt>
                <c:pt idx="10">
                  <c:v>106395.512</c:v>
                </c:pt>
                <c:pt idx="11">
                  <c:v>106389.36</c:v>
                </c:pt>
                <c:pt idx="12">
                  <c:v>106383.976</c:v>
                </c:pt>
                <c:pt idx="13">
                  <c:v>106376.496</c:v>
                </c:pt>
              </c:numCache>
            </c:numRef>
          </c:val>
          <c:smooth val="1"/>
          <c:extLst>
            <c:ext xmlns:c16="http://schemas.microsoft.com/office/drawing/2014/chart" uri="{C3380CC4-5D6E-409C-BE32-E72D297353CC}">
              <c16:uniqueId val="{00000000-11AD-4B79-B41D-DF6629AEBC8C}"/>
            </c:ext>
          </c:extLst>
        </c:ser>
        <c:ser>
          <c:idx val="5"/>
          <c:order val="1"/>
          <c:tx>
            <c:v>2 Queues</c:v>
          </c:tx>
          <c:spPr>
            <a:ln>
              <a:solidFill>
                <a:schemeClr val="accent2"/>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perf_result_unidir!$B$22:$B$35</c:f>
              <c:numCache>
                <c:formatCode>General</c:formatCode>
                <c:ptCount val="14"/>
                <c:pt idx="0">
                  <c:v>3289.0711200000001</c:v>
                </c:pt>
                <c:pt idx="1">
                  <c:v>6713.7991679999996</c:v>
                </c:pt>
                <c:pt idx="2">
                  <c:v>13473.096</c:v>
                </c:pt>
                <c:pt idx="3">
                  <c:v>27043.344000000001</c:v>
                </c:pt>
                <c:pt idx="4">
                  <c:v>53824.968000000001</c:v>
                </c:pt>
                <c:pt idx="5">
                  <c:v>104096.656</c:v>
                </c:pt>
                <c:pt idx="6">
                  <c:v>106091.424</c:v>
                </c:pt>
                <c:pt idx="7">
                  <c:v>106369.368</c:v>
                </c:pt>
                <c:pt idx="8">
                  <c:v>106376.36</c:v>
                </c:pt>
                <c:pt idx="9">
                  <c:v>106373.984</c:v>
                </c:pt>
                <c:pt idx="10">
                  <c:v>106375.592</c:v>
                </c:pt>
                <c:pt idx="11">
                  <c:v>106366.712</c:v>
                </c:pt>
                <c:pt idx="12">
                  <c:v>106361.96</c:v>
                </c:pt>
                <c:pt idx="13">
                  <c:v>106367.552</c:v>
                </c:pt>
              </c:numCache>
            </c:numRef>
          </c:val>
          <c:smooth val="1"/>
          <c:extLst>
            <c:ext xmlns:c16="http://schemas.microsoft.com/office/drawing/2014/chart" uri="{C3380CC4-5D6E-409C-BE32-E72D297353CC}">
              <c16:uniqueId val="{00000001-11AD-4B79-B41D-DF6629AEBC8C}"/>
            </c:ext>
          </c:extLst>
        </c:ser>
        <c:ser>
          <c:idx val="6"/>
          <c:order val="2"/>
          <c:tx>
            <c:v>4 Queues</c:v>
          </c:tx>
          <c:spPr>
            <a:ln>
              <a:solidFill>
                <a:srgbClr val="92D050"/>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perf_result_unidir!$B$40:$B$53</c:f>
              <c:numCache>
                <c:formatCode>General</c:formatCode>
                <c:ptCount val="14"/>
                <c:pt idx="0">
                  <c:v>5974.8516319999999</c:v>
                </c:pt>
                <c:pt idx="1">
                  <c:v>11374.816000000001</c:v>
                </c:pt>
                <c:pt idx="2">
                  <c:v>24062.824000000001</c:v>
                </c:pt>
                <c:pt idx="3">
                  <c:v>47562.775999999998</c:v>
                </c:pt>
                <c:pt idx="4">
                  <c:v>98773.351999999999</c:v>
                </c:pt>
                <c:pt idx="5">
                  <c:v>105349.024</c:v>
                </c:pt>
                <c:pt idx="6">
                  <c:v>106307.488</c:v>
                </c:pt>
                <c:pt idx="7">
                  <c:v>106362.52</c:v>
                </c:pt>
                <c:pt idx="8">
                  <c:v>106369.44</c:v>
                </c:pt>
                <c:pt idx="9">
                  <c:v>106363.352</c:v>
                </c:pt>
                <c:pt idx="10">
                  <c:v>106359.16</c:v>
                </c:pt>
                <c:pt idx="11">
                  <c:v>106357.48</c:v>
                </c:pt>
                <c:pt idx="12">
                  <c:v>106353.152</c:v>
                </c:pt>
                <c:pt idx="13">
                  <c:v>106357.48</c:v>
                </c:pt>
              </c:numCache>
            </c:numRef>
          </c:val>
          <c:smooth val="1"/>
          <c:extLst>
            <c:ext xmlns:c16="http://schemas.microsoft.com/office/drawing/2014/chart" uri="{C3380CC4-5D6E-409C-BE32-E72D297353CC}">
              <c16:uniqueId val="{00000002-11AD-4B79-B41D-DF6629AEBC8C}"/>
            </c:ext>
          </c:extLst>
        </c:ser>
        <c:ser>
          <c:idx val="7"/>
          <c:order val="3"/>
          <c:tx>
            <c:v>8 Queues</c:v>
          </c:tx>
          <c:spPr>
            <a:ln>
              <a:solidFill>
                <a:schemeClr val="accent4">
                  <a:lumMod val="60000"/>
                  <a:lumOff val="40000"/>
                </a:schemeClr>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perf_result_unidir!$B$58:$B$71</c:f>
              <c:numCache>
                <c:formatCode>General</c:formatCode>
                <c:ptCount val="14"/>
                <c:pt idx="0">
                  <c:v>8989.32</c:v>
                </c:pt>
                <c:pt idx="1">
                  <c:v>17471.112000000001</c:v>
                </c:pt>
                <c:pt idx="2">
                  <c:v>35424.559999999998</c:v>
                </c:pt>
                <c:pt idx="3">
                  <c:v>70798.775999999998</c:v>
                </c:pt>
                <c:pt idx="4">
                  <c:v>102834.16800000001</c:v>
                </c:pt>
                <c:pt idx="5">
                  <c:v>105354.2</c:v>
                </c:pt>
                <c:pt idx="6">
                  <c:v>106362.61599999999</c:v>
                </c:pt>
                <c:pt idx="7">
                  <c:v>106363.632</c:v>
                </c:pt>
                <c:pt idx="8">
                  <c:v>106361.048</c:v>
                </c:pt>
                <c:pt idx="9">
                  <c:v>106361.68</c:v>
                </c:pt>
                <c:pt idx="10">
                  <c:v>106362.304</c:v>
                </c:pt>
                <c:pt idx="11">
                  <c:v>106359.16</c:v>
                </c:pt>
                <c:pt idx="12">
                  <c:v>106359.024</c:v>
                </c:pt>
                <c:pt idx="13">
                  <c:v>106351.88800000001</c:v>
                </c:pt>
              </c:numCache>
            </c:numRef>
          </c:val>
          <c:smooth val="1"/>
          <c:extLst>
            <c:ext xmlns:c16="http://schemas.microsoft.com/office/drawing/2014/chart" uri="{C3380CC4-5D6E-409C-BE32-E72D297353CC}">
              <c16:uniqueId val="{00000003-11AD-4B79-B41D-DF6629AEBC8C}"/>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PF</a:t>
            </a:r>
            <a:r>
              <a:rPr lang="en-US" sz="1400" b="0" i="0" baseline="0"/>
              <a:t>: MM DDR H2C &amp; C2H combined performance</a:t>
            </a:r>
            <a:endParaRPr lang="en-US" sz="1100"/>
          </a:p>
        </c:rich>
      </c:tx>
      <c:overlay val="0"/>
      <c:spPr>
        <a:noFill/>
        <a:ln>
          <a:noFill/>
          <a:prstDash val="solid"/>
        </a:ln>
      </c:spPr>
    </c:title>
    <c:autoTitleDeleted val="0"/>
    <c:plotArea>
      <c:layout/>
      <c:lineChart>
        <c:grouping val="standard"/>
        <c:varyColors val="0"/>
        <c:ser>
          <c:idx val="4"/>
          <c:order val="0"/>
          <c:tx>
            <c:v>1 Queue</c:v>
          </c:tx>
          <c:spPr>
            <a:ln>
              <a:solidFill>
                <a:srgbClr val="0070C0"/>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perf_result_bidir!$H$4:$H$17</c:f>
              <c:numCache>
                <c:formatCode>General</c:formatCode>
                <c:ptCount val="14"/>
                <c:pt idx="0">
                  <c:v>3866.1197520000001</c:v>
                </c:pt>
                <c:pt idx="1">
                  <c:v>7490.17112</c:v>
                </c:pt>
                <c:pt idx="2">
                  <c:v>14949.456760000001</c:v>
                </c:pt>
                <c:pt idx="3">
                  <c:v>29487.752</c:v>
                </c:pt>
                <c:pt idx="4">
                  <c:v>60807.56</c:v>
                </c:pt>
                <c:pt idx="5">
                  <c:v>116297.33600000001</c:v>
                </c:pt>
                <c:pt idx="6">
                  <c:v>124533.008</c:v>
                </c:pt>
                <c:pt idx="7">
                  <c:v>124706.44</c:v>
                </c:pt>
                <c:pt idx="8">
                  <c:v>124751.81600000001</c:v>
                </c:pt>
                <c:pt idx="9">
                  <c:v>124751.74399999999</c:v>
                </c:pt>
                <c:pt idx="10">
                  <c:v>124750.48</c:v>
                </c:pt>
                <c:pt idx="11">
                  <c:v>124740.704</c:v>
                </c:pt>
                <c:pt idx="12">
                  <c:v>124748.24800000001</c:v>
                </c:pt>
                <c:pt idx="13">
                  <c:v>124748.11199999999</c:v>
                </c:pt>
              </c:numCache>
            </c:numRef>
          </c:val>
          <c:smooth val="1"/>
          <c:extLst>
            <c:ext xmlns:c16="http://schemas.microsoft.com/office/drawing/2014/chart" uri="{C3380CC4-5D6E-409C-BE32-E72D297353CC}">
              <c16:uniqueId val="{00000000-F085-4710-A461-4EB8AC1D0C1E}"/>
            </c:ext>
          </c:extLst>
        </c:ser>
        <c:ser>
          <c:idx val="5"/>
          <c:order val="1"/>
          <c:tx>
            <c:v>2 Queues</c:v>
          </c:tx>
          <c:spPr>
            <a:ln>
              <a:solidFill>
                <a:schemeClr val="accent2"/>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perf_result_bidir!$H$22:$H$35</c:f>
              <c:numCache>
                <c:formatCode>General</c:formatCode>
                <c:ptCount val="14"/>
                <c:pt idx="0">
                  <c:v>5832.8682320000007</c:v>
                </c:pt>
                <c:pt idx="1">
                  <c:v>11978.933728</c:v>
                </c:pt>
                <c:pt idx="2">
                  <c:v>23568.232</c:v>
                </c:pt>
                <c:pt idx="3">
                  <c:v>46790.672000000006</c:v>
                </c:pt>
                <c:pt idx="4">
                  <c:v>91162.80799999999</c:v>
                </c:pt>
                <c:pt idx="5">
                  <c:v>124515.128</c:v>
                </c:pt>
                <c:pt idx="6">
                  <c:v>124716.25599999999</c:v>
                </c:pt>
                <c:pt idx="7">
                  <c:v>124759.568</c:v>
                </c:pt>
                <c:pt idx="8">
                  <c:v>124764.4</c:v>
                </c:pt>
                <c:pt idx="9">
                  <c:v>124765.16800000001</c:v>
                </c:pt>
                <c:pt idx="10">
                  <c:v>124764.46400000001</c:v>
                </c:pt>
                <c:pt idx="11">
                  <c:v>124762.50400000002</c:v>
                </c:pt>
                <c:pt idx="12">
                  <c:v>124759.016</c:v>
                </c:pt>
                <c:pt idx="13">
                  <c:v>124763.20799999998</c:v>
                </c:pt>
              </c:numCache>
            </c:numRef>
          </c:val>
          <c:smooth val="1"/>
          <c:extLst>
            <c:ext xmlns:c16="http://schemas.microsoft.com/office/drawing/2014/chart" uri="{C3380CC4-5D6E-409C-BE32-E72D297353CC}">
              <c16:uniqueId val="{00000001-F085-4710-A461-4EB8AC1D0C1E}"/>
            </c:ext>
          </c:extLst>
        </c:ser>
        <c:ser>
          <c:idx val="6"/>
          <c:order val="2"/>
          <c:tx>
            <c:v>4 Queues</c:v>
          </c:tx>
          <c:spPr>
            <a:ln>
              <a:solidFill>
                <a:srgbClr val="92D050"/>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perf_result_bidir!$H$40:$H$53</c:f>
              <c:numCache>
                <c:formatCode>General</c:formatCode>
                <c:ptCount val="14"/>
                <c:pt idx="0">
                  <c:v>9220.0721439999998</c:v>
                </c:pt>
                <c:pt idx="1">
                  <c:v>18457.447999999997</c:v>
                </c:pt>
                <c:pt idx="2">
                  <c:v>36762.615999999995</c:v>
                </c:pt>
                <c:pt idx="3">
                  <c:v>72607.12</c:v>
                </c:pt>
                <c:pt idx="4">
                  <c:v>121053.08799999999</c:v>
                </c:pt>
                <c:pt idx="5">
                  <c:v>124721.72</c:v>
                </c:pt>
                <c:pt idx="6">
                  <c:v>124726.23199999999</c:v>
                </c:pt>
                <c:pt idx="7">
                  <c:v>124727.136</c:v>
                </c:pt>
                <c:pt idx="8">
                  <c:v>124724.76000000001</c:v>
                </c:pt>
                <c:pt idx="9">
                  <c:v>124719.864</c:v>
                </c:pt>
                <c:pt idx="10">
                  <c:v>124723.224</c:v>
                </c:pt>
                <c:pt idx="11">
                  <c:v>124719.728</c:v>
                </c:pt>
                <c:pt idx="12">
                  <c:v>124722.808</c:v>
                </c:pt>
                <c:pt idx="13">
                  <c:v>124721.81599999999</c:v>
                </c:pt>
              </c:numCache>
            </c:numRef>
          </c:val>
          <c:smooth val="1"/>
          <c:extLst>
            <c:ext xmlns:c16="http://schemas.microsoft.com/office/drawing/2014/chart" uri="{C3380CC4-5D6E-409C-BE32-E72D297353CC}">
              <c16:uniqueId val="{00000002-F085-4710-A461-4EB8AC1D0C1E}"/>
            </c:ext>
          </c:extLst>
        </c:ser>
        <c:ser>
          <c:idx val="7"/>
          <c:order val="3"/>
          <c:tx>
            <c:v>8 Queues</c:v>
          </c:tx>
          <c:spPr>
            <a:ln>
              <a:solidFill>
                <a:schemeClr val="accent4">
                  <a:lumMod val="60000"/>
                  <a:lumOff val="40000"/>
                </a:schemeClr>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perf_result_bidir!$H$58:$H$71</c:f>
              <c:numCache>
                <c:formatCode>General</c:formatCode>
                <c:ptCount val="14"/>
                <c:pt idx="0">
                  <c:v>13074.126184000001</c:v>
                </c:pt>
                <c:pt idx="1">
                  <c:v>25955.16</c:v>
                </c:pt>
                <c:pt idx="2">
                  <c:v>52401.183999999994</c:v>
                </c:pt>
                <c:pt idx="3">
                  <c:v>99697.95199999999</c:v>
                </c:pt>
                <c:pt idx="4">
                  <c:v>124719.09600000001</c:v>
                </c:pt>
                <c:pt idx="5">
                  <c:v>124744.568</c:v>
                </c:pt>
                <c:pt idx="6">
                  <c:v>124748.95199999999</c:v>
                </c:pt>
                <c:pt idx="7">
                  <c:v>124747.96799999999</c:v>
                </c:pt>
                <c:pt idx="8">
                  <c:v>124747.62400000001</c:v>
                </c:pt>
                <c:pt idx="9">
                  <c:v>124750.344</c:v>
                </c:pt>
                <c:pt idx="10">
                  <c:v>124745.592</c:v>
                </c:pt>
                <c:pt idx="11">
                  <c:v>124744.05599999998</c:v>
                </c:pt>
                <c:pt idx="12">
                  <c:v>124746.776</c:v>
                </c:pt>
                <c:pt idx="13">
                  <c:v>124743.072</c:v>
                </c:pt>
              </c:numCache>
            </c:numRef>
          </c:val>
          <c:smooth val="1"/>
          <c:extLst>
            <c:ext xmlns:c16="http://schemas.microsoft.com/office/drawing/2014/chart" uri="{C3380CC4-5D6E-409C-BE32-E72D297353CC}">
              <c16:uniqueId val="{00000003-F085-4710-A461-4EB8AC1D0C1E}"/>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VF</a:t>
            </a:r>
            <a:r>
              <a:rPr lang="en-US" sz="1400" b="0" i="0" baseline="0"/>
              <a:t>: MM DDR C2H Unidirectional performance</a:t>
            </a:r>
            <a:endParaRPr lang="en-US" sz="1100"/>
          </a:p>
        </c:rich>
      </c:tx>
      <c:overlay val="0"/>
      <c:spPr>
        <a:noFill/>
        <a:ln>
          <a:noFill/>
          <a:prstDash val="solid"/>
        </a:ln>
      </c:spPr>
    </c:title>
    <c:autoTitleDeleted val="0"/>
    <c:plotArea>
      <c:layout/>
      <c:lineChart>
        <c:grouping val="standard"/>
        <c:varyColors val="0"/>
        <c:ser>
          <c:idx val="4"/>
          <c:order val="0"/>
          <c:tx>
            <c:v>1 Queue</c:v>
          </c:tx>
          <c:spPr>
            <a:ln>
              <a:solidFill>
                <a:srgbClr val="0070C0"/>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perf_result_unidir!$E$4:$E$17</c:f>
              <c:numCache>
                <c:formatCode>General</c:formatCode>
                <c:ptCount val="14"/>
                <c:pt idx="0">
                  <c:v>2072.1491120000001</c:v>
                </c:pt>
                <c:pt idx="1">
                  <c:v>3855.9612959999999</c:v>
                </c:pt>
                <c:pt idx="2">
                  <c:v>7713.4824799999997</c:v>
                </c:pt>
                <c:pt idx="3">
                  <c:v>15255.992</c:v>
                </c:pt>
                <c:pt idx="4">
                  <c:v>30166.975999999999</c:v>
                </c:pt>
                <c:pt idx="5">
                  <c:v>59187.567999999999</c:v>
                </c:pt>
                <c:pt idx="6">
                  <c:v>106343.09600000001</c:v>
                </c:pt>
                <c:pt idx="7">
                  <c:v>107193.68799999999</c:v>
                </c:pt>
                <c:pt idx="8">
                  <c:v>107788.368</c:v>
                </c:pt>
                <c:pt idx="9">
                  <c:v>107879.45600000001</c:v>
                </c:pt>
                <c:pt idx="10">
                  <c:v>108141.04</c:v>
                </c:pt>
                <c:pt idx="11">
                  <c:v>108161.03200000001</c:v>
                </c:pt>
                <c:pt idx="12">
                  <c:v>108241.008</c:v>
                </c:pt>
                <c:pt idx="13">
                  <c:v>108343.90399999999</c:v>
                </c:pt>
              </c:numCache>
            </c:numRef>
          </c:val>
          <c:smooth val="1"/>
          <c:extLst>
            <c:ext xmlns:c16="http://schemas.microsoft.com/office/drawing/2014/chart" uri="{C3380CC4-5D6E-409C-BE32-E72D297353CC}">
              <c16:uniqueId val="{00000000-F1E1-45B4-B806-D065E5BFFD12}"/>
            </c:ext>
          </c:extLst>
        </c:ser>
        <c:ser>
          <c:idx val="5"/>
          <c:order val="1"/>
          <c:tx>
            <c:v>2 Queues</c:v>
          </c:tx>
          <c:spPr>
            <a:ln>
              <a:solidFill>
                <a:schemeClr val="accent2"/>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perf_result_unidir!$E$22:$E$35</c:f>
              <c:numCache>
                <c:formatCode>General</c:formatCode>
                <c:ptCount val="14"/>
                <c:pt idx="0">
                  <c:v>3704.1577280000001</c:v>
                </c:pt>
                <c:pt idx="1">
                  <c:v>7447.0737600000002</c:v>
                </c:pt>
                <c:pt idx="2">
                  <c:v>14697.64</c:v>
                </c:pt>
                <c:pt idx="3">
                  <c:v>29457.360000000001</c:v>
                </c:pt>
                <c:pt idx="4">
                  <c:v>59459.456000000013</c:v>
                </c:pt>
                <c:pt idx="5">
                  <c:v>100274.336</c:v>
                </c:pt>
                <c:pt idx="6">
                  <c:v>106559.704</c:v>
                </c:pt>
                <c:pt idx="7">
                  <c:v>107512.736</c:v>
                </c:pt>
                <c:pt idx="8">
                  <c:v>107957.4</c:v>
                </c:pt>
                <c:pt idx="9">
                  <c:v>108102.03200000001</c:v>
                </c:pt>
                <c:pt idx="10">
                  <c:v>108225.624</c:v>
                </c:pt>
                <c:pt idx="11">
                  <c:v>108370.75199999999</c:v>
                </c:pt>
                <c:pt idx="12">
                  <c:v>108463.656</c:v>
                </c:pt>
                <c:pt idx="13">
                  <c:v>108552.504</c:v>
                </c:pt>
              </c:numCache>
            </c:numRef>
          </c:val>
          <c:smooth val="1"/>
          <c:extLst>
            <c:ext xmlns:c16="http://schemas.microsoft.com/office/drawing/2014/chart" uri="{C3380CC4-5D6E-409C-BE32-E72D297353CC}">
              <c16:uniqueId val="{00000001-F1E1-45B4-B806-D065E5BFFD12}"/>
            </c:ext>
          </c:extLst>
        </c:ser>
        <c:ser>
          <c:idx val="6"/>
          <c:order val="2"/>
          <c:tx>
            <c:v>4 Queues</c:v>
          </c:tx>
          <c:spPr>
            <a:ln>
              <a:solidFill>
                <a:srgbClr val="92D050"/>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perf_result_unidir!$E$40:$E$53</c:f>
              <c:numCache>
                <c:formatCode>General</c:formatCode>
                <c:ptCount val="14"/>
                <c:pt idx="0">
                  <c:v>6420.9433440000003</c:v>
                </c:pt>
                <c:pt idx="1">
                  <c:v>12773.312</c:v>
                </c:pt>
                <c:pt idx="2">
                  <c:v>25568.28</c:v>
                </c:pt>
                <c:pt idx="3">
                  <c:v>50546.608</c:v>
                </c:pt>
                <c:pt idx="4">
                  <c:v>79326.455999999991</c:v>
                </c:pt>
                <c:pt idx="5">
                  <c:v>101070.512</c:v>
                </c:pt>
                <c:pt idx="6">
                  <c:v>106253.31200000001</c:v>
                </c:pt>
                <c:pt idx="7">
                  <c:v>107136.504</c:v>
                </c:pt>
                <c:pt idx="8">
                  <c:v>107588.088</c:v>
                </c:pt>
                <c:pt idx="9">
                  <c:v>107711.68799999999</c:v>
                </c:pt>
                <c:pt idx="10">
                  <c:v>107974.32</c:v>
                </c:pt>
                <c:pt idx="11">
                  <c:v>108172.776</c:v>
                </c:pt>
                <c:pt idx="12">
                  <c:v>108159.776</c:v>
                </c:pt>
                <c:pt idx="13">
                  <c:v>108204.656</c:v>
                </c:pt>
              </c:numCache>
            </c:numRef>
          </c:val>
          <c:smooth val="1"/>
          <c:extLst>
            <c:ext xmlns:c16="http://schemas.microsoft.com/office/drawing/2014/chart" uri="{C3380CC4-5D6E-409C-BE32-E72D297353CC}">
              <c16:uniqueId val="{00000002-F1E1-45B4-B806-D065E5BFFD12}"/>
            </c:ext>
          </c:extLst>
        </c:ser>
        <c:ser>
          <c:idx val="7"/>
          <c:order val="3"/>
          <c:tx>
            <c:v>8 Queues</c:v>
          </c:tx>
          <c:spPr>
            <a:ln>
              <a:solidFill>
                <a:schemeClr val="accent4">
                  <a:lumMod val="60000"/>
                  <a:lumOff val="40000"/>
                </a:schemeClr>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perf_result_unidir!$E$58:$E$71</c:f>
              <c:numCache>
                <c:formatCode>General</c:formatCode>
                <c:ptCount val="14"/>
                <c:pt idx="0">
                  <c:v>8909.0959999999995</c:v>
                </c:pt>
                <c:pt idx="1">
                  <c:v>17492.896000000001</c:v>
                </c:pt>
                <c:pt idx="2">
                  <c:v>33676.920000000013</c:v>
                </c:pt>
                <c:pt idx="3">
                  <c:v>49676.296000000002</c:v>
                </c:pt>
                <c:pt idx="4">
                  <c:v>77404.888000000006</c:v>
                </c:pt>
                <c:pt idx="5">
                  <c:v>98381.168000000005</c:v>
                </c:pt>
                <c:pt idx="6">
                  <c:v>105788.32799999999</c:v>
                </c:pt>
                <c:pt idx="7">
                  <c:v>106700.16</c:v>
                </c:pt>
                <c:pt idx="8">
                  <c:v>107367.47199999999</c:v>
                </c:pt>
                <c:pt idx="9">
                  <c:v>107430.664</c:v>
                </c:pt>
                <c:pt idx="10">
                  <c:v>107558.38400000001</c:v>
                </c:pt>
                <c:pt idx="11">
                  <c:v>107815.424</c:v>
                </c:pt>
                <c:pt idx="12">
                  <c:v>107833.88</c:v>
                </c:pt>
                <c:pt idx="13">
                  <c:v>107842.264</c:v>
                </c:pt>
              </c:numCache>
            </c:numRef>
          </c:val>
          <c:smooth val="1"/>
          <c:extLst>
            <c:ext xmlns:c16="http://schemas.microsoft.com/office/drawing/2014/chart" uri="{C3380CC4-5D6E-409C-BE32-E72D297353CC}">
              <c16:uniqueId val="{00000003-F1E1-45B4-B806-D065E5BFFD12}"/>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VF</a:t>
            </a:r>
            <a:r>
              <a:rPr lang="en-US" sz="1400" b="0" i="0" baseline="0"/>
              <a:t>: MM H2C Unidirectional performance</a:t>
            </a:r>
            <a:endParaRPr lang="en-US" sz="1100"/>
          </a:p>
        </c:rich>
      </c:tx>
      <c:overlay val="0"/>
      <c:spPr>
        <a:noFill/>
        <a:ln>
          <a:noFill/>
          <a:prstDash val="solid"/>
        </a:ln>
      </c:spPr>
    </c:title>
    <c:autoTitleDeleted val="0"/>
    <c:plotArea>
      <c:layout/>
      <c:lineChart>
        <c:grouping val="standard"/>
        <c:varyColors val="0"/>
        <c:ser>
          <c:idx val="4"/>
          <c:order val="0"/>
          <c:tx>
            <c:v>1 Queue</c:v>
          </c:tx>
          <c:spPr>
            <a:ln>
              <a:solidFill>
                <a:srgbClr val="0070C0"/>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perf_result_unidir!$B$4:$B$17</c:f>
              <c:numCache>
                <c:formatCode>General</c:formatCode>
                <c:ptCount val="14"/>
                <c:pt idx="0">
                  <c:v>2333.3914960000002</c:v>
                </c:pt>
                <c:pt idx="1">
                  <c:v>4208.6678160000001</c:v>
                </c:pt>
                <c:pt idx="2">
                  <c:v>8424.8960000000006</c:v>
                </c:pt>
                <c:pt idx="3">
                  <c:v>16401.759999999998</c:v>
                </c:pt>
                <c:pt idx="4">
                  <c:v>32919.440000000002</c:v>
                </c:pt>
                <c:pt idx="5">
                  <c:v>66453.767999999996</c:v>
                </c:pt>
                <c:pt idx="6">
                  <c:v>95679.423999999999</c:v>
                </c:pt>
                <c:pt idx="7">
                  <c:v>98452.335999999996</c:v>
                </c:pt>
                <c:pt idx="8">
                  <c:v>100005.208</c:v>
                </c:pt>
                <c:pt idx="9">
                  <c:v>100516.216</c:v>
                </c:pt>
                <c:pt idx="10">
                  <c:v>101067.696</c:v>
                </c:pt>
                <c:pt idx="11">
                  <c:v>101621.272</c:v>
                </c:pt>
                <c:pt idx="12">
                  <c:v>102180.09600000001</c:v>
                </c:pt>
                <c:pt idx="13">
                  <c:v>102545.696</c:v>
                </c:pt>
              </c:numCache>
            </c:numRef>
          </c:val>
          <c:smooth val="1"/>
          <c:extLst>
            <c:ext xmlns:c16="http://schemas.microsoft.com/office/drawing/2014/chart" uri="{C3380CC4-5D6E-409C-BE32-E72D297353CC}">
              <c16:uniqueId val="{00000000-2769-4807-8579-BEEBC151B775}"/>
            </c:ext>
          </c:extLst>
        </c:ser>
        <c:ser>
          <c:idx val="5"/>
          <c:order val="1"/>
          <c:tx>
            <c:v>2 Queues</c:v>
          </c:tx>
          <c:spPr>
            <a:ln>
              <a:solidFill>
                <a:schemeClr val="accent2"/>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perf_result_unidir!$B$22:$B$35</c:f>
              <c:numCache>
                <c:formatCode>General</c:formatCode>
                <c:ptCount val="14"/>
                <c:pt idx="0">
                  <c:v>4106.2571200000002</c:v>
                </c:pt>
                <c:pt idx="1">
                  <c:v>8010.7359999999999</c:v>
                </c:pt>
                <c:pt idx="2">
                  <c:v>16230.871999999999</c:v>
                </c:pt>
                <c:pt idx="3">
                  <c:v>32763.144</c:v>
                </c:pt>
                <c:pt idx="4">
                  <c:v>64246.111999999986</c:v>
                </c:pt>
                <c:pt idx="5">
                  <c:v>85916.072</c:v>
                </c:pt>
                <c:pt idx="6">
                  <c:v>96612.64</c:v>
                </c:pt>
                <c:pt idx="7">
                  <c:v>99430.031999999992</c:v>
                </c:pt>
                <c:pt idx="8">
                  <c:v>100541.03200000001</c:v>
                </c:pt>
                <c:pt idx="9">
                  <c:v>101161.024</c:v>
                </c:pt>
                <c:pt idx="10">
                  <c:v>101813.936</c:v>
                </c:pt>
                <c:pt idx="11">
                  <c:v>102677.82399999999</c:v>
                </c:pt>
                <c:pt idx="12">
                  <c:v>102895.992</c:v>
                </c:pt>
                <c:pt idx="13">
                  <c:v>102976.31200000001</c:v>
                </c:pt>
              </c:numCache>
            </c:numRef>
          </c:val>
          <c:smooth val="1"/>
          <c:extLst>
            <c:ext xmlns:c16="http://schemas.microsoft.com/office/drawing/2014/chart" uri="{C3380CC4-5D6E-409C-BE32-E72D297353CC}">
              <c16:uniqueId val="{00000001-2769-4807-8579-BEEBC151B775}"/>
            </c:ext>
          </c:extLst>
        </c:ser>
        <c:ser>
          <c:idx val="6"/>
          <c:order val="2"/>
          <c:tx>
            <c:v>4 Queues</c:v>
          </c:tx>
          <c:spPr>
            <a:ln>
              <a:solidFill>
                <a:srgbClr val="92D050"/>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perf_result_unidir!$B$40:$B$53</c:f>
              <c:numCache>
                <c:formatCode>General</c:formatCode>
                <c:ptCount val="14"/>
                <c:pt idx="0">
                  <c:v>6954.2223519999998</c:v>
                </c:pt>
                <c:pt idx="1">
                  <c:v>13666.288</c:v>
                </c:pt>
                <c:pt idx="2">
                  <c:v>27539.687999999998</c:v>
                </c:pt>
                <c:pt idx="3">
                  <c:v>50110.016000000003</c:v>
                </c:pt>
                <c:pt idx="4">
                  <c:v>68455.551999999996</c:v>
                </c:pt>
                <c:pt idx="5">
                  <c:v>86348.87999999999</c:v>
                </c:pt>
                <c:pt idx="6">
                  <c:v>95513.656000000003</c:v>
                </c:pt>
                <c:pt idx="7">
                  <c:v>97639.343999999997</c:v>
                </c:pt>
                <c:pt idx="8">
                  <c:v>99008.224000000002</c:v>
                </c:pt>
                <c:pt idx="9">
                  <c:v>100265.12</c:v>
                </c:pt>
                <c:pt idx="10">
                  <c:v>100042.88800000001</c:v>
                </c:pt>
                <c:pt idx="11">
                  <c:v>101058.4</c:v>
                </c:pt>
                <c:pt idx="12">
                  <c:v>101948.64</c:v>
                </c:pt>
                <c:pt idx="13">
                  <c:v>102550.17600000001</c:v>
                </c:pt>
              </c:numCache>
            </c:numRef>
          </c:val>
          <c:smooth val="1"/>
          <c:extLst>
            <c:ext xmlns:c16="http://schemas.microsoft.com/office/drawing/2014/chart" uri="{C3380CC4-5D6E-409C-BE32-E72D297353CC}">
              <c16:uniqueId val="{00000002-2769-4807-8579-BEEBC151B775}"/>
            </c:ext>
          </c:extLst>
        </c:ser>
        <c:ser>
          <c:idx val="7"/>
          <c:order val="3"/>
          <c:tx>
            <c:v>8 Queues</c:v>
          </c:tx>
          <c:spPr>
            <a:ln>
              <a:solidFill>
                <a:schemeClr val="accent4">
                  <a:lumMod val="60000"/>
                  <a:lumOff val="40000"/>
                </a:schemeClr>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perf_result_unidir!$B$58:$B$71</c:f>
              <c:numCache>
                <c:formatCode>General</c:formatCode>
                <c:ptCount val="14"/>
                <c:pt idx="0">
                  <c:v>6867.9683759999998</c:v>
                </c:pt>
                <c:pt idx="1">
                  <c:v>13875.248</c:v>
                </c:pt>
                <c:pt idx="2">
                  <c:v>26985.759999999998</c:v>
                </c:pt>
                <c:pt idx="3">
                  <c:v>50057.64</c:v>
                </c:pt>
                <c:pt idx="4">
                  <c:v>67133.335999999996</c:v>
                </c:pt>
                <c:pt idx="5">
                  <c:v>84386.527999999991</c:v>
                </c:pt>
                <c:pt idx="6">
                  <c:v>95314.648000000001</c:v>
                </c:pt>
                <c:pt idx="7">
                  <c:v>96889.96</c:v>
                </c:pt>
                <c:pt idx="8">
                  <c:v>97921.063999999998</c:v>
                </c:pt>
                <c:pt idx="9">
                  <c:v>97936.44</c:v>
                </c:pt>
                <c:pt idx="10">
                  <c:v>98687.432000000001</c:v>
                </c:pt>
                <c:pt idx="11">
                  <c:v>98957.887999999992</c:v>
                </c:pt>
                <c:pt idx="12">
                  <c:v>99732.928</c:v>
                </c:pt>
                <c:pt idx="13">
                  <c:v>99863.02399999999</c:v>
                </c:pt>
              </c:numCache>
            </c:numRef>
          </c:val>
          <c:smooth val="1"/>
          <c:extLst>
            <c:ext xmlns:c16="http://schemas.microsoft.com/office/drawing/2014/chart" uri="{C3380CC4-5D6E-409C-BE32-E72D297353CC}">
              <c16:uniqueId val="{00000003-2769-4807-8579-BEEBC151B775}"/>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 </a:t>
            </a:r>
            <a:r>
              <a:rPr lang="en-US"/>
              <a:t>H2C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'H2C performance'!$C$10</c:f>
              <c:strCache>
                <c:ptCount val="1"/>
                <c:pt idx="0">
                  <c:v>1 Queue</c:v>
                </c:pt>
              </c:strCache>
            </c:strRef>
          </c:tx>
          <c:spPr>
            <a:ln w="28575" cap="rnd">
              <a:solidFill>
                <a:schemeClr val="accent1"/>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performance'!$D$10:$BO$10</c:f>
              <c:numCache>
                <c:formatCode>General</c:formatCode>
                <c:ptCount val="64"/>
                <c:pt idx="0">
                  <c:v>25.23</c:v>
                </c:pt>
                <c:pt idx="1">
                  <c:v>49.976999999999997</c:v>
                </c:pt>
                <c:pt idx="2">
                  <c:v>72.688999999999993</c:v>
                </c:pt>
                <c:pt idx="3">
                  <c:v>86.760999999999996</c:v>
                </c:pt>
                <c:pt idx="4">
                  <c:v>98.638999999999996</c:v>
                </c:pt>
                <c:pt idx="5">
                  <c:v>99.444000000000003</c:v>
                </c:pt>
                <c:pt idx="6">
                  <c:v>100.414</c:v>
                </c:pt>
                <c:pt idx="7">
                  <c:v>100.178</c:v>
                </c:pt>
                <c:pt idx="8">
                  <c:v>99.97</c:v>
                </c:pt>
                <c:pt idx="9">
                  <c:v>99.841999999999999</c:v>
                </c:pt>
                <c:pt idx="10">
                  <c:v>99.706000000000003</c:v>
                </c:pt>
                <c:pt idx="11">
                  <c:v>100.26600000000001</c:v>
                </c:pt>
                <c:pt idx="12">
                  <c:v>100.102</c:v>
                </c:pt>
                <c:pt idx="13">
                  <c:v>100.005</c:v>
                </c:pt>
                <c:pt idx="14">
                  <c:v>99.899000000000001</c:v>
                </c:pt>
                <c:pt idx="15">
                  <c:v>99.808999999999997</c:v>
                </c:pt>
                <c:pt idx="16">
                  <c:v>100.181</c:v>
                </c:pt>
                <c:pt idx="17">
                  <c:v>100.084</c:v>
                </c:pt>
                <c:pt idx="18">
                  <c:v>100.002</c:v>
                </c:pt>
                <c:pt idx="19">
                  <c:v>99.924999999999997</c:v>
                </c:pt>
                <c:pt idx="20">
                  <c:v>99.852000000000004</c:v>
                </c:pt>
                <c:pt idx="21">
                  <c:v>100.143</c:v>
                </c:pt>
                <c:pt idx="22">
                  <c:v>100.048</c:v>
                </c:pt>
                <c:pt idx="23">
                  <c:v>100.002</c:v>
                </c:pt>
                <c:pt idx="24">
                  <c:v>99.941999999999993</c:v>
                </c:pt>
                <c:pt idx="25">
                  <c:v>99.884</c:v>
                </c:pt>
                <c:pt idx="26">
                  <c:v>100.12</c:v>
                </c:pt>
                <c:pt idx="27">
                  <c:v>100.051</c:v>
                </c:pt>
                <c:pt idx="28">
                  <c:v>100.002</c:v>
                </c:pt>
                <c:pt idx="29">
                  <c:v>99.941000000000003</c:v>
                </c:pt>
                <c:pt idx="30">
                  <c:v>99.900999999999996</c:v>
                </c:pt>
                <c:pt idx="31">
                  <c:v>100.096</c:v>
                </c:pt>
                <c:pt idx="32">
                  <c:v>100.023</c:v>
                </c:pt>
                <c:pt idx="33">
                  <c:v>99.991</c:v>
                </c:pt>
                <c:pt idx="34">
                  <c:v>99.951999999999998</c:v>
                </c:pt>
                <c:pt idx="35">
                  <c:v>99.915999999999997</c:v>
                </c:pt>
                <c:pt idx="36">
                  <c:v>100.083</c:v>
                </c:pt>
                <c:pt idx="37">
                  <c:v>100.035</c:v>
                </c:pt>
                <c:pt idx="38">
                  <c:v>99.998999999999995</c:v>
                </c:pt>
                <c:pt idx="39">
                  <c:v>99.941999999999993</c:v>
                </c:pt>
                <c:pt idx="40">
                  <c:v>99.92</c:v>
                </c:pt>
                <c:pt idx="41">
                  <c:v>100.071</c:v>
                </c:pt>
                <c:pt idx="42">
                  <c:v>100.039</c:v>
                </c:pt>
                <c:pt idx="43">
                  <c:v>99.998000000000005</c:v>
                </c:pt>
                <c:pt idx="44">
                  <c:v>99.960999999999999</c:v>
                </c:pt>
                <c:pt idx="45">
                  <c:v>99.935000000000002</c:v>
                </c:pt>
                <c:pt idx="46">
                  <c:v>100.066</c:v>
                </c:pt>
                <c:pt idx="47">
                  <c:v>100.032</c:v>
                </c:pt>
                <c:pt idx="48">
                  <c:v>99.997</c:v>
                </c:pt>
                <c:pt idx="49">
                  <c:v>99.941999999999993</c:v>
                </c:pt>
                <c:pt idx="50">
                  <c:v>99.935000000000002</c:v>
                </c:pt>
                <c:pt idx="51">
                  <c:v>100.05800000000001</c:v>
                </c:pt>
                <c:pt idx="52">
                  <c:v>100.03</c:v>
                </c:pt>
                <c:pt idx="53">
                  <c:v>99.974999999999994</c:v>
                </c:pt>
                <c:pt idx="54">
                  <c:v>99.971999999999994</c:v>
                </c:pt>
                <c:pt idx="55">
                  <c:v>99.941000000000003</c:v>
                </c:pt>
                <c:pt idx="56">
                  <c:v>100.053</c:v>
                </c:pt>
                <c:pt idx="57">
                  <c:v>100.01600000000001</c:v>
                </c:pt>
                <c:pt idx="58">
                  <c:v>100</c:v>
                </c:pt>
                <c:pt idx="59">
                  <c:v>99.974999999999994</c:v>
                </c:pt>
                <c:pt idx="60">
                  <c:v>99.941999999999993</c:v>
                </c:pt>
                <c:pt idx="61">
                  <c:v>100.053</c:v>
                </c:pt>
                <c:pt idx="62">
                  <c:v>100.01900000000001</c:v>
                </c:pt>
                <c:pt idx="63">
                  <c:v>100</c:v>
                </c:pt>
              </c:numCache>
            </c:numRef>
          </c:val>
          <c:smooth val="0"/>
          <c:extLst>
            <c:ext xmlns:c16="http://schemas.microsoft.com/office/drawing/2014/chart" uri="{C3380CC4-5D6E-409C-BE32-E72D297353CC}">
              <c16:uniqueId val="{00000000-E6BE-430E-8545-8DBFA06AA1BD}"/>
            </c:ext>
          </c:extLst>
        </c:ser>
        <c:ser>
          <c:idx val="1"/>
          <c:order val="1"/>
          <c:tx>
            <c:strRef>
              <c:f>'H2C performance'!$C$9</c:f>
              <c:strCache>
                <c:ptCount val="1"/>
                <c:pt idx="0">
                  <c:v>2 Queues</c:v>
                </c:pt>
              </c:strCache>
            </c:strRef>
          </c:tx>
          <c:spPr>
            <a:ln w="28575" cap="rnd">
              <a:solidFill>
                <a:schemeClr val="accent2"/>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performance'!$D$9:$BO$9</c:f>
              <c:numCache>
                <c:formatCode>General</c:formatCode>
                <c:ptCount val="64"/>
                <c:pt idx="0">
                  <c:v>44.677</c:v>
                </c:pt>
                <c:pt idx="1">
                  <c:v>83.748999999999995</c:v>
                </c:pt>
                <c:pt idx="2">
                  <c:v>96.671999999999997</c:v>
                </c:pt>
                <c:pt idx="3">
                  <c:v>100.157</c:v>
                </c:pt>
                <c:pt idx="4">
                  <c:v>99.132999999999996</c:v>
                </c:pt>
                <c:pt idx="5">
                  <c:v>99.58</c:v>
                </c:pt>
                <c:pt idx="6">
                  <c:v>100.56399999999999</c:v>
                </c:pt>
                <c:pt idx="7">
                  <c:v>100.27</c:v>
                </c:pt>
                <c:pt idx="8">
                  <c:v>100.08499999999999</c:v>
                </c:pt>
                <c:pt idx="9">
                  <c:v>99.924999999999997</c:v>
                </c:pt>
                <c:pt idx="10">
                  <c:v>99.784000000000006</c:v>
                </c:pt>
                <c:pt idx="11">
                  <c:v>100.32599999999999</c:v>
                </c:pt>
                <c:pt idx="12">
                  <c:v>100.17700000000001</c:v>
                </c:pt>
                <c:pt idx="13">
                  <c:v>100.053</c:v>
                </c:pt>
                <c:pt idx="14">
                  <c:v>99.941999999999993</c:v>
                </c:pt>
                <c:pt idx="15">
                  <c:v>99.855000000000004</c:v>
                </c:pt>
                <c:pt idx="16">
                  <c:v>100.23099999999999</c:v>
                </c:pt>
                <c:pt idx="17">
                  <c:v>100.123</c:v>
                </c:pt>
                <c:pt idx="18">
                  <c:v>100.032</c:v>
                </c:pt>
                <c:pt idx="19">
                  <c:v>99.942999999999998</c:v>
                </c:pt>
                <c:pt idx="20">
                  <c:v>99.89</c:v>
                </c:pt>
                <c:pt idx="21">
                  <c:v>100.178</c:v>
                </c:pt>
                <c:pt idx="22">
                  <c:v>100.102</c:v>
                </c:pt>
                <c:pt idx="23">
                  <c:v>100.03400000000001</c:v>
                </c:pt>
                <c:pt idx="24">
                  <c:v>99.941999999999993</c:v>
                </c:pt>
                <c:pt idx="25">
                  <c:v>99.894000000000005</c:v>
                </c:pt>
                <c:pt idx="26">
                  <c:v>100.14400000000001</c:v>
                </c:pt>
                <c:pt idx="27">
                  <c:v>100.084</c:v>
                </c:pt>
                <c:pt idx="28">
                  <c:v>100.01600000000001</c:v>
                </c:pt>
                <c:pt idx="29">
                  <c:v>99.974999999999994</c:v>
                </c:pt>
                <c:pt idx="30">
                  <c:v>99.924999999999997</c:v>
                </c:pt>
                <c:pt idx="31">
                  <c:v>100.124</c:v>
                </c:pt>
                <c:pt idx="32">
                  <c:v>100.06699999999999</c:v>
                </c:pt>
                <c:pt idx="33">
                  <c:v>100.02</c:v>
                </c:pt>
                <c:pt idx="34">
                  <c:v>99.968000000000004</c:v>
                </c:pt>
                <c:pt idx="35">
                  <c:v>99.932000000000002</c:v>
                </c:pt>
                <c:pt idx="36">
                  <c:v>100.10599999999999</c:v>
                </c:pt>
                <c:pt idx="37">
                  <c:v>100.059</c:v>
                </c:pt>
                <c:pt idx="38">
                  <c:v>100.001</c:v>
                </c:pt>
                <c:pt idx="39">
                  <c:v>99.978999999999999</c:v>
                </c:pt>
                <c:pt idx="40">
                  <c:v>99.941999999999993</c:v>
                </c:pt>
                <c:pt idx="41">
                  <c:v>100.092</c:v>
                </c:pt>
                <c:pt idx="42">
                  <c:v>100.04</c:v>
                </c:pt>
                <c:pt idx="43">
                  <c:v>100.017</c:v>
                </c:pt>
                <c:pt idx="44">
                  <c:v>99.974999999999994</c:v>
                </c:pt>
                <c:pt idx="45">
                  <c:v>99.947000000000003</c:v>
                </c:pt>
                <c:pt idx="46">
                  <c:v>100.083</c:v>
                </c:pt>
                <c:pt idx="47">
                  <c:v>100.04900000000001</c:v>
                </c:pt>
                <c:pt idx="48">
                  <c:v>100.014</c:v>
                </c:pt>
                <c:pt idx="49">
                  <c:v>99.944000000000003</c:v>
                </c:pt>
                <c:pt idx="50">
                  <c:v>99.954999999999998</c:v>
                </c:pt>
                <c:pt idx="51">
                  <c:v>100.075</c:v>
                </c:pt>
                <c:pt idx="52">
                  <c:v>100.041</c:v>
                </c:pt>
                <c:pt idx="53">
                  <c:v>99.974999999999994</c:v>
                </c:pt>
                <c:pt idx="54">
                  <c:v>99.986000000000004</c:v>
                </c:pt>
                <c:pt idx="55">
                  <c:v>99.956000000000003</c:v>
                </c:pt>
                <c:pt idx="56">
                  <c:v>100.071</c:v>
                </c:pt>
                <c:pt idx="57">
                  <c:v>100.03700000000001</c:v>
                </c:pt>
                <c:pt idx="58">
                  <c:v>100.012</c:v>
                </c:pt>
                <c:pt idx="59">
                  <c:v>99.986000000000004</c:v>
                </c:pt>
                <c:pt idx="60">
                  <c:v>99.941999999999993</c:v>
                </c:pt>
                <c:pt idx="61">
                  <c:v>100.057</c:v>
                </c:pt>
                <c:pt idx="62">
                  <c:v>100.035</c:v>
                </c:pt>
                <c:pt idx="63">
                  <c:v>100.006</c:v>
                </c:pt>
              </c:numCache>
            </c:numRef>
          </c:val>
          <c:smooth val="0"/>
          <c:extLst>
            <c:ext xmlns:c16="http://schemas.microsoft.com/office/drawing/2014/chart" uri="{C3380CC4-5D6E-409C-BE32-E72D297353CC}">
              <c16:uniqueId val="{00000001-E6BE-430E-8545-8DBFA06AA1BD}"/>
            </c:ext>
          </c:extLst>
        </c:ser>
        <c:ser>
          <c:idx val="2"/>
          <c:order val="2"/>
          <c:tx>
            <c:strRef>
              <c:f>'H2C performance'!$C$8</c:f>
              <c:strCache>
                <c:ptCount val="1"/>
                <c:pt idx="0">
                  <c:v>4 Queues</c:v>
                </c:pt>
              </c:strCache>
            </c:strRef>
          </c:tx>
          <c:spPr>
            <a:ln w="28575" cap="rnd">
              <a:solidFill>
                <a:srgbClr val="00B050"/>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performance'!$D$8:$BO$8</c:f>
              <c:numCache>
                <c:formatCode>General</c:formatCode>
                <c:ptCount val="64"/>
                <c:pt idx="0">
                  <c:v>68.466999999999999</c:v>
                </c:pt>
                <c:pt idx="1">
                  <c:v>87.668000000000006</c:v>
                </c:pt>
                <c:pt idx="2">
                  <c:v>96.712000000000003</c:v>
                </c:pt>
                <c:pt idx="3">
                  <c:v>100.26900000000001</c:v>
                </c:pt>
                <c:pt idx="4">
                  <c:v>99.072999999999993</c:v>
                </c:pt>
                <c:pt idx="5">
                  <c:v>99.680999999999997</c:v>
                </c:pt>
                <c:pt idx="6">
                  <c:v>100.61799999999999</c:v>
                </c:pt>
                <c:pt idx="7">
                  <c:v>100.337</c:v>
                </c:pt>
                <c:pt idx="8">
                  <c:v>100.122</c:v>
                </c:pt>
                <c:pt idx="9">
                  <c:v>99.941999999999993</c:v>
                </c:pt>
                <c:pt idx="10">
                  <c:v>99.822999999999993</c:v>
                </c:pt>
                <c:pt idx="11">
                  <c:v>100.357</c:v>
                </c:pt>
                <c:pt idx="12">
                  <c:v>100.21299999999999</c:v>
                </c:pt>
                <c:pt idx="13">
                  <c:v>100.084</c:v>
                </c:pt>
                <c:pt idx="14">
                  <c:v>99.974999999999994</c:v>
                </c:pt>
                <c:pt idx="15">
                  <c:v>99.876999999999995</c:v>
                </c:pt>
                <c:pt idx="16">
                  <c:v>100.254</c:v>
                </c:pt>
                <c:pt idx="17">
                  <c:v>100.152</c:v>
                </c:pt>
                <c:pt idx="18">
                  <c:v>100.059</c:v>
                </c:pt>
                <c:pt idx="19">
                  <c:v>99.978999999999999</c:v>
                </c:pt>
                <c:pt idx="20">
                  <c:v>99.906000000000006</c:v>
                </c:pt>
                <c:pt idx="21">
                  <c:v>100.196</c:v>
                </c:pt>
                <c:pt idx="22">
                  <c:v>100.116</c:v>
                </c:pt>
                <c:pt idx="23">
                  <c:v>100.04900000000001</c:v>
                </c:pt>
                <c:pt idx="24">
                  <c:v>99.941999999999993</c:v>
                </c:pt>
                <c:pt idx="25">
                  <c:v>99.921999999999997</c:v>
                </c:pt>
                <c:pt idx="26">
                  <c:v>100.152</c:v>
                </c:pt>
                <c:pt idx="27">
                  <c:v>100.096</c:v>
                </c:pt>
                <c:pt idx="28">
                  <c:v>100.03700000000001</c:v>
                </c:pt>
                <c:pt idx="29">
                  <c:v>99.986000000000004</c:v>
                </c:pt>
                <c:pt idx="30">
                  <c:v>99.935000000000002</c:v>
                </c:pt>
                <c:pt idx="31">
                  <c:v>100.134</c:v>
                </c:pt>
                <c:pt idx="32">
                  <c:v>100.083</c:v>
                </c:pt>
                <c:pt idx="33">
                  <c:v>100.033</c:v>
                </c:pt>
                <c:pt idx="34">
                  <c:v>99.989000000000004</c:v>
                </c:pt>
                <c:pt idx="35">
                  <c:v>99.945999999999998</c:v>
                </c:pt>
                <c:pt idx="36">
                  <c:v>100.111</c:v>
                </c:pt>
                <c:pt idx="37">
                  <c:v>100.071</c:v>
                </c:pt>
                <c:pt idx="38">
                  <c:v>100.03</c:v>
                </c:pt>
                <c:pt idx="39">
                  <c:v>99.99</c:v>
                </c:pt>
                <c:pt idx="40">
                  <c:v>99.953999999999994</c:v>
                </c:pt>
                <c:pt idx="41">
                  <c:v>100.101</c:v>
                </c:pt>
                <c:pt idx="42">
                  <c:v>100.04</c:v>
                </c:pt>
                <c:pt idx="43">
                  <c:v>100.02500000000001</c:v>
                </c:pt>
                <c:pt idx="44">
                  <c:v>99.991</c:v>
                </c:pt>
                <c:pt idx="45">
                  <c:v>99.954999999999998</c:v>
                </c:pt>
                <c:pt idx="46">
                  <c:v>100.092</c:v>
                </c:pt>
                <c:pt idx="47">
                  <c:v>100.059</c:v>
                </c:pt>
                <c:pt idx="48">
                  <c:v>100.021</c:v>
                </c:pt>
                <c:pt idx="49">
                  <c:v>99.989000000000004</c:v>
                </c:pt>
                <c:pt idx="50">
                  <c:v>99.962000000000003</c:v>
                </c:pt>
                <c:pt idx="51">
                  <c:v>100.08199999999999</c:v>
                </c:pt>
                <c:pt idx="52">
                  <c:v>100.051</c:v>
                </c:pt>
                <c:pt idx="53">
                  <c:v>100.024</c:v>
                </c:pt>
                <c:pt idx="54">
                  <c:v>99.995000000000005</c:v>
                </c:pt>
                <c:pt idx="55">
                  <c:v>99.965000000000003</c:v>
                </c:pt>
                <c:pt idx="56">
                  <c:v>100.075</c:v>
                </c:pt>
                <c:pt idx="57">
                  <c:v>100.048</c:v>
                </c:pt>
                <c:pt idx="58">
                  <c:v>100.021</c:v>
                </c:pt>
                <c:pt idx="59">
                  <c:v>99.99</c:v>
                </c:pt>
                <c:pt idx="60">
                  <c:v>99.941999999999993</c:v>
                </c:pt>
                <c:pt idx="61">
                  <c:v>100.06699999999999</c:v>
                </c:pt>
                <c:pt idx="62">
                  <c:v>100.044</c:v>
                </c:pt>
                <c:pt idx="63">
                  <c:v>100.017</c:v>
                </c:pt>
              </c:numCache>
            </c:numRef>
          </c:val>
          <c:smooth val="0"/>
          <c:extLst>
            <c:ext xmlns:c16="http://schemas.microsoft.com/office/drawing/2014/chart" uri="{C3380CC4-5D6E-409C-BE32-E72D297353CC}">
              <c16:uniqueId val="{00000002-E6BE-430E-8545-8DBFA06AA1BD}"/>
            </c:ext>
          </c:extLst>
        </c:ser>
        <c:ser>
          <c:idx val="3"/>
          <c:order val="3"/>
          <c:tx>
            <c:strRef>
              <c:f>'H2C performance'!$C$7</c:f>
              <c:strCache>
                <c:ptCount val="1"/>
                <c:pt idx="0">
                  <c:v>8 Queues</c:v>
                </c:pt>
              </c:strCache>
            </c:strRef>
          </c:tx>
          <c:spPr>
            <a:ln w="28575" cap="rnd">
              <a:solidFill>
                <a:schemeClr val="accent4"/>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performance'!$D$7:$BO$7</c:f>
              <c:numCache>
                <c:formatCode>General</c:formatCode>
                <c:ptCount val="64"/>
                <c:pt idx="0">
                  <c:v>68.472999999999999</c:v>
                </c:pt>
                <c:pt idx="1">
                  <c:v>87.701999999999998</c:v>
                </c:pt>
                <c:pt idx="2">
                  <c:v>96.753</c:v>
                </c:pt>
                <c:pt idx="3">
                  <c:v>100.337</c:v>
                </c:pt>
                <c:pt idx="4">
                  <c:v>99.114000000000004</c:v>
                </c:pt>
                <c:pt idx="5">
                  <c:v>99.706000000000003</c:v>
                </c:pt>
                <c:pt idx="6">
                  <c:v>100.646</c:v>
                </c:pt>
                <c:pt idx="7">
                  <c:v>100.364</c:v>
                </c:pt>
                <c:pt idx="8">
                  <c:v>100.152</c:v>
                </c:pt>
                <c:pt idx="9">
                  <c:v>99.978999999999999</c:v>
                </c:pt>
                <c:pt idx="10">
                  <c:v>99.840999999999994</c:v>
                </c:pt>
                <c:pt idx="11">
                  <c:v>100.376</c:v>
                </c:pt>
                <c:pt idx="12">
                  <c:v>100.224</c:v>
                </c:pt>
                <c:pt idx="13">
                  <c:v>100.09699999999999</c:v>
                </c:pt>
                <c:pt idx="14">
                  <c:v>99.986000000000004</c:v>
                </c:pt>
                <c:pt idx="15">
                  <c:v>99.888000000000005</c:v>
                </c:pt>
                <c:pt idx="16">
                  <c:v>100.265</c:v>
                </c:pt>
                <c:pt idx="17">
                  <c:v>100.16200000000001</c:v>
                </c:pt>
                <c:pt idx="18">
                  <c:v>100.069</c:v>
                </c:pt>
                <c:pt idx="19">
                  <c:v>99.989000000000004</c:v>
                </c:pt>
                <c:pt idx="20">
                  <c:v>99.917000000000002</c:v>
                </c:pt>
                <c:pt idx="21">
                  <c:v>100.202</c:v>
                </c:pt>
                <c:pt idx="22">
                  <c:v>100.128</c:v>
                </c:pt>
                <c:pt idx="23">
                  <c:v>100.057</c:v>
                </c:pt>
                <c:pt idx="24">
                  <c:v>99.977999999999994</c:v>
                </c:pt>
                <c:pt idx="25">
                  <c:v>99.932000000000002</c:v>
                </c:pt>
                <c:pt idx="26">
                  <c:v>100.166</c:v>
                </c:pt>
                <c:pt idx="27">
                  <c:v>100.104</c:v>
                </c:pt>
                <c:pt idx="28">
                  <c:v>100.04600000000001</c:v>
                </c:pt>
                <c:pt idx="29">
                  <c:v>99.991</c:v>
                </c:pt>
                <c:pt idx="30">
                  <c:v>99.941000000000003</c:v>
                </c:pt>
                <c:pt idx="31">
                  <c:v>100.137</c:v>
                </c:pt>
                <c:pt idx="32">
                  <c:v>100.089</c:v>
                </c:pt>
                <c:pt idx="33">
                  <c:v>100.04</c:v>
                </c:pt>
                <c:pt idx="34">
                  <c:v>99.994</c:v>
                </c:pt>
                <c:pt idx="35">
                  <c:v>99.948999999999998</c:v>
                </c:pt>
                <c:pt idx="36">
                  <c:v>100.122</c:v>
                </c:pt>
                <c:pt idx="37">
                  <c:v>100.077</c:v>
                </c:pt>
                <c:pt idx="38">
                  <c:v>100.03</c:v>
                </c:pt>
                <c:pt idx="39">
                  <c:v>99.992000000000004</c:v>
                </c:pt>
                <c:pt idx="40">
                  <c:v>99.954999999999998</c:v>
                </c:pt>
                <c:pt idx="41">
                  <c:v>100.104</c:v>
                </c:pt>
                <c:pt idx="42">
                  <c:v>100.063</c:v>
                </c:pt>
                <c:pt idx="43">
                  <c:v>100.02800000000001</c:v>
                </c:pt>
                <c:pt idx="44">
                  <c:v>99.998000000000005</c:v>
                </c:pt>
                <c:pt idx="45">
                  <c:v>99.959000000000003</c:v>
                </c:pt>
                <c:pt idx="46">
                  <c:v>100.093</c:v>
                </c:pt>
                <c:pt idx="47">
                  <c:v>100.06</c:v>
                </c:pt>
                <c:pt idx="48">
                  <c:v>100.03</c:v>
                </c:pt>
                <c:pt idx="49">
                  <c:v>99.995999999999995</c:v>
                </c:pt>
                <c:pt idx="50">
                  <c:v>99.963999999999999</c:v>
                </c:pt>
                <c:pt idx="51">
                  <c:v>100.084</c:v>
                </c:pt>
                <c:pt idx="52">
                  <c:v>100.054</c:v>
                </c:pt>
                <c:pt idx="53">
                  <c:v>100.024</c:v>
                </c:pt>
                <c:pt idx="54">
                  <c:v>99.991</c:v>
                </c:pt>
                <c:pt idx="55">
                  <c:v>99.968999999999994</c:v>
                </c:pt>
                <c:pt idx="56">
                  <c:v>100.077</c:v>
                </c:pt>
                <c:pt idx="57">
                  <c:v>100.048</c:v>
                </c:pt>
                <c:pt idx="58">
                  <c:v>100.023</c:v>
                </c:pt>
                <c:pt idx="59">
                  <c:v>99.994</c:v>
                </c:pt>
                <c:pt idx="60">
                  <c:v>99.941999999999993</c:v>
                </c:pt>
                <c:pt idx="61">
                  <c:v>100.069</c:v>
                </c:pt>
                <c:pt idx="62">
                  <c:v>100.04600000000001</c:v>
                </c:pt>
                <c:pt idx="63">
                  <c:v>100.023</c:v>
                </c:pt>
              </c:numCache>
            </c:numRef>
          </c:val>
          <c:smooth val="0"/>
          <c:extLst>
            <c:ext xmlns:c16="http://schemas.microsoft.com/office/drawing/2014/chart" uri="{C3380CC4-5D6E-409C-BE32-E72D297353CC}">
              <c16:uniqueId val="{00000003-E6BE-430E-8545-8DBFA06AA1BD}"/>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VF</a:t>
            </a:r>
            <a:r>
              <a:rPr lang="en-US" sz="1400" b="0" i="0" baseline="0"/>
              <a:t>: MM DDR H2C &amp; C2H combined performance</a:t>
            </a:r>
            <a:endParaRPr lang="en-US" sz="1100"/>
          </a:p>
        </c:rich>
      </c:tx>
      <c:overlay val="0"/>
      <c:spPr>
        <a:noFill/>
        <a:ln>
          <a:noFill/>
          <a:prstDash val="solid"/>
        </a:ln>
      </c:spPr>
    </c:title>
    <c:autoTitleDeleted val="0"/>
    <c:plotArea>
      <c:layout/>
      <c:lineChart>
        <c:grouping val="standard"/>
        <c:varyColors val="0"/>
        <c:ser>
          <c:idx val="4"/>
          <c:order val="0"/>
          <c:tx>
            <c:v>1 Queue</c:v>
          </c:tx>
          <c:spPr>
            <a:ln>
              <a:solidFill>
                <a:srgbClr val="0070C0"/>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perf_result_bidir!$H$4:$H$17</c:f>
              <c:numCache>
                <c:formatCode>General</c:formatCode>
                <c:ptCount val="14"/>
                <c:pt idx="0">
                  <c:v>4245.1201760000004</c:v>
                </c:pt>
                <c:pt idx="1">
                  <c:v>8232.0460480000002</c:v>
                </c:pt>
                <c:pt idx="2">
                  <c:v>16484.138544000001</c:v>
                </c:pt>
                <c:pt idx="3">
                  <c:v>33029.543999999994</c:v>
                </c:pt>
                <c:pt idx="4">
                  <c:v>65954.687999999995</c:v>
                </c:pt>
                <c:pt idx="5">
                  <c:v>113697.92800000001</c:v>
                </c:pt>
                <c:pt idx="6">
                  <c:v>124631.88800000001</c:v>
                </c:pt>
                <c:pt idx="7">
                  <c:v>124878.128</c:v>
                </c:pt>
                <c:pt idx="8">
                  <c:v>124880.576</c:v>
                </c:pt>
                <c:pt idx="9">
                  <c:v>124894.624</c:v>
                </c:pt>
                <c:pt idx="10">
                  <c:v>124904.28</c:v>
                </c:pt>
                <c:pt idx="11">
                  <c:v>124897.992</c:v>
                </c:pt>
                <c:pt idx="12">
                  <c:v>124897.984</c:v>
                </c:pt>
                <c:pt idx="13">
                  <c:v>124904.696</c:v>
                </c:pt>
              </c:numCache>
            </c:numRef>
          </c:val>
          <c:smooth val="1"/>
          <c:extLst>
            <c:ext xmlns:c16="http://schemas.microsoft.com/office/drawing/2014/chart" uri="{C3380CC4-5D6E-409C-BE32-E72D297353CC}">
              <c16:uniqueId val="{00000000-E2A1-4EB9-B545-6769AB4C16EC}"/>
            </c:ext>
          </c:extLst>
        </c:ser>
        <c:ser>
          <c:idx val="5"/>
          <c:order val="1"/>
          <c:tx>
            <c:v>2 Queues</c:v>
          </c:tx>
          <c:spPr>
            <a:ln>
              <a:solidFill>
                <a:schemeClr val="accent2"/>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perf_result_bidir!$H$22:$H$35</c:f>
              <c:numCache>
                <c:formatCode>General</c:formatCode>
                <c:ptCount val="14"/>
                <c:pt idx="0">
                  <c:v>6701.8906399999996</c:v>
                </c:pt>
                <c:pt idx="1">
                  <c:v>13229.758664000001</c:v>
                </c:pt>
                <c:pt idx="2">
                  <c:v>25807.96</c:v>
                </c:pt>
                <c:pt idx="3">
                  <c:v>52983.847999999998</c:v>
                </c:pt>
                <c:pt idx="4">
                  <c:v>101281.92</c:v>
                </c:pt>
                <c:pt idx="5">
                  <c:v>124767.6</c:v>
                </c:pt>
                <c:pt idx="6">
                  <c:v>124928.856</c:v>
                </c:pt>
                <c:pt idx="7">
                  <c:v>124927.20800000001</c:v>
                </c:pt>
                <c:pt idx="8">
                  <c:v>124927.128</c:v>
                </c:pt>
                <c:pt idx="9">
                  <c:v>124927.34399999998</c:v>
                </c:pt>
                <c:pt idx="10">
                  <c:v>124928.04</c:v>
                </c:pt>
                <c:pt idx="11">
                  <c:v>124929.024</c:v>
                </c:pt>
                <c:pt idx="12">
                  <c:v>124923.42400000001</c:v>
                </c:pt>
                <c:pt idx="13">
                  <c:v>124924.83200000001</c:v>
                </c:pt>
              </c:numCache>
            </c:numRef>
          </c:val>
          <c:smooth val="1"/>
          <c:extLst>
            <c:ext xmlns:c16="http://schemas.microsoft.com/office/drawing/2014/chart" uri="{C3380CC4-5D6E-409C-BE32-E72D297353CC}">
              <c16:uniqueId val="{00000001-E2A1-4EB9-B545-6769AB4C16EC}"/>
            </c:ext>
          </c:extLst>
        </c:ser>
        <c:ser>
          <c:idx val="6"/>
          <c:order val="2"/>
          <c:tx>
            <c:v>4 Queues</c:v>
          </c:tx>
          <c:spPr>
            <a:ln>
              <a:solidFill>
                <a:srgbClr val="92D050"/>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perf_result_bidir!$H$40:$H$53</c:f>
              <c:numCache>
                <c:formatCode>General</c:formatCode>
                <c:ptCount val="14"/>
                <c:pt idx="0">
                  <c:v>8086.3412879999996</c:v>
                </c:pt>
                <c:pt idx="1">
                  <c:v>15928.931912</c:v>
                </c:pt>
                <c:pt idx="2">
                  <c:v>33034.36</c:v>
                </c:pt>
                <c:pt idx="3">
                  <c:v>64670.495999999999</c:v>
                </c:pt>
                <c:pt idx="4">
                  <c:v>112988.304</c:v>
                </c:pt>
                <c:pt idx="5">
                  <c:v>124956</c:v>
                </c:pt>
                <c:pt idx="6">
                  <c:v>124961.59999999998</c:v>
                </c:pt>
                <c:pt idx="7">
                  <c:v>124959.92</c:v>
                </c:pt>
                <c:pt idx="8">
                  <c:v>124954.4</c:v>
                </c:pt>
                <c:pt idx="9">
                  <c:v>124963.696</c:v>
                </c:pt>
                <c:pt idx="10">
                  <c:v>124954.60800000001</c:v>
                </c:pt>
                <c:pt idx="11">
                  <c:v>124963.83199999999</c:v>
                </c:pt>
                <c:pt idx="12">
                  <c:v>124954.25600000001</c:v>
                </c:pt>
                <c:pt idx="13">
                  <c:v>124958.94399999999</c:v>
                </c:pt>
              </c:numCache>
            </c:numRef>
          </c:val>
          <c:smooth val="1"/>
          <c:extLst>
            <c:ext xmlns:c16="http://schemas.microsoft.com/office/drawing/2014/chart" uri="{C3380CC4-5D6E-409C-BE32-E72D297353CC}">
              <c16:uniqueId val="{00000002-E2A1-4EB9-B545-6769AB4C16EC}"/>
            </c:ext>
          </c:extLst>
        </c:ser>
        <c:ser>
          <c:idx val="7"/>
          <c:order val="3"/>
          <c:tx>
            <c:v>8 Queues</c:v>
          </c:tx>
          <c:spPr>
            <a:ln>
              <a:solidFill>
                <a:schemeClr val="accent4">
                  <a:lumMod val="60000"/>
                  <a:lumOff val="40000"/>
                </a:schemeClr>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perf_result_bidir!$H$58:$H$71</c:f>
              <c:numCache>
                <c:formatCode>General</c:formatCode>
                <c:ptCount val="14"/>
                <c:pt idx="0">
                  <c:v>7976.8582320000005</c:v>
                </c:pt>
                <c:pt idx="1">
                  <c:v>16484.187808000002</c:v>
                </c:pt>
                <c:pt idx="2">
                  <c:v>34007.127999999997</c:v>
                </c:pt>
                <c:pt idx="3">
                  <c:v>64507.535999999993</c:v>
                </c:pt>
                <c:pt idx="4">
                  <c:v>115302.71999999999</c:v>
                </c:pt>
                <c:pt idx="5">
                  <c:v>124947.568</c:v>
                </c:pt>
                <c:pt idx="6">
                  <c:v>124950.16800000001</c:v>
                </c:pt>
                <c:pt idx="7">
                  <c:v>124949.008</c:v>
                </c:pt>
                <c:pt idx="8">
                  <c:v>124948.10399999999</c:v>
                </c:pt>
                <c:pt idx="9">
                  <c:v>124952.79199999999</c:v>
                </c:pt>
                <c:pt idx="10">
                  <c:v>124949.01599999999</c:v>
                </c:pt>
                <c:pt idx="11">
                  <c:v>124949.992</c:v>
                </c:pt>
                <c:pt idx="12">
                  <c:v>124950.344</c:v>
                </c:pt>
                <c:pt idx="13">
                  <c:v>124949.44</c:v>
                </c:pt>
              </c:numCache>
            </c:numRef>
          </c:val>
          <c:smooth val="1"/>
          <c:extLst>
            <c:ext xmlns:c16="http://schemas.microsoft.com/office/drawing/2014/chart" uri="{C3380CC4-5D6E-409C-BE32-E72D297353CC}">
              <c16:uniqueId val="{00000003-E2A1-4EB9-B545-6769AB4C16EC}"/>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solidFill>
                  <a:srgbClr val="FF0000"/>
                </a:solidFill>
                <a:effectLst/>
              </a:rPr>
              <a:t>PF</a:t>
            </a:r>
            <a:r>
              <a:rPr lang="en-US" sz="1400" b="0" i="0" baseline="0">
                <a:effectLst/>
              </a:rPr>
              <a:t>: H2C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'H2C performance'!$C$11</c:f>
              <c:strCache>
                <c:ptCount val="1"/>
                <c:pt idx="0">
                  <c:v>1 Queue</c:v>
                </c:pt>
              </c:strCache>
            </c:strRef>
          </c:tx>
          <c:spPr>
            <a:ln w="28575" cap="rnd">
              <a:solidFill>
                <a:schemeClr val="accent1"/>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performance'!$D$11:$BO$11</c:f>
              <c:numCache>
                <c:formatCode>General</c:formatCode>
                <c:ptCount val="64"/>
                <c:pt idx="0">
                  <c:v>17.361000000000001</c:v>
                </c:pt>
                <c:pt idx="1">
                  <c:v>34.093000000000004</c:v>
                </c:pt>
                <c:pt idx="2">
                  <c:v>50.378</c:v>
                </c:pt>
                <c:pt idx="3">
                  <c:v>66.046000000000006</c:v>
                </c:pt>
                <c:pt idx="4">
                  <c:v>81.186000000000007</c:v>
                </c:pt>
                <c:pt idx="5">
                  <c:v>94.873999999999995</c:v>
                </c:pt>
                <c:pt idx="6">
                  <c:v>100.351</c:v>
                </c:pt>
                <c:pt idx="7">
                  <c:v>99.831000000000003</c:v>
                </c:pt>
                <c:pt idx="8">
                  <c:v>100.119</c:v>
                </c:pt>
                <c:pt idx="9">
                  <c:v>100.336</c:v>
                </c:pt>
                <c:pt idx="10">
                  <c:v>99.828000000000003</c:v>
                </c:pt>
                <c:pt idx="11">
                  <c:v>100.035</c:v>
                </c:pt>
                <c:pt idx="12">
                  <c:v>100.211</c:v>
                </c:pt>
                <c:pt idx="13">
                  <c:v>99.93</c:v>
                </c:pt>
                <c:pt idx="14">
                  <c:v>100.08799999999999</c:v>
                </c:pt>
                <c:pt idx="15">
                  <c:v>99.85</c:v>
                </c:pt>
                <c:pt idx="16">
                  <c:v>99.99</c:v>
                </c:pt>
                <c:pt idx="17">
                  <c:v>100.121</c:v>
                </c:pt>
                <c:pt idx="18">
                  <c:v>99.924000000000007</c:v>
                </c:pt>
                <c:pt idx="19">
                  <c:v>100.044</c:v>
                </c:pt>
                <c:pt idx="20">
                  <c:v>100.126</c:v>
                </c:pt>
                <c:pt idx="21">
                  <c:v>99.903000000000006</c:v>
                </c:pt>
                <c:pt idx="22">
                  <c:v>100.011</c:v>
                </c:pt>
                <c:pt idx="23">
                  <c:v>100.10899999999999</c:v>
                </c:pt>
                <c:pt idx="24">
                  <c:v>99.941999999999993</c:v>
                </c:pt>
                <c:pt idx="25">
                  <c:v>100.044</c:v>
                </c:pt>
                <c:pt idx="26">
                  <c:v>100.122</c:v>
                </c:pt>
                <c:pt idx="27">
                  <c:v>99.991</c:v>
                </c:pt>
                <c:pt idx="28">
                  <c:v>100.07299999999999</c:v>
                </c:pt>
                <c:pt idx="29">
                  <c:v>99.941000000000003</c:v>
                </c:pt>
                <c:pt idx="30">
                  <c:v>100.02200000000001</c:v>
                </c:pt>
                <c:pt idx="31">
                  <c:v>100.092</c:v>
                </c:pt>
                <c:pt idx="32">
                  <c:v>99.933000000000007</c:v>
                </c:pt>
                <c:pt idx="33">
                  <c:v>99.992999999999995</c:v>
                </c:pt>
                <c:pt idx="34">
                  <c:v>100.065</c:v>
                </c:pt>
                <c:pt idx="35">
                  <c:v>99.965000000000003</c:v>
                </c:pt>
                <c:pt idx="36">
                  <c:v>100.021</c:v>
                </c:pt>
                <c:pt idx="37">
                  <c:v>100.087</c:v>
                </c:pt>
                <c:pt idx="38">
                  <c:v>99.992000000000004</c:v>
                </c:pt>
                <c:pt idx="39">
                  <c:v>100.04900000000001</c:v>
                </c:pt>
                <c:pt idx="40">
                  <c:v>99.954999999999998</c:v>
                </c:pt>
                <c:pt idx="41">
                  <c:v>100.009</c:v>
                </c:pt>
                <c:pt idx="42">
                  <c:v>100.04</c:v>
                </c:pt>
                <c:pt idx="43">
                  <c:v>99.947000000000003</c:v>
                </c:pt>
                <c:pt idx="44">
                  <c:v>99.998000000000005</c:v>
                </c:pt>
                <c:pt idx="45">
                  <c:v>100.05</c:v>
                </c:pt>
                <c:pt idx="46">
                  <c:v>99.966999999999999</c:v>
                </c:pt>
                <c:pt idx="47">
                  <c:v>100.018</c:v>
                </c:pt>
                <c:pt idx="48">
                  <c:v>100.062</c:v>
                </c:pt>
                <c:pt idx="49">
                  <c:v>99.983999999999995</c:v>
                </c:pt>
                <c:pt idx="50">
                  <c:v>100.036</c:v>
                </c:pt>
                <c:pt idx="51">
                  <c:v>100.08199999999999</c:v>
                </c:pt>
                <c:pt idx="52">
                  <c:v>99.977999999999994</c:v>
                </c:pt>
                <c:pt idx="53">
                  <c:v>100.021</c:v>
                </c:pt>
                <c:pt idx="54">
                  <c:v>99.951999999999998</c:v>
                </c:pt>
                <c:pt idx="55">
                  <c:v>99.995999999999995</c:v>
                </c:pt>
                <c:pt idx="56">
                  <c:v>100.03400000000001</c:v>
                </c:pt>
                <c:pt idx="57">
                  <c:v>99.968000000000004</c:v>
                </c:pt>
                <c:pt idx="58">
                  <c:v>100.01</c:v>
                </c:pt>
                <c:pt idx="59">
                  <c:v>100.04900000000001</c:v>
                </c:pt>
                <c:pt idx="60">
                  <c:v>99.986000000000004</c:v>
                </c:pt>
                <c:pt idx="61">
                  <c:v>100.024</c:v>
                </c:pt>
                <c:pt idx="62">
                  <c:v>100.06399999999999</c:v>
                </c:pt>
                <c:pt idx="63">
                  <c:v>99.978999999999999</c:v>
                </c:pt>
              </c:numCache>
            </c:numRef>
          </c:val>
          <c:smooth val="0"/>
          <c:extLst>
            <c:ext xmlns:c16="http://schemas.microsoft.com/office/drawing/2014/chart" uri="{C3380CC4-5D6E-409C-BE32-E72D297353CC}">
              <c16:uniqueId val="{00000000-2F72-4AE6-85B3-F74A81646870}"/>
            </c:ext>
          </c:extLst>
        </c:ser>
        <c:ser>
          <c:idx val="1"/>
          <c:order val="1"/>
          <c:tx>
            <c:strRef>
              <c:f>'H2C performance'!$C$10</c:f>
              <c:strCache>
                <c:ptCount val="1"/>
                <c:pt idx="0">
                  <c:v>2 Queues</c:v>
                </c:pt>
              </c:strCache>
            </c:strRef>
          </c:tx>
          <c:spPr>
            <a:ln w="28575" cap="rnd">
              <a:solidFill>
                <a:schemeClr val="accent2"/>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performance'!$D$10:$BO$10</c:f>
              <c:numCache>
                <c:formatCode>General</c:formatCode>
                <c:ptCount val="64"/>
                <c:pt idx="0">
                  <c:v>35.128999999999998</c:v>
                </c:pt>
                <c:pt idx="1">
                  <c:v>68.241</c:v>
                </c:pt>
                <c:pt idx="2">
                  <c:v>93.905000000000001</c:v>
                </c:pt>
                <c:pt idx="3">
                  <c:v>98.084999999999994</c:v>
                </c:pt>
                <c:pt idx="4">
                  <c:v>99.572999999999993</c:v>
                </c:pt>
                <c:pt idx="5">
                  <c:v>100.03400000000001</c:v>
                </c:pt>
                <c:pt idx="6">
                  <c:v>100.361</c:v>
                </c:pt>
                <c:pt idx="7">
                  <c:v>99.85</c:v>
                </c:pt>
                <c:pt idx="8">
                  <c:v>100.122</c:v>
                </c:pt>
                <c:pt idx="9">
                  <c:v>100.352</c:v>
                </c:pt>
                <c:pt idx="10">
                  <c:v>99.903000000000006</c:v>
                </c:pt>
                <c:pt idx="11">
                  <c:v>100.108</c:v>
                </c:pt>
                <c:pt idx="12">
                  <c:v>100.27800000000001</c:v>
                </c:pt>
                <c:pt idx="13">
                  <c:v>99.992000000000004</c:v>
                </c:pt>
                <c:pt idx="14">
                  <c:v>100.14700000000001</c:v>
                </c:pt>
                <c:pt idx="15">
                  <c:v>99.858999999999995</c:v>
                </c:pt>
                <c:pt idx="16">
                  <c:v>99.992000000000004</c:v>
                </c:pt>
                <c:pt idx="17">
                  <c:v>100.133</c:v>
                </c:pt>
                <c:pt idx="18">
                  <c:v>99.926000000000002</c:v>
                </c:pt>
                <c:pt idx="19">
                  <c:v>100.05200000000001</c:v>
                </c:pt>
                <c:pt idx="20">
                  <c:v>100.161</c:v>
                </c:pt>
                <c:pt idx="21">
                  <c:v>99.947000000000003</c:v>
                </c:pt>
                <c:pt idx="22">
                  <c:v>100.047</c:v>
                </c:pt>
                <c:pt idx="23">
                  <c:v>100.139</c:v>
                </c:pt>
                <c:pt idx="24">
                  <c:v>99.988</c:v>
                </c:pt>
                <c:pt idx="25">
                  <c:v>100.078</c:v>
                </c:pt>
                <c:pt idx="26">
                  <c:v>100.166</c:v>
                </c:pt>
                <c:pt idx="27">
                  <c:v>99.995999999999995</c:v>
                </c:pt>
                <c:pt idx="28">
                  <c:v>100.07599999999999</c:v>
                </c:pt>
                <c:pt idx="29">
                  <c:v>99.941000000000003</c:v>
                </c:pt>
                <c:pt idx="30">
                  <c:v>100.026</c:v>
                </c:pt>
                <c:pt idx="31">
                  <c:v>100.09699999999999</c:v>
                </c:pt>
                <c:pt idx="32">
                  <c:v>99.959000000000003</c:v>
                </c:pt>
                <c:pt idx="33">
                  <c:v>100.027</c:v>
                </c:pt>
                <c:pt idx="34">
                  <c:v>100.095</c:v>
                </c:pt>
                <c:pt idx="35">
                  <c:v>99.986000000000004</c:v>
                </c:pt>
                <c:pt idx="36">
                  <c:v>100.053</c:v>
                </c:pt>
                <c:pt idx="37">
                  <c:v>100.11199999999999</c:v>
                </c:pt>
                <c:pt idx="38">
                  <c:v>99.992000000000004</c:v>
                </c:pt>
                <c:pt idx="39">
                  <c:v>100.05200000000001</c:v>
                </c:pt>
                <c:pt idx="40">
                  <c:v>99.954999999999998</c:v>
                </c:pt>
                <c:pt idx="41">
                  <c:v>100.00700000000001</c:v>
                </c:pt>
                <c:pt idx="42">
                  <c:v>100.057</c:v>
                </c:pt>
                <c:pt idx="43">
                  <c:v>99.968000000000004</c:v>
                </c:pt>
                <c:pt idx="44">
                  <c:v>100.01600000000001</c:v>
                </c:pt>
                <c:pt idx="45">
                  <c:v>100.071</c:v>
                </c:pt>
                <c:pt idx="46">
                  <c:v>99.97</c:v>
                </c:pt>
                <c:pt idx="47">
                  <c:v>100.021</c:v>
                </c:pt>
                <c:pt idx="48">
                  <c:v>100.069</c:v>
                </c:pt>
                <c:pt idx="49">
                  <c:v>99.991</c:v>
                </c:pt>
                <c:pt idx="50">
                  <c:v>100.036</c:v>
                </c:pt>
                <c:pt idx="51">
                  <c:v>100.08199999999999</c:v>
                </c:pt>
                <c:pt idx="52">
                  <c:v>99.995000000000005</c:v>
                </c:pt>
                <c:pt idx="53">
                  <c:v>100.038</c:v>
                </c:pt>
                <c:pt idx="54">
                  <c:v>99.972999999999999</c:v>
                </c:pt>
                <c:pt idx="55">
                  <c:v>100.004</c:v>
                </c:pt>
                <c:pt idx="56">
                  <c:v>100.053</c:v>
                </c:pt>
                <c:pt idx="57">
                  <c:v>99.971999999999994</c:v>
                </c:pt>
                <c:pt idx="58">
                  <c:v>100.014</c:v>
                </c:pt>
                <c:pt idx="59">
                  <c:v>100.04900000000001</c:v>
                </c:pt>
                <c:pt idx="60">
                  <c:v>99.99</c:v>
                </c:pt>
                <c:pt idx="61">
                  <c:v>100.02800000000001</c:v>
                </c:pt>
                <c:pt idx="62">
                  <c:v>100.06399999999999</c:v>
                </c:pt>
                <c:pt idx="63">
                  <c:v>99.995999999999995</c:v>
                </c:pt>
              </c:numCache>
            </c:numRef>
          </c:val>
          <c:smooth val="0"/>
          <c:extLst>
            <c:ext xmlns:c16="http://schemas.microsoft.com/office/drawing/2014/chart" uri="{C3380CC4-5D6E-409C-BE32-E72D297353CC}">
              <c16:uniqueId val="{00000001-2F72-4AE6-85B3-F74A81646870}"/>
            </c:ext>
          </c:extLst>
        </c:ser>
        <c:ser>
          <c:idx val="2"/>
          <c:order val="2"/>
          <c:tx>
            <c:strRef>
              <c:f>'H2C performance'!$C$9</c:f>
              <c:strCache>
                <c:ptCount val="1"/>
                <c:pt idx="0">
                  <c:v>4 Queues</c:v>
                </c:pt>
              </c:strCache>
            </c:strRef>
          </c:tx>
          <c:spPr>
            <a:ln w="28575" cap="rnd">
              <a:solidFill>
                <a:srgbClr val="00B050"/>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performance'!$D$9:$BO$9</c:f>
              <c:numCache>
                <c:formatCode>General</c:formatCode>
                <c:ptCount val="64"/>
                <c:pt idx="0">
                  <c:v>56.216000000000001</c:v>
                </c:pt>
                <c:pt idx="1">
                  <c:v>87.606999999999999</c:v>
                </c:pt>
                <c:pt idx="2">
                  <c:v>93.424999999999997</c:v>
                </c:pt>
                <c:pt idx="3">
                  <c:v>97.1</c:v>
                </c:pt>
                <c:pt idx="4">
                  <c:v>99.322999999999993</c:v>
                </c:pt>
                <c:pt idx="5">
                  <c:v>100.107</c:v>
                </c:pt>
                <c:pt idx="6">
                  <c:v>100.429</c:v>
                </c:pt>
                <c:pt idx="7">
                  <c:v>99.856999999999999</c:v>
                </c:pt>
                <c:pt idx="8">
                  <c:v>100.13</c:v>
                </c:pt>
                <c:pt idx="9">
                  <c:v>100.354</c:v>
                </c:pt>
                <c:pt idx="10">
                  <c:v>99.944999999999993</c:v>
                </c:pt>
                <c:pt idx="11">
                  <c:v>100.139</c:v>
                </c:pt>
                <c:pt idx="12">
                  <c:v>100.315</c:v>
                </c:pt>
                <c:pt idx="13">
                  <c:v>99.995999999999995</c:v>
                </c:pt>
                <c:pt idx="14">
                  <c:v>100.152</c:v>
                </c:pt>
                <c:pt idx="15">
                  <c:v>99.88</c:v>
                </c:pt>
                <c:pt idx="16">
                  <c:v>100.02800000000001</c:v>
                </c:pt>
                <c:pt idx="17">
                  <c:v>100.15600000000001</c:v>
                </c:pt>
                <c:pt idx="18">
                  <c:v>99.927000000000007</c:v>
                </c:pt>
                <c:pt idx="19">
                  <c:v>100.05200000000001</c:v>
                </c:pt>
                <c:pt idx="20">
                  <c:v>100.158</c:v>
                </c:pt>
                <c:pt idx="21">
                  <c:v>99.962999999999994</c:v>
                </c:pt>
                <c:pt idx="22">
                  <c:v>100.069</c:v>
                </c:pt>
                <c:pt idx="23">
                  <c:v>100.161</c:v>
                </c:pt>
                <c:pt idx="24">
                  <c:v>99.992999999999995</c:v>
                </c:pt>
                <c:pt idx="25">
                  <c:v>100.08199999999999</c:v>
                </c:pt>
                <c:pt idx="26">
                  <c:v>100.166</c:v>
                </c:pt>
                <c:pt idx="27">
                  <c:v>100.00700000000001</c:v>
                </c:pt>
                <c:pt idx="28">
                  <c:v>100.09399999999999</c:v>
                </c:pt>
                <c:pt idx="29">
                  <c:v>99.947000000000003</c:v>
                </c:pt>
                <c:pt idx="30">
                  <c:v>100.02800000000001</c:v>
                </c:pt>
                <c:pt idx="31">
                  <c:v>100.101</c:v>
                </c:pt>
                <c:pt idx="32">
                  <c:v>99.971999999999994</c:v>
                </c:pt>
                <c:pt idx="33">
                  <c:v>100.04</c:v>
                </c:pt>
                <c:pt idx="34">
                  <c:v>100.10599999999999</c:v>
                </c:pt>
                <c:pt idx="35">
                  <c:v>99.989000000000004</c:v>
                </c:pt>
                <c:pt idx="36">
                  <c:v>100.053</c:v>
                </c:pt>
                <c:pt idx="37">
                  <c:v>100.11199999999999</c:v>
                </c:pt>
                <c:pt idx="38">
                  <c:v>99.997</c:v>
                </c:pt>
                <c:pt idx="39">
                  <c:v>100.065</c:v>
                </c:pt>
                <c:pt idx="40">
                  <c:v>99.954999999999998</c:v>
                </c:pt>
                <c:pt idx="41">
                  <c:v>100.004</c:v>
                </c:pt>
                <c:pt idx="42">
                  <c:v>100.074</c:v>
                </c:pt>
                <c:pt idx="43">
                  <c:v>99.965000000000003</c:v>
                </c:pt>
                <c:pt idx="44">
                  <c:v>100.02200000000001</c:v>
                </c:pt>
                <c:pt idx="45">
                  <c:v>100.068</c:v>
                </c:pt>
                <c:pt idx="46">
                  <c:v>99.983000000000004</c:v>
                </c:pt>
                <c:pt idx="47">
                  <c:v>100.03400000000001</c:v>
                </c:pt>
                <c:pt idx="48">
                  <c:v>100.07899999999999</c:v>
                </c:pt>
                <c:pt idx="49">
                  <c:v>99.991</c:v>
                </c:pt>
                <c:pt idx="50">
                  <c:v>100.039</c:v>
                </c:pt>
                <c:pt idx="51">
                  <c:v>100.08199999999999</c:v>
                </c:pt>
                <c:pt idx="52">
                  <c:v>100.002</c:v>
                </c:pt>
                <c:pt idx="53">
                  <c:v>100.053</c:v>
                </c:pt>
                <c:pt idx="54">
                  <c:v>99.97</c:v>
                </c:pt>
                <c:pt idx="55">
                  <c:v>100.011</c:v>
                </c:pt>
                <c:pt idx="56">
                  <c:v>100.053</c:v>
                </c:pt>
                <c:pt idx="57">
                  <c:v>99.983000000000004</c:v>
                </c:pt>
                <c:pt idx="58">
                  <c:v>100.021</c:v>
                </c:pt>
                <c:pt idx="59">
                  <c:v>100.053</c:v>
                </c:pt>
                <c:pt idx="60">
                  <c:v>99.99</c:v>
                </c:pt>
                <c:pt idx="61">
                  <c:v>100.024</c:v>
                </c:pt>
                <c:pt idx="62">
                  <c:v>100.06399999999999</c:v>
                </c:pt>
                <c:pt idx="63">
                  <c:v>100</c:v>
                </c:pt>
              </c:numCache>
            </c:numRef>
          </c:val>
          <c:smooth val="0"/>
          <c:extLst>
            <c:ext xmlns:c16="http://schemas.microsoft.com/office/drawing/2014/chart" uri="{C3380CC4-5D6E-409C-BE32-E72D297353CC}">
              <c16:uniqueId val="{00000002-2F72-4AE6-85B3-F74A81646870}"/>
            </c:ext>
          </c:extLst>
        </c:ser>
        <c:ser>
          <c:idx val="3"/>
          <c:order val="3"/>
          <c:tx>
            <c:strRef>
              <c:f>'H2C performance'!$C$8</c:f>
              <c:strCache>
                <c:ptCount val="1"/>
                <c:pt idx="0">
                  <c:v>8 Queues</c:v>
                </c:pt>
              </c:strCache>
            </c:strRef>
          </c:tx>
          <c:spPr>
            <a:ln w="28575" cap="rnd">
              <a:solidFill>
                <a:schemeClr val="accent4"/>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performance'!$D$8:$BO$8</c:f>
              <c:numCache>
                <c:formatCode>General</c:formatCode>
                <c:ptCount val="64"/>
                <c:pt idx="0">
                  <c:v>56.502000000000002</c:v>
                </c:pt>
                <c:pt idx="1">
                  <c:v>87.626999999999995</c:v>
                </c:pt>
                <c:pt idx="2">
                  <c:v>93.445999999999998</c:v>
                </c:pt>
                <c:pt idx="3">
                  <c:v>97.093000000000004</c:v>
                </c:pt>
                <c:pt idx="4">
                  <c:v>99.328000000000003</c:v>
                </c:pt>
                <c:pt idx="5">
                  <c:v>100.137</c:v>
                </c:pt>
                <c:pt idx="6">
                  <c:v>100.46299999999999</c:v>
                </c:pt>
                <c:pt idx="7">
                  <c:v>99.878</c:v>
                </c:pt>
                <c:pt idx="8">
                  <c:v>100.15600000000001</c:v>
                </c:pt>
                <c:pt idx="9">
                  <c:v>100.377</c:v>
                </c:pt>
                <c:pt idx="10">
                  <c:v>99.962999999999994</c:v>
                </c:pt>
                <c:pt idx="11">
                  <c:v>100.16200000000001</c:v>
                </c:pt>
                <c:pt idx="12">
                  <c:v>100.33199999999999</c:v>
                </c:pt>
                <c:pt idx="13">
                  <c:v>100.00700000000001</c:v>
                </c:pt>
                <c:pt idx="14">
                  <c:v>100.166</c:v>
                </c:pt>
                <c:pt idx="15">
                  <c:v>99.896000000000001</c:v>
                </c:pt>
                <c:pt idx="16">
                  <c:v>100.04</c:v>
                </c:pt>
                <c:pt idx="17">
                  <c:v>100.172</c:v>
                </c:pt>
                <c:pt idx="18">
                  <c:v>99.941999999999993</c:v>
                </c:pt>
                <c:pt idx="19">
                  <c:v>100.06100000000001</c:v>
                </c:pt>
                <c:pt idx="20">
                  <c:v>100.172</c:v>
                </c:pt>
                <c:pt idx="21">
                  <c:v>99.965999999999994</c:v>
                </c:pt>
                <c:pt idx="22">
                  <c:v>100.071</c:v>
                </c:pt>
                <c:pt idx="23">
                  <c:v>100.163</c:v>
                </c:pt>
                <c:pt idx="24">
                  <c:v>99.989000000000004</c:v>
                </c:pt>
                <c:pt idx="25">
                  <c:v>100.08199999999999</c:v>
                </c:pt>
                <c:pt idx="26">
                  <c:v>100.169</c:v>
                </c:pt>
                <c:pt idx="27">
                  <c:v>100.00700000000001</c:v>
                </c:pt>
                <c:pt idx="28">
                  <c:v>100.09</c:v>
                </c:pt>
                <c:pt idx="29">
                  <c:v>99.947000000000003</c:v>
                </c:pt>
                <c:pt idx="30">
                  <c:v>100.03</c:v>
                </c:pt>
                <c:pt idx="31">
                  <c:v>100.09399999999999</c:v>
                </c:pt>
                <c:pt idx="32">
                  <c:v>99.97</c:v>
                </c:pt>
                <c:pt idx="33">
                  <c:v>100.042</c:v>
                </c:pt>
                <c:pt idx="34">
                  <c:v>100.108</c:v>
                </c:pt>
                <c:pt idx="35">
                  <c:v>99.989000000000004</c:v>
                </c:pt>
                <c:pt idx="36">
                  <c:v>100.05800000000001</c:v>
                </c:pt>
                <c:pt idx="37">
                  <c:v>100.11199999999999</c:v>
                </c:pt>
                <c:pt idx="38">
                  <c:v>100.002</c:v>
                </c:pt>
                <c:pt idx="39">
                  <c:v>100.065</c:v>
                </c:pt>
                <c:pt idx="40">
                  <c:v>99.954999999999998</c:v>
                </c:pt>
                <c:pt idx="41">
                  <c:v>100.018</c:v>
                </c:pt>
                <c:pt idx="42">
                  <c:v>100.068</c:v>
                </c:pt>
                <c:pt idx="43">
                  <c:v>99.962000000000003</c:v>
                </c:pt>
                <c:pt idx="44">
                  <c:v>100.01600000000001</c:v>
                </c:pt>
                <c:pt idx="45">
                  <c:v>100.068</c:v>
                </c:pt>
                <c:pt idx="46">
                  <c:v>99.992000000000004</c:v>
                </c:pt>
                <c:pt idx="47">
                  <c:v>100.03400000000001</c:v>
                </c:pt>
                <c:pt idx="48">
                  <c:v>100.075</c:v>
                </c:pt>
                <c:pt idx="49">
                  <c:v>99.994</c:v>
                </c:pt>
                <c:pt idx="50">
                  <c:v>100.042</c:v>
                </c:pt>
                <c:pt idx="51">
                  <c:v>100.08499999999999</c:v>
                </c:pt>
                <c:pt idx="52">
                  <c:v>100.006</c:v>
                </c:pt>
                <c:pt idx="53">
                  <c:v>100.04900000000001</c:v>
                </c:pt>
                <c:pt idx="54">
                  <c:v>99.972999999999999</c:v>
                </c:pt>
                <c:pt idx="55">
                  <c:v>100.015</c:v>
                </c:pt>
                <c:pt idx="56">
                  <c:v>100.056</c:v>
                </c:pt>
                <c:pt idx="57">
                  <c:v>99.983000000000004</c:v>
                </c:pt>
                <c:pt idx="58">
                  <c:v>100.029</c:v>
                </c:pt>
                <c:pt idx="59">
                  <c:v>100.065</c:v>
                </c:pt>
                <c:pt idx="60">
                  <c:v>99.994</c:v>
                </c:pt>
                <c:pt idx="61">
                  <c:v>100.032</c:v>
                </c:pt>
                <c:pt idx="62">
                  <c:v>100.06399999999999</c:v>
                </c:pt>
                <c:pt idx="63">
                  <c:v>99.995999999999995</c:v>
                </c:pt>
              </c:numCache>
            </c:numRef>
          </c:val>
          <c:smooth val="0"/>
          <c:extLst>
            <c:ext xmlns:c16="http://schemas.microsoft.com/office/drawing/2014/chart" uri="{C3380CC4-5D6E-409C-BE32-E72D297353CC}">
              <c16:uniqueId val="{00000003-2F72-4AE6-85B3-F74A81646870}"/>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a:t>
            </a:r>
            <a:r>
              <a:rPr lang="en-US" baseline="0">
                <a:solidFill>
                  <a:srgbClr val="FF0000"/>
                </a:solidFill>
              </a:rPr>
              <a:t> </a:t>
            </a:r>
            <a:r>
              <a:rPr lang="en-US"/>
              <a:t>H2C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performance'!$D$15:$BO$15</c:f>
              <c:numCache>
                <c:formatCode>General</c:formatCode>
                <c:ptCount val="64"/>
                <c:pt idx="0">
                  <c:v>49.27734375</c:v>
                </c:pt>
                <c:pt idx="1">
                  <c:v>48.8056640625</c:v>
                </c:pt>
                <c:pt idx="2">
                  <c:v>47.323567708333336</c:v>
                </c:pt>
                <c:pt idx="3">
                  <c:v>42.36376953125</c:v>
                </c:pt>
                <c:pt idx="4">
                  <c:v>38.530859374999999</c:v>
                </c:pt>
                <c:pt idx="5">
                  <c:v>32.37109375</c:v>
                </c:pt>
                <c:pt idx="6">
                  <c:v>28.017299107142858</c:v>
                </c:pt>
                <c:pt idx="7">
                  <c:v>24.45751953125</c:v>
                </c:pt>
                <c:pt idx="8">
                  <c:v>21.694878472222221</c:v>
                </c:pt>
                <c:pt idx="9">
                  <c:v>19.500390625000001</c:v>
                </c:pt>
                <c:pt idx="10">
                  <c:v>17.703480113636363</c:v>
                </c:pt>
                <c:pt idx="11">
                  <c:v>16.3193359375</c:v>
                </c:pt>
                <c:pt idx="12">
                  <c:v>15.03936298076923</c:v>
                </c:pt>
                <c:pt idx="13">
                  <c:v>13.951590401785714</c:v>
                </c:pt>
                <c:pt idx="14">
                  <c:v>13.007682291666667</c:v>
                </c:pt>
                <c:pt idx="15">
                  <c:v>12.1837158203125</c:v>
                </c:pt>
                <c:pt idx="16">
                  <c:v>11.509765625</c:v>
                </c:pt>
                <c:pt idx="17">
                  <c:v>10.859809027777779</c:v>
                </c:pt>
                <c:pt idx="18">
                  <c:v>10.279810855263158</c:v>
                </c:pt>
                <c:pt idx="19">
                  <c:v>9.75830078125</c:v>
                </c:pt>
                <c:pt idx="20">
                  <c:v>9.2868303571428577</c:v>
                </c:pt>
                <c:pt idx="21">
                  <c:v>8.8905362215909083</c:v>
                </c:pt>
                <c:pt idx="22">
                  <c:v>8.4959239130434785</c:v>
                </c:pt>
                <c:pt idx="23">
                  <c:v>8.13818359375</c:v>
                </c:pt>
                <c:pt idx="24">
                  <c:v>7.8079687499999997</c:v>
                </c:pt>
                <c:pt idx="25">
                  <c:v>7.5033052884615383</c:v>
                </c:pt>
                <c:pt idx="26">
                  <c:v>7.2424768518518521</c:v>
                </c:pt>
                <c:pt idx="27">
                  <c:v>6.97900390625</c:v>
                </c:pt>
                <c:pt idx="28">
                  <c:v>6.7350484913793105</c:v>
                </c:pt>
                <c:pt idx="29">
                  <c:v>6.5065755208333336</c:v>
                </c:pt>
                <c:pt idx="30">
                  <c:v>6.294165826612903</c:v>
                </c:pt>
                <c:pt idx="31">
                  <c:v>6.109375</c:v>
                </c:pt>
                <c:pt idx="32">
                  <c:v>5.919921875</c:v>
                </c:pt>
                <c:pt idx="33">
                  <c:v>5.7439682904411766</c:v>
                </c:pt>
                <c:pt idx="34">
                  <c:v>5.5776785714285717</c:v>
                </c:pt>
                <c:pt idx="35">
                  <c:v>5.4207899305555554</c:v>
                </c:pt>
                <c:pt idx="36">
                  <c:v>5.2830975506756754</c:v>
                </c:pt>
                <c:pt idx="37">
                  <c:v>5.1416015625</c:v>
                </c:pt>
                <c:pt idx="38">
                  <c:v>5.007962740384615</c:v>
                </c:pt>
                <c:pt idx="39">
                  <c:v>4.8799804687500004</c:v>
                </c:pt>
                <c:pt idx="40">
                  <c:v>4.7599085365853657</c:v>
                </c:pt>
                <c:pt idx="41">
                  <c:v>4.6535993303571432</c:v>
                </c:pt>
                <c:pt idx="42">
                  <c:v>4.5439226017441863</c:v>
                </c:pt>
                <c:pt idx="43">
                  <c:v>4.4388316761363633</c:v>
                </c:pt>
                <c:pt idx="44">
                  <c:v>4.3385850694444441</c:v>
                </c:pt>
                <c:pt idx="45">
                  <c:v>4.2431640625</c:v>
                </c:pt>
                <c:pt idx="46">
                  <c:v>4.1583277925531918</c:v>
                </c:pt>
                <c:pt idx="47">
                  <c:v>4.0703125</c:v>
                </c:pt>
                <c:pt idx="48">
                  <c:v>3.9858498086734695</c:v>
                </c:pt>
                <c:pt idx="49">
                  <c:v>3.9039843749999998</c:v>
                </c:pt>
                <c:pt idx="50">
                  <c:v>3.8271675857843137</c:v>
                </c:pt>
                <c:pt idx="51">
                  <c:v>3.7581881009615383</c:v>
                </c:pt>
                <c:pt idx="52">
                  <c:v>3.6862470518867925</c:v>
                </c:pt>
                <c:pt idx="53">
                  <c:v>3.6159939236111112</c:v>
                </c:pt>
                <c:pt idx="54">
                  <c:v>3.5501420454545456</c:v>
                </c:pt>
                <c:pt idx="55">
                  <c:v>3.4856654575892856</c:v>
                </c:pt>
                <c:pt idx="56">
                  <c:v>3.4283511513157894</c:v>
                </c:pt>
                <c:pt idx="57">
                  <c:v>3.3679956896551726</c:v>
                </c:pt>
                <c:pt idx="58">
                  <c:v>3.3103813559322033</c:v>
                </c:pt>
                <c:pt idx="59">
                  <c:v>3.25439453125</c:v>
                </c:pt>
                <c:pt idx="60">
                  <c:v>3.1999871926229506</c:v>
                </c:pt>
                <c:pt idx="61">
                  <c:v>3.1518712197580645</c:v>
                </c:pt>
                <c:pt idx="62">
                  <c:v>3.1007874503968256</c:v>
                </c:pt>
                <c:pt idx="63">
                  <c:v>3.0517578125</c:v>
                </c:pt>
              </c:numCache>
            </c:numRef>
          </c:val>
          <c:smooth val="0"/>
          <c:extLst>
            <c:ext xmlns:c16="http://schemas.microsoft.com/office/drawing/2014/chart" uri="{C3380CC4-5D6E-409C-BE32-E72D297353CC}">
              <c16:uniqueId val="{00000000-4BBC-4FE0-8F4F-3AC5B7171C2F}"/>
            </c:ext>
          </c:extLst>
        </c:ser>
        <c:ser>
          <c:idx val="1"/>
          <c:order val="1"/>
          <c:tx>
            <c:v>2 Queues</c:v>
          </c:tx>
          <c:spPr>
            <a:ln w="28575" cap="rnd">
              <a:solidFill>
                <a:schemeClr val="accent2"/>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performance'!$D$14:$BO$14</c:f>
              <c:numCache>
                <c:formatCode>General</c:formatCode>
                <c:ptCount val="64"/>
                <c:pt idx="0">
                  <c:v>87.259765625</c:v>
                </c:pt>
                <c:pt idx="1">
                  <c:v>81.7861328125</c:v>
                </c:pt>
                <c:pt idx="2">
                  <c:v>62.9375</c:v>
                </c:pt>
                <c:pt idx="3">
                  <c:v>48.90478515625</c:v>
                </c:pt>
                <c:pt idx="4">
                  <c:v>38.723828124999997</c:v>
                </c:pt>
                <c:pt idx="5">
                  <c:v>32.415364583333336</c:v>
                </c:pt>
                <c:pt idx="6">
                  <c:v>28.059151785714285</c:v>
                </c:pt>
                <c:pt idx="7">
                  <c:v>24.47998046875</c:v>
                </c:pt>
                <c:pt idx="8">
                  <c:v>21.719835069444443</c:v>
                </c:pt>
                <c:pt idx="9">
                  <c:v>19.5166015625</c:v>
                </c:pt>
                <c:pt idx="10">
                  <c:v>17.717329545454547</c:v>
                </c:pt>
                <c:pt idx="11">
                  <c:v>16.3291015625</c:v>
                </c:pt>
                <c:pt idx="12">
                  <c:v>15.050631009615385</c:v>
                </c:pt>
                <c:pt idx="13">
                  <c:v>13.958286830357142</c:v>
                </c:pt>
                <c:pt idx="14">
                  <c:v>13.01328125</c:v>
                </c:pt>
                <c:pt idx="15">
                  <c:v>12.1893310546875</c:v>
                </c:pt>
                <c:pt idx="16">
                  <c:v>11.515510110294118</c:v>
                </c:pt>
                <c:pt idx="17">
                  <c:v>10.864040798611111</c:v>
                </c:pt>
                <c:pt idx="18">
                  <c:v>10.282894736842104</c:v>
                </c:pt>
                <c:pt idx="19">
                  <c:v>9.7600585937499993</c:v>
                </c:pt>
                <c:pt idx="20">
                  <c:v>9.2903645833333339</c:v>
                </c:pt>
                <c:pt idx="21">
                  <c:v>8.8936434659090917</c:v>
                </c:pt>
                <c:pt idx="22">
                  <c:v>8.5005095108695645</c:v>
                </c:pt>
                <c:pt idx="23">
                  <c:v>8.1407877604166661</c:v>
                </c:pt>
                <c:pt idx="24">
                  <c:v>7.8079687499999997</c:v>
                </c:pt>
                <c:pt idx="25">
                  <c:v>7.504056490384615</c:v>
                </c:pt>
                <c:pt idx="26">
                  <c:v>7.2442129629629628</c:v>
                </c:pt>
                <c:pt idx="27">
                  <c:v>6.9813058035714288</c:v>
                </c:pt>
                <c:pt idx="28">
                  <c:v>6.7359913793103452</c:v>
                </c:pt>
                <c:pt idx="29">
                  <c:v>6.5087890625</c:v>
                </c:pt>
                <c:pt idx="30">
                  <c:v>6.295677923387097</c:v>
                </c:pt>
                <c:pt idx="31">
                  <c:v>6.111083984375</c:v>
                </c:pt>
                <c:pt idx="32">
                  <c:v>5.922526041666667</c:v>
                </c:pt>
                <c:pt idx="33">
                  <c:v>5.745634191176471</c:v>
                </c:pt>
                <c:pt idx="34">
                  <c:v>5.5785714285714283</c:v>
                </c:pt>
                <c:pt idx="35">
                  <c:v>5.4216579861111107</c:v>
                </c:pt>
                <c:pt idx="36">
                  <c:v>5.2843116554054053</c:v>
                </c:pt>
                <c:pt idx="37">
                  <c:v>5.1428351151315788</c:v>
                </c:pt>
                <c:pt idx="38">
                  <c:v>5.0080629006410255</c:v>
                </c:pt>
                <c:pt idx="39">
                  <c:v>4.8817871093749998</c:v>
                </c:pt>
                <c:pt idx="40">
                  <c:v>4.7609565548780486</c:v>
                </c:pt>
                <c:pt idx="41">
                  <c:v>4.6545758928571432</c:v>
                </c:pt>
                <c:pt idx="42">
                  <c:v>4.5439680232558137</c:v>
                </c:pt>
                <c:pt idx="43">
                  <c:v>4.4396750710227275</c:v>
                </c:pt>
                <c:pt idx="44">
                  <c:v>4.339192708333333</c:v>
                </c:pt>
                <c:pt idx="45">
                  <c:v>4.2436735733695654</c:v>
                </c:pt>
                <c:pt idx="46">
                  <c:v>4.1590342420212769</c:v>
                </c:pt>
                <c:pt idx="47">
                  <c:v>4.071004231770833</c:v>
                </c:pt>
                <c:pt idx="48">
                  <c:v>3.9865274234693877</c:v>
                </c:pt>
                <c:pt idx="49">
                  <c:v>3.9040625000000002</c:v>
                </c:pt>
                <c:pt idx="50">
                  <c:v>3.8279335171568629</c:v>
                </c:pt>
                <c:pt idx="51">
                  <c:v>3.7588266225961537</c:v>
                </c:pt>
                <c:pt idx="52">
                  <c:v>3.6866524174528301</c:v>
                </c:pt>
                <c:pt idx="53">
                  <c:v>3.6159939236111112</c:v>
                </c:pt>
                <c:pt idx="54">
                  <c:v>3.5506392045454547</c:v>
                </c:pt>
                <c:pt idx="55">
                  <c:v>3.4861886160714284</c:v>
                </c:pt>
                <c:pt idx="56">
                  <c:v>3.4289679276315788</c:v>
                </c:pt>
                <c:pt idx="57">
                  <c:v>3.3687028556034484</c:v>
                </c:pt>
                <c:pt idx="58">
                  <c:v>3.3107786016949152</c:v>
                </c:pt>
                <c:pt idx="59">
                  <c:v>3.2547526041666668</c:v>
                </c:pt>
                <c:pt idx="60">
                  <c:v>3.1999871926229506</c:v>
                </c:pt>
                <c:pt idx="61">
                  <c:v>3.1519972278225805</c:v>
                </c:pt>
                <c:pt idx="62">
                  <c:v>3.1012834821428572</c:v>
                </c:pt>
                <c:pt idx="63">
                  <c:v>3.05194091796875</c:v>
                </c:pt>
              </c:numCache>
            </c:numRef>
          </c:val>
          <c:smooth val="0"/>
          <c:extLst>
            <c:ext xmlns:c16="http://schemas.microsoft.com/office/drawing/2014/chart" uri="{C3380CC4-5D6E-409C-BE32-E72D297353CC}">
              <c16:uniqueId val="{00000001-4BBC-4FE0-8F4F-3AC5B7171C2F}"/>
            </c:ext>
          </c:extLst>
        </c:ser>
        <c:ser>
          <c:idx val="2"/>
          <c:order val="2"/>
          <c:tx>
            <c:v>4 Queues</c:v>
          </c:tx>
          <c:spPr>
            <a:ln w="28575" cap="rnd">
              <a:solidFill>
                <a:schemeClr val="accent3"/>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performance'!$D$13:$BO$13</c:f>
              <c:numCache>
                <c:formatCode>General</c:formatCode>
                <c:ptCount val="64"/>
                <c:pt idx="0">
                  <c:v>133.724609375</c:v>
                </c:pt>
                <c:pt idx="1">
                  <c:v>85.61328125</c:v>
                </c:pt>
                <c:pt idx="2">
                  <c:v>62.963541666666664</c:v>
                </c:pt>
                <c:pt idx="3">
                  <c:v>48.95947265625</c:v>
                </c:pt>
                <c:pt idx="4">
                  <c:v>38.700390624999997</c:v>
                </c:pt>
                <c:pt idx="5">
                  <c:v>32.4482421875</c:v>
                </c:pt>
                <c:pt idx="6">
                  <c:v>28.07421875</c:v>
                </c:pt>
                <c:pt idx="7">
                  <c:v>24.496337890625</c:v>
                </c:pt>
                <c:pt idx="8">
                  <c:v>21.727864583333332</c:v>
                </c:pt>
                <c:pt idx="9">
                  <c:v>19.519921875000001</c:v>
                </c:pt>
                <c:pt idx="10">
                  <c:v>17.724254261363637</c:v>
                </c:pt>
                <c:pt idx="11">
                  <c:v>16.334147135416668</c:v>
                </c:pt>
                <c:pt idx="12">
                  <c:v>15.056039663461538</c:v>
                </c:pt>
                <c:pt idx="13">
                  <c:v>13.962611607142858</c:v>
                </c:pt>
                <c:pt idx="14">
                  <c:v>13.017578125</c:v>
                </c:pt>
                <c:pt idx="15">
                  <c:v>12.1920166015625</c:v>
                </c:pt>
                <c:pt idx="16">
                  <c:v>11.518152573529411</c:v>
                </c:pt>
                <c:pt idx="17">
                  <c:v>10.8671875</c:v>
                </c:pt>
                <c:pt idx="18">
                  <c:v>10.285670230263158</c:v>
                </c:pt>
                <c:pt idx="19">
                  <c:v>9.7635742187499996</c:v>
                </c:pt>
                <c:pt idx="20">
                  <c:v>9.2918526785714288</c:v>
                </c:pt>
                <c:pt idx="21">
                  <c:v>8.8952414772727266</c:v>
                </c:pt>
                <c:pt idx="22">
                  <c:v>8.5016983695652169</c:v>
                </c:pt>
                <c:pt idx="23">
                  <c:v>8.1420084635416661</c:v>
                </c:pt>
                <c:pt idx="24">
                  <c:v>7.8079687499999997</c:v>
                </c:pt>
                <c:pt idx="25">
                  <c:v>7.5061598557692308</c:v>
                </c:pt>
                <c:pt idx="26">
                  <c:v>7.244791666666667</c:v>
                </c:pt>
                <c:pt idx="27">
                  <c:v>6.9821428571428568</c:v>
                </c:pt>
                <c:pt idx="28">
                  <c:v>6.7374057112068968</c:v>
                </c:pt>
                <c:pt idx="29">
                  <c:v>6.5095052083333336</c:v>
                </c:pt>
                <c:pt idx="30">
                  <c:v>6.296307963709677</c:v>
                </c:pt>
                <c:pt idx="31">
                  <c:v>6.1116943359375</c:v>
                </c:pt>
                <c:pt idx="32">
                  <c:v>5.9234730113636367</c:v>
                </c:pt>
                <c:pt idx="33">
                  <c:v>5.7463809742647056</c:v>
                </c:pt>
                <c:pt idx="34">
                  <c:v>5.579743303571429</c:v>
                </c:pt>
                <c:pt idx="35">
                  <c:v>5.4224175347222223</c:v>
                </c:pt>
                <c:pt idx="36">
                  <c:v>5.2845755912162158</c:v>
                </c:pt>
                <c:pt idx="37">
                  <c:v>5.1434518914473681</c:v>
                </c:pt>
                <c:pt idx="38">
                  <c:v>5.0095152243589745</c:v>
                </c:pt>
                <c:pt idx="39">
                  <c:v>4.88232421875</c:v>
                </c:pt>
                <c:pt idx="40">
                  <c:v>4.7615282012195124</c:v>
                </c:pt>
                <c:pt idx="41">
                  <c:v>4.6549944196428568</c:v>
                </c:pt>
                <c:pt idx="42">
                  <c:v>4.5439680232558137</c:v>
                </c:pt>
                <c:pt idx="43">
                  <c:v>4.4400301846590908</c:v>
                </c:pt>
                <c:pt idx="44">
                  <c:v>4.339887152777778</c:v>
                </c:pt>
                <c:pt idx="45">
                  <c:v>4.2440132472826084</c:v>
                </c:pt>
                <c:pt idx="46">
                  <c:v>4.1594082446808507</c:v>
                </c:pt>
                <c:pt idx="47">
                  <c:v>4.0714111328125</c:v>
                </c:pt>
                <c:pt idx="48">
                  <c:v>3.9868064413265305</c:v>
                </c:pt>
                <c:pt idx="49">
                  <c:v>3.9058203124999999</c:v>
                </c:pt>
                <c:pt idx="50">
                  <c:v>3.8282015931372548</c:v>
                </c:pt>
                <c:pt idx="51">
                  <c:v>3.7590895432692308</c:v>
                </c:pt>
                <c:pt idx="52">
                  <c:v>3.6870209316037736</c:v>
                </c:pt>
                <c:pt idx="53">
                  <c:v>3.6177662037037037</c:v>
                </c:pt>
                <c:pt idx="54">
                  <c:v>3.5509588068181817</c:v>
                </c:pt>
                <c:pt idx="55">
                  <c:v>3.4865025111607144</c:v>
                </c:pt>
                <c:pt idx="56">
                  <c:v>3.4291049890350878</c:v>
                </c:pt>
                <c:pt idx="57">
                  <c:v>3.369073275862069</c:v>
                </c:pt>
                <c:pt idx="58">
                  <c:v>3.311076536016949</c:v>
                </c:pt>
                <c:pt idx="59">
                  <c:v>3.2548828125</c:v>
                </c:pt>
                <c:pt idx="60">
                  <c:v>3.1999871926229506</c:v>
                </c:pt>
                <c:pt idx="61">
                  <c:v>3.152312247983871</c:v>
                </c:pt>
                <c:pt idx="62">
                  <c:v>3.1015625</c:v>
                </c:pt>
                <c:pt idx="63">
                  <c:v>3.052276611328125</c:v>
                </c:pt>
              </c:numCache>
            </c:numRef>
          </c:val>
          <c:smooth val="0"/>
          <c:extLst>
            <c:ext xmlns:c16="http://schemas.microsoft.com/office/drawing/2014/chart" uri="{C3380CC4-5D6E-409C-BE32-E72D297353CC}">
              <c16:uniqueId val="{00000002-4BBC-4FE0-8F4F-3AC5B7171C2F}"/>
            </c:ext>
          </c:extLst>
        </c:ser>
        <c:ser>
          <c:idx val="3"/>
          <c:order val="3"/>
          <c:tx>
            <c:v>8 Queues</c:v>
          </c:tx>
          <c:spPr>
            <a:ln w="28575" cap="rnd">
              <a:solidFill>
                <a:schemeClr val="accent4"/>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performance'!$D$12:$BO$12</c:f>
              <c:numCache>
                <c:formatCode>General</c:formatCode>
                <c:ptCount val="64"/>
                <c:pt idx="0">
                  <c:v>133.736328125</c:v>
                </c:pt>
                <c:pt idx="1">
                  <c:v>85.646484375</c:v>
                </c:pt>
                <c:pt idx="2">
                  <c:v>62.990234375</c:v>
                </c:pt>
                <c:pt idx="3">
                  <c:v>48.99267578125</c:v>
                </c:pt>
                <c:pt idx="4">
                  <c:v>38.716406249999999</c:v>
                </c:pt>
                <c:pt idx="5">
                  <c:v>32.456380208333336</c:v>
                </c:pt>
                <c:pt idx="6">
                  <c:v>28.08203125</c:v>
                </c:pt>
                <c:pt idx="7">
                  <c:v>24.5029296875</c:v>
                </c:pt>
                <c:pt idx="8">
                  <c:v>21.734375</c:v>
                </c:pt>
                <c:pt idx="9">
                  <c:v>19.527148437499999</c:v>
                </c:pt>
                <c:pt idx="10">
                  <c:v>17.72745028409091</c:v>
                </c:pt>
                <c:pt idx="11">
                  <c:v>16.337239583333332</c:v>
                </c:pt>
                <c:pt idx="12">
                  <c:v>15.057692307692308</c:v>
                </c:pt>
                <c:pt idx="13">
                  <c:v>13.964425223214286</c:v>
                </c:pt>
                <c:pt idx="14">
                  <c:v>13.019010416666667</c:v>
                </c:pt>
                <c:pt idx="15">
                  <c:v>12.193359375</c:v>
                </c:pt>
                <c:pt idx="16">
                  <c:v>11.519416360294118</c:v>
                </c:pt>
                <c:pt idx="17">
                  <c:v>10.868272569444445</c:v>
                </c:pt>
                <c:pt idx="18">
                  <c:v>10.286698190789474</c:v>
                </c:pt>
                <c:pt idx="19">
                  <c:v>9.7645507812499996</c:v>
                </c:pt>
                <c:pt idx="20">
                  <c:v>9.2928757440476186</c:v>
                </c:pt>
                <c:pt idx="21">
                  <c:v>8.8957741477272734</c:v>
                </c:pt>
                <c:pt idx="22">
                  <c:v>8.5027173913043477</c:v>
                </c:pt>
                <c:pt idx="23">
                  <c:v>8.1426595052083339</c:v>
                </c:pt>
                <c:pt idx="24">
                  <c:v>7.8107812499999998</c:v>
                </c:pt>
                <c:pt idx="25">
                  <c:v>7.5069110576923075</c:v>
                </c:pt>
                <c:pt idx="26">
                  <c:v>7.2458043981481479</c:v>
                </c:pt>
                <c:pt idx="27">
                  <c:v>6.9827008928571432</c:v>
                </c:pt>
                <c:pt idx="28">
                  <c:v>6.7380118534482758</c:v>
                </c:pt>
                <c:pt idx="29">
                  <c:v>6.5098307291666666</c:v>
                </c:pt>
                <c:pt idx="30">
                  <c:v>6.296685987903226</c:v>
                </c:pt>
                <c:pt idx="31">
                  <c:v>6.11187744140625</c:v>
                </c:pt>
                <c:pt idx="32">
                  <c:v>5.923828125</c:v>
                </c:pt>
                <c:pt idx="33">
                  <c:v>5.7467830882352944</c:v>
                </c:pt>
                <c:pt idx="34">
                  <c:v>5.5800223214285714</c:v>
                </c:pt>
                <c:pt idx="35">
                  <c:v>5.4225802951388893</c:v>
                </c:pt>
                <c:pt idx="36">
                  <c:v>5.28515625</c:v>
                </c:pt>
                <c:pt idx="37">
                  <c:v>5.1437602796052628</c:v>
                </c:pt>
                <c:pt idx="38">
                  <c:v>5.0095152243589745</c:v>
                </c:pt>
                <c:pt idx="39">
                  <c:v>4.8824218750000004</c:v>
                </c:pt>
                <c:pt idx="40">
                  <c:v>4.7615758384146343</c:v>
                </c:pt>
                <c:pt idx="41">
                  <c:v>4.6551339285714288</c:v>
                </c:pt>
                <c:pt idx="42">
                  <c:v>4.5450127180232558</c:v>
                </c:pt>
                <c:pt idx="43">
                  <c:v>4.4401633522727275</c:v>
                </c:pt>
                <c:pt idx="44">
                  <c:v>4.3401909722222225</c:v>
                </c:pt>
                <c:pt idx="45">
                  <c:v>4.2441830842391308</c:v>
                </c:pt>
                <c:pt idx="46">
                  <c:v>4.1594498005319149</c:v>
                </c:pt>
                <c:pt idx="47">
                  <c:v>4.071451822916667</c:v>
                </c:pt>
                <c:pt idx="48">
                  <c:v>3.9871651785714284</c:v>
                </c:pt>
                <c:pt idx="49">
                  <c:v>3.9060937500000001</c:v>
                </c:pt>
                <c:pt idx="50">
                  <c:v>3.8282781862745097</c:v>
                </c:pt>
                <c:pt idx="51">
                  <c:v>3.7591646634615383</c:v>
                </c:pt>
                <c:pt idx="52">
                  <c:v>3.6871314858490565</c:v>
                </c:pt>
                <c:pt idx="53">
                  <c:v>3.6177662037037037</c:v>
                </c:pt>
                <c:pt idx="54">
                  <c:v>3.5508167613636363</c:v>
                </c:pt>
                <c:pt idx="55">
                  <c:v>3.4866420200892856</c:v>
                </c:pt>
                <c:pt idx="56">
                  <c:v>3.429173519736842</c:v>
                </c:pt>
                <c:pt idx="57">
                  <c:v>3.369073275862069</c:v>
                </c:pt>
                <c:pt idx="58">
                  <c:v>3.3111427436440679</c:v>
                </c:pt>
                <c:pt idx="59">
                  <c:v>3.2550130208333332</c:v>
                </c:pt>
                <c:pt idx="60">
                  <c:v>3.1999871926229506</c:v>
                </c:pt>
                <c:pt idx="61">
                  <c:v>3.152375252016129</c:v>
                </c:pt>
                <c:pt idx="62">
                  <c:v>3.101624503968254</c:v>
                </c:pt>
                <c:pt idx="63">
                  <c:v>3.052459716796875</c:v>
                </c:pt>
              </c:numCache>
            </c:numRef>
          </c:val>
          <c:smooth val="0"/>
          <c:extLst>
            <c:ext xmlns:c16="http://schemas.microsoft.com/office/drawing/2014/chart" uri="{C3380CC4-5D6E-409C-BE32-E72D297353CC}">
              <c16:uniqueId val="{00000003-4BBC-4FE0-8F4F-3AC5B7171C2F}"/>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C1360AB0219D1B4C8EED8F7C14291A24" ma:contentTypeVersion="2" ma:contentTypeDescription="Create a new document." ma:contentTypeScope="" ma:versionID="860dba169782b535164be39396312612">
  <xsd:schema xmlns:xsd="http://www.w3.org/2001/XMLSchema" xmlns:xs="http://www.w3.org/2001/XMLSchema" xmlns:p="http://schemas.microsoft.com/office/2006/metadata/properties" xmlns:ns2="b0b461d9-1748-4ea3-b590-adcaa3b7efff" targetNamespace="http://schemas.microsoft.com/office/2006/metadata/properties" ma:root="true" ma:fieldsID="f810382e73cbaedfe068f2c5875fb8a3" ns2:_="">
    <xsd:import namespace="b0b461d9-1748-4ea3-b590-adcaa3b7efff"/>
    <xsd:element name="properties">
      <xsd:complexType>
        <xsd:sequence>
          <xsd:element name="documentManagement">
            <xsd:complexType>
              <xsd:all>
                <xsd:element ref="ns2:ArticleNumber"/>
                <xsd:element ref="ns2:AssociatedArticles"/>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b461d9-1748-4ea3-b590-adcaa3b7efff" elementFormDefault="qualified">
    <xsd:import namespace="http://schemas.microsoft.com/office/2006/documentManagement/types"/>
    <xsd:import namespace="http://schemas.microsoft.com/office/infopath/2007/PartnerControls"/>
    <xsd:element name="ArticleNumber" ma:index="8" ma:displayName="Article Number" ma:decimals="0" ma:indexed="true" ma:internalName="ArticleNumber" ma:percentage="FALSE">
      <xsd:simpleType>
        <xsd:restriction base="dms:Number">
          <xsd:minInclusive value="0"/>
        </xsd:restriction>
      </xsd:simpleType>
    </xsd:element>
    <xsd:element name="AssociatedArticles" ma:index="9" ma:displayName="Associated Articles" ma:internalName="AssociatedArticle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LongProperties xmlns="http://schemas.microsoft.com/office/2006/metadata/longProperties"/>
</file>

<file path=customXml/item5.xml><?xml version="1.0" encoding="utf-8"?>
<p:properties xmlns:p="http://schemas.microsoft.com/office/2006/metadata/properties" xmlns:xsi="http://www.w3.org/2001/XMLSchema-instance" xmlns:pc="http://schemas.microsoft.com/office/infopath/2007/PartnerControls">
  <documentManagement>
    <AssociatedArticles xmlns="b0b461d9-1748-4ea3-b590-adcaa3b7efff">71453</AssociatedArticles>
    <ArticleNumber xmlns="b0b461d9-1748-4ea3-b590-adcaa3b7efff"/>
  </documentManagement>
</p:properties>
</file>

<file path=customXml/itemProps1.xml><?xml version="1.0" encoding="utf-8"?>
<ds:datastoreItem xmlns:ds="http://schemas.openxmlformats.org/officeDocument/2006/customXml" ds:itemID="{0A99680A-FE2F-4F84-8685-9122F68375C0}">
  <ds:schemaRefs>
    <ds:schemaRef ds:uri="http://schemas.microsoft.com/sharepoint/v3/contenttype/forms"/>
  </ds:schemaRefs>
</ds:datastoreItem>
</file>

<file path=customXml/itemProps2.xml><?xml version="1.0" encoding="utf-8"?>
<ds:datastoreItem xmlns:ds="http://schemas.openxmlformats.org/officeDocument/2006/customXml" ds:itemID="{01AA13F3-33CB-4B05-A844-8D2D31945088}">
  <ds:schemaRefs>
    <ds:schemaRef ds:uri="http://schemas.openxmlformats.org/officeDocument/2006/bibliography"/>
  </ds:schemaRefs>
</ds:datastoreItem>
</file>

<file path=customXml/itemProps3.xml><?xml version="1.0" encoding="utf-8"?>
<ds:datastoreItem xmlns:ds="http://schemas.openxmlformats.org/officeDocument/2006/customXml" ds:itemID="{C821CAF0-0D31-41DF-B73D-0B88648B1E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b461d9-1748-4ea3-b590-adcaa3b7ef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1F01035-398F-4F4F-B243-0A337CCC6677}">
  <ds:schemaRefs>
    <ds:schemaRef ds:uri="http://schemas.microsoft.com/office/2006/metadata/longProperties"/>
  </ds:schemaRefs>
</ds:datastoreItem>
</file>

<file path=customXml/itemProps5.xml><?xml version="1.0" encoding="utf-8"?>
<ds:datastoreItem xmlns:ds="http://schemas.openxmlformats.org/officeDocument/2006/customXml" ds:itemID="{C6B34CCB-69D5-4231-9EAD-399533F049BD}">
  <ds:schemaRefs>
    <ds:schemaRef ds:uri="http://schemas.microsoft.com/office/2006/documentManagement/types"/>
    <ds:schemaRef ds:uri="http://purl.org/dc/elements/1.1/"/>
    <ds:schemaRef ds:uri="http://www.w3.org/XML/1998/namespace"/>
    <ds:schemaRef ds:uri="http://purl.org/dc/dcmitype/"/>
    <ds:schemaRef ds:uri="http://purl.org/dc/terms/"/>
    <ds:schemaRef ds:uri="http://schemas.openxmlformats.org/package/2006/metadata/core-properties"/>
    <ds:schemaRef ds:uri="b0b461d9-1748-4ea3-b590-adcaa3b7efff"/>
    <ds:schemaRef ds:uri="http://schemas.microsoft.com/office/infopath/2007/PartnerControl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5611</Words>
  <Characters>55500</Characters>
  <Application>Microsoft Office Word</Application>
  <DocSecurity>0</DocSecurity>
  <Lines>462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
  <cp:keywords/>
  <cp:lastModifiedBy/>
  <cp:revision>1</cp:revision>
  <dcterms:created xsi:type="dcterms:W3CDTF">2020-09-22T11:52:00Z</dcterms:created>
  <dcterms:modified xsi:type="dcterms:W3CDTF">2023-02-22T13:27:00Z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cb4cf9de-9548-4268-bc64-680fde87a252</vt:lpwstr>
  </property>
  <property fmtid="{D5CDD505-2E9C-101B-9397-08002B2CF9AE}" pid="3" name="ContentTypeId">
    <vt:lpwstr>0x010100C1360AB0219D1B4C8EED8F7C14291A24</vt:lpwstr>
  </property>
  <property fmtid="{D5CDD505-2E9C-101B-9397-08002B2CF9AE}" pid="4" name="kerndrvver">
    <vt:lpwstr>121.207</vt:lpwstr>
  </property>
  <property fmtid="{D5CDD505-2E9C-101B-9397-08002B2CF9AE}" pid="5" name="XilinxClassification">
    <vt:lpwstr>Public</vt:lpwstr>
  </property>
  <property fmtid="{D5CDD505-2E9C-101B-9397-08002B2CF9AE}" pid="6" name="VisualMarkings">
    <vt:lpwstr>Yes</vt:lpwstr>
  </property>
  <property fmtid="{D5CDD505-2E9C-101B-9397-08002B2CF9AE}" pid="7" name="PublicationYear">
    <vt:lpwstr>2018</vt:lpwstr>
  </property>
  <property fmtid="{D5CDD505-2E9C-101B-9397-08002B2CF9AE}" pid="8" name="MSIP_Label_4342314e-0df4-4b58-84bf-38bed6170a0f_Enabled">
    <vt:lpwstr>true</vt:lpwstr>
  </property>
  <property fmtid="{D5CDD505-2E9C-101B-9397-08002B2CF9AE}" pid="9" name="MSIP_Label_4342314e-0df4-4b58-84bf-38bed6170a0f_SetDate">
    <vt:lpwstr>2023-02-22T13:27:29Z</vt:lpwstr>
  </property>
  <property fmtid="{D5CDD505-2E9C-101B-9397-08002B2CF9AE}" pid="10" name="MSIP_Label_4342314e-0df4-4b58-84bf-38bed6170a0f_Method">
    <vt:lpwstr>Standard</vt:lpwstr>
  </property>
  <property fmtid="{D5CDD505-2E9C-101B-9397-08002B2CF9AE}" pid="11" name="MSIP_Label_4342314e-0df4-4b58-84bf-38bed6170a0f_Name">
    <vt:lpwstr>General</vt:lpwstr>
  </property>
  <property fmtid="{D5CDD505-2E9C-101B-9397-08002B2CF9AE}" pid="12" name="MSIP_Label_4342314e-0df4-4b58-84bf-38bed6170a0f_SiteId">
    <vt:lpwstr>3dd8961f-e488-4e60-8e11-a82d994e183d</vt:lpwstr>
  </property>
  <property fmtid="{D5CDD505-2E9C-101B-9397-08002B2CF9AE}" pid="13" name="MSIP_Label_4342314e-0df4-4b58-84bf-38bed6170a0f_ActionId">
    <vt:lpwstr>db632767-9e2d-4bbb-a8bb-3814be728369</vt:lpwstr>
  </property>
  <property fmtid="{D5CDD505-2E9C-101B-9397-08002B2CF9AE}" pid="14" name="MSIP_Label_4342314e-0df4-4b58-84bf-38bed6170a0f_ContentBits">
    <vt:lpwstr>1</vt:lpwstr>
  </property>
</Properties>
</file>